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114" w:tblpY="1708"/>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60"/>
        <w:gridCol w:w="2017"/>
        <w:gridCol w:w="1117"/>
        <w:gridCol w:w="3134"/>
        <w:gridCol w:w="2122"/>
      </w:tblGrid>
      <w:tr w:rsidR="00D808DC" w:rsidRPr="00B4398C" w14:paraId="76F81194" w14:textId="77777777" w:rsidTr="001B37B3">
        <w:trPr>
          <w:trHeight w:hRule="exact" w:val="567"/>
        </w:trPr>
        <w:tc>
          <w:tcPr>
            <w:tcW w:w="1928" w:type="dxa"/>
            <w:tcBorders>
              <w:top w:val="nil"/>
              <w:left w:val="nil"/>
              <w:bottom w:val="nil"/>
              <w:right w:val="nil"/>
            </w:tcBorders>
            <w:vAlign w:val="center"/>
          </w:tcPr>
          <w:p w14:paraId="0D4B3CC2" w14:textId="77777777" w:rsidR="00D808DC" w:rsidRPr="00B4398C" w:rsidRDefault="00D808DC">
            <w:pPr>
              <w:spacing w:after="10" w:line="240" w:lineRule="atLeast"/>
              <w:rPr>
                <w:sz w:val="16"/>
                <w:szCs w:val="16"/>
              </w:rPr>
              <w:pPrChange w:id="0" w:author="Strzelczyk, Anthony (A.)" w:date="2020-12-11T12:24:00Z">
                <w:pPr>
                  <w:framePr w:hSpace="180" w:wrap="around" w:vAnchor="page" w:hAnchor="margin" w:x="114" w:y="1708"/>
                  <w:spacing w:line="480" w:lineRule="auto"/>
                </w:pPr>
              </w:pPrChange>
            </w:pPr>
          </w:p>
        </w:tc>
        <w:tc>
          <w:tcPr>
            <w:tcW w:w="6166" w:type="dxa"/>
            <w:gridSpan w:val="3"/>
            <w:tcBorders>
              <w:top w:val="nil"/>
              <w:left w:val="nil"/>
              <w:bottom w:val="nil"/>
              <w:right w:val="nil"/>
            </w:tcBorders>
            <w:vAlign w:val="center"/>
          </w:tcPr>
          <w:p w14:paraId="1A66975A" w14:textId="77777777" w:rsidR="00D808DC" w:rsidRPr="00E90E73" w:rsidRDefault="00D808DC">
            <w:pPr>
              <w:spacing w:line="240" w:lineRule="atLeast"/>
              <w:rPr>
                <w:sz w:val="16"/>
                <w:szCs w:val="16"/>
              </w:rPr>
              <w:pPrChange w:id="1" w:author="Strzelczyk, Anthony (A.)" w:date="2020-12-11T12:24:00Z">
                <w:pPr>
                  <w:framePr w:hSpace="180" w:wrap="around" w:vAnchor="page" w:hAnchor="margin" w:x="114" w:y="1708"/>
                  <w:spacing w:line="480" w:lineRule="auto"/>
                </w:pPr>
              </w:pPrChange>
            </w:pPr>
          </w:p>
        </w:tc>
        <w:tc>
          <w:tcPr>
            <w:tcW w:w="0" w:type="auto"/>
            <w:tcBorders>
              <w:top w:val="nil"/>
              <w:left w:val="nil"/>
              <w:bottom w:val="nil"/>
              <w:right w:val="nil"/>
            </w:tcBorders>
            <w:vAlign w:val="center"/>
          </w:tcPr>
          <w:p w14:paraId="6CC90600" w14:textId="77777777" w:rsidR="00D808DC" w:rsidRPr="00B4398C" w:rsidRDefault="00D808DC">
            <w:pPr>
              <w:spacing w:line="240" w:lineRule="atLeast"/>
              <w:rPr>
                <w:sz w:val="16"/>
                <w:szCs w:val="16"/>
              </w:rPr>
              <w:pPrChange w:id="2" w:author="Strzelczyk, Anthony (A.)" w:date="2020-12-11T12:24:00Z">
                <w:pPr>
                  <w:framePr w:hSpace="180" w:wrap="around" w:vAnchor="page" w:hAnchor="margin" w:x="114" w:y="1708"/>
                  <w:spacing w:line="480" w:lineRule="auto"/>
                </w:pPr>
              </w:pPrChange>
            </w:pPr>
          </w:p>
        </w:tc>
      </w:tr>
      <w:tr w:rsidR="00D808DC" w:rsidRPr="00B4398C" w14:paraId="699A4E49" w14:textId="77777777" w:rsidTr="001B37B3">
        <w:trPr>
          <w:trHeight w:hRule="exact" w:val="567"/>
        </w:trPr>
        <w:tc>
          <w:tcPr>
            <w:tcW w:w="1928" w:type="dxa"/>
            <w:tcBorders>
              <w:top w:val="nil"/>
              <w:left w:val="nil"/>
              <w:bottom w:val="nil"/>
              <w:right w:val="nil"/>
            </w:tcBorders>
            <w:vAlign w:val="center"/>
          </w:tcPr>
          <w:p w14:paraId="25C7440B" w14:textId="77777777" w:rsidR="00D808DC" w:rsidRPr="00B4398C" w:rsidRDefault="00D808DC">
            <w:pPr>
              <w:spacing w:line="240" w:lineRule="atLeast"/>
              <w:rPr>
                <w:sz w:val="16"/>
                <w:szCs w:val="16"/>
              </w:rPr>
              <w:pPrChange w:id="3" w:author="Strzelczyk, Anthony (A.)" w:date="2020-12-11T12:24:00Z">
                <w:pPr>
                  <w:framePr w:hSpace="180" w:wrap="around" w:vAnchor="page" w:hAnchor="margin" w:x="114" w:y="1708"/>
                  <w:spacing w:line="480" w:lineRule="auto"/>
                </w:pPr>
              </w:pPrChange>
            </w:pPr>
          </w:p>
        </w:tc>
        <w:tc>
          <w:tcPr>
            <w:tcW w:w="6166" w:type="dxa"/>
            <w:gridSpan w:val="3"/>
            <w:tcBorders>
              <w:top w:val="nil"/>
              <w:left w:val="nil"/>
              <w:bottom w:val="nil"/>
              <w:right w:val="nil"/>
            </w:tcBorders>
            <w:vAlign w:val="center"/>
          </w:tcPr>
          <w:p w14:paraId="688A1569" w14:textId="77777777" w:rsidR="00D808DC" w:rsidRPr="00B4398C" w:rsidRDefault="00D808DC">
            <w:pPr>
              <w:spacing w:line="240" w:lineRule="atLeast"/>
              <w:rPr>
                <w:sz w:val="16"/>
                <w:szCs w:val="16"/>
              </w:rPr>
              <w:pPrChange w:id="4" w:author="Strzelczyk, Anthony (A.)" w:date="2020-12-11T12:24:00Z">
                <w:pPr>
                  <w:framePr w:hSpace="180" w:wrap="around" w:vAnchor="page" w:hAnchor="margin" w:x="114" w:y="1708"/>
                  <w:spacing w:line="480" w:lineRule="auto"/>
                </w:pPr>
              </w:pPrChange>
            </w:pPr>
          </w:p>
        </w:tc>
        <w:tc>
          <w:tcPr>
            <w:tcW w:w="0" w:type="auto"/>
            <w:tcBorders>
              <w:top w:val="nil"/>
              <w:left w:val="nil"/>
              <w:bottom w:val="nil"/>
              <w:right w:val="nil"/>
            </w:tcBorders>
            <w:vAlign w:val="center"/>
          </w:tcPr>
          <w:p w14:paraId="14645EEC" w14:textId="77777777" w:rsidR="00D808DC" w:rsidRPr="00B4398C" w:rsidRDefault="00D808DC">
            <w:pPr>
              <w:spacing w:line="240" w:lineRule="atLeast"/>
              <w:rPr>
                <w:sz w:val="16"/>
                <w:szCs w:val="16"/>
              </w:rPr>
              <w:pPrChange w:id="5" w:author="Strzelczyk, Anthony (A.)" w:date="2020-12-11T12:24:00Z">
                <w:pPr>
                  <w:framePr w:hSpace="180" w:wrap="around" w:vAnchor="page" w:hAnchor="margin" w:x="114" w:y="1708"/>
                  <w:spacing w:line="480" w:lineRule="auto"/>
                </w:pPr>
              </w:pPrChange>
            </w:pPr>
          </w:p>
        </w:tc>
      </w:tr>
      <w:tr w:rsidR="00D808DC" w:rsidRPr="0054236C" w14:paraId="14C37C3F" w14:textId="77777777" w:rsidTr="001B37B3">
        <w:trPr>
          <w:trHeight w:hRule="exact" w:val="668"/>
        </w:trPr>
        <w:tc>
          <w:tcPr>
            <w:tcW w:w="1928" w:type="dxa"/>
            <w:tcBorders>
              <w:top w:val="nil"/>
              <w:left w:val="nil"/>
              <w:bottom w:val="nil"/>
              <w:right w:val="nil"/>
            </w:tcBorders>
            <w:vAlign w:val="center"/>
          </w:tcPr>
          <w:p w14:paraId="5FBA3C74" w14:textId="77777777" w:rsidR="00D808DC" w:rsidRPr="00E90E73" w:rsidRDefault="00D808DC">
            <w:pPr>
              <w:spacing w:line="240" w:lineRule="atLeast"/>
              <w:rPr>
                <w:sz w:val="16"/>
                <w:szCs w:val="16"/>
              </w:rPr>
              <w:pPrChange w:id="6" w:author="Strzelczyk, Anthony (A.)" w:date="2020-12-11T12:24:00Z">
                <w:pPr>
                  <w:framePr w:hSpace="180" w:wrap="around" w:vAnchor="page" w:hAnchor="margin" w:x="114" w:y="1708"/>
                  <w:spacing w:line="480" w:lineRule="auto"/>
                </w:pPr>
              </w:pPrChange>
            </w:pPr>
          </w:p>
        </w:tc>
        <w:tc>
          <w:tcPr>
            <w:tcW w:w="6166" w:type="dxa"/>
            <w:gridSpan w:val="3"/>
            <w:tcBorders>
              <w:top w:val="nil"/>
              <w:left w:val="nil"/>
              <w:bottom w:val="nil"/>
              <w:right w:val="nil"/>
            </w:tcBorders>
            <w:vAlign w:val="center"/>
          </w:tcPr>
          <w:p w14:paraId="06AE2A9A" w14:textId="280D2482" w:rsidR="002E086D" w:rsidRPr="004F4A56" w:rsidRDefault="005279B3">
            <w:pPr>
              <w:pStyle w:val="CoverpageTitle"/>
              <w:spacing w:before="0" w:after="0" w:line="240" w:lineRule="atLeast"/>
              <w:rPr>
                <w:ins w:id="7" w:author="Strzelczyk, Anthony (A.)" w:date="2020-12-10T09:35:00Z"/>
              </w:rPr>
              <w:pPrChange w:id="8" w:author="Strzelczyk, Anthony (A.)" w:date="2020-12-11T12:24:00Z">
                <w:pPr>
                  <w:pStyle w:val="CoverpageTitle"/>
                  <w:framePr w:hSpace="180" w:wrap="around" w:vAnchor="page" w:hAnchor="margin" w:x="114" w:y="1708"/>
                  <w:spacing w:before="0" w:after="0"/>
                </w:pPr>
              </w:pPrChange>
            </w:pPr>
            <w:ins w:id="9" w:author="Strzelczyk, Anthony (A.)" w:date="2021-01-20T09:26:00Z">
              <w:r w:rsidRPr="004F4A56">
                <w:t xml:space="preserve"> </w:t>
              </w:r>
            </w:ins>
            <w:ins w:id="10" w:author="Strzelczyk, Anthony (A.)" w:date="2020-12-10T09:35:00Z">
              <w:r w:rsidR="002E086D" w:rsidRPr="004F4A56">
                <w:t>Fog</w:t>
              </w:r>
            </w:ins>
            <w:r w:rsidR="00774184" w:rsidRPr="004F4A56">
              <w:t xml:space="preserve"> </w:t>
            </w:r>
            <w:ins w:id="11" w:author="Strzelczyk, Anthony (A.)" w:date="2020-12-10T09:35:00Z">
              <w:r w:rsidR="002E086D" w:rsidRPr="004F4A56">
                <w:t>L</w:t>
              </w:r>
            </w:ins>
            <w:r w:rsidR="007C54E7" w:rsidRPr="004F4A56">
              <w:t>ights</w:t>
            </w:r>
          </w:p>
          <w:p w14:paraId="62A4FE1B" w14:textId="77777777" w:rsidR="007145BD" w:rsidRPr="004F4A56" w:rsidDel="002E086D" w:rsidRDefault="00C47A97">
            <w:pPr>
              <w:pStyle w:val="CoverpageTitle"/>
              <w:spacing w:before="0" w:after="0" w:line="240" w:lineRule="atLeast"/>
              <w:rPr>
                <w:del w:id="12" w:author="Strzelczyk, Anthony (A.)" w:date="2020-12-10T09:35:00Z"/>
              </w:rPr>
              <w:pPrChange w:id="13" w:author="Strzelczyk, Anthony (A.)" w:date="2020-12-11T12:24:00Z">
                <w:pPr>
                  <w:pStyle w:val="CoverpageTitle"/>
                  <w:framePr w:hSpace="180" w:wrap="around" w:vAnchor="page" w:hAnchor="margin" w:x="114" w:y="1708"/>
                  <w:spacing w:before="0" w:after="0"/>
                </w:pPr>
              </w:pPrChange>
            </w:pPr>
            <w:del w:id="14" w:author="Strzelczyk, Anthony (A.)" w:date="2020-12-10T09:35:00Z">
              <w:r w:rsidRPr="004F4A56" w:rsidDel="002E086D">
                <w:delText xml:space="preserve">Front and Rear </w:delText>
              </w:r>
              <w:r w:rsidR="007145BD" w:rsidRPr="004F4A56" w:rsidDel="002E086D">
                <w:delText xml:space="preserve">Fog Light </w:delText>
              </w:r>
            </w:del>
          </w:p>
          <w:p w14:paraId="6EB5396F" w14:textId="77777777" w:rsidR="00D808DC" w:rsidRPr="004F4A56" w:rsidRDefault="00D808DC">
            <w:pPr>
              <w:pStyle w:val="CoverpageTitle"/>
              <w:spacing w:before="0" w:after="0" w:line="240" w:lineRule="atLeast"/>
              <w:pPrChange w:id="15" w:author="Strzelczyk, Anthony (A.)" w:date="2020-12-11T12:24:00Z">
                <w:pPr>
                  <w:pStyle w:val="CoverpageTitle"/>
                  <w:framePr w:hSpace="180" w:wrap="around" w:vAnchor="page" w:hAnchor="margin" w:x="114" w:y="1708"/>
                  <w:spacing w:before="0" w:after="0"/>
                </w:pPr>
              </w:pPrChange>
            </w:pPr>
          </w:p>
        </w:tc>
        <w:tc>
          <w:tcPr>
            <w:tcW w:w="0" w:type="auto"/>
            <w:tcBorders>
              <w:top w:val="nil"/>
              <w:left w:val="nil"/>
              <w:bottom w:val="nil"/>
              <w:right w:val="nil"/>
            </w:tcBorders>
            <w:vAlign w:val="center"/>
          </w:tcPr>
          <w:p w14:paraId="3969392E" w14:textId="77777777" w:rsidR="00D808DC" w:rsidRPr="00E90E73" w:rsidRDefault="00D808DC">
            <w:pPr>
              <w:spacing w:line="240" w:lineRule="atLeast"/>
              <w:rPr>
                <w:sz w:val="16"/>
                <w:szCs w:val="16"/>
              </w:rPr>
              <w:pPrChange w:id="16" w:author="Strzelczyk, Anthony (A.)" w:date="2020-12-11T12:24:00Z">
                <w:pPr>
                  <w:framePr w:hSpace="180" w:wrap="around" w:vAnchor="page" w:hAnchor="margin" w:x="114" w:y="1708"/>
                  <w:spacing w:line="480" w:lineRule="auto"/>
                </w:pPr>
              </w:pPrChange>
            </w:pPr>
          </w:p>
        </w:tc>
      </w:tr>
      <w:tr w:rsidR="00D808DC" w:rsidRPr="0054236C" w14:paraId="2864F69E" w14:textId="77777777" w:rsidTr="001B37B3">
        <w:trPr>
          <w:trHeight w:hRule="exact" w:val="635"/>
        </w:trPr>
        <w:tc>
          <w:tcPr>
            <w:tcW w:w="1928" w:type="dxa"/>
            <w:tcBorders>
              <w:top w:val="nil"/>
              <w:left w:val="nil"/>
              <w:bottom w:val="nil"/>
              <w:right w:val="nil"/>
            </w:tcBorders>
            <w:vAlign w:val="center"/>
          </w:tcPr>
          <w:p w14:paraId="2A822AE5" w14:textId="77777777" w:rsidR="00D808DC" w:rsidRPr="00E90E73" w:rsidRDefault="00D808DC">
            <w:pPr>
              <w:spacing w:line="240" w:lineRule="atLeast"/>
              <w:rPr>
                <w:sz w:val="16"/>
                <w:szCs w:val="16"/>
              </w:rPr>
              <w:pPrChange w:id="17" w:author="Strzelczyk, Anthony (A.)" w:date="2020-12-11T12:24:00Z">
                <w:pPr>
                  <w:framePr w:hSpace="180" w:wrap="around" w:vAnchor="page" w:hAnchor="margin" w:x="114" w:y="1708"/>
                  <w:spacing w:line="480" w:lineRule="auto"/>
                </w:pPr>
              </w:pPrChange>
            </w:pPr>
          </w:p>
        </w:tc>
        <w:tc>
          <w:tcPr>
            <w:tcW w:w="6166" w:type="dxa"/>
            <w:gridSpan w:val="3"/>
            <w:tcBorders>
              <w:top w:val="nil"/>
              <w:left w:val="nil"/>
              <w:bottom w:val="nil"/>
              <w:right w:val="nil"/>
            </w:tcBorders>
            <w:vAlign w:val="center"/>
          </w:tcPr>
          <w:p w14:paraId="5EB45AE5" w14:textId="6CCDAD20" w:rsidR="00D808DC" w:rsidRPr="004F4A56" w:rsidRDefault="007F5CFB">
            <w:pPr>
              <w:pStyle w:val="CoverpageTitle"/>
              <w:spacing w:before="0" w:after="0" w:line="240" w:lineRule="atLeast"/>
              <w:rPr>
                <w:sz w:val="20"/>
                <w:szCs w:val="20"/>
              </w:rPr>
              <w:pPrChange w:id="18" w:author="Strzelczyk, Anthony (A.)" w:date="2021-01-20T05:54:00Z">
                <w:pPr>
                  <w:pStyle w:val="CoverpageTitle"/>
                  <w:framePr w:hSpace="180" w:wrap="around" w:vAnchor="page" w:hAnchor="margin" w:x="114" w:y="1708"/>
                  <w:spacing w:before="0" w:after="0"/>
                </w:pPr>
              </w:pPrChange>
            </w:pPr>
            <w:r w:rsidRPr="004F4A56">
              <w:rPr>
                <w:sz w:val="20"/>
                <w:szCs w:val="20"/>
              </w:rPr>
              <w:t>(</w:t>
            </w:r>
            <w:del w:id="19" w:author="Strzelczyk, Anthony (A.)" w:date="2021-01-20T05:54:00Z">
              <w:r w:rsidRPr="004F4A56" w:rsidDel="0007604D">
                <w:rPr>
                  <w:sz w:val="20"/>
                  <w:szCs w:val="20"/>
                </w:rPr>
                <w:delText xml:space="preserve">F001020 &amp; </w:delText>
              </w:r>
            </w:del>
            <w:r w:rsidRPr="004F4A56">
              <w:rPr>
                <w:sz w:val="20"/>
                <w:szCs w:val="20"/>
              </w:rPr>
              <w:t>F0010</w:t>
            </w:r>
            <w:r w:rsidR="00574F5A" w:rsidRPr="004F4A56">
              <w:rPr>
                <w:sz w:val="20"/>
                <w:szCs w:val="20"/>
              </w:rPr>
              <w:t>1</w:t>
            </w:r>
            <w:r w:rsidR="003D08C8" w:rsidRPr="004F4A56">
              <w:rPr>
                <w:sz w:val="20"/>
                <w:szCs w:val="20"/>
              </w:rPr>
              <w:t>0</w:t>
            </w:r>
            <w:r w:rsidRPr="004F4A56">
              <w:rPr>
                <w:sz w:val="20"/>
                <w:szCs w:val="20"/>
              </w:rPr>
              <w:t>)</w:t>
            </w:r>
          </w:p>
        </w:tc>
        <w:tc>
          <w:tcPr>
            <w:tcW w:w="0" w:type="auto"/>
            <w:tcBorders>
              <w:top w:val="nil"/>
              <w:left w:val="nil"/>
              <w:bottom w:val="nil"/>
              <w:right w:val="nil"/>
            </w:tcBorders>
            <w:vAlign w:val="center"/>
          </w:tcPr>
          <w:p w14:paraId="480FFCE0" w14:textId="77777777" w:rsidR="00D808DC" w:rsidRPr="00E90E73" w:rsidRDefault="00D808DC">
            <w:pPr>
              <w:spacing w:line="240" w:lineRule="atLeast"/>
              <w:rPr>
                <w:sz w:val="16"/>
                <w:szCs w:val="16"/>
              </w:rPr>
              <w:pPrChange w:id="20" w:author="Strzelczyk, Anthony (A.)" w:date="2020-12-11T12:24:00Z">
                <w:pPr>
                  <w:framePr w:hSpace="180" w:wrap="around" w:vAnchor="page" w:hAnchor="margin" w:x="114" w:y="1708"/>
                  <w:spacing w:line="480" w:lineRule="auto"/>
                </w:pPr>
              </w:pPrChange>
            </w:pPr>
          </w:p>
        </w:tc>
      </w:tr>
      <w:tr w:rsidR="00D808DC" w:rsidRPr="00396024" w14:paraId="2F9288A6" w14:textId="77777777" w:rsidTr="001B37B3">
        <w:trPr>
          <w:trHeight w:hRule="exact" w:val="567"/>
        </w:trPr>
        <w:tc>
          <w:tcPr>
            <w:tcW w:w="1928" w:type="dxa"/>
            <w:tcBorders>
              <w:top w:val="nil"/>
              <w:left w:val="nil"/>
              <w:bottom w:val="nil"/>
              <w:right w:val="nil"/>
            </w:tcBorders>
            <w:vAlign w:val="center"/>
          </w:tcPr>
          <w:p w14:paraId="4455CBB0" w14:textId="77777777" w:rsidR="00D808DC" w:rsidRPr="00396024" w:rsidRDefault="00D808DC">
            <w:pPr>
              <w:spacing w:line="240" w:lineRule="atLeast"/>
              <w:rPr>
                <w:sz w:val="16"/>
                <w:szCs w:val="16"/>
              </w:rPr>
              <w:pPrChange w:id="21" w:author="Strzelczyk, Anthony (A.)" w:date="2020-12-11T12:24:00Z">
                <w:pPr>
                  <w:framePr w:hSpace="180" w:wrap="around" w:vAnchor="page" w:hAnchor="margin" w:x="114" w:y="1708"/>
                  <w:spacing w:line="480" w:lineRule="auto"/>
                </w:pPr>
              </w:pPrChange>
            </w:pPr>
          </w:p>
        </w:tc>
        <w:tc>
          <w:tcPr>
            <w:tcW w:w="6166" w:type="dxa"/>
            <w:gridSpan w:val="3"/>
            <w:tcBorders>
              <w:top w:val="nil"/>
              <w:left w:val="nil"/>
              <w:bottom w:val="nil"/>
              <w:right w:val="nil"/>
            </w:tcBorders>
            <w:vAlign w:val="center"/>
          </w:tcPr>
          <w:p w14:paraId="2A73F2EF" w14:textId="77777777" w:rsidR="00D808DC" w:rsidRPr="00396024" w:rsidRDefault="00D808DC">
            <w:pPr>
              <w:spacing w:line="240" w:lineRule="atLeast"/>
              <w:rPr>
                <w:sz w:val="16"/>
                <w:szCs w:val="16"/>
              </w:rPr>
              <w:pPrChange w:id="22" w:author="Strzelczyk, Anthony (A.)" w:date="2020-12-11T12:24:00Z">
                <w:pPr>
                  <w:framePr w:hSpace="180" w:wrap="around" w:vAnchor="page" w:hAnchor="margin" w:x="114" w:y="1708"/>
                  <w:spacing w:line="480" w:lineRule="auto"/>
                </w:pPr>
              </w:pPrChange>
            </w:pPr>
          </w:p>
        </w:tc>
        <w:tc>
          <w:tcPr>
            <w:tcW w:w="0" w:type="auto"/>
            <w:tcBorders>
              <w:top w:val="nil"/>
              <w:left w:val="nil"/>
              <w:bottom w:val="nil"/>
              <w:right w:val="nil"/>
            </w:tcBorders>
            <w:vAlign w:val="center"/>
          </w:tcPr>
          <w:p w14:paraId="3D3B860D" w14:textId="77777777" w:rsidR="00D808DC" w:rsidRPr="00396024" w:rsidRDefault="00D808DC">
            <w:pPr>
              <w:spacing w:line="240" w:lineRule="atLeast"/>
              <w:rPr>
                <w:sz w:val="16"/>
                <w:szCs w:val="16"/>
              </w:rPr>
              <w:pPrChange w:id="23" w:author="Strzelczyk, Anthony (A.)" w:date="2020-12-11T12:24:00Z">
                <w:pPr>
                  <w:framePr w:hSpace="180" w:wrap="around" w:vAnchor="page" w:hAnchor="margin" w:x="114" w:y="1708"/>
                  <w:spacing w:line="480" w:lineRule="auto"/>
                </w:pPr>
              </w:pPrChange>
            </w:pPr>
          </w:p>
        </w:tc>
      </w:tr>
      <w:tr w:rsidR="00D808DC" w:rsidRPr="00396024" w14:paraId="5E5877A1" w14:textId="77777777" w:rsidTr="001B37B3">
        <w:trPr>
          <w:trHeight w:hRule="exact" w:val="567"/>
        </w:trPr>
        <w:tc>
          <w:tcPr>
            <w:tcW w:w="1928" w:type="dxa"/>
            <w:tcBorders>
              <w:top w:val="nil"/>
              <w:left w:val="nil"/>
              <w:bottom w:val="single" w:sz="4" w:space="0" w:color="auto"/>
              <w:right w:val="nil"/>
            </w:tcBorders>
            <w:vAlign w:val="center"/>
          </w:tcPr>
          <w:p w14:paraId="23911FAC" w14:textId="77777777" w:rsidR="00D808DC" w:rsidRPr="00396024" w:rsidRDefault="00D808DC">
            <w:pPr>
              <w:spacing w:line="240" w:lineRule="atLeast"/>
              <w:rPr>
                <w:sz w:val="16"/>
                <w:szCs w:val="16"/>
              </w:rPr>
              <w:pPrChange w:id="24" w:author="Strzelczyk, Anthony (A.)" w:date="2020-12-11T12:24:00Z">
                <w:pPr>
                  <w:framePr w:hSpace="180" w:wrap="around" w:vAnchor="page" w:hAnchor="margin" w:x="114" w:y="1708"/>
                  <w:spacing w:line="480" w:lineRule="auto"/>
                </w:pPr>
              </w:pPrChange>
            </w:pPr>
          </w:p>
        </w:tc>
        <w:tc>
          <w:tcPr>
            <w:tcW w:w="6166" w:type="dxa"/>
            <w:gridSpan w:val="3"/>
            <w:tcBorders>
              <w:top w:val="nil"/>
              <w:left w:val="nil"/>
              <w:bottom w:val="single" w:sz="4" w:space="0" w:color="auto"/>
              <w:right w:val="nil"/>
            </w:tcBorders>
            <w:vAlign w:val="center"/>
          </w:tcPr>
          <w:p w14:paraId="1178DB62" w14:textId="77777777" w:rsidR="00D808DC" w:rsidRPr="00396024" w:rsidRDefault="00D808DC">
            <w:pPr>
              <w:spacing w:line="240" w:lineRule="atLeast"/>
              <w:rPr>
                <w:sz w:val="16"/>
                <w:szCs w:val="16"/>
              </w:rPr>
              <w:pPrChange w:id="25" w:author="Strzelczyk, Anthony (A.)" w:date="2020-12-11T12:24:00Z">
                <w:pPr>
                  <w:framePr w:hSpace="180" w:wrap="around" w:vAnchor="page" w:hAnchor="margin" w:x="114" w:y="1708"/>
                  <w:spacing w:line="480" w:lineRule="auto"/>
                </w:pPr>
              </w:pPrChange>
            </w:pPr>
          </w:p>
        </w:tc>
        <w:tc>
          <w:tcPr>
            <w:tcW w:w="0" w:type="auto"/>
            <w:tcBorders>
              <w:top w:val="nil"/>
              <w:left w:val="nil"/>
              <w:bottom w:val="single" w:sz="4" w:space="0" w:color="auto"/>
              <w:right w:val="nil"/>
            </w:tcBorders>
            <w:vAlign w:val="center"/>
          </w:tcPr>
          <w:p w14:paraId="64850688" w14:textId="77777777" w:rsidR="00D808DC" w:rsidRPr="00396024" w:rsidRDefault="00D808DC">
            <w:pPr>
              <w:spacing w:line="240" w:lineRule="atLeast"/>
              <w:rPr>
                <w:sz w:val="16"/>
                <w:szCs w:val="16"/>
              </w:rPr>
              <w:pPrChange w:id="26" w:author="Strzelczyk, Anthony (A.)" w:date="2020-12-11T12:24:00Z">
                <w:pPr>
                  <w:framePr w:hSpace="180" w:wrap="around" w:vAnchor="page" w:hAnchor="margin" w:x="114" w:y="1708"/>
                  <w:spacing w:line="480" w:lineRule="auto"/>
                </w:pPr>
              </w:pPrChange>
            </w:pPr>
          </w:p>
        </w:tc>
      </w:tr>
      <w:tr w:rsidR="00D808DC" w:rsidRPr="00396024" w14:paraId="60DC31FB" w14:textId="77777777" w:rsidTr="001B37B3">
        <w:trPr>
          <w:trHeight w:val="20"/>
        </w:trPr>
        <w:tc>
          <w:tcPr>
            <w:tcW w:w="1928" w:type="dxa"/>
            <w:vAlign w:val="center"/>
          </w:tcPr>
          <w:p w14:paraId="02F24EBB" w14:textId="77777777" w:rsidR="00D808DC" w:rsidRPr="00396024" w:rsidRDefault="00D808DC">
            <w:pPr>
              <w:spacing w:line="240" w:lineRule="atLeast"/>
              <w:pPrChange w:id="27" w:author="Strzelczyk, Anthony (A.)" w:date="2020-12-11T12:24:00Z">
                <w:pPr>
                  <w:framePr w:hSpace="180" w:wrap="around" w:vAnchor="page" w:hAnchor="margin" w:x="114" w:y="1708"/>
                </w:pPr>
              </w:pPrChange>
            </w:pPr>
            <w:r>
              <w:t>Document Type</w:t>
            </w:r>
          </w:p>
        </w:tc>
        <w:tc>
          <w:tcPr>
            <w:tcW w:w="6166" w:type="dxa"/>
            <w:gridSpan w:val="3"/>
            <w:shd w:val="clear" w:color="auto" w:fill="E6E6E6"/>
            <w:vAlign w:val="center"/>
          </w:tcPr>
          <w:p w14:paraId="24C31D59" w14:textId="65400927" w:rsidR="00D808DC" w:rsidRPr="009C2BF3" w:rsidRDefault="001F343A">
            <w:pPr>
              <w:spacing w:line="240" w:lineRule="atLeast"/>
              <w:jc w:val="center"/>
              <w:rPr>
                <w:b/>
              </w:rPr>
              <w:pPrChange w:id="28" w:author="Strzelczyk, Anthony (A.)" w:date="2020-12-11T12:24:00Z">
                <w:pPr>
                  <w:framePr w:hSpace="180" w:wrap="around" w:vAnchor="page" w:hAnchor="margin" w:x="114" w:y="1708"/>
                  <w:jc w:val="center"/>
                </w:pPr>
              </w:pPrChange>
            </w:pPr>
            <w:r w:rsidRPr="009C2BF3">
              <w:rPr>
                <w:b/>
              </w:rPr>
              <w:fldChar w:fldCharType="begin"/>
            </w:r>
            <w:r w:rsidRPr="009C2BF3">
              <w:rPr>
                <w:b/>
              </w:rPr>
              <w:instrText xml:space="preserve"> DOCPROPERTY  DocType  \* MERGEFORMAT </w:instrText>
            </w:r>
            <w:r w:rsidRPr="009C2BF3">
              <w:rPr>
                <w:b/>
              </w:rPr>
              <w:fldChar w:fldCharType="separate"/>
            </w:r>
            <w:r w:rsidR="004E4A52">
              <w:rPr>
                <w:b/>
              </w:rPr>
              <w:t>Feature Document (FD)</w:t>
            </w:r>
            <w:r w:rsidRPr="009C2BF3">
              <w:rPr>
                <w:b/>
              </w:rPr>
              <w:fldChar w:fldCharType="end"/>
            </w:r>
          </w:p>
        </w:tc>
        <w:tc>
          <w:tcPr>
            <w:tcW w:w="0" w:type="auto"/>
            <w:vAlign w:val="center"/>
          </w:tcPr>
          <w:p w14:paraId="6C49A8C3" w14:textId="77777777" w:rsidR="00D808DC" w:rsidRPr="00396024" w:rsidRDefault="00D808DC">
            <w:pPr>
              <w:spacing w:line="240" w:lineRule="atLeast"/>
              <w:rPr>
                <w:sz w:val="16"/>
                <w:szCs w:val="16"/>
              </w:rPr>
              <w:pPrChange w:id="29" w:author="Strzelczyk, Anthony (A.)" w:date="2020-12-11T12:24:00Z">
                <w:pPr>
                  <w:framePr w:hSpace="180" w:wrap="around" w:vAnchor="page" w:hAnchor="margin" w:x="114" w:y="1708"/>
                </w:pPr>
              </w:pPrChange>
            </w:pPr>
          </w:p>
        </w:tc>
      </w:tr>
      <w:tr w:rsidR="00155160" w:rsidRPr="00155160" w14:paraId="53861CA8" w14:textId="77777777" w:rsidTr="001B37B3">
        <w:trPr>
          <w:trHeight w:val="20"/>
        </w:trPr>
        <w:tc>
          <w:tcPr>
            <w:tcW w:w="1928" w:type="dxa"/>
            <w:vAlign w:val="center"/>
          </w:tcPr>
          <w:p w14:paraId="7A764ECF" w14:textId="77777777" w:rsidR="00155160" w:rsidRPr="00155160" w:rsidRDefault="00155160">
            <w:pPr>
              <w:spacing w:line="240" w:lineRule="atLeast"/>
              <w:pPrChange w:id="30" w:author="Strzelczyk, Anthony (A.)" w:date="2020-12-11T12:24:00Z">
                <w:pPr>
                  <w:framePr w:hSpace="180" w:wrap="around" w:vAnchor="page" w:hAnchor="margin" w:x="114" w:y="1708"/>
                </w:pPr>
              </w:pPrChange>
            </w:pPr>
            <w:r w:rsidRPr="00155160">
              <w:t>Template Version</w:t>
            </w:r>
          </w:p>
        </w:tc>
        <w:tc>
          <w:tcPr>
            <w:tcW w:w="6166" w:type="dxa"/>
            <w:gridSpan w:val="3"/>
            <w:shd w:val="clear" w:color="auto" w:fill="E6E6E6"/>
            <w:vAlign w:val="center"/>
          </w:tcPr>
          <w:p w14:paraId="27BA593B" w14:textId="0A376878" w:rsidR="00155160" w:rsidRPr="009C2BF3" w:rsidRDefault="001F343A">
            <w:pPr>
              <w:spacing w:line="240" w:lineRule="atLeast"/>
              <w:jc w:val="center"/>
              <w:rPr>
                <w:b/>
              </w:rPr>
              <w:pPrChange w:id="31" w:author="Strzelczyk, Anthony (A.)" w:date="2020-12-11T12:24:00Z">
                <w:pPr>
                  <w:framePr w:hSpace="180" w:wrap="around" w:vAnchor="page" w:hAnchor="margin" w:x="114" w:y="1708"/>
                  <w:jc w:val="center"/>
                </w:pPr>
              </w:pPrChange>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4E4A52">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4E4A52">
              <w:rPr>
                <w:b/>
              </w:rPr>
              <w:t>1b</w:t>
            </w:r>
            <w:r w:rsidR="00381120">
              <w:rPr>
                <w:b/>
              </w:rPr>
              <w:fldChar w:fldCharType="end"/>
            </w:r>
          </w:p>
        </w:tc>
        <w:tc>
          <w:tcPr>
            <w:tcW w:w="0" w:type="auto"/>
            <w:vAlign w:val="center"/>
          </w:tcPr>
          <w:p w14:paraId="32FDF3FE" w14:textId="77777777" w:rsidR="00155160" w:rsidRPr="00155160" w:rsidRDefault="00155160">
            <w:pPr>
              <w:spacing w:line="240" w:lineRule="atLeast"/>
              <w:rPr>
                <w:sz w:val="16"/>
                <w:szCs w:val="16"/>
              </w:rPr>
              <w:pPrChange w:id="32" w:author="Strzelczyk, Anthony (A.)" w:date="2020-12-11T12:24:00Z">
                <w:pPr>
                  <w:framePr w:hSpace="180" w:wrap="around" w:vAnchor="page" w:hAnchor="margin" w:x="114" w:y="1708"/>
                </w:pPr>
              </w:pPrChange>
            </w:pPr>
          </w:p>
        </w:tc>
      </w:tr>
      <w:tr w:rsidR="00D808DC" w:rsidRPr="00396024" w14:paraId="273F66A4" w14:textId="77777777" w:rsidTr="001B37B3">
        <w:trPr>
          <w:trHeight w:val="20"/>
        </w:trPr>
        <w:tc>
          <w:tcPr>
            <w:tcW w:w="1928" w:type="dxa"/>
            <w:vAlign w:val="center"/>
          </w:tcPr>
          <w:p w14:paraId="5B063A83" w14:textId="77777777" w:rsidR="00D808DC" w:rsidRPr="00771878" w:rsidRDefault="00D808DC">
            <w:pPr>
              <w:spacing w:line="240" w:lineRule="atLeast"/>
              <w:pPrChange w:id="33" w:author="Strzelczyk, Anthony (A.)" w:date="2020-12-11T12:24:00Z">
                <w:pPr>
                  <w:framePr w:hSpace="180" w:wrap="around" w:vAnchor="page" w:hAnchor="margin" w:x="114" w:y="1708"/>
                </w:pPr>
              </w:pPrChange>
            </w:pPr>
            <w:r w:rsidRPr="00771878">
              <w:t>Document ID</w:t>
            </w:r>
          </w:p>
        </w:tc>
        <w:tc>
          <w:tcPr>
            <w:tcW w:w="6166" w:type="dxa"/>
            <w:gridSpan w:val="3"/>
            <w:shd w:val="clear" w:color="auto" w:fill="E6E6E6"/>
            <w:vAlign w:val="center"/>
          </w:tcPr>
          <w:p w14:paraId="18FF997F" w14:textId="67B19BB5" w:rsidR="00D808DC" w:rsidRPr="00473DB1" w:rsidRDefault="00396CA5">
            <w:pPr>
              <w:spacing w:line="240" w:lineRule="atLeast"/>
              <w:jc w:val="center"/>
              <w:rPr>
                <w:color w:val="0000FF"/>
              </w:rPr>
              <w:pPrChange w:id="34" w:author="Strzelczyk, Anthony (A.)" w:date="2021-01-25T12:08:00Z">
                <w:pPr>
                  <w:framePr w:hSpace="180" w:wrap="around" w:vAnchor="page" w:hAnchor="margin" w:x="114" w:y="1708"/>
                  <w:jc w:val="center"/>
                </w:pPr>
              </w:pPrChange>
            </w:pPr>
            <w:r w:rsidRPr="004F6956">
              <w:rPr>
                <w:b/>
              </w:rPr>
              <w:t>Fog Lights</w:t>
            </w:r>
            <w:r w:rsidR="00473DB1" w:rsidRPr="004F6956">
              <w:rPr>
                <w:b/>
              </w:rPr>
              <w:t>_2.0</w:t>
            </w:r>
            <w:r w:rsidR="00414956" w:rsidRPr="00473DB1">
              <w:rPr>
                <w:b/>
                <w:color w:val="0000FF"/>
              </w:rPr>
              <w:fldChar w:fldCharType="begin"/>
            </w:r>
            <w:r w:rsidR="00414956" w:rsidRPr="00473DB1">
              <w:rPr>
                <w:b/>
                <w:color w:val="0000FF"/>
              </w:rPr>
              <w:instrText xml:space="preserve"> FILENAME  \* Lower  \* MERGEFORMAT </w:instrText>
            </w:r>
            <w:r w:rsidR="00414956" w:rsidRPr="00473DB1">
              <w:rPr>
                <w:b/>
                <w:color w:val="0000FF"/>
              </w:rPr>
              <w:fldChar w:fldCharType="separate"/>
            </w:r>
            <w:r w:rsidR="004E4A52">
              <w:rPr>
                <w:b/>
                <w:noProof/>
                <w:color w:val="0000FF"/>
              </w:rPr>
              <w:t>fd - fog lights</w:t>
            </w:r>
            <w:r w:rsidR="00414956" w:rsidRPr="00473DB1">
              <w:rPr>
                <w:b/>
                <w:color w:val="0000FF"/>
              </w:rPr>
              <w:fldChar w:fldCharType="end"/>
            </w:r>
          </w:p>
        </w:tc>
        <w:tc>
          <w:tcPr>
            <w:tcW w:w="0" w:type="auto"/>
            <w:vAlign w:val="center"/>
          </w:tcPr>
          <w:p w14:paraId="20B051D0" w14:textId="77777777" w:rsidR="00D808DC" w:rsidRPr="00396024" w:rsidRDefault="00D808DC">
            <w:pPr>
              <w:spacing w:line="240" w:lineRule="atLeast"/>
              <w:rPr>
                <w:sz w:val="16"/>
                <w:szCs w:val="16"/>
              </w:rPr>
              <w:pPrChange w:id="35" w:author="Strzelczyk, Anthony (A.)" w:date="2020-12-11T12:24:00Z">
                <w:pPr>
                  <w:framePr w:hSpace="180" w:wrap="around" w:vAnchor="page" w:hAnchor="margin" w:x="114" w:y="1708"/>
                </w:pPr>
              </w:pPrChange>
            </w:pPr>
          </w:p>
        </w:tc>
      </w:tr>
      <w:tr w:rsidR="00DE5775" w:rsidRPr="00396024" w14:paraId="49E410DB" w14:textId="77777777" w:rsidTr="001B37B3">
        <w:trPr>
          <w:trHeight w:val="20"/>
        </w:trPr>
        <w:tc>
          <w:tcPr>
            <w:tcW w:w="1928" w:type="dxa"/>
            <w:tcBorders>
              <w:bottom w:val="single" w:sz="4" w:space="0" w:color="auto"/>
            </w:tcBorders>
            <w:vAlign w:val="center"/>
          </w:tcPr>
          <w:p w14:paraId="46515F65" w14:textId="77777777" w:rsidR="00DE5775" w:rsidRDefault="00DE5775">
            <w:pPr>
              <w:spacing w:line="240" w:lineRule="atLeast"/>
              <w:pPrChange w:id="36" w:author="Strzelczyk, Anthony (A.)" w:date="2020-12-11T12:24:00Z">
                <w:pPr>
                  <w:framePr w:hSpace="180" w:wrap="around" w:vAnchor="page" w:hAnchor="margin" w:x="114" w:y="1708"/>
                </w:pPr>
              </w:pPrChange>
            </w:pPr>
            <w:r>
              <w:t>Document Location</w:t>
            </w:r>
          </w:p>
        </w:tc>
        <w:tc>
          <w:tcPr>
            <w:tcW w:w="6166" w:type="dxa"/>
            <w:gridSpan w:val="3"/>
            <w:tcBorders>
              <w:bottom w:val="single" w:sz="4" w:space="0" w:color="auto"/>
            </w:tcBorders>
            <w:shd w:val="clear" w:color="auto" w:fill="E6E6E6"/>
            <w:vAlign w:val="center"/>
          </w:tcPr>
          <w:p w14:paraId="3AC579E9" w14:textId="23AF4C7E" w:rsidR="00DE5775" w:rsidRPr="009C2BF3" w:rsidRDefault="004F4A56">
            <w:pPr>
              <w:spacing w:line="240" w:lineRule="atLeast"/>
              <w:jc w:val="center"/>
              <w:rPr>
                <w:b/>
              </w:rPr>
              <w:pPrChange w:id="37" w:author="Strzelczyk, Anthony (A.)" w:date="2020-12-11T12:24:00Z">
                <w:pPr>
                  <w:framePr w:hSpace="180" w:wrap="around" w:vAnchor="page" w:hAnchor="margin" w:x="114" w:y="1708"/>
                  <w:jc w:val="center"/>
                </w:pPr>
              </w:pPrChange>
            </w:pPr>
            <w:r>
              <w:rPr>
                <w:b/>
                <w:color w:val="FF0000"/>
              </w:rPr>
              <w:fldChar w:fldCharType="begin"/>
            </w:r>
            <w:r>
              <w:rPr>
                <w:b/>
                <w:color w:val="FF0000"/>
              </w:rPr>
              <w:instrText xml:space="preserve"> HYPERLINK "https://www.vsemweb.ford.com/tc/launchapp?-attach=true&amp;-s=226TCSession&amp;-o=jItFpjdbx3NrTDAAAAAAAAAAAAA&amp;servername=Production_Server" </w:instrText>
            </w:r>
            <w:r>
              <w:rPr>
                <w:b/>
                <w:color w:val="FF0000"/>
              </w:rPr>
              <w:fldChar w:fldCharType="separate"/>
            </w:r>
            <w:r w:rsidR="00473DB1" w:rsidRPr="004F4A56">
              <w:rPr>
                <w:rStyle w:val="Hyperlink"/>
                <w:b/>
              </w:rPr>
              <w:t>VSEM Link</w:t>
            </w:r>
            <w:r>
              <w:rPr>
                <w:b/>
                <w:color w:val="FF0000"/>
              </w:rPr>
              <w:fldChar w:fldCharType="end"/>
            </w:r>
          </w:p>
        </w:tc>
        <w:tc>
          <w:tcPr>
            <w:tcW w:w="0" w:type="auto"/>
            <w:tcBorders>
              <w:bottom w:val="single" w:sz="4" w:space="0" w:color="auto"/>
            </w:tcBorders>
            <w:shd w:val="clear" w:color="auto" w:fill="auto"/>
            <w:vAlign w:val="center"/>
          </w:tcPr>
          <w:p w14:paraId="44E2BFC7" w14:textId="77777777" w:rsidR="00DE5775" w:rsidRPr="00396024" w:rsidRDefault="00DE5775">
            <w:pPr>
              <w:spacing w:line="240" w:lineRule="atLeast"/>
              <w:pPrChange w:id="38" w:author="Strzelczyk, Anthony (A.)" w:date="2020-12-11T12:24:00Z">
                <w:pPr>
                  <w:framePr w:hSpace="180" w:wrap="around" w:vAnchor="page" w:hAnchor="margin" w:x="114" w:y="1708"/>
                </w:pPr>
              </w:pPrChange>
            </w:pPr>
          </w:p>
        </w:tc>
      </w:tr>
      <w:tr w:rsidR="00E740D3" w:rsidRPr="00EC5CCC" w14:paraId="734EB0F1" w14:textId="77777777" w:rsidTr="001B37B3">
        <w:trPr>
          <w:trHeight w:val="20"/>
        </w:trPr>
        <w:tc>
          <w:tcPr>
            <w:tcW w:w="1928" w:type="dxa"/>
            <w:tcBorders>
              <w:bottom w:val="single" w:sz="4" w:space="0" w:color="auto"/>
            </w:tcBorders>
            <w:vAlign w:val="center"/>
          </w:tcPr>
          <w:p w14:paraId="4D677A0C" w14:textId="77777777" w:rsidR="00E740D3" w:rsidRPr="00396024" w:rsidRDefault="00E740D3">
            <w:pPr>
              <w:spacing w:line="240" w:lineRule="atLeast"/>
              <w:pPrChange w:id="39" w:author="Strzelczyk, Anthony (A.)" w:date="2020-12-11T12:24:00Z">
                <w:pPr>
                  <w:framePr w:hSpace="180" w:wrap="around" w:vAnchor="page" w:hAnchor="margin" w:x="114" w:y="1708"/>
                </w:pPr>
              </w:pPrChange>
            </w:pPr>
            <w:r w:rsidRPr="00396024">
              <w:t>Document Owner</w:t>
            </w:r>
          </w:p>
        </w:tc>
        <w:tc>
          <w:tcPr>
            <w:tcW w:w="6166" w:type="dxa"/>
            <w:gridSpan w:val="3"/>
            <w:tcBorders>
              <w:bottom w:val="single" w:sz="4" w:space="0" w:color="auto"/>
            </w:tcBorders>
            <w:shd w:val="clear" w:color="auto" w:fill="E6E6E6"/>
            <w:vAlign w:val="center"/>
          </w:tcPr>
          <w:p w14:paraId="15C20C0F" w14:textId="0DBF764B" w:rsidR="00E740D3" w:rsidRPr="00031695" w:rsidRDefault="00CE1D45">
            <w:pPr>
              <w:spacing w:line="240" w:lineRule="atLeast"/>
              <w:jc w:val="center"/>
              <w:rPr>
                <w:b/>
                <w:lang w:val="pt-BR"/>
              </w:rPr>
              <w:pPrChange w:id="40" w:author="Strzelczyk, Anthony (A.)" w:date="2020-12-11T12:24:00Z">
                <w:pPr>
                  <w:framePr w:hSpace="180" w:wrap="around" w:vAnchor="page" w:hAnchor="margin" w:x="114" w:y="1708"/>
                  <w:jc w:val="center"/>
                </w:pPr>
              </w:pPrChange>
            </w:pPr>
            <w:del w:id="41" w:author="Strzelczyk, Anthony (A.)" w:date="2021-01-25T09:23:00Z">
              <w:r w:rsidRPr="00031695" w:rsidDel="003B3CF7">
                <w:rPr>
                  <w:b/>
                  <w:lang w:val="pt-BR"/>
                </w:rPr>
                <w:delText>Anthony Strzelczyk</w:delText>
              </w:r>
            </w:del>
            <w:r w:rsidR="00473DB1" w:rsidRPr="00031695">
              <w:rPr>
                <w:b/>
                <w:lang w:val="pt-BR"/>
              </w:rPr>
              <w:t>Eric Vieira</w:t>
            </w:r>
            <w:r w:rsidR="00E30E58" w:rsidRPr="00031695">
              <w:rPr>
                <w:b/>
                <w:lang w:val="pt-BR"/>
              </w:rPr>
              <w:t xml:space="preserve"> and Lu</w:t>
            </w:r>
            <w:r w:rsidR="00031695" w:rsidRPr="00031695">
              <w:rPr>
                <w:b/>
                <w:lang w:val="pt-BR"/>
              </w:rPr>
              <w:t>cas Santos</w:t>
            </w:r>
          </w:p>
        </w:tc>
        <w:tc>
          <w:tcPr>
            <w:tcW w:w="0" w:type="auto"/>
            <w:tcBorders>
              <w:bottom w:val="single" w:sz="4" w:space="0" w:color="auto"/>
            </w:tcBorders>
            <w:shd w:val="clear" w:color="auto" w:fill="auto"/>
            <w:vAlign w:val="center"/>
          </w:tcPr>
          <w:p w14:paraId="50554BED" w14:textId="77777777" w:rsidR="00E740D3" w:rsidRPr="00031695" w:rsidRDefault="00E740D3">
            <w:pPr>
              <w:spacing w:line="240" w:lineRule="atLeast"/>
              <w:rPr>
                <w:lang w:val="pt-BR"/>
              </w:rPr>
              <w:pPrChange w:id="42" w:author="Strzelczyk, Anthony (A.)" w:date="2020-12-11T12:24:00Z">
                <w:pPr>
                  <w:framePr w:hSpace="180" w:wrap="around" w:vAnchor="page" w:hAnchor="margin" w:x="114" w:y="1708"/>
                </w:pPr>
              </w:pPrChange>
            </w:pPr>
          </w:p>
        </w:tc>
      </w:tr>
      <w:tr w:rsidR="00D808DC" w:rsidRPr="00396024" w14:paraId="52AE080C" w14:textId="77777777" w:rsidTr="001B37B3">
        <w:trPr>
          <w:trHeight w:val="20"/>
        </w:trPr>
        <w:tc>
          <w:tcPr>
            <w:tcW w:w="1928" w:type="dxa"/>
            <w:vAlign w:val="center"/>
          </w:tcPr>
          <w:p w14:paraId="2CE6F255" w14:textId="77777777" w:rsidR="00D808DC" w:rsidRPr="00396024" w:rsidRDefault="00D808DC">
            <w:pPr>
              <w:spacing w:line="240" w:lineRule="atLeast"/>
              <w:pPrChange w:id="43" w:author="Strzelczyk, Anthony (A.)" w:date="2020-12-11T12:24:00Z">
                <w:pPr>
                  <w:framePr w:hSpace="180" w:wrap="around" w:vAnchor="page" w:hAnchor="margin" w:x="114" w:y="1708"/>
                </w:pPr>
              </w:pPrChange>
            </w:pPr>
            <w:r w:rsidRPr="00396024">
              <w:t xml:space="preserve">Document </w:t>
            </w:r>
            <w:r w:rsidR="007467DD">
              <w:t>Revision</w:t>
            </w:r>
          </w:p>
        </w:tc>
        <w:tc>
          <w:tcPr>
            <w:tcW w:w="6166" w:type="dxa"/>
            <w:gridSpan w:val="3"/>
            <w:shd w:val="clear" w:color="auto" w:fill="E6E6E6"/>
            <w:vAlign w:val="center"/>
          </w:tcPr>
          <w:p w14:paraId="32EB6632" w14:textId="40727DBD" w:rsidR="00D808DC" w:rsidRPr="009C2BF3" w:rsidRDefault="00A034FE">
            <w:pPr>
              <w:spacing w:line="240" w:lineRule="atLeast"/>
              <w:jc w:val="center"/>
              <w:rPr>
                <w:b/>
              </w:rPr>
              <w:pPrChange w:id="44" w:author="Strzelczyk, Anthony (A.)" w:date="2020-12-11T12:24:00Z">
                <w:pPr>
                  <w:framePr w:hSpace="180" w:wrap="around" w:vAnchor="page" w:hAnchor="margin" w:x="114" w:y="1708"/>
                  <w:jc w:val="center"/>
                </w:pPr>
              </w:pPrChange>
            </w:pPr>
            <w:r>
              <w:rPr>
                <w:b/>
              </w:rPr>
              <w:t>1</w:t>
            </w:r>
            <w:r w:rsidR="003D08C8" w:rsidRPr="004F6956">
              <w:rPr>
                <w:b/>
              </w:rPr>
              <w:t xml:space="preserve">.0 </w:t>
            </w:r>
          </w:p>
        </w:tc>
        <w:tc>
          <w:tcPr>
            <w:tcW w:w="0" w:type="auto"/>
            <w:tcBorders>
              <w:bottom w:val="single" w:sz="4" w:space="0" w:color="auto"/>
            </w:tcBorders>
            <w:vAlign w:val="center"/>
          </w:tcPr>
          <w:p w14:paraId="0BBC524D" w14:textId="77777777" w:rsidR="00D808DC" w:rsidRPr="00396024" w:rsidRDefault="00D808DC">
            <w:pPr>
              <w:spacing w:line="240" w:lineRule="atLeast"/>
              <w:pPrChange w:id="45" w:author="Strzelczyk, Anthony (A.)" w:date="2020-12-11T12:24:00Z">
                <w:pPr>
                  <w:framePr w:hSpace="180" w:wrap="around" w:vAnchor="page" w:hAnchor="margin" w:x="114" w:y="1708"/>
                </w:pPr>
              </w:pPrChange>
            </w:pPr>
          </w:p>
        </w:tc>
      </w:tr>
      <w:tr w:rsidR="00D808DC" w:rsidRPr="00396024" w14:paraId="4A51437B" w14:textId="77777777" w:rsidTr="001B37B3">
        <w:trPr>
          <w:trHeight w:val="20"/>
        </w:trPr>
        <w:tc>
          <w:tcPr>
            <w:tcW w:w="1928" w:type="dxa"/>
            <w:vAlign w:val="center"/>
          </w:tcPr>
          <w:p w14:paraId="79779769" w14:textId="77777777" w:rsidR="00D808DC" w:rsidRPr="00396024" w:rsidRDefault="00D808DC">
            <w:pPr>
              <w:spacing w:line="240" w:lineRule="atLeast"/>
              <w:pPrChange w:id="46" w:author="Strzelczyk, Anthony (A.)" w:date="2020-12-11T12:24:00Z">
                <w:pPr>
                  <w:framePr w:hSpace="180" w:wrap="around" w:vAnchor="page" w:hAnchor="margin" w:x="114" w:y="1708"/>
                </w:pPr>
              </w:pPrChange>
            </w:pPr>
            <w:r>
              <w:t>Document Status</w:t>
            </w:r>
          </w:p>
        </w:tc>
        <w:tc>
          <w:tcPr>
            <w:tcW w:w="6166" w:type="dxa"/>
            <w:gridSpan w:val="3"/>
            <w:shd w:val="clear" w:color="auto" w:fill="E6E6E6"/>
            <w:vAlign w:val="center"/>
          </w:tcPr>
          <w:p w14:paraId="7BF89C4A" w14:textId="6699B944" w:rsidR="00D808DC" w:rsidRPr="009C2BF3" w:rsidRDefault="004F6956">
            <w:pPr>
              <w:spacing w:line="240" w:lineRule="atLeast"/>
              <w:jc w:val="center"/>
              <w:rPr>
                <w:b/>
              </w:rPr>
              <w:pPrChange w:id="47" w:author="Strzelczyk, Anthony (A.)" w:date="2020-12-11T12:24:00Z">
                <w:pPr>
                  <w:framePr w:hSpace="180" w:wrap="around" w:vAnchor="page" w:hAnchor="margin" w:x="114" w:y="1708"/>
                  <w:jc w:val="center"/>
                </w:pPr>
              </w:pPrChange>
            </w:pPr>
            <w:r>
              <w:rPr>
                <w:b/>
              </w:rPr>
              <w:t>Released</w:t>
            </w:r>
          </w:p>
        </w:tc>
        <w:tc>
          <w:tcPr>
            <w:tcW w:w="0" w:type="auto"/>
            <w:tcBorders>
              <w:bottom w:val="single" w:sz="4" w:space="0" w:color="auto"/>
            </w:tcBorders>
            <w:vAlign w:val="center"/>
          </w:tcPr>
          <w:p w14:paraId="0B90BA8C" w14:textId="77777777" w:rsidR="00D808DC" w:rsidRPr="00396024" w:rsidRDefault="00D808DC">
            <w:pPr>
              <w:spacing w:line="240" w:lineRule="atLeast"/>
              <w:pPrChange w:id="48" w:author="Strzelczyk, Anthony (A.)" w:date="2020-12-11T12:24:00Z">
                <w:pPr>
                  <w:framePr w:hSpace="180" w:wrap="around" w:vAnchor="page" w:hAnchor="margin" w:x="114" w:y="1708"/>
                </w:pPr>
              </w:pPrChange>
            </w:pPr>
          </w:p>
        </w:tc>
      </w:tr>
      <w:tr w:rsidR="00D808DC" w:rsidRPr="00396024" w14:paraId="59AFC48E" w14:textId="77777777" w:rsidTr="001B37B3">
        <w:trPr>
          <w:trHeight w:val="20"/>
        </w:trPr>
        <w:tc>
          <w:tcPr>
            <w:tcW w:w="1928" w:type="dxa"/>
            <w:tcBorders>
              <w:bottom w:val="single" w:sz="4" w:space="0" w:color="auto"/>
            </w:tcBorders>
            <w:vAlign w:val="center"/>
          </w:tcPr>
          <w:p w14:paraId="2A96AF7C" w14:textId="77777777" w:rsidR="00D808DC" w:rsidRDefault="00D808DC">
            <w:pPr>
              <w:spacing w:line="240" w:lineRule="atLeast"/>
              <w:pPrChange w:id="49" w:author="Strzelczyk, Anthony (A.)" w:date="2020-12-11T12:24:00Z">
                <w:pPr>
                  <w:framePr w:hSpace="180" w:wrap="around" w:vAnchor="page" w:hAnchor="margin" w:x="114" w:y="1708"/>
                </w:pPr>
              </w:pPrChange>
            </w:pPr>
            <w:r>
              <w:t xml:space="preserve">Date </w:t>
            </w:r>
            <w:r w:rsidR="007467DD">
              <w:t>Issued</w:t>
            </w:r>
          </w:p>
        </w:tc>
        <w:tc>
          <w:tcPr>
            <w:tcW w:w="6166" w:type="dxa"/>
            <w:gridSpan w:val="3"/>
            <w:tcBorders>
              <w:bottom w:val="single" w:sz="4" w:space="0" w:color="auto"/>
            </w:tcBorders>
            <w:shd w:val="clear" w:color="auto" w:fill="E6E6E6"/>
            <w:vAlign w:val="center"/>
          </w:tcPr>
          <w:p w14:paraId="71D6EDCD" w14:textId="215B30AB" w:rsidR="00D808DC" w:rsidRPr="009C2BF3" w:rsidRDefault="007145BD">
            <w:pPr>
              <w:spacing w:line="240" w:lineRule="atLeast"/>
              <w:jc w:val="center"/>
              <w:rPr>
                <w:b/>
              </w:rPr>
              <w:pPrChange w:id="50" w:author="Strzelczyk, Anthony (A.)" w:date="2021-01-14T11:35:00Z">
                <w:pPr>
                  <w:framePr w:hSpace="180" w:wrap="around" w:vAnchor="page" w:hAnchor="margin" w:x="114" w:y="1708"/>
                  <w:jc w:val="center"/>
                </w:pPr>
              </w:pPrChange>
            </w:pPr>
            <w:r>
              <w:rPr>
                <w:b/>
              </w:rPr>
              <w:t>202</w:t>
            </w:r>
            <w:r w:rsidR="008E766C">
              <w:rPr>
                <w:b/>
              </w:rPr>
              <w:t>1</w:t>
            </w:r>
            <w:r>
              <w:rPr>
                <w:b/>
              </w:rPr>
              <w:t>-</w:t>
            </w:r>
            <w:del w:id="51" w:author="Strzelczyk, Anthony (A.)" w:date="2020-12-22T07:36:00Z">
              <w:r w:rsidDel="00067D6E">
                <w:rPr>
                  <w:b/>
                </w:rPr>
                <w:delText>13</w:delText>
              </w:r>
            </w:del>
            <w:r w:rsidR="008E766C">
              <w:rPr>
                <w:b/>
              </w:rPr>
              <w:t>12</w:t>
            </w:r>
            <w:ins w:id="52" w:author="Strzelczyk, Anthony (A.)" w:date="2021-01-14T11:35:00Z">
              <w:r w:rsidR="00B35D6A">
                <w:rPr>
                  <w:b/>
                </w:rPr>
                <w:t>-</w:t>
              </w:r>
            </w:ins>
            <w:r w:rsidR="008E766C">
              <w:rPr>
                <w:b/>
              </w:rPr>
              <w:t>0</w:t>
            </w:r>
            <w:r w:rsidR="00031695">
              <w:rPr>
                <w:b/>
              </w:rPr>
              <w:t>3</w:t>
            </w:r>
            <w:del w:id="53" w:author="Strzelczyk, Anthony (A.)" w:date="2021-01-14T11:35:00Z">
              <w:r w:rsidDel="00B35D6A">
                <w:rPr>
                  <w:b/>
                </w:rPr>
                <w:delText>-07</w:delText>
              </w:r>
            </w:del>
          </w:p>
        </w:tc>
        <w:tc>
          <w:tcPr>
            <w:tcW w:w="0" w:type="auto"/>
            <w:tcBorders>
              <w:bottom w:val="single" w:sz="4" w:space="0" w:color="auto"/>
            </w:tcBorders>
            <w:shd w:val="clear" w:color="auto" w:fill="auto"/>
            <w:vAlign w:val="center"/>
          </w:tcPr>
          <w:p w14:paraId="5D6DD5CB" w14:textId="77777777" w:rsidR="00D808DC" w:rsidRPr="00396024" w:rsidRDefault="00D808DC">
            <w:pPr>
              <w:spacing w:line="240" w:lineRule="atLeast"/>
              <w:pPrChange w:id="54" w:author="Strzelczyk, Anthony (A.)" w:date="2020-12-11T12:24:00Z">
                <w:pPr>
                  <w:framePr w:hSpace="180" w:wrap="around" w:vAnchor="page" w:hAnchor="margin" w:x="114" w:y="1708"/>
                </w:pPr>
              </w:pPrChange>
            </w:pPr>
          </w:p>
        </w:tc>
      </w:tr>
      <w:tr w:rsidR="00D808DC" w:rsidRPr="00396024" w14:paraId="0DD22CC3" w14:textId="77777777" w:rsidTr="001B37B3">
        <w:trPr>
          <w:trHeight w:val="20"/>
        </w:trPr>
        <w:tc>
          <w:tcPr>
            <w:tcW w:w="1928" w:type="dxa"/>
            <w:tcBorders>
              <w:bottom w:val="single" w:sz="4" w:space="0" w:color="auto"/>
            </w:tcBorders>
            <w:vAlign w:val="center"/>
          </w:tcPr>
          <w:p w14:paraId="4714666F" w14:textId="77777777" w:rsidR="00D808DC" w:rsidRDefault="00D808DC">
            <w:pPr>
              <w:spacing w:line="240" w:lineRule="atLeast"/>
              <w:pPrChange w:id="55" w:author="Strzelczyk, Anthony (A.)" w:date="2020-12-11T12:24:00Z">
                <w:pPr>
                  <w:framePr w:hSpace="180" w:wrap="around" w:vAnchor="page" w:hAnchor="margin" w:x="114" w:y="1708"/>
                </w:pPr>
              </w:pPrChange>
            </w:pPr>
            <w:r>
              <w:t>Date Revised</w:t>
            </w:r>
          </w:p>
        </w:tc>
        <w:tc>
          <w:tcPr>
            <w:tcW w:w="6166" w:type="dxa"/>
            <w:gridSpan w:val="3"/>
            <w:tcBorders>
              <w:bottom w:val="single" w:sz="4" w:space="0" w:color="auto"/>
            </w:tcBorders>
            <w:shd w:val="clear" w:color="auto" w:fill="E6E6E6"/>
            <w:vAlign w:val="center"/>
          </w:tcPr>
          <w:p w14:paraId="74AA8AE9" w14:textId="2D20D1F9" w:rsidR="00D808DC" w:rsidRPr="009C2BF3" w:rsidRDefault="007145BD">
            <w:pPr>
              <w:spacing w:line="240" w:lineRule="atLeast"/>
              <w:jc w:val="center"/>
              <w:rPr>
                <w:b/>
              </w:rPr>
              <w:pPrChange w:id="56" w:author="Strzelczyk, Anthony (A.)" w:date="2021-01-14T11:35:00Z">
                <w:pPr>
                  <w:framePr w:hSpace="180" w:wrap="around" w:vAnchor="page" w:hAnchor="margin" w:x="114" w:y="1708"/>
                  <w:jc w:val="center"/>
                </w:pPr>
              </w:pPrChange>
            </w:pPr>
            <w:r>
              <w:rPr>
                <w:b/>
              </w:rPr>
              <w:t>202</w:t>
            </w:r>
            <w:ins w:id="57" w:author="Strzelczyk, Anthony (A.)" w:date="2021-01-05T15:15:00Z">
              <w:r w:rsidR="00573D95">
                <w:rPr>
                  <w:b/>
                </w:rPr>
                <w:t>1</w:t>
              </w:r>
            </w:ins>
            <w:del w:id="58" w:author="Strzelczyk, Anthony (A.)" w:date="2021-01-05T15:15:00Z">
              <w:r w:rsidDel="00573D95">
                <w:rPr>
                  <w:b/>
                </w:rPr>
                <w:delText>0</w:delText>
              </w:r>
            </w:del>
            <w:ins w:id="59" w:author="Strzelczyk, Anthony (A.)" w:date="2020-12-22T07:36:00Z">
              <w:r w:rsidR="00067D6E">
                <w:rPr>
                  <w:b/>
                </w:rPr>
                <w:t>-</w:t>
              </w:r>
            </w:ins>
            <w:del w:id="60" w:author="Strzelczyk, Anthony (A.)" w:date="2020-12-22T07:36:00Z">
              <w:r w:rsidDel="00067D6E">
                <w:rPr>
                  <w:b/>
                </w:rPr>
                <w:delText>-13</w:delText>
              </w:r>
            </w:del>
            <w:r w:rsidR="008E766C">
              <w:rPr>
                <w:b/>
              </w:rPr>
              <w:t>12</w:t>
            </w:r>
            <w:ins w:id="61" w:author="Strzelczyk, Anthony (A.)" w:date="2021-01-14T11:35:00Z">
              <w:r w:rsidR="00B35D6A">
                <w:rPr>
                  <w:b/>
                </w:rPr>
                <w:t>-</w:t>
              </w:r>
            </w:ins>
            <w:r w:rsidR="008E766C">
              <w:rPr>
                <w:b/>
              </w:rPr>
              <w:t>03</w:t>
            </w:r>
            <w:del w:id="62" w:author="Strzelczyk, Anthony (A.)" w:date="2021-01-14T11:35:00Z">
              <w:r w:rsidDel="00B35D6A">
                <w:rPr>
                  <w:b/>
                </w:rPr>
                <w:delText>-0</w:delText>
              </w:r>
            </w:del>
            <w:del w:id="63" w:author="Strzelczyk, Anthony (A.)" w:date="2021-01-05T15:15:00Z">
              <w:r w:rsidDel="00573D95">
                <w:rPr>
                  <w:b/>
                </w:rPr>
                <w:delText>7</w:delText>
              </w:r>
            </w:del>
          </w:p>
        </w:tc>
        <w:tc>
          <w:tcPr>
            <w:tcW w:w="0" w:type="auto"/>
            <w:tcBorders>
              <w:bottom w:val="single" w:sz="4" w:space="0" w:color="auto"/>
            </w:tcBorders>
            <w:shd w:val="clear" w:color="auto" w:fill="auto"/>
            <w:vAlign w:val="center"/>
          </w:tcPr>
          <w:p w14:paraId="4D9FFDA3" w14:textId="77777777" w:rsidR="00D808DC" w:rsidRPr="00396024" w:rsidRDefault="00D808DC">
            <w:pPr>
              <w:spacing w:line="240" w:lineRule="atLeast"/>
              <w:pPrChange w:id="64" w:author="Strzelczyk, Anthony (A.)" w:date="2020-12-11T12:24:00Z">
                <w:pPr>
                  <w:framePr w:hSpace="180" w:wrap="around" w:vAnchor="page" w:hAnchor="margin" w:x="114" w:y="1708"/>
                </w:pPr>
              </w:pPrChange>
            </w:pPr>
          </w:p>
        </w:tc>
      </w:tr>
      <w:tr w:rsidR="00D808DC" w:rsidRPr="00396024" w14:paraId="4A2D3A16" w14:textId="77777777" w:rsidTr="001B37B3">
        <w:trPr>
          <w:trHeight w:val="20"/>
        </w:trPr>
        <w:tc>
          <w:tcPr>
            <w:tcW w:w="1928" w:type="dxa"/>
            <w:vMerge w:val="restart"/>
            <w:vAlign w:val="center"/>
          </w:tcPr>
          <w:p w14:paraId="530BE073" w14:textId="77777777" w:rsidR="00D808DC" w:rsidRDefault="00D808DC">
            <w:pPr>
              <w:spacing w:line="240" w:lineRule="atLeast"/>
              <w:pPrChange w:id="65" w:author="Strzelczyk, Anthony (A.)" w:date="2020-12-11T12:24:00Z">
                <w:pPr>
                  <w:framePr w:hSpace="180" w:wrap="around" w:vAnchor="page" w:hAnchor="margin" w:x="114" w:y="1708"/>
                </w:pPr>
              </w:pPrChange>
            </w:pPr>
            <w:r>
              <w:t>Document Classification</w:t>
            </w:r>
          </w:p>
        </w:tc>
        <w:tc>
          <w:tcPr>
            <w:tcW w:w="1984" w:type="dxa"/>
            <w:tcBorders>
              <w:right w:val="nil"/>
            </w:tcBorders>
            <w:shd w:val="clear" w:color="auto" w:fill="E6E6E6"/>
            <w:vAlign w:val="center"/>
          </w:tcPr>
          <w:p w14:paraId="09AE6AAE" w14:textId="77777777" w:rsidR="00D808DC" w:rsidRPr="009A5BDD" w:rsidRDefault="00D808DC">
            <w:pPr>
              <w:spacing w:line="240" w:lineRule="atLeast"/>
              <w:jc w:val="center"/>
              <w:pPrChange w:id="66" w:author="Strzelczyk, Anthony (A.)" w:date="2020-12-11T12:24:00Z">
                <w:pPr>
                  <w:framePr w:hSpace="180" w:wrap="around" w:vAnchor="page" w:hAnchor="margin" w:x="114" w:y="1708"/>
                  <w:jc w:val="center"/>
                </w:pPr>
              </w:pPrChange>
            </w:pPr>
            <w:r w:rsidRPr="009A5BDD">
              <w:t>GIS1 Item Number:</w:t>
            </w:r>
          </w:p>
        </w:tc>
        <w:tc>
          <w:tcPr>
            <w:tcW w:w="4182" w:type="dxa"/>
            <w:gridSpan w:val="2"/>
            <w:tcBorders>
              <w:left w:val="nil"/>
            </w:tcBorders>
            <w:shd w:val="clear" w:color="auto" w:fill="E6E6E6"/>
            <w:vAlign w:val="center"/>
          </w:tcPr>
          <w:p w14:paraId="033F52F5" w14:textId="4AC24688" w:rsidR="00D808DC" w:rsidRPr="009C2BF3" w:rsidRDefault="001F343A">
            <w:pPr>
              <w:spacing w:line="240" w:lineRule="atLeast"/>
              <w:jc w:val="center"/>
              <w:rPr>
                <w:b/>
              </w:rPr>
              <w:pPrChange w:id="67" w:author="Strzelczyk, Anthony (A.)" w:date="2020-12-11T12:24:00Z">
                <w:pPr>
                  <w:framePr w:hSpace="180" w:wrap="around" w:vAnchor="page" w:hAnchor="margin" w:x="114" w:y="1708"/>
                  <w:jc w:val="center"/>
                </w:pPr>
              </w:pPrChange>
            </w:pPr>
            <w:r w:rsidRPr="009C2BF3">
              <w:rPr>
                <w:b/>
              </w:rPr>
              <w:fldChar w:fldCharType="begin"/>
            </w:r>
            <w:r w:rsidRPr="009C2BF3">
              <w:rPr>
                <w:b/>
              </w:rPr>
              <w:instrText xml:space="preserve"> DOCPROPERTY  DocGis1ItemNumber  \* MERGEFORMAT </w:instrText>
            </w:r>
            <w:r w:rsidRPr="009C2BF3">
              <w:rPr>
                <w:b/>
              </w:rPr>
              <w:fldChar w:fldCharType="separate"/>
            </w:r>
            <w:r w:rsidR="004E4A52" w:rsidRPr="004E4A52">
              <w:rPr>
                <w:b/>
                <w:bCs/>
              </w:rPr>
              <w:t>27.60/35</w:t>
            </w:r>
            <w:r w:rsidRPr="009C2BF3">
              <w:rPr>
                <w:b/>
                <w:bCs/>
              </w:rPr>
              <w:fldChar w:fldCharType="end"/>
            </w:r>
          </w:p>
        </w:tc>
        <w:tc>
          <w:tcPr>
            <w:tcW w:w="0" w:type="auto"/>
            <w:vMerge w:val="restart"/>
            <w:shd w:val="clear" w:color="auto" w:fill="auto"/>
            <w:vAlign w:val="center"/>
          </w:tcPr>
          <w:p w14:paraId="2F5E27E5" w14:textId="77777777" w:rsidR="00D808DC" w:rsidRPr="00396024" w:rsidRDefault="00D808DC">
            <w:pPr>
              <w:spacing w:line="240" w:lineRule="atLeast"/>
              <w:pPrChange w:id="68" w:author="Strzelczyk, Anthony (A.)" w:date="2020-12-11T12:24:00Z">
                <w:pPr>
                  <w:framePr w:hSpace="180" w:wrap="around" w:vAnchor="page" w:hAnchor="margin" w:x="114" w:y="1708"/>
                </w:pPr>
              </w:pPrChange>
            </w:pPr>
          </w:p>
        </w:tc>
      </w:tr>
      <w:tr w:rsidR="00D808DC" w:rsidRPr="00396024" w14:paraId="4BD544AA" w14:textId="77777777" w:rsidTr="001B37B3">
        <w:trPr>
          <w:trHeight w:val="20"/>
        </w:trPr>
        <w:tc>
          <w:tcPr>
            <w:tcW w:w="1928" w:type="dxa"/>
            <w:vMerge/>
            <w:vAlign w:val="center"/>
          </w:tcPr>
          <w:p w14:paraId="441A29D2" w14:textId="77777777" w:rsidR="00D808DC" w:rsidRDefault="00D808DC">
            <w:pPr>
              <w:spacing w:line="240" w:lineRule="atLeast"/>
              <w:pPrChange w:id="69" w:author="Strzelczyk, Anthony (A.)" w:date="2020-12-11T12:24:00Z">
                <w:pPr>
                  <w:framePr w:hSpace="180" w:wrap="around" w:vAnchor="page" w:hAnchor="margin" w:x="114" w:y="1708"/>
                </w:pPr>
              </w:pPrChange>
            </w:pPr>
          </w:p>
        </w:tc>
        <w:tc>
          <w:tcPr>
            <w:tcW w:w="1984" w:type="dxa"/>
            <w:tcBorders>
              <w:right w:val="nil"/>
            </w:tcBorders>
            <w:shd w:val="clear" w:color="auto" w:fill="E6E6E6"/>
            <w:vAlign w:val="center"/>
          </w:tcPr>
          <w:p w14:paraId="3AC3303C" w14:textId="77777777" w:rsidR="00D808DC" w:rsidRPr="009A5BDD" w:rsidRDefault="00D808DC">
            <w:pPr>
              <w:spacing w:line="240" w:lineRule="atLeast"/>
              <w:jc w:val="center"/>
              <w:pPrChange w:id="70" w:author="Strzelczyk, Anthony (A.)" w:date="2020-12-11T12:24:00Z">
                <w:pPr>
                  <w:framePr w:hSpace="180" w:wrap="around" w:vAnchor="page" w:hAnchor="margin" w:x="114" w:y="1708"/>
                  <w:jc w:val="center"/>
                </w:pPr>
              </w:pPrChange>
            </w:pPr>
            <w:r w:rsidRPr="009A5BDD">
              <w:t>GIS2 Classification:</w:t>
            </w:r>
          </w:p>
        </w:tc>
        <w:tc>
          <w:tcPr>
            <w:tcW w:w="4182" w:type="dxa"/>
            <w:gridSpan w:val="2"/>
            <w:tcBorders>
              <w:left w:val="nil"/>
            </w:tcBorders>
            <w:shd w:val="clear" w:color="auto" w:fill="E6E6E6"/>
            <w:vAlign w:val="center"/>
          </w:tcPr>
          <w:p w14:paraId="6D1E4A8E" w14:textId="404F79FB" w:rsidR="00D808DC" w:rsidRPr="009C2BF3" w:rsidRDefault="00D808DC">
            <w:pPr>
              <w:spacing w:line="240" w:lineRule="atLeast"/>
              <w:jc w:val="center"/>
              <w:rPr>
                <w:b/>
              </w:rPr>
              <w:pPrChange w:id="71" w:author="Strzelczyk, Anthony (A.)" w:date="2020-12-11T12:24:00Z">
                <w:pPr>
                  <w:framePr w:hSpace="180" w:wrap="around" w:vAnchor="page" w:hAnchor="margin" w:x="114" w:y="1708"/>
                  <w:jc w:val="center"/>
                </w:pPr>
              </w:pPrChange>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4E4A52" w:rsidRPr="004E4A52">
              <w:rPr>
                <w:b/>
              </w:rPr>
              <w:t>Confidential</w:t>
            </w:r>
            <w:r w:rsidRPr="009C2BF3">
              <w:rPr>
                <w:b/>
                <w:bCs/>
              </w:rPr>
              <w:fldChar w:fldCharType="end"/>
            </w:r>
          </w:p>
        </w:tc>
        <w:tc>
          <w:tcPr>
            <w:tcW w:w="0" w:type="auto"/>
            <w:vMerge/>
            <w:shd w:val="clear" w:color="auto" w:fill="auto"/>
            <w:vAlign w:val="center"/>
          </w:tcPr>
          <w:p w14:paraId="3E1F24D8" w14:textId="77777777" w:rsidR="00D808DC" w:rsidRPr="00396024" w:rsidRDefault="00D808DC">
            <w:pPr>
              <w:spacing w:line="240" w:lineRule="atLeast"/>
              <w:pPrChange w:id="72" w:author="Strzelczyk, Anthony (A.)" w:date="2020-12-11T12:24:00Z">
                <w:pPr>
                  <w:framePr w:hSpace="180" w:wrap="around" w:vAnchor="page" w:hAnchor="margin" w:x="114" w:y="1708"/>
                </w:pPr>
              </w:pPrChange>
            </w:pPr>
          </w:p>
        </w:tc>
      </w:tr>
      <w:tr w:rsidR="00D808DC" w:rsidRPr="00396024" w14:paraId="6386990D" w14:textId="77777777" w:rsidTr="001B37B3">
        <w:trPr>
          <w:trHeight w:val="20"/>
        </w:trPr>
        <w:tc>
          <w:tcPr>
            <w:tcW w:w="10182" w:type="dxa"/>
            <w:gridSpan w:val="5"/>
            <w:tcBorders>
              <w:left w:val="nil"/>
              <w:bottom w:val="nil"/>
              <w:right w:val="nil"/>
            </w:tcBorders>
            <w:vAlign w:val="center"/>
          </w:tcPr>
          <w:p w14:paraId="4FB81190" w14:textId="77777777" w:rsidR="00D808DC" w:rsidRPr="00396024" w:rsidRDefault="00D808DC">
            <w:pPr>
              <w:spacing w:line="240" w:lineRule="atLeast"/>
              <w:pPrChange w:id="73" w:author="Strzelczyk, Anthony (A.)" w:date="2020-12-11T12:24:00Z">
                <w:pPr>
                  <w:framePr w:hSpace="180" w:wrap="around" w:vAnchor="page" w:hAnchor="margin" w:x="114" w:y="1708"/>
                </w:pPr>
              </w:pPrChange>
            </w:pPr>
          </w:p>
        </w:tc>
      </w:tr>
      <w:tr w:rsidR="00D808DC" w:rsidRPr="00396024" w14:paraId="5075948E" w14:textId="77777777" w:rsidTr="001B37B3">
        <w:trPr>
          <w:trHeight w:val="20"/>
        </w:trPr>
        <w:tc>
          <w:tcPr>
            <w:tcW w:w="10182" w:type="dxa"/>
            <w:gridSpan w:val="5"/>
            <w:tcBorders>
              <w:top w:val="nil"/>
              <w:left w:val="nil"/>
              <w:right w:val="nil"/>
            </w:tcBorders>
            <w:vAlign w:val="center"/>
          </w:tcPr>
          <w:p w14:paraId="3DAA7C76" w14:textId="77777777" w:rsidR="00D808DC" w:rsidRDefault="00D808DC">
            <w:pPr>
              <w:spacing w:line="240" w:lineRule="atLeast"/>
              <w:pPrChange w:id="74" w:author="Strzelczyk, Anthony (A.)" w:date="2020-12-11T12:24:00Z">
                <w:pPr>
                  <w:framePr w:hSpace="180" w:wrap="around" w:vAnchor="page" w:hAnchor="margin" w:x="114" w:y="1708"/>
                </w:pPr>
              </w:pPrChange>
            </w:pPr>
          </w:p>
        </w:tc>
      </w:tr>
      <w:tr w:rsidR="00D808DC" w:rsidRPr="00396024" w14:paraId="706E1C34" w14:textId="77777777" w:rsidTr="001B37B3">
        <w:trPr>
          <w:trHeight w:val="20"/>
        </w:trPr>
        <w:tc>
          <w:tcPr>
            <w:tcW w:w="10182" w:type="dxa"/>
            <w:gridSpan w:val="5"/>
            <w:vAlign w:val="center"/>
          </w:tcPr>
          <w:p w14:paraId="49D0F5AF" w14:textId="77777777" w:rsidR="00D808DC" w:rsidRPr="00396024" w:rsidRDefault="00D808DC">
            <w:pPr>
              <w:spacing w:line="240" w:lineRule="atLeast"/>
              <w:pPrChange w:id="75" w:author="Strzelczyk, Anthony (A.)" w:date="2020-12-11T12:24:00Z">
                <w:pPr>
                  <w:framePr w:hSpace="180" w:wrap="around" w:vAnchor="page" w:hAnchor="margin" w:x="114" w:y="1708"/>
                </w:pPr>
              </w:pPrChange>
            </w:pPr>
            <w:r w:rsidRPr="00A0347A">
              <w:t>Document Approval</w:t>
            </w:r>
          </w:p>
        </w:tc>
      </w:tr>
      <w:tr w:rsidR="00D808DC" w:rsidRPr="00396024" w14:paraId="0478418F" w14:textId="77777777" w:rsidTr="001B37B3">
        <w:trPr>
          <w:trHeight w:val="20"/>
        </w:trPr>
        <w:tc>
          <w:tcPr>
            <w:tcW w:w="1928" w:type="dxa"/>
            <w:shd w:val="clear" w:color="auto" w:fill="D9D9D9" w:themeFill="background1" w:themeFillShade="D9"/>
            <w:vAlign w:val="center"/>
          </w:tcPr>
          <w:p w14:paraId="4B3CEABB" w14:textId="77777777" w:rsidR="00D808DC" w:rsidRDefault="00D808DC">
            <w:pPr>
              <w:spacing w:line="240" w:lineRule="atLeast"/>
              <w:pPrChange w:id="76" w:author="Strzelczyk, Anthony (A.)" w:date="2020-12-11T12:24:00Z">
                <w:pPr>
                  <w:framePr w:hSpace="180" w:wrap="around" w:vAnchor="page" w:hAnchor="margin" w:x="114" w:y="1708"/>
                </w:pPr>
              </w:pPrChange>
            </w:pPr>
            <w:r w:rsidRPr="00FA67AF">
              <w:t>Person</w:t>
            </w:r>
          </w:p>
        </w:tc>
        <w:tc>
          <w:tcPr>
            <w:tcW w:w="3083" w:type="dxa"/>
            <w:gridSpan w:val="2"/>
            <w:shd w:val="clear" w:color="auto" w:fill="D9D9D9" w:themeFill="background1" w:themeFillShade="D9"/>
            <w:vAlign w:val="center"/>
          </w:tcPr>
          <w:p w14:paraId="7B05DAE0" w14:textId="77777777" w:rsidR="00D808DC" w:rsidRDefault="00D808DC">
            <w:pPr>
              <w:spacing w:line="240" w:lineRule="atLeast"/>
              <w:pPrChange w:id="77" w:author="Strzelczyk, Anthony (A.)" w:date="2020-12-11T12:24:00Z">
                <w:pPr>
                  <w:framePr w:hSpace="180" w:wrap="around" w:vAnchor="page" w:hAnchor="margin" w:x="114" w:y="1708"/>
                </w:pPr>
              </w:pPrChange>
            </w:pPr>
            <w:r w:rsidRPr="00FA67AF">
              <w:t>Role</w:t>
            </w:r>
          </w:p>
        </w:tc>
        <w:tc>
          <w:tcPr>
            <w:tcW w:w="3083" w:type="dxa"/>
            <w:shd w:val="clear" w:color="auto" w:fill="D9D9D9" w:themeFill="background1" w:themeFillShade="D9"/>
            <w:vAlign w:val="center"/>
          </w:tcPr>
          <w:p w14:paraId="2AAAC680" w14:textId="77777777" w:rsidR="00D808DC" w:rsidRDefault="00D808DC">
            <w:pPr>
              <w:spacing w:line="240" w:lineRule="atLeast"/>
              <w:pPrChange w:id="78" w:author="Strzelczyk, Anthony (A.)" w:date="2020-12-11T12:24:00Z">
                <w:pPr>
                  <w:framePr w:hSpace="180" w:wrap="around" w:vAnchor="page" w:hAnchor="margin" w:x="114" w:y="1708"/>
                </w:pPr>
              </w:pPrChange>
            </w:pPr>
            <w:r w:rsidRPr="00FA67AF">
              <w:t>Email Confirmation</w:t>
            </w:r>
          </w:p>
        </w:tc>
        <w:tc>
          <w:tcPr>
            <w:tcW w:w="0" w:type="auto"/>
            <w:shd w:val="clear" w:color="auto" w:fill="D9D9D9" w:themeFill="background1" w:themeFillShade="D9"/>
            <w:vAlign w:val="center"/>
          </w:tcPr>
          <w:p w14:paraId="748DF18A" w14:textId="77777777" w:rsidR="00D808DC" w:rsidRPr="00396024" w:rsidRDefault="00D808DC">
            <w:pPr>
              <w:spacing w:line="240" w:lineRule="atLeast"/>
              <w:pPrChange w:id="79" w:author="Strzelczyk, Anthony (A.)" w:date="2020-12-11T12:24:00Z">
                <w:pPr>
                  <w:framePr w:hSpace="180" w:wrap="around" w:vAnchor="page" w:hAnchor="margin" w:x="114" w:y="1708"/>
                </w:pPr>
              </w:pPrChange>
            </w:pPr>
            <w:r w:rsidRPr="00FA67AF">
              <w:t>Date</w:t>
            </w:r>
          </w:p>
        </w:tc>
      </w:tr>
      <w:tr w:rsidR="00D808DC" w:rsidRPr="00396024" w14:paraId="7D1B6B97" w14:textId="77777777" w:rsidTr="001B37B3">
        <w:trPr>
          <w:trHeight w:val="20"/>
        </w:trPr>
        <w:tc>
          <w:tcPr>
            <w:tcW w:w="1928" w:type="dxa"/>
            <w:vAlign w:val="center"/>
          </w:tcPr>
          <w:p w14:paraId="1477B955" w14:textId="77777777" w:rsidR="00D808DC" w:rsidRDefault="00D808DC">
            <w:pPr>
              <w:spacing w:line="240" w:lineRule="atLeast"/>
              <w:pPrChange w:id="80" w:author="Strzelczyk, Anthony (A.)" w:date="2020-12-11T12:24:00Z">
                <w:pPr>
                  <w:framePr w:hSpace="180" w:wrap="around" w:vAnchor="page" w:hAnchor="margin" w:x="114" w:y="1708"/>
                </w:pPr>
              </w:pPrChange>
            </w:pPr>
          </w:p>
        </w:tc>
        <w:tc>
          <w:tcPr>
            <w:tcW w:w="3083" w:type="dxa"/>
            <w:gridSpan w:val="2"/>
            <w:shd w:val="clear" w:color="auto" w:fill="auto"/>
            <w:vAlign w:val="center"/>
          </w:tcPr>
          <w:p w14:paraId="500DB610" w14:textId="77777777" w:rsidR="00D808DC" w:rsidRDefault="00D808DC">
            <w:pPr>
              <w:spacing w:line="240" w:lineRule="atLeast"/>
              <w:pPrChange w:id="81" w:author="Strzelczyk, Anthony (A.)" w:date="2020-12-11T12:24:00Z">
                <w:pPr>
                  <w:framePr w:hSpace="180" w:wrap="around" w:vAnchor="page" w:hAnchor="margin" w:x="114" w:y="1708"/>
                </w:pPr>
              </w:pPrChange>
            </w:pPr>
          </w:p>
        </w:tc>
        <w:tc>
          <w:tcPr>
            <w:tcW w:w="3083" w:type="dxa"/>
            <w:shd w:val="clear" w:color="auto" w:fill="auto"/>
            <w:vAlign w:val="center"/>
          </w:tcPr>
          <w:p w14:paraId="390E68E4" w14:textId="77777777" w:rsidR="00D808DC" w:rsidRDefault="00D808DC">
            <w:pPr>
              <w:spacing w:line="240" w:lineRule="atLeast"/>
              <w:pPrChange w:id="82" w:author="Strzelczyk, Anthony (A.)" w:date="2020-12-11T12:24:00Z">
                <w:pPr>
                  <w:framePr w:hSpace="180" w:wrap="around" w:vAnchor="page" w:hAnchor="margin" w:x="114" w:y="1708"/>
                </w:pPr>
              </w:pPrChange>
            </w:pPr>
          </w:p>
        </w:tc>
        <w:tc>
          <w:tcPr>
            <w:tcW w:w="0" w:type="auto"/>
            <w:shd w:val="clear" w:color="auto" w:fill="auto"/>
            <w:vAlign w:val="center"/>
          </w:tcPr>
          <w:p w14:paraId="78DACDF0" w14:textId="77777777" w:rsidR="00D808DC" w:rsidRPr="00396024" w:rsidRDefault="00D808DC">
            <w:pPr>
              <w:spacing w:line="240" w:lineRule="atLeast"/>
              <w:pPrChange w:id="83" w:author="Strzelczyk, Anthony (A.)" w:date="2020-12-11T12:24:00Z">
                <w:pPr>
                  <w:framePr w:hSpace="180" w:wrap="around" w:vAnchor="page" w:hAnchor="margin" w:x="114" w:y="1708"/>
                </w:pPr>
              </w:pPrChange>
            </w:pPr>
          </w:p>
        </w:tc>
      </w:tr>
      <w:tr w:rsidR="00D808DC" w:rsidRPr="00396024" w14:paraId="0EA0DF25" w14:textId="77777777" w:rsidTr="001B37B3">
        <w:trPr>
          <w:trHeight w:val="20"/>
        </w:trPr>
        <w:tc>
          <w:tcPr>
            <w:tcW w:w="1928" w:type="dxa"/>
            <w:vAlign w:val="center"/>
          </w:tcPr>
          <w:p w14:paraId="1FFB865B" w14:textId="77777777" w:rsidR="00D808DC" w:rsidRDefault="00D808DC">
            <w:pPr>
              <w:spacing w:line="240" w:lineRule="atLeast"/>
              <w:pPrChange w:id="84" w:author="Strzelczyk, Anthony (A.)" w:date="2020-12-11T12:24:00Z">
                <w:pPr>
                  <w:framePr w:hSpace="180" w:wrap="around" w:vAnchor="page" w:hAnchor="margin" w:x="114" w:y="1708"/>
                </w:pPr>
              </w:pPrChange>
            </w:pPr>
          </w:p>
        </w:tc>
        <w:tc>
          <w:tcPr>
            <w:tcW w:w="3083" w:type="dxa"/>
            <w:gridSpan w:val="2"/>
            <w:shd w:val="clear" w:color="auto" w:fill="auto"/>
            <w:vAlign w:val="center"/>
          </w:tcPr>
          <w:p w14:paraId="0F5E0656" w14:textId="77777777" w:rsidR="00D808DC" w:rsidRDefault="00D808DC">
            <w:pPr>
              <w:spacing w:line="240" w:lineRule="atLeast"/>
              <w:pPrChange w:id="85" w:author="Strzelczyk, Anthony (A.)" w:date="2020-12-11T12:24:00Z">
                <w:pPr>
                  <w:framePr w:hSpace="180" w:wrap="around" w:vAnchor="page" w:hAnchor="margin" w:x="114" w:y="1708"/>
                </w:pPr>
              </w:pPrChange>
            </w:pPr>
          </w:p>
        </w:tc>
        <w:tc>
          <w:tcPr>
            <w:tcW w:w="3083" w:type="dxa"/>
            <w:shd w:val="clear" w:color="auto" w:fill="auto"/>
            <w:vAlign w:val="center"/>
          </w:tcPr>
          <w:p w14:paraId="2525CA57" w14:textId="77777777" w:rsidR="00D808DC" w:rsidRDefault="00D808DC">
            <w:pPr>
              <w:spacing w:line="240" w:lineRule="atLeast"/>
              <w:pPrChange w:id="86" w:author="Strzelczyk, Anthony (A.)" w:date="2020-12-11T12:24:00Z">
                <w:pPr>
                  <w:framePr w:hSpace="180" w:wrap="around" w:vAnchor="page" w:hAnchor="margin" w:x="114" w:y="1708"/>
                </w:pPr>
              </w:pPrChange>
            </w:pPr>
          </w:p>
        </w:tc>
        <w:tc>
          <w:tcPr>
            <w:tcW w:w="0" w:type="auto"/>
            <w:shd w:val="clear" w:color="auto" w:fill="auto"/>
            <w:vAlign w:val="center"/>
          </w:tcPr>
          <w:p w14:paraId="35D02ED1" w14:textId="77777777" w:rsidR="00D808DC" w:rsidRPr="00396024" w:rsidRDefault="00D808DC">
            <w:pPr>
              <w:spacing w:line="240" w:lineRule="atLeast"/>
              <w:pPrChange w:id="87" w:author="Strzelczyk, Anthony (A.)" w:date="2020-12-11T12:24:00Z">
                <w:pPr>
                  <w:framePr w:hSpace="180" w:wrap="around" w:vAnchor="page" w:hAnchor="margin" w:x="114" w:y="1708"/>
                </w:pPr>
              </w:pPrChange>
            </w:pPr>
          </w:p>
        </w:tc>
      </w:tr>
    </w:tbl>
    <w:p w14:paraId="4C9D5267" w14:textId="2AEAC1D1" w:rsidR="00227BB0" w:rsidRDefault="009A7C67">
      <w:pPr>
        <w:spacing w:line="240" w:lineRule="atLeast"/>
        <w:pPrChange w:id="88" w:author="Strzelczyk, Anthony (A.)" w:date="2020-12-11T12:24:00Z">
          <w:pPr/>
        </w:pPrChange>
      </w:pPr>
      <w:ins w:id="89" w:author="Strzelczyk, Anthony (A.)" w:date="2020-12-11T12:24:00Z">
        <w:r>
          <w:rPr>
            <w:noProof/>
          </w:rPr>
          <mc:AlternateContent>
            <mc:Choice Requires="wps">
              <w:drawing>
                <wp:anchor distT="0" distB="0" distL="114300" distR="114300" simplePos="0" relativeHeight="251653120" behindDoc="1" locked="1" layoutInCell="1" allowOverlap="1" wp14:anchorId="0B1A30CB" wp14:editId="02E126A1">
                  <wp:simplePos x="0" y="0"/>
                  <wp:positionH relativeFrom="column">
                    <wp:posOffset>2552131</wp:posOffset>
                  </wp:positionH>
                  <wp:positionV relativeFrom="paragraph">
                    <wp:posOffset>76</wp:posOffset>
                  </wp:positionV>
                  <wp:extent cx="1562100" cy="774700"/>
                  <wp:effectExtent l="0" t="0" r="0" b="6350"/>
                  <wp:wrapTight wrapText="bothSides">
                    <wp:wrapPolygon edited="0">
                      <wp:start x="790" y="0"/>
                      <wp:lineTo x="790" y="21246"/>
                      <wp:lineTo x="20810" y="21246"/>
                      <wp:lineTo x="20810" y="0"/>
                      <wp:lineTo x="790" y="0"/>
                    </wp:wrapPolygon>
                  </wp:wrapTight>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0" cy="774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82958F" w14:textId="77777777" w:rsidR="0024755E" w:rsidRDefault="002475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1A30CB" id="_x0000_t202" coordsize="21600,21600" o:spt="202" path="m,l,21600r21600,l21600,xe">
                  <v:stroke joinstyle="miter"/>
                  <v:path gradientshapeok="t" o:connecttype="rect"/>
                </v:shapetype>
                <v:shape id="Text Box 26" o:spid="_x0000_s1026" type="#_x0000_t202" style="position:absolute;margin-left:200.95pt;margin-top:0;width:123pt;height:6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" filled="f" stroked="f" strokeweight=".5pt">
                  <v:path arrowok="t"/>
                  <v:textbox>
                    <w:txbxContent>
                      <w:p w14:paraId="6A82958F" w14:textId="77777777" w:rsidR="0024755E" w:rsidRDefault="0024755E"/>
                    </w:txbxContent>
                  </v:textbox>
                  <w10:wrap type="tight"/>
                  <w10:anchorlock/>
                </v:shape>
              </w:pict>
            </mc:Fallback>
          </mc:AlternateContent>
        </w:r>
      </w:ins>
    </w:p>
    <w:p w14:paraId="4A6F0997" w14:textId="77777777" w:rsidR="003F64F8" w:rsidRDefault="003F64F8">
      <w:pPr>
        <w:spacing w:line="240" w:lineRule="atLeast"/>
        <w:pPrChange w:id="90" w:author="Strzelczyk, Anthony (A.)" w:date="2020-12-11T12:24:00Z">
          <w:pPr/>
        </w:pPrChange>
      </w:pPr>
      <w:bookmarkStart w:id="91" w:name="_Hlk23966928"/>
    </w:p>
    <w:p w14:paraId="20CFCD55" w14:textId="77777777" w:rsidR="003F64F8" w:rsidRDefault="003F64F8">
      <w:pPr>
        <w:spacing w:line="240" w:lineRule="atLeast"/>
        <w:pPrChange w:id="92" w:author="Strzelczyk, Anthony (A.)" w:date="2020-12-11T12:24:00Z">
          <w:pPr/>
        </w:pPrChange>
      </w:pPr>
    </w:p>
    <w:p w14:paraId="5F0509CC" w14:textId="77777777" w:rsidR="003F64F8" w:rsidRDefault="003F64F8">
      <w:pPr>
        <w:spacing w:line="240" w:lineRule="atLeast"/>
        <w:pPrChange w:id="93" w:author="Strzelczyk, Anthony (A.)" w:date="2020-12-11T12:24:00Z">
          <w:pPr/>
        </w:pPrChange>
      </w:pPr>
    </w:p>
    <w:p w14:paraId="5F55C1BB" w14:textId="6A1BA71E" w:rsidR="003F64F8" w:rsidRPr="00397AF6" w:rsidRDefault="003F64F8">
      <w:pPr>
        <w:spacing w:line="240" w:lineRule="atLeast"/>
        <w:jc w:val="both"/>
        <w:rPr>
          <w:rFonts w:cs="Arial"/>
          <w:bCs/>
          <w:color w:val="000000"/>
        </w:rPr>
        <w:pPrChange w:id="94" w:author="Strzelczyk, Anthony (A.)" w:date="2020-12-11T12:24:00Z">
          <w:pPr>
            <w:jc w:val="both"/>
          </w:pPr>
        </w:pPrChange>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4E4A52" w:rsidRPr="004E4A52">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77F60EFA" w14:textId="77777777" w:rsidR="003F64F8" w:rsidRPr="00397AF6" w:rsidRDefault="003F64F8">
      <w:pPr>
        <w:spacing w:line="240" w:lineRule="atLeast"/>
        <w:jc w:val="both"/>
        <w:rPr>
          <w:rFonts w:cs="Arial"/>
          <w:b/>
          <w:bCs/>
          <w:color w:val="000000"/>
        </w:rPr>
        <w:pPrChange w:id="95" w:author="Strzelczyk, Anthony (A.)" w:date="2020-12-11T12:24:00Z">
          <w:pPr>
            <w:jc w:val="both"/>
          </w:pPr>
        </w:pPrChange>
      </w:pPr>
    </w:p>
    <w:p w14:paraId="35A98A2D" w14:textId="5C3E5981" w:rsidR="003F64F8" w:rsidRDefault="003F64F8">
      <w:pPr>
        <w:pStyle w:val="CoverpageTitle"/>
        <w:spacing w:before="0" w:after="0" w:line="240" w:lineRule="atLeast"/>
        <w:rPr>
          <w:rFonts w:cs="Arial"/>
          <w:sz w:val="20"/>
          <w:szCs w:val="20"/>
        </w:rPr>
        <w:pPrChange w:id="96" w:author="Strzelczyk, Anthony (A.)" w:date="2020-12-11T12:24:00Z">
          <w:pPr>
            <w:pStyle w:val="CoverpageTitle"/>
            <w:spacing w:before="0" w:after="0"/>
          </w:pPr>
        </w:pPrChange>
      </w:pPr>
      <w:r w:rsidRPr="001A27DD">
        <w:rPr>
          <w:rFonts w:cs="Arial"/>
          <w:sz w:val="20"/>
          <w:szCs w:val="20"/>
        </w:rPr>
        <w:t>Copyright</w:t>
      </w:r>
      <w:r w:rsidR="004E37DE">
        <w:rPr>
          <w:rFonts w:cs="Arial"/>
          <w:sz w:val="20"/>
          <w:szCs w:val="20"/>
        </w:rPr>
        <w:t xml:space="preserve"> </w:t>
      </w:r>
      <w:r w:rsidR="004E37DE" w:rsidRPr="004E37DE">
        <w:rPr>
          <w:rFonts w:cs="Arial"/>
          <w:sz w:val="20"/>
          <w:szCs w:val="20"/>
        </w:rPr>
        <w:t>©</w:t>
      </w:r>
      <w:r w:rsidRPr="004814C3">
        <w:rPr>
          <w:rFonts w:cs="Arial"/>
          <w:sz w:val="20"/>
          <w:szCs w:val="20"/>
        </w:rPr>
        <w:t xml:space="preserve"> </w:t>
      </w:r>
      <w:r w:rsidR="004E37DE">
        <w:rPr>
          <w:rFonts w:cs="Arial"/>
          <w:sz w:val="20"/>
          <w:szCs w:val="20"/>
        </w:rPr>
        <w:t xml:space="preserve">2016 -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4E4A52">
        <w:rPr>
          <w:rFonts w:cs="Arial"/>
          <w:sz w:val="20"/>
          <w:szCs w:val="20"/>
        </w:rPr>
        <w:t>2020</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4426B5D7" w14:textId="77777777" w:rsidR="003F64F8" w:rsidRDefault="003F64F8">
      <w:pPr>
        <w:pStyle w:val="CoverpageTitle"/>
        <w:spacing w:before="0" w:after="0" w:line="240" w:lineRule="atLeast"/>
        <w:rPr>
          <w:rFonts w:cs="Arial"/>
          <w:sz w:val="20"/>
          <w:szCs w:val="20"/>
        </w:rPr>
        <w:pPrChange w:id="97" w:author="Strzelczyk, Anthony (A.)" w:date="2020-12-11T12:24:00Z">
          <w:pPr>
            <w:pStyle w:val="CoverpageTitle"/>
            <w:spacing w:before="0" w:after="0"/>
          </w:pPr>
        </w:pPrChange>
      </w:pPr>
    </w:p>
    <w:p w14:paraId="1C1ADC9D" w14:textId="77777777" w:rsidR="003F64F8" w:rsidRDefault="003F64F8">
      <w:pPr>
        <w:pStyle w:val="CoverpageTitle"/>
        <w:spacing w:before="0" w:after="0" w:line="240" w:lineRule="atLeast"/>
        <w:rPr>
          <w:rFonts w:cs="Arial"/>
          <w:sz w:val="20"/>
          <w:szCs w:val="20"/>
        </w:rPr>
        <w:pPrChange w:id="98" w:author="Strzelczyk, Anthony (A.)" w:date="2020-12-11T12:24:00Z">
          <w:pPr>
            <w:pStyle w:val="CoverpageTitle"/>
            <w:spacing w:before="0" w:after="0"/>
          </w:pPr>
        </w:pPrChange>
      </w:pPr>
    </w:p>
    <w:p w14:paraId="4D8E2EE7" w14:textId="77777777" w:rsidR="003F64F8" w:rsidRDefault="003F64F8">
      <w:pPr>
        <w:pStyle w:val="CoverpageTitle"/>
        <w:spacing w:before="0" w:after="0" w:line="240" w:lineRule="atLeast"/>
        <w:rPr>
          <w:rFonts w:cs="Arial"/>
          <w:sz w:val="20"/>
          <w:szCs w:val="20"/>
        </w:rPr>
        <w:pPrChange w:id="99" w:author="Strzelczyk, Anthony (A.)" w:date="2020-12-11T12:24:00Z">
          <w:pPr>
            <w:pStyle w:val="CoverpageTitle"/>
            <w:spacing w:before="0" w:after="0"/>
          </w:pPr>
        </w:pPrChange>
      </w:pPr>
    </w:p>
    <w:p w14:paraId="62AA32C7" w14:textId="77777777" w:rsidR="003F64F8" w:rsidRPr="001A27DD" w:rsidRDefault="003F64F8">
      <w:pPr>
        <w:pStyle w:val="CoverpageTitle"/>
        <w:spacing w:before="0" w:after="0" w:line="240" w:lineRule="atLeast"/>
        <w:rPr>
          <w:rFonts w:cs="Arial"/>
          <w:szCs w:val="20"/>
        </w:rPr>
        <w:pPrChange w:id="100" w:author="Strzelczyk, Anthony (A.)" w:date="2020-12-11T12:24:00Z">
          <w:pPr>
            <w:pStyle w:val="CoverpageTitle"/>
            <w:spacing w:before="0" w:after="0"/>
          </w:pPr>
        </w:pPrChange>
      </w:pPr>
      <w:r w:rsidRPr="001A27DD">
        <w:rPr>
          <w:rFonts w:cs="Arial"/>
          <w:szCs w:val="20"/>
        </w:rPr>
        <w:t>Printed Copies Are Uncontrolled</w:t>
      </w:r>
    </w:p>
    <w:p w14:paraId="366AD47C" w14:textId="77777777" w:rsidR="003F64F8" w:rsidRDefault="003F64F8">
      <w:pPr>
        <w:spacing w:line="240" w:lineRule="atLeast"/>
        <w:rPr>
          <w:rFonts w:cs="Arial"/>
        </w:rPr>
        <w:pPrChange w:id="101" w:author="Strzelczyk, Anthony (A.)" w:date="2020-12-11T12:24:00Z">
          <w:pPr/>
        </w:pPrChange>
      </w:pPr>
    </w:p>
    <w:bookmarkEnd w:id="91"/>
    <w:p w14:paraId="3B666ADF" w14:textId="77777777" w:rsidR="00227BB0" w:rsidRPr="00AD156E" w:rsidRDefault="00227BB0">
      <w:pPr>
        <w:spacing w:line="240" w:lineRule="atLeast"/>
        <w:pPrChange w:id="102" w:author="Strzelczyk, Anthony (A.)" w:date="2020-12-11T12:24:00Z">
          <w:pPr/>
        </w:pPrChange>
      </w:pPr>
    </w:p>
    <w:p w14:paraId="631EADF9" w14:textId="77777777" w:rsidR="00AD156E" w:rsidRPr="007C20FA" w:rsidRDefault="00AD156E">
      <w:pPr>
        <w:spacing w:line="240" w:lineRule="atLeast"/>
        <w:sectPr w:rsidR="00AD156E" w:rsidRPr="007C20FA" w:rsidSect="002B4FB9">
          <w:headerReference w:type="default" r:id="rId11"/>
          <w:pgSz w:w="11907" w:h="16840" w:code="9"/>
          <w:pgMar w:top="720" w:right="720" w:bottom="720" w:left="720" w:header="567" w:footer="737" w:gutter="0"/>
          <w:cols w:space="720"/>
          <w:docGrid w:linePitch="272"/>
          <w:sectPrChange w:id="103" w:author="Strzelczyk, Anthony (A.)" w:date="2020-12-11T12:24:00Z">
            <w:sectPr w:rsidR="00AD156E" w:rsidRPr="007C20FA" w:rsidSect="002B4FB9">
              <w:pgMar w:top="1440" w:right="862" w:bottom="1440" w:left="862" w:header="567" w:footer="737" w:gutter="0"/>
              <w:docGrid w:linePitch="0"/>
            </w:sectPr>
          </w:sectPrChange>
        </w:sectPr>
        <w:pPrChange w:id="104" w:author="Strzelczyk, Anthony (A.)" w:date="2020-12-11T12:24:00Z">
          <w:pPr/>
        </w:pPrChange>
      </w:pPr>
    </w:p>
    <w:p w14:paraId="2B0515CE" w14:textId="77777777" w:rsidR="003F64F8" w:rsidRDefault="003F64F8">
      <w:pPr>
        <w:spacing w:line="240" w:lineRule="atLeast"/>
        <w:pPrChange w:id="105" w:author="Strzelczyk, Anthony (A.)" w:date="2020-12-11T12:24:00Z">
          <w:pPr/>
        </w:pPrChange>
      </w:pPr>
      <w:bookmarkStart w:id="106" w:name="_Hlk23967056"/>
    </w:p>
    <w:p w14:paraId="7D224C56" w14:textId="77777777" w:rsidR="003F64F8" w:rsidRDefault="003F64F8">
      <w:pPr>
        <w:spacing w:line="240" w:lineRule="atLeast"/>
        <w:jc w:val="both"/>
        <w:rPr>
          <w:rFonts w:cs="Arial"/>
          <w:color w:val="000000"/>
        </w:rPr>
        <w:pPrChange w:id="107" w:author="Strzelczyk, Anthony (A.)" w:date="2020-12-11T12:24:00Z">
          <w:pPr>
            <w:jc w:val="both"/>
          </w:pPr>
        </w:pPrChange>
      </w:pPr>
    </w:p>
    <w:p w14:paraId="27D76A8B" w14:textId="77777777" w:rsidR="003F64F8" w:rsidRDefault="003F64F8">
      <w:pPr>
        <w:spacing w:line="240" w:lineRule="atLeast"/>
        <w:jc w:val="both"/>
        <w:rPr>
          <w:rFonts w:cs="Arial"/>
          <w:color w:val="000000"/>
        </w:rPr>
        <w:pPrChange w:id="108" w:author="Strzelczyk, Anthony (A.)" w:date="2020-12-11T12:24:00Z">
          <w:pPr>
            <w:jc w:val="both"/>
          </w:pPr>
        </w:pPrChange>
      </w:pPr>
    </w:p>
    <w:p w14:paraId="0E1F0E2C" w14:textId="77777777" w:rsidR="003F64F8" w:rsidRDefault="003F64F8">
      <w:pPr>
        <w:spacing w:line="240" w:lineRule="atLeast"/>
        <w:jc w:val="both"/>
        <w:rPr>
          <w:rFonts w:cs="Arial"/>
          <w:color w:val="000000"/>
        </w:rPr>
        <w:pPrChange w:id="109" w:author="Strzelczyk, Anthony (A.)" w:date="2020-12-11T12:24:00Z">
          <w:pPr>
            <w:jc w:val="both"/>
          </w:pPr>
        </w:pPrChange>
      </w:pPr>
    </w:p>
    <w:p w14:paraId="586F5FE3" w14:textId="77777777" w:rsidR="003F64F8" w:rsidRDefault="003F64F8">
      <w:pPr>
        <w:spacing w:line="240" w:lineRule="atLeast"/>
        <w:jc w:val="both"/>
        <w:rPr>
          <w:rFonts w:cs="Arial"/>
          <w:color w:val="000000"/>
        </w:rPr>
        <w:pPrChange w:id="110" w:author="Strzelczyk, Anthony (A.)" w:date="2020-12-11T12:24:00Z">
          <w:pPr>
            <w:jc w:val="both"/>
          </w:pPr>
        </w:pPrChange>
      </w:pPr>
    </w:p>
    <w:p w14:paraId="43BE6041" w14:textId="77777777" w:rsidR="003F64F8" w:rsidRDefault="003F64F8">
      <w:pPr>
        <w:spacing w:line="240" w:lineRule="atLeast"/>
        <w:jc w:val="both"/>
        <w:rPr>
          <w:rFonts w:cs="Arial"/>
          <w:color w:val="000000"/>
        </w:rPr>
        <w:pPrChange w:id="111" w:author="Strzelczyk, Anthony (A.)" w:date="2020-12-11T12:24:00Z">
          <w:pPr>
            <w:jc w:val="both"/>
          </w:pPr>
        </w:pPrChange>
      </w:pPr>
    </w:p>
    <w:p w14:paraId="797F80D1" w14:textId="77777777" w:rsidR="003F64F8" w:rsidRDefault="003F64F8">
      <w:pPr>
        <w:spacing w:line="240" w:lineRule="atLeast"/>
        <w:jc w:val="both"/>
        <w:rPr>
          <w:rFonts w:cs="Arial"/>
          <w:color w:val="000000"/>
        </w:rPr>
        <w:pPrChange w:id="112" w:author="Strzelczyk, Anthony (A.)" w:date="2020-12-11T12:24:00Z">
          <w:pPr>
            <w:jc w:val="both"/>
          </w:pPr>
        </w:pPrChange>
      </w:pPr>
    </w:p>
    <w:p w14:paraId="2B7DBEA6" w14:textId="77777777" w:rsidR="003F64F8" w:rsidRDefault="003F64F8">
      <w:pPr>
        <w:spacing w:line="240" w:lineRule="atLeast"/>
        <w:jc w:val="both"/>
        <w:rPr>
          <w:rFonts w:cs="Arial"/>
          <w:color w:val="000000"/>
        </w:rPr>
        <w:pPrChange w:id="113" w:author="Strzelczyk, Anthony (A.)" w:date="2020-12-11T12:24:00Z">
          <w:pPr>
            <w:jc w:val="both"/>
          </w:pPr>
        </w:pPrChange>
      </w:pPr>
    </w:p>
    <w:p w14:paraId="1207AF5D" w14:textId="77777777" w:rsidR="003F64F8" w:rsidRDefault="003F64F8">
      <w:pPr>
        <w:spacing w:line="240" w:lineRule="atLeast"/>
        <w:jc w:val="both"/>
        <w:rPr>
          <w:rFonts w:cs="Arial"/>
          <w:color w:val="000000"/>
        </w:rPr>
        <w:pPrChange w:id="114" w:author="Strzelczyk, Anthony (A.)" w:date="2020-12-11T12:24:00Z">
          <w:pPr>
            <w:jc w:val="both"/>
          </w:pPr>
        </w:pPrChange>
      </w:pPr>
    </w:p>
    <w:p w14:paraId="4BDF3A15" w14:textId="77777777" w:rsidR="003F64F8" w:rsidRDefault="003F64F8">
      <w:pPr>
        <w:spacing w:line="240" w:lineRule="atLeast"/>
        <w:jc w:val="both"/>
        <w:rPr>
          <w:rFonts w:cs="Arial"/>
          <w:color w:val="000000"/>
        </w:rPr>
        <w:pPrChange w:id="115" w:author="Strzelczyk, Anthony (A.)" w:date="2020-12-11T12:24:00Z">
          <w:pPr>
            <w:jc w:val="both"/>
          </w:pPr>
        </w:pPrChange>
      </w:pPr>
    </w:p>
    <w:p w14:paraId="4DC4136A" w14:textId="77777777" w:rsidR="003F64F8" w:rsidRDefault="003F64F8">
      <w:pPr>
        <w:spacing w:line="240" w:lineRule="atLeast"/>
        <w:jc w:val="both"/>
        <w:rPr>
          <w:rFonts w:cs="Arial"/>
          <w:color w:val="000000"/>
        </w:rPr>
        <w:pPrChange w:id="116" w:author="Strzelczyk, Anthony (A.)" w:date="2020-12-11T12:24:00Z">
          <w:pPr>
            <w:jc w:val="both"/>
          </w:pPr>
        </w:pPrChange>
      </w:pPr>
    </w:p>
    <w:p w14:paraId="7629B6E6" w14:textId="77777777" w:rsidR="003F64F8" w:rsidRDefault="003F64F8">
      <w:pPr>
        <w:spacing w:line="240" w:lineRule="atLeast"/>
        <w:jc w:val="both"/>
        <w:rPr>
          <w:rFonts w:cs="Arial"/>
          <w:color w:val="000000"/>
        </w:rPr>
        <w:pPrChange w:id="117" w:author="Strzelczyk, Anthony (A.)" w:date="2020-12-11T12:24:00Z">
          <w:pPr>
            <w:jc w:val="both"/>
          </w:pPr>
        </w:pPrChange>
      </w:pPr>
    </w:p>
    <w:p w14:paraId="395A9D40" w14:textId="77777777" w:rsidR="003F64F8" w:rsidRDefault="003F64F8">
      <w:pPr>
        <w:spacing w:line="240" w:lineRule="atLeast"/>
        <w:jc w:val="both"/>
        <w:rPr>
          <w:rFonts w:cs="Arial"/>
          <w:color w:val="000000"/>
        </w:rPr>
        <w:pPrChange w:id="118" w:author="Strzelczyk, Anthony (A.)" w:date="2020-12-11T12:24:00Z">
          <w:pPr>
            <w:jc w:val="both"/>
          </w:pPr>
        </w:pPrChange>
      </w:pPr>
    </w:p>
    <w:p w14:paraId="644F784A" w14:textId="77777777" w:rsidR="003F64F8" w:rsidRDefault="003F64F8">
      <w:pPr>
        <w:spacing w:line="240" w:lineRule="atLeast"/>
        <w:jc w:val="both"/>
        <w:rPr>
          <w:rFonts w:cs="Arial"/>
          <w:color w:val="000000"/>
        </w:rPr>
        <w:pPrChange w:id="119" w:author="Strzelczyk, Anthony (A.)" w:date="2020-12-11T12:24:00Z">
          <w:pPr>
            <w:jc w:val="both"/>
          </w:pPr>
        </w:pPrChange>
      </w:pPr>
    </w:p>
    <w:p w14:paraId="57C69921" w14:textId="77777777" w:rsidR="003F64F8" w:rsidRDefault="003F64F8">
      <w:pPr>
        <w:spacing w:line="240" w:lineRule="atLeast"/>
        <w:jc w:val="both"/>
        <w:rPr>
          <w:rFonts w:cs="Arial"/>
          <w:color w:val="000000"/>
        </w:rPr>
        <w:pPrChange w:id="120" w:author="Strzelczyk, Anthony (A.)" w:date="2020-12-11T12:24:00Z">
          <w:pPr>
            <w:jc w:val="both"/>
          </w:pPr>
        </w:pPrChange>
      </w:pPr>
    </w:p>
    <w:p w14:paraId="78ED768E" w14:textId="77777777" w:rsidR="003F64F8" w:rsidRDefault="003F64F8">
      <w:pPr>
        <w:spacing w:line="240" w:lineRule="atLeast"/>
        <w:jc w:val="both"/>
        <w:rPr>
          <w:rFonts w:cs="Arial"/>
          <w:color w:val="000000"/>
        </w:rPr>
        <w:pPrChange w:id="121" w:author="Strzelczyk, Anthony (A.)" w:date="2020-12-11T12:24:00Z">
          <w:pPr>
            <w:jc w:val="both"/>
          </w:pPr>
        </w:pPrChange>
      </w:pPr>
    </w:p>
    <w:p w14:paraId="48EA112F" w14:textId="77777777" w:rsidR="003F64F8" w:rsidRDefault="003F64F8">
      <w:pPr>
        <w:spacing w:line="240" w:lineRule="atLeast"/>
        <w:jc w:val="both"/>
        <w:rPr>
          <w:rFonts w:cs="Arial"/>
          <w:color w:val="000000"/>
        </w:rPr>
        <w:pPrChange w:id="122" w:author="Strzelczyk, Anthony (A.)" w:date="2020-12-11T12:24:00Z">
          <w:pPr>
            <w:jc w:val="both"/>
          </w:pPr>
        </w:pPrChange>
      </w:pPr>
    </w:p>
    <w:p w14:paraId="56A20B9E" w14:textId="77777777" w:rsidR="003F64F8" w:rsidRPr="009478C8" w:rsidRDefault="003F64F8">
      <w:pPr>
        <w:spacing w:line="240" w:lineRule="atLeast"/>
        <w:jc w:val="both"/>
        <w:rPr>
          <w:rFonts w:cs="Arial"/>
          <w:color w:val="000000"/>
        </w:rPr>
        <w:pPrChange w:id="123" w:author="Strzelczyk, Anthony (A.)" w:date="2020-12-11T12:24:00Z">
          <w:pPr>
            <w:jc w:val="both"/>
          </w:pPr>
        </w:pPrChange>
      </w:pPr>
    </w:p>
    <w:p w14:paraId="21A49A8C" w14:textId="77777777" w:rsidR="003F64F8" w:rsidRPr="0075468B" w:rsidRDefault="00126516">
      <w:pPr>
        <w:shd w:val="clear" w:color="auto" w:fill="FABF8F" w:themeFill="accent6" w:themeFillTint="99"/>
        <w:spacing w:line="240" w:lineRule="atLeast"/>
        <w:jc w:val="center"/>
        <w:rPr>
          <w:rStyle w:val="SubtleEmphasis"/>
          <w:b/>
          <w:i w:val="0"/>
          <w:color w:val="000000" w:themeColor="text1"/>
          <w:sz w:val="24"/>
        </w:rPr>
        <w:pPrChange w:id="124" w:author="Strzelczyk, Anthony (A.)" w:date="2020-12-11T12:24:00Z">
          <w:pPr>
            <w:shd w:val="clear" w:color="auto" w:fill="FABF8F" w:themeFill="accent6" w:themeFillTint="99"/>
            <w:jc w:val="center"/>
          </w:pPr>
        </w:pPrChange>
      </w:pPr>
      <w:r>
        <w:rPr>
          <w:rStyle w:val="SubtleEmphasis"/>
          <w:b/>
          <w:i w:val="0"/>
          <w:color w:val="000000" w:themeColor="text1"/>
          <w:sz w:val="24"/>
        </w:rPr>
        <w:t>How to Use</w:t>
      </w:r>
      <w:r w:rsidR="002B025A">
        <w:rPr>
          <w:rStyle w:val="SubtleEmphasis"/>
          <w:b/>
          <w:i w:val="0"/>
          <w:color w:val="000000" w:themeColor="text1"/>
          <w:sz w:val="24"/>
        </w:rPr>
        <w:t xml:space="preserve"> this </w:t>
      </w:r>
      <w:r w:rsidR="00D4562E">
        <w:rPr>
          <w:rStyle w:val="SubtleEmphasis"/>
          <w:b/>
          <w:i w:val="0"/>
          <w:color w:val="000000" w:themeColor="text1"/>
          <w:sz w:val="24"/>
        </w:rPr>
        <w:t>Template</w:t>
      </w:r>
    </w:p>
    <w:p w14:paraId="42C9A0C9" w14:textId="77777777" w:rsidR="003F64F8" w:rsidRPr="0075468B" w:rsidRDefault="003F64F8">
      <w:pPr>
        <w:shd w:val="clear" w:color="auto" w:fill="FABF8F" w:themeFill="accent6" w:themeFillTint="99"/>
        <w:spacing w:line="240" w:lineRule="atLeast"/>
        <w:rPr>
          <w:rStyle w:val="SubtleEmphasis"/>
          <w:i w:val="0"/>
          <w:color w:val="000000" w:themeColor="text1"/>
        </w:rPr>
        <w:pPrChange w:id="125" w:author="Strzelczyk, Anthony (A.)" w:date="2020-12-11T12:24:00Z">
          <w:pPr>
            <w:shd w:val="clear" w:color="auto" w:fill="FABF8F" w:themeFill="accent6" w:themeFillTint="99"/>
          </w:pPr>
        </w:pPrChange>
      </w:pPr>
    </w:p>
    <w:p w14:paraId="4C2A1423" w14:textId="617A6651" w:rsidR="00126516" w:rsidRDefault="00126516">
      <w:pPr>
        <w:shd w:val="clear" w:color="auto" w:fill="FABF8F" w:themeFill="accent6" w:themeFillTint="99"/>
        <w:spacing w:line="240" w:lineRule="atLeast"/>
        <w:jc w:val="both"/>
        <w:rPr>
          <w:rStyle w:val="SubtleEmphasis"/>
          <w:i w:val="0"/>
          <w:color w:val="000000" w:themeColor="text1"/>
        </w:rPr>
        <w:pPrChange w:id="126" w:author="Strzelczyk, Anthony (A.)" w:date="2020-12-11T12:24:00Z">
          <w:pPr>
            <w:shd w:val="clear" w:color="auto" w:fill="FABF8F" w:themeFill="accent6" w:themeFillTint="99"/>
            <w:jc w:val="both"/>
          </w:pPr>
        </w:pPrChange>
      </w:pPr>
      <w:r>
        <w:rPr>
          <w:rStyle w:val="SubtleEmphasis"/>
          <w:i w:val="0"/>
          <w:color w:val="000000" w:themeColor="text1"/>
        </w:rPr>
        <w:t xml:space="preserve">Follow the </w:t>
      </w:r>
      <w:r w:rsidR="002824A3">
        <w:fldChar w:fldCharType="begin"/>
      </w:r>
      <w:r w:rsidR="002824A3">
        <w:instrText xml:space="preserve"> HYPERLINK "https://bd101001.pd2.ford.com/stages/" \l "/workspace/209/_vv/(process/activity/_S-Rj8EHW_KKHa9Bz6IpdSw)" </w:instrText>
      </w:r>
      <w:r w:rsidR="002824A3">
        <w:fldChar w:fldCharType="separate"/>
      </w:r>
      <w:r w:rsidR="007615C9" w:rsidRPr="007615C9">
        <w:rPr>
          <w:rStyle w:val="Hyperlink"/>
        </w:rPr>
        <w:t xml:space="preserve">RE </w:t>
      </w:r>
      <w:r w:rsidRPr="007615C9">
        <w:rPr>
          <w:rStyle w:val="Hyperlink"/>
        </w:rPr>
        <w:t>process definition</w:t>
      </w:r>
      <w:r w:rsidR="002824A3">
        <w:rPr>
          <w:rStyle w:val="Hyperlink"/>
        </w:rPr>
        <w:fldChar w:fldCharType="end"/>
      </w:r>
      <w:r>
        <w:rPr>
          <w:rStyle w:val="SubtleEmphasis"/>
          <w:i w:val="0"/>
          <w:color w:val="000000" w:themeColor="text1"/>
        </w:rPr>
        <w:t xml:space="preserve"> in Stages for </w:t>
      </w:r>
      <w:r w:rsidR="002824A3">
        <w:fldChar w:fldCharType="begin"/>
      </w:r>
      <w:r w:rsidR="002824A3">
        <w:instrText xml:space="preserve"> HYPERLINK "https://bd101001.pd2.ford.com/stages/" \l "/workspace/209/_vv/(process/activity/_VsOScGqJVwi5zd82DgHb6g)" </w:instrText>
      </w:r>
      <w:r w:rsidR="002824A3">
        <w:fldChar w:fldCharType="separate"/>
      </w:r>
      <w:r w:rsidRPr="00126516">
        <w:rPr>
          <w:rStyle w:val="Hyperlink"/>
        </w:rPr>
        <w:t>Creating a Feature Definition</w:t>
      </w:r>
      <w:r w:rsidR="002824A3">
        <w:rPr>
          <w:rStyle w:val="Hyperlink"/>
        </w:rPr>
        <w:fldChar w:fldCharType="end"/>
      </w:r>
      <w:r>
        <w:rPr>
          <w:rStyle w:val="SubtleEmphasis"/>
          <w:i w:val="0"/>
          <w:color w:val="000000" w:themeColor="text1"/>
        </w:rPr>
        <w:t xml:space="preserve"> to derive the information relevant for this document. </w:t>
      </w:r>
    </w:p>
    <w:p w14:paraId="055369BF" w14:textId="77777777" w:rsidR="00126516" w:rsidRDefault="00126516">
      <w:pPr>
        <w:shd w:val="clear" w:color="auto" w:fill="FABF8F" w:themeFill="accent6" w:themeFillTint="99"/>
        <w:spacing w:line="240" w:lineRule="atLeast"/>
        <w:jc w:val="both"/>
        <w:rPr>
          <w:rStyle w:val="SubtleEmphasis"/>
          <w:i w:val="0"/>
          <w:color w:val="000000" w:themeColor="text1"/>
        </w:rPr>
        <w:pPrChange w:id="127" w:author="Strzelczyk, Anthony (A.)" w:date="2020-12-11T12:24:00Z">
          <w:pPr>
            <w:shd w:val="clear" w:color="auto" w:fill="FABF8F" w:themeFill="accent6" w:themeFillTint="99"/>
            <w:jc w:val="both"/>
          </w:pPr>
        </w:pPrChange>
      </w:pPr>
    </w:p>
    <w:p w14:paraId="6C0C6E7E" w14:textId="29AAFB2B" w:rsidR="00126516" w:rsidRPr="00572A49" w:rsidRDefault="00126516">
      <w:pPr>
        <w:shd w:val="clear" w:color="auto" w:fill="FABF8F" w:themeFill="accent6" w:themeFillTint="99"/>
        <w:spacing w:line="240" w:lineRule="atLeast"/>
        <w:jc w:val="both"/>
        <w:rPr>
          <w:rFonts w:cs="Arial"/>
        </w:rPr>
        <w:pPrChange w:id="128" w:author="Strzelczyk, Anthony (A.)" w:date="2020-12-11T12:24:00Z">
          <w:pPr>
            <w:shd w:val="clear" w:color="auto" w:fill="FABF8F" w:themeFill="accent6" w:themeFillTint="99"/>
            <w:jc w:val="both"/>
          </w:pPr>
        </w:pPrChange>
      </w:pPr>
      <w:r w:rsidRPr="001B1565">
        <w:rPr>
          <w:rFonts w:cs="Arial"/>
        </w:rPr>
        <w:t xml:space="preserve">To get more information about the </w:t>
      </w:r>
      <w:r>
        <w:rPr>
          <w:rFonts w:cs="Arial"/>
        </w:rPr>
        <w:t xml:space="preserve">RE information model and the Concept, Logical and Technology abstraction level refer to </w:t>
      </w:r>
      <w:r w:rsidRPr="00DE5C04">
        <w:rPr>
          <w:rFonts w:cs="Arial"/>
        </w:rPr>
        <w:t xml:space="preserve">the </w:t>
      </w:r>
      <w:r w:rsidR="002824A3">
        <w:fldChar w:fldCharType="begin"/>
      </w:r>
      <w:r w:rsidR="002824A3">
        <w:instrText xml:space="preserve"> HYPERLINK "http://wiki.ford.com/display/RequirementsEngineering/Requirements+Engineering+for+SW+Enabled+Features" </w:instrText>
      </w:r>
      <w:r w:rsidR="002824A3">
        <w:fldChar w:fldCharType="separate"/>
      </w:r>
      <w:r w:rsidRPr="00DE5C04">
        <w:rPr>
          <w:rStyle w:val="Hyperlink"/>
          <w:rFonts w:cs="Arial"/>
        </w:rPr>
        <w:t>Ford RE Wiki</w:t>
      </w:r>
      <w:r w:rsidR="002824A3">
        <w:rPr>
          <w:rStyle w:val="Hyperlink"/>
          <w:rFonts w:cs="Arial"/>
        </w:rPr>
        <w:fldChar w:fldCharType="end"/>
      </w:r>
      <w:r w:rsidRPr="007C56E9">
        <w:rPr>
          <w:rStyle w:val="Hyperlink"/>
          <w:rFonts w:cs="Arial"/>
          <w:u w:val="none"/>
        </w:rPr>
        <w:t xml:space="preserve">. </w:t>
      </w:r>
      <w:r>
        <w:t xml:space="preserve">For details on the Ford Functional Safety (ISO26262) process refer to the </w:t>
      </w:r>
      <w:r w:rsidR="002824A3">
        <w:fldChar w:fldCharType="begin"/>
      </w:r>
      <w:r w:rsidR="002824A3">
        <w:instrText xml:space="preserve"> HYPERLINK "https://azureford.sharepoint.com/sites/GlobalFunctionalSafety/Pages/default.aspx" </w:instrText>
      </w:r>
      <w:r w:rsidR="002824A3">
        <w:fldChar w:fldCharType="separate"/>
      </w:r>
      <w:r w:rsidRPr="008C0B3A">
        <w:rPr>
          <w:rStyle w:val="SubtleEmphasis"/>
          <w:i w:val="0"/>
          <w:color w:val="0000FF"/>
        </w:rPr>
        <w:t>Ford Functional Safety Sharepoint</w:t>
      </w:r>
      <w:r w:rsidR="002824A3">
        <w:rPr>
          <w:rStyle w:val="SubtleEmphasis"/>
          <w:i w:val="0"/>
          <w:color w:val="0000FF"/>
        </w:rPr>
        <w:fldChar w:fldCharType="end"/>
      </w:r>
      <w:r w:rsidRPr="00572A49">
        <w:rPr>
          <w:rStyle w:val="Hyperlink"/>
          <w:color w:val="auto"/>
          <w:u w:val="none"/>
        </w:rPr>
        <w:t>.</w:t>
      </w:r>
    </w:p>
    <w:p w14:paraId="33F7DB20" w14:textId="77777777" w:rsidR="00126516" w:rsidRDefault="00126516">
      <w:pPr>
        <w:shd w:val="clear" w:color="auto" w:fill="FABF8F" w:themeFill="accent6" w:themeFillTint="99"/>
        <w:spacing w:line="240" w:lineRule="atLeast"/>
        <w:jc w:val="both"/>
        <w:rPr>
          <w:rStyle w:val="SubtleEmphasis"/>
          <w:i w:val="0"/>
          <w:color w:val="000000" w:themeColor="text1"/>
        </w:rPr>
        <w:pPrChange w:id="129" w:author="Strzelczyk, Anthony (A.)" w:date="2020-12-11T12:24:00Z">
          <w:pPr>
            <w:shd w:val="clear" w:color="auto" w:fill="FABF8F" w:themeFill="accent6" w:themeFillTint="99"/>
            <w:jc w:val="both"/>
          </w:pPr>
        </w:pPrChange>
      </w:pPr>
    </w:p>
    <w:p w14:paraId="469E1E23" w14:textId="77777777" w:rsidR="009D6C2F" w:rsidRDefault="009D6C2F">
      <w:pPr>
        <w:shd w:val="clear" w:color="auto" w:fill="FABF8F" w:themeFill="accent6" w:themeFillTint="99"/>
        <w:spacing w:line="240" w:lineRule="atLeast"/>
        <w:jc w:val="both"/>
        <w:rPr>
          <w:rStyle w:val="SubtleEmphasis"/>
          <w:i w:val="0"/>
          <w:color w:val="000000" w:themeColor="text1"/>
        </w:rPr>
        <w:pPrChange w:id="130" w:author="Strzelczyk, Anthony (A.)" w:date="2020-12-11T12:24:00Z">
          <w:pPr>
            <w:shd w:val="clear" w:color="auto" w:fill="FABF8F" w:themeFill="accent6" w:themeFillTint="99"/>
            <w:jc w:val="both"/>
          </w:pPr>
        </w:pPrChange>
      </w:pPr>
      <w:r w:rsidRPr="00126516">
        <w:rPr>
          <w:rStyle w:val="SubtleEmphasis"/>
          <w:b/>
          <w:i w:val="0"/>
          <w:color w:val="000000" w:themeColor="text1"/>
        </w:rPr>
        <w:t>Important:</w:t>
      </w:r>
      <w:r>
        <w:rPr>
          <w:rStyle w:val="SubtleEmphasis"/>
          <w:i w:val="0"/>
          <w:color w:val="000000" w:themeColor="text1"/>
        </w:rPr>
        <w:t xml:space="preserve"> </w:t>
      </w:r>
    </w:p>
    <w:p w14:paraId="3AF6F171" w14:textId="77777777" w:rsidR="009D6C2F" w:rsidRDefault="009D6C2F">
      <w:pPr>
        <w:shd w:val="clear" w:color="auto" w:fill="FABF8F" w:themeFill="accent6" w:themeFillTint="99"/>
        <w:spacing w:line="240" w:lineRule="atLeast"/>
        <w:jc w:val="both"/>
        <w:rPr>
          <w:rStyle w:val="SubtleEmphasis"/>
          <w:i w:val="0"/>
          <w:color w:val="000000" w:themeColor="text1"/>
        </w:rPr>
        <w:pPrChange w:id="131" w:author="Strzelczyk, Anthony (A.)" w:date="2020-12-11T12:24:00Z">
          <w:pPr>
            <w:shd w:val="clear" w:color="auto" w:fill="FABF8F" w:themeFill="accent6" w:themeFillTint="99"/>
            <w:jc w:val="both"/>
          </w:pPr>
        </w:pPrChange>
      </w:pPr>
      <w:r w:rsidRPr="002D039E">
        <w:rPr>
          <w:rStyle w:val="SubtleEmphasis"/>
          <w:i w:val="0"/>
          <w:color w:val="000000" w:themeColor="text1"/>
        </w:rPr>
        <w:t xml:space="preserve">Use only these </w:t>
      </w:r>
      <w:r w:rsidRPr="002D039E">
        <w:rPr>
          <w:rStyle w:val="SubtleEmphasis"/>
          <w:i w:val="0"/>
          <w:color w:val="000000" w:themeColor="text1"/>
          <w:u w:val="single"/>
        </w:rPr>
        <w:t>RE specification macros</w:t>
      </w:r>
      <w:r w:rsidRPr="002D039E">
        <w:rPr>
          <w:rStyle w:val="SubtleEmphasis"/>
          <w:i w:val="0"/>
          <w:color w:val="000000" w:themeColor="text1"/>
        </w:rPr>
        <w:t xml:space="preserve"> to </w:t>
      </w:r>
      <w:r>
        <w:rPr>
          <w:rStyle w:val="SubtleEmphasis"/>
          <w:i w:val="0"/>
          <w:color w:val="000000" w:themeColor="text1"/>
        </w:rPr>
        <w:t>create/insert</w:t>
      </w:r>
      <w:r w:rsidRPr="002D039E">
        <w:rPr>
          <w:rStyle w:val="SubtleEmphasis"/>
          <w:i w:val="0"/>
          <w:color w:val="000000" w:themeColor="text1"/>
        </w:rPr>
        <w:t xml:space="preserve"> requirements</w:t>
      </w:r>
      <w:r w:rsidRPr="0075468B">
        <w:rPr>
          <w:rStyle w:val="SubtleEmphasis"/>
          <w:i w:val="0"/>
          <w:color w:val="000000" w:themeColor="text1"/>
        </w:rPr>
        <w:t xml:space="preserve"> in this specification</w:t>
      </w:r>
      <w:r>
        <w:rPr>
          <w:rStyle w:val="SubtleEmphasis"/>
          <w:i w:val="0"/>
          <w:color w:val="000000" w:themeColor="text1"/>
        </w:rPr>
        <w:t>.</w:t>
      </w:r>
      <w:r w:rsidRPr="0075468B">
        <w:rPr>
          <w:rStyle w:val="SubtleEmphasis"/>
          <w:i w:val="0"/>
          <w:color w:val="000000" w:themeColor="text1"/>
        </w:rPr>
        <w:t xml:space="preserve"> </w:t>
      </w:r>
      <w:r>
        <w:rPr>
          <w:rStyle w:val="SubtleEmphasis"/>
          <w:i w:val="0"/>
          <w:color w:val="000000" w:themeColor="text1"/>
        </w:rPr>
        <w:t xml:space="preserve">Use of </w:t>
      </w:r>
      <w:r w:rsidRPr="002D039E">
        <w:rPr>
          <w:rStyle w:val="SubtleEmphasis"/>
          <w:i w:val="0"/>
          <w:color w:val="000000" w:themeColor="text1"/>
        </w:rPr>
        <w:t xml:space="preserve">RE specification macros </w:t>
      </w:r>
      <w:r>
        <w:rPr>
          <w:rStyle w:val="SubtleEmphasis"/>
          <w:i w:val="0"/>
          <w:color w:val="000000" w:themeColor="text1"/>
        </w:rPr>
        <w:t xml:space="preserve">is a prerequisite for </w:t>
      </w:r>
      <w:r w:rsidRPr="0075468B">
        <w:rPr>
          <w:rStyle w:val="SubtleEmphasis"/>
          <w:i w:val="0"/>
          <w:color w:val="000000" w:themeColor="text1"/>
        </w:rPr>
        <w:t>seamless VSEM import of the specification content.</w:t>
      </w:r>
    </w:p>
    <w:p w14:paraId="2E9955E4" w14:textId="04D99DAA" w:rsidR="009763BB" w:rsidRDefault="009D6C2F">
      <w:pPr>
        <w:shd w:val="clear" w:color="auto" w:fill="FABF8F" w:themeFill="accent6" w:themeFillTint="99"/>
        <w:spacing w:line="240" w:lineRule="atLeast"/>
        <w:jc w:val="both"/>
        <w:rPr>
          <w:rStyle w:val="SubtleEmphasis"/>
          <w:i w:val="0"/>
          <w:color w:val="000000" w:themeColor="text1"/>
        </w:rPr>
        <w:pPrChange w:id="132" w:author="Strzelczyk, Anthony (A.)" w:date="2020-12-11T12:24:00Z">
          <w:pPr>
            <w:shd w:val="clear" w:color="auto" w:fill="FABF8F" w:themeFill="accent6" w:themeFillTint="99"/>
            <w:jc w:val="both"/>
          </w:pPr>
        </w:pPrChange>
      </w:pPr>
      <w:r>
        <w:rPr>
          <w:rStyle w:val="SubtleEmphasis"/>
          <w:i w:val="0"/>
          <w:color w:val="000000" w:themeColor="text1"/>
        </w:rPr>
        <w:t xml:space="preserve">Download </w:t>
      </w:r>
      <w:r w:rsidRPr="002D039E">
        <w:rPr>
          <w:rStyle w:val="SubtleEmphasis"/>
          <w:i w:val="0"/>
          <w:color w:val="000000" w:themeColor="text1"/>
          <w:u w:val="single"/>
        </w:rPr>
        <w:t>RE_SpecificationMacroTemplate.dotm</w:t>
      </w:r>
      <w:r>
        <w:rPr>
          <w:rStyle w:val="SubtleEmphasis"/>
          <w:i w:val="0"/>
          <w:color w:val="000000" w:themeColor="text1"/>
        </w:rPr>
        <w:t xml:space="preserve"> from</w:t>
      </w:r>
      <w:r w:rsidRPr="0075468B">
        <w:rPr>
          <w:rStyle w:val="SubtleEmphasis"/>
          <w:i w:val="0"/>
          <w:color w:val="000000" w:themeColor="text1"/>
        </w:rPr>
        <w:t xml:space="preserve"> </w:t>
      </w:r>
      <w:r>
        <w:rPr>
          <w:rStyle w:val="SubtleEmphasis"/>
          <w:i w:val="0"/>
          <w:color w:val="000000" w:themeColor="text1"/>
        </w:rPr>
        <w:t xml:space="preserve">chapter </w:t>
      </w:r>
      <w:r w:rsidRPr="0075468B">
        <w:rPr>
          <w:rStyle w:val="SubtleEmphasis"/>
          <w:i w:val="0"/>
          <w:color w:val="000000" w:themeColor="text1"/>
        </w:rPr>
        <w:t xml:space="preserve">“Utilities” on </w:t>
      </w:r>
      <w:r w:rsidR="002824A3">
        <w:fldChar w:fldCharType="begin"/>
      </w:r>
      <w:r w:rsidR="002824A3">
        <w:instrText xml:space="preserve"> HYPERLINK "http://wiki.ford.com/display/RequirementsEngineering/Specification+templates" </w:instrText>
      </w:r>
      <w:r w:rsidR="002824A3">
        <w:fldChar w:fldCharType="separate"/>
      </w:r>
      <w:r w:rsidRPr="0075468B">
        <w:rPr>
          <w:rStyle w:val="Hyperlink"/>
        </w:rPr>
        <w:t>page “Specification Templates” in the RE Wiki</w:t>
      </w:r>
      <w:r w:rsidR="002824A3">
        <w:rPr>
          <w:rStyle w:val="Hyperlink"/>
        </w:rPr>
        <w:fldChar w:fldCharType="end"/>
      </w:r>
      <w:r>
        <w:rPr>
          <w:rStyle w:val="SubtleEmphasis"/>
          <w:i w:val="0"/>
          <w:color w:val="000000" w:themeColor="text1"/>
        </w:rPr>
        <w:t xml:space="preserve"> and follow instructions at</w:t>
      </w:r>
      <w:r w:rsidRPr="0075468B">
        <w:rPr>
          <w:rStyle w:val="SubtleEmphasis"/>
          <w:i w:val="0"/>
        </w:rPr>
        <w:t xml:space="preserve"> </w:t>
      </w:r>
      <w:r w:rsidRPr="0075468B">
        <w:rPr>
          <w:rStyle w:val="SubtleEmphasis"/>
          <w:i w:val="0"/>
          <w:color w:val="0000FF"/>
        </w:rPr>
        <w:t>“</w:t>
      </w:r>
      <w:r w:rsidR="002824A3">
        <w:fldChar w:fldCharType="begin"/>
      </w:r>
      <w:r w:rsidR="002824A3">
        <w:instrText xml:space="preserve"> HYPERLINK "http://wiki.ford.com/display/RequirementsEngineering/How+to+use+the+Specification+Templates?src=contextnavpagetreemode" </w:instrText>
      </w:r>
      <w:r w:rsidR="002824A3">
        <w:fldChar w:fldCharType="separate"/>
      </w:r>
      <w:r w:rsidRPr="0075468B">
        <w:rPr>
          <w:rStyle w:val="SubtleEmphasis"/>
          <w:i w:val="0"/>
          <w:color w:val="0000FF"/>
        </w:rPr>
        <w:t>How to use the Specification Templates</w:t>
      </w:r>
      <w:r w:rsidR="002824A3">
        <w:rPr>
          <w:rStyle w:val="SubtleEmphasis"/>
          <w:i w:val="0"/>
          <w:color w:val="0000FF"/>
        </w:rPr>
        <w:fldChar w:fldCharType="end"/>
      </w:r>
      <w:r w:rsidRPr="0075468B">
        <w:rPr>
          <w:rStyle w:val="SubtleEmphasis"/>
          <w:i w:val="0"/>
          <w:color w:val="0000FF"/>
        </w:rPr>
        <w:t xml:space="preserve">” </w:t>
      </w:r>
      <w:r w:rsidRPr="0075468B">
        <w:rPr>
          <w:rStyle w:val="SubtleEmphasis"/>
          <w:i w:val="0"/>
          <w:color w:val="000000" w:themeColor="text1"/>
        </w:rPr>
        <w:t>on how to enable and use the macros and the requirements templates in this specification.</w:t>
      </w:r>
    </w:p>
    <w:p w14:paraId="4B80DD80" w14:textId="77777777" w:rsidR="009763BB" w:rsidRDefault="009763BB">
      <w:pPr>
        <w:shd w:val="clear" w:color="auto" w:fill="FABF8F" w:themeFill="accent6" w:themeFillTint="99"/>
        <w:spacing w:line="240" w:lineRule="atLeast"/>
        <w:jc w:val="both"/>
        <w:rPr>
          <w:rStyle w:val="SubtleEmphasis"/>
          <w:i w:val="0"/>
          <w:color w:val="000000" w:themeColor="text1"/>
        </w:rPr>
        <w:pPrChange w:id="133" w:author="Strzelczyk, Anthony (A.)" w:date="2020-12-11T12:24:00Z">
          <w:pPr>
            <w:shd w:val="clear" w:color="auto" w:fill="FABF8F" w:themeFill="accent6" w:themeFillTint="99"/>
            <w:jc w:val="both"/>
          </w:pPr>
        </w:pPrChange>
      </w:pPr>
    </w:p>
    <w:p w14:paraId="29BE50E4" w14:textId="2B823EED" w:rsidR="009763BB" w:rsidRPr="009763BB" w:rsidRDefault="009763BB">
      <w:pPr>
        <w:shd w:val="clear" w:color="auto" w:fill="FABF8F" w:themeFill="accent6" w:themeFillTint="99"/>
        <w:spacing w:line="240" w:lineRule="atLeast"/>
        <w:jc w:val="both"/>
        <w:rPr>
          <w:rStyle w:val="SubtleEmphasis"/>
          <w:i w:val="0"/>
          <w:color w:val="000000" w:themeColor="text1"/>
        </w:rPr>
        <w:pPrChange w:id="134" w:author="Strzelczyk, Anthony (A.)" w:date="2020-12-11T12:24:00Z">
          <w:pPr>
            <w:shd w:val="clear" w:color="auto" w:fill="FABF8F" w:themeFill="accent6" w:themeFillTint="99"/>
            <w:jc w:val="both"/>
          </w:pPr>
        </w:pPrChange>
      </w:pPr>
      <w:r>
        <w:rPr>
          <w:rStyle w:val="SubtleEmphasis"/>
          <w:i w:val="0"/>
          <w:color w:val="000000" w:themeColor="text1"/>
        </w:rPr>
        <w:t>Once the specification is complete it should be imported</w:t>
      </w:r>
      <w:r w:rsidRPr="00301FF4">
        <w:rPr>
          <w:rStyle w:val="SubtleEmphasis"/>
          <w:i w:val="0"/>
          <w:color w:val="auto"/>
        </w:rPr>
        <w:t xml:space="preserve"> to VSEM (refer to </w:t>
      </w:r>
      <w:r w:rsidR="002824A3">
        <w:fldChar w:fldCharType="begin"/>
      </w:r>
      <w:r w:rsidR="002824A3">
        <w:instrText xml:space="preserve"> HYPERLINK "http://wiki.ford.com/pages/viewpage.action?pageId=104991616&amp;src=contextnavpagetreemode" </w:instrText>
      </w:r>
      <w:r w:rsidR="002824A3">
        <w:fldChar w:fldCharType="separate"/>
      </w:r>
      <w:r w:rsidRPr="00301FF4">
        <w:rPr>
          <w:rStyle w:val="SubtleEmphasis"/>
          <w:i w:val="0"/>
          <w:color w:val="0000FF"/>
        </w:rPr>
        <w:t>"How to import specifications into VSEM as separate requirements"</w:t>
      </w:r>
      <w:r w:rsidR="002824A3">
        <w:rPr>
          <w:rStyle w:val="SubtleEmphasis"/>
          <w:i w:val="0"/>
          <w:color w:val="0000FF"/>
        </w:rPr>
        <w:fldChar w:fldCharType="end"/>
      </w:r>
      <w:r w:rsidRPr="00301FF4">
        <w:rPr>
          <w:rStyle w:val="SubtleEmphasis"/>
          <w:i w:val="0"/>
          <w:color w:val="auto"/>
        </w:rPr>
        <w:t>).</w:t>
      </w:r>
    </w:p>
    <w:p w14:paraId="0532090F" w14:textId="77777777" w:rsidR="009763BB" w:rsidRDefault="009763BB">
      <w:pPr>
        <w:shd w:val="clear" w:color="auto" w:fill="FABF8F" w:themeFill="accent6" w:themeFillTint="99"/>
        <w:spacing w:line="240" w:lineRule="atLeast"/>
        <w:jc w:val="both"/>
        <w:rPr>
          <w:rStyle w:val="SubtleEmphasis"/>
          <w:i w:val="0"/>
          <w:color w:val="000000" w:themeColor="text1"/>
        </w:rPr>
        <w:pPrChange w:id="135" w:author="Strzelczyk, Anthony (A.)" w:date="2020-12-11T12:24:00Z">
          <w:pPr>
            <w:shd w:val="clear" w:color="auto" w:fill="FABF8F" w:themeFill="accent6" w:themeFillTint="99"/>
            <w:jc w:val="both"/>
          </w:pPr>
        </w:pPrChange>
      </w:pPr>
    </w:p>
    <w:bookmarkEnd w:id="106"/>
    <w:p w14:paraId="6B9229D6" w14:textId="77777777" w:rsidR="003F64F8" w:rsidRPr="0075468B" w:rsidRDefault="003F64F8">
      <w:pPr>
        <w:spacing w:line="240" w:lineRule="atLeast"/>
        <w:pPrChange w:id="136" w:author="Strzelczyk, Anthony (A.)" w:date="2020-12-11T12:24:00Z">
          <w:pPr/>
        </w:pPrChange>
      </w:pPr>
    </w:p>
    <w:p w14:paraId="615BE915" w14:textId="77777777" w:rsidR="00D808DC" w:rsidRDefault="00D808DC">
      <w:pPr>
        <w:pStyle w:val="Heading1"/>
        <w:numPr>
          <w:ilvl w:val="0"/>
          <w:numId w:val="0"/>
        </w:numPr>
        <w:spacing w:line="240" w:lineRule="atLeast"/>
        <w:ind w:left="432" w:hanging="432"/>
        <w:pPrChange w:id="137" w:author="Strzelczyk, Anthony (A.)" w:date="2020-12-11T12:24:00Z">
          <w:pPr>
            <w:pStyle w:val="Heading1"/>
            <w:numPr>
              <w:numId w:val="0"/>
            </w:numPr>
            <w:ind w:left="0" w:firstLine="0"/>
          </w:pPr>
        </w:pPrChange>
      </w:pPr>
      <w:bookmarkStart w:id="138" w:name="_Toc498356805"/>
      <w:bookmarkStart w:id="139" w:name="_Toc89439526"/>
      <w:r>
        <w:lastRenderedPageBreak/>
        <w:t>Contents</w:t>
      </w:r>
      <w:bookmarkEnd w:id="138"/>
      <w:bookmarkEnd w:id="139"/>
    </w:p>
    <w:p w14:paraId="1E09ABAA" w14:textId="77777777" w:rsidR="00242A9B" w:rsidRPr="00242A9B" w:rsidRDefault="00242A9B">
      <w:pPr>
        <w:spacing w:line="240" w:lineRule="atLeast"/>
        <w:pPrChange w:id="140" w:author="Strzelczyk, Anthony (A.)" w:date="2020-12-11T12:24:00Z">
          <w:pPr/>
        </w:pPrChange>
      </w:pPr>
    </w:p>
    <w:p w14:paraId="61103802" w14:textId="679C5C75" w:rsidR="004E4A52" w:rsidRDefault="007D1D30">
      <w:pPr>
        <w:pStyle w:val="TOC1"/>
        <w:tabs>
          <w:tab w:val="right" w:leader="dot" w:pos="10457"/>
        </w:tabs>
        <w:rPr>
          <w:rFonts w:asciiTheme="minorHAnsi" w:eastAsiaTheme="minorEastAsia" w:hAnsiTheme="minorHAnsi" w:cstheme="minorBidi"/>
          <w:noProof/>
          <w:sz w:val="22"/>
          <w:szCs w:val="22"/>
          <w:lang w:val="pt-BR" w:eastAsia="pt-BR"/>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89439526" w:history="1">
        <w:r w:rsidR="004E4A52" w:rsidRPr="00F160B6">
          <w:rPr>
            <w:rStyle w:val="Hyperlink"/>
            <w:noProof/>
          </w:rPr>
          <w:t>Contents</w:t>
        </w:r>
        <w:r w:rsidR="004E4A52">
          <w:rPr>
            <w:noProof/>
            <w:webHidden/>
          </w:rPr>
          <w:tab/>
        </w:r>
        <w:r w:rsidR="004E4A52">
          <w:rPr>
            <w:noProof/>
            <w:webHidden/>
          </w:rPr>
          <w:fldChar w:fldCharType="begin"/>
        </w:r>
        <w:r w:rsidR="004E4A52">
          <w:rPr>
            <w:noProof/>
            <w:webHidden/>
          </w:rPr>
          <w:instrText xml:space="preserve"> PAGEREF _Toc89439526 \h </w:instrText>
        </w:r>
        <w:r w:rsidR="004E4A52">
          <w:rPr>
            <w:noProof/>
            <w:webHidden/>
          </w:rPr>
        </w:r>
        <w:r w:rsidR="004E4A52">
          <w:rPr>
            <w:noProof/>
            <w:webHidden/>
          </w:rPr>
          <w:fldChar w:fldCharType="separate"/>
        </w:r>
        <w:r w:rsidR="005277C2">
          <w:rPr>
            <w:noProof/>
            <w:webHidden/>
          </w:rPr>
          <w:t>3</w:t>
        </w:r>
        <w:r w:rsidR="004E4A52">
          <w:rPr>
            <w:noProof/>
            <w:webHidden/>
          </w:rPr>
          <w:fldChar w:fldCharType="end"/>
        </w:r>
      </w:hyperlink>
    </w:p>
    <w:p w14:paraId="4641908C" w14:textId="4C0C2F71"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528" w:history="1">
        <w:r w:rsidR="004E4A52" w:rsidRPr="00F160B6">
          <w:rPr>
            <w:rStyle w:val="Hyperlink"/>
            <w:noProof/>
          </w:rPr>
          <w:t>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Introduction</w:t>
        </w:r>
        <w:r w:rsidR="004E4A52">
          <w:rPr>
            <w:noProof/>
            <w:webHidden/>
          </w:rPr>
          <w:tab/>
        </w:r>
        <w:r w:rsidR="004E4A52">
          <w:rPr>
            <w:noProof/>
            <w:webHidden/>
          </w:rPr>
          <w:fldChar w:fldCharType="begin"/>
        </w:r>
        <w:r w:rsidR="004E4A52">
          <w:rPr>
            <w:noProof/>
            <w:webHidden/>
          </w:rPr>
          <w:instrText xml:space="preserve"> PAGEREF _Toc89439528 \h </w:instrText>
        </w:r>
        <w:r w:rsidR="004E4A52">
          <w:rPr>
            <w:noProof/>
            <w:webHidden/>
          </w:rPr>
        </w:r>
        <w:r w:rsidR="004E4A52">
          <w:rPr>
            <w:noProof/>
            <w:webHidden/>
          </w:rPr>
          <w:fldChar w:fldCharType="separate"/>
        </w:r>
        <w:r w:rsidR="005277C2">
          <w:rPr>
            <w:noProof/>
            <w:webHidden/>
          </w:rPr>
          <w:t>5</w:t>
        </w:r>
        <w:r w:rsidR="004E4A52">
          <w:rPr>
            <w:noProof/>
            <w:webHidden/>
          </w:rPr>
          <w:fldChar w:fldCharType="end"/>
        </w:r>
      </w:hyperlink>
    </w:p>
    <w:p w14:paraId="5C53334F" w14:textId="26F45FFE"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29" w:history="1">
        <w:r w:rsidR="004E4A52" w:rsidRPr="00F160B6">
          <w:rPr>
            <w:rStyle w:val="Hyperlink"/>
            <w:noProof/>
          </w:rPr>
          <w:t>1.1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Purpose</w:t>
        </w:r>
        <w:r w:rsidR="004E4A52">
          <w:rPr>
            <w:noProof/>
            <w:webHidden/>
          </w:rPr>
          <w:tab/>
        </w:r>
        <w:r w:rsidR="004E4A52">
          <w:rPr>
            <w:noProof/>
            <w:webHidden/>
          </w:rPr>
          <w:fldChar w:fldCharType="begin"/>
        </w:r>
        <w:r w:rsidR="004E4A52">
          <w:rPr>
            <w:noProof/>
            <w:webHidden/>
          </w:rPr>
          <w:instrText xml:space="preserve"> PAGEREF _Toc89439529 \h </w:instrText>
        </w:r>
        <w:r w:rsidR="004E4A52">
          <w:rPr>
            <w:noProof/>
            <w:webHidden/>
          </w:rPr>
        </w:r>
        <w:r w:rsidR="004E4A52">
          <w:rPr>
            <w:noProof/>
            <w:webHidden/>
          </w:rPr>
          <w:fldChar w:fldCharType="separate"/>
        </w:r>
        <w:r w:rsidR="005277C2">
          <w:rPr>
            <w:noProof/>
            <w:webHidden/>
          </w:rPr>
          <w:t>5</w:t>
        </w:r>
        <w:r w:rsidR="004E4A52">
          <w:rPr>
            <w:noProof/>
            <w:webHidden/>
          </w:rPr>
          <w:fldChar w:fldCharType="end"/>
        </w:r>
      </w:hyperlink>
    </w:p>
    <w:p w14:paraId="7EE43F7A" w14:textId="69038919"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30" w:history="1">
        <w:r w:rsidR="004E4A52" w:rsidRPr="00F160B6">
          <w:rPr>
            <w:rStyle w:val="Hyperlink"/>
            <w:noProof/>
          </w:rPr>
          <w:t>1.2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Scope</w:t>
        </w:r>
        <w:r w:rsidR="004E4A52">
          <w:rPr>
            <w:noProof/>
            <w:webHidden/>
          </w:rPr>
          <w:tab/>
        </w:r>
        <w:r w:rsidR="004E4A52">
          <w:rPr>
            <w:noProof/>
            <w:webHidden/>
          </w:rPr>
          <w:fldChar w:fldCharType="begin"/>
        </w:r>
        <w:r w:rsidR="004E4A52">
          <w:rPr>
            <w:noProof/>
            <w:webHidden/>
          </w:rPr>
          <w:instrText xml:space="preserve"> PAGEREF _Toc89439530 \h </w:instrText>
        </w:r>
        <w:r w:rsidR="004E4A52">
          <w:rPr>
            <w:noProof/>
            <w:webHidden/>
          </w:rPr>
        </w:r>
        <w:r w:rsidR="004E4A52">
          <w:rPr>
            <w:noProof/>
            <w:webHidden/>
          </w:rPr>
          <w:fldChar w:fldCharType="separate"/>
        </w:r>
        <w:r w:rsidR="005277C2">
          <w:rPr>
            <w:noProof/>
            <w:webHidden/>
          </w:rPr>
          <w:t>5</w:t>
        </w:r>
        <w:r w:rsidR="004E4A52">
          <w:rPr>
            <w:noProof/>
            <w:webHidden/>
          </w:rPr>
          <w:fldChar w:fldCharType="end"/>
        </w:r>
      </w:hyperlink>
    </w:p>
    <w:p w14:paraId="15642D19" w14:textId="305C39C2"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31" w:history="1">
        <w:r w:rsidR="004E4A52" w:rsidRPr="00F160B6">
          <w:rPr>
            <w:rStyle w:val="Hyperlink"/>
            <w:noProof/>
          </w:rPr>
          <w:t>1.3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Audience</w:t>
        </w:r>
        <w:r w:rsidR="004E4A52">
          <w:rPr>
            <w:noProof/>
            <w:webHidden/>
          </w:rPr>
          <w:tab/>
        </w:r>
        <w:r w:rsidR="004E4A52">
          <w:rPr>
            <w:noProof/>
            <w:webHidden/>
          </w:rPr>
          <w:fldChar w:fldCharType="begin"/>
        </w:r>
        <w:r w:rsidR="004E4A52">
          <w:rPr>
            <w:noProof/>
            <w:webHidden/>
          </w:rPr>
          <w:instrText xml:space="preserve"> PAGEREF _Toc89439531 \h </w:instrText>
        </w:r>
        <w:r w:rsidR="004E4A52">
          <w:rPr>
            <w:noProof/>
            <w:webHidden/>
          </w:rPr>
        </w:r>
        <w:r w:rsidR="004E4A52">
          <w:rPr>
            <w:noProof/>
            <w:webHidden/>
          </w:rPr>
          <w:fldChar w:fldCharType="separate"/>
        </w:r>
        <w:r w:rsidR="005277C2">
          <w:rPr>
            <w:noProof/>
            <w:webHidden/>
          </w:rPr>
          <w:t>5</w:t>
        </w:r>
        <w:r w:rsidR="004E4A52">
          <w:rPr>
            <w:noProof/>
            <w:webHidden/>
          </w:rPr>
          <w:fldChar w:fldCharType="end"/>
        </w:r>
      </w:hyperlink>
    </w:p>
    <w:p w14:paraId="3F22E2A3" w14:textId="4524B144"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32" w:history="1">
        <w:r w:rsidR="004E4A52" w:rsidRPr="00F160B6">
          <w:rPr>
            <w:rStyle w:val="Hyperlink"/>
            <w:noProof/>
          </w:rPr>
          <w:t>1.3.1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Stakeholder List</w:t>
        </w:r>
        <w:r w:rsidR="004E4A52">
          <w:rPr>
            <w:noProof/>
            <w:webHidden/>
          </w:rPr>
          <w:tab/>
        </w:r>
        <w:r w:rsidR="004E4A52">
          <w:rPr>
            <w:noProof/>
            <w:webHidden/>
          </w:rPr>
          <w:fldChar w:fldCharType="begin"/>
        </w:r>
        <w:r w:rsidR="004E4A52">
          <w:rPr>
            <w:noProof/>
            <w:webHidden/>
          </w:rPr>
          <w:instrText xml:space="preserve"> PAGEREF _Toc89439532 \h </w:instrText>
        </w:r>
        <w:r w:rsidR="004E4A52">
          <w:rPr>
            <w:noProof/>
            <w:webHidden/>
          </w:rPr>
        </w:r>
        <w:r w:rsidR="004E4A52">
          <w:rPr>
            <w:noProof/>
            <w:webHidden/>
          </w:rPr>
          <w:fldChar w:fldCharType="separate"/>
        </w:r>
        <w:r w:rsidR="005277C2">
          <w:rPr>
            <w:noProof/>
            <w:webHidden/>
          </w:rPr>
          <w:t>5</w:t>
        </w:r>
        <w:r w:rsidR="004E4A52">
          <w:rPr>
            <w:noProof/>
            <w:webHidden/>
          </w:rPr>
          <w:fldChar w:fldCharType="end"/>
        </w:r>
      </w:hyperlink>
    </w:p>
    <w:p w14:paraId="385D56CA" w14:textId="4CC32951"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33" w:history="1">
        <w:r w:rsidR="004E4A52" w:rsidRPr="00F160B6">
          <w:rPr>
            <w:rStyle w:val="Hyperlink"/>
            <w:noProof/>
          </w:rPr>
          <w:t>1.4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Organization</w:t>
        </w:r>
        <w:r w:rsidR="004E4A52">
          <w:rPr>
            <w:noProof/>
            <w:webHidden/>
          </w:rPr>
          <w:tab/>
        </w:r>
        <w:r w:rsidR="004E4A52">
          <w:rPr>
            <w:noProof/>
            <w:webHidden/>
          </w:rPr>
          <w:fldChar w:fldCharType="begin"/>
        </w:r>
        <w:r w:rsidR="004E4A52">
          <w:rPr>
            <w:noProof/>
            <w:webHidden/>
          </w:rPr>
          <w:instrText xml:space="preserve"> PAGEREF _Toc89439533 \h </w:instrText>
        </w:r>
        <w:r w:rsidR="004E4A52">
          <w:rPr>
            <w:noProof/>
            <w:webHidden/>
          </w:rPr>
        </w:r>
        <w:r w:rsidR="004E4A52">
          <w:rPr>
            <w:noProof/>
            <w:webHidden/>
          </w:rPr>
          <w:fldChar w:fldCharType="separate"/>
        </w:r>
        <w:r w:rsidR="005277C2">
          <w:rPr>
            <w:noProof/>
            <w:webHidden/>
          </w:rPr>
          <w:t>6</w:t>
        </w:r>
        <w:r w:rsidR="004E4A52">
          <w:rPr>
            <w:noProof/>
            <w:webHidden/>
          </w:rPr>
          <w:fldChar w:fldCharType="end"/>
        </w:r>
      </w:hyperlink>
    </w:p>
    <w:p w14:paraId="6FD75979" w14:textId="18D1CC8B"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34" w:history="1">
        <w:r w:rsidR="004E4A52" w:rsidRPr="00F160B6">
          <w:rPr>
            <w:rStyle w:val="Hyperlink"/>
            <w:noProof/>
          </w:rPr>
          <w:t>1.4.1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Context</w:t>
        </w:r>
        <w:r w:rsidR="004E4A52">
          <w:rPr>
            <w:noProof/>
            <w:webHidden/>
          </w:rPr>
          <w:tab/>
        </w:r>
        <w:r w:rsidR="004E4A52">
          <w:rPr>
            <w:noProof/>
            <w:webHidden/>
          </w:rPr>
          <w:fldChar w:fldCharType="begin"/>
        </w:r>
        <w:r w:rsidR="004E4A52">
          <w:rPr>
            <w:noProof/>
            <w:webHidden/>
          </w:rPr>
          <w:instrText xml:space="preserve"> PAGEREF _Toc89439534 \h </w:instrText>
        </w:r>
        <w:r w:rsidR="004E4A52">
          <w:rPr>
            <w:noProof/>
            <w:webHidden/>
          </w:rPr>
        </w:r>
        <w:r w:rsidR="004E4A52">
          <w:rPr>
            <w:noProof/>
            <w:webHidden/>
          </w:rPr>
          <w:fldChar w:fldCharType="separate"/>
        </w:r>
        <w:r w:rsidR="005277C2">
          <w:rPr>
            <w:noProof/>
            <w:webHidden/>
          </w:rPr>
          <w:t>6</w:t>
        </w:r>
        <w:r w:rsidR="004E4A52">
          <w:rPr>
            <w:noProof/>
            <w:webHidden/>
          </w:rPr>
          <w:fldChar w:fldCharType="end"/>
        </w:r>
      </w:hyperlink>
    </w:p>
    <w:p w14:paraId="33906BD9" w14:textId="07267D75"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35" w:history="1">
        <w:r w:rsidR="004E4A52" w:rsidRPr="00F160B6">
          <w:rPr>
            <w:rStyle w:val="Hyperlink"/>
            <w:noProof/>
          </w:rPr>
          <w:t>1.4.2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Structure</w:t>
        </w:r>
        <w:r w:rsidR="004E4A52">
          <w:rPr>
            <w:noProof/>
            <w:webHidden/>
          </w:rPr>
          <w:tab/>
        </w:r>
        <w:r w:rsidR="004E4A52">
          <w:rPr>
            <w:noProof/>
            <w:webHidden/>
          </w:rPr>
          <w:fldChar w:fldCharType="begin"/>
        </w:r>
        <w:r w:rsidR="004E4A52">
          <w:rPr>
            <w:noProof/>
            <w:webHidden/>
          </w:rPr>
          <w:instrText xml:space="preserve"> PAGEREF _Toc89439535 \h </w:instrText>
        </w:r>
        <w:r w:rsidR="004E4A52">
          <w:rPr>
            <w:noProof/>
            <w:webHidden/>
          </w:rPr>
        </w:r>
        <w:r w:rsidR="004E4A52">
          <w:rPr>
            <w:noProof/>
            <w:webHidden/>
          </w:rPr>
          <w:fldChar w:fldCharType="separate"/>
        </w:r>
        <w:r w:rsidR="005277C2">
          <w:rPr>
            <w:noProof/>
            <w:webHidden/>
          </w:rPr>
          <w:t>6</w:t>
        </w:r>
        <w:r w:rsidR="004E4A52">
          <w:rPr>
            <w:noProof/>
            <w:webHidden/>
          </w:rPr>
          <w:fldChar w:fldCharType="end"/>
        </w:r>
      </w:hyperlink>
    </w:p>
    <w:p w14:paraId="46862518" w14:textId="3C7102DB"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36" w:history="1">
        <w:r w:rsidR="004E4A52" w:rsidRPr="00F160B6">
          <w:rPr>
            <w:rStyle w:val="Hyperlink"/>
            <w:noProof/>
          </w:rPr>
          <w:t>1.5</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Document Conventions</w:t>
        </w:r>
        <w:r w:rsidR="004E4A52">
          <w:rPr>
            <w:noProof/>
            <w:webHidden/>
          </w:rPr>
          <w:tab/>
        </w:r>
        <w:r w:rsidR="004E4A52">
          <w:rPr>
            <w:noProof/>
            <w:webHidden/>
          </w:rPr>
          <w:fldChar w:fldCharType="begin"/>
        </w:r>
        <w:r w:rsidR="004E4A52">
          <w:rPr>
            <w:noProof/>
            <w:webHidden/>
          </w:rPr>
          <w:instrText xml:space="preserve"> PAGEREF _Toc89439536 \h </w:instrText>
        </w:r>
        <w:r w:rsidR="004E4A52">
          <w:rPr>
            <w:noProof/>
            <w:webHidden/>
          </w:rPr>
        </w:r>
        <w:r w:rsidR="004E4A52">
          <w:rPr>
            <w:noProof/>
            <w:webHidden/>
          </w:rPr>
          <w:fldChar w:fldCharType="separate"/>
        </w:r>
        <w:r w:rsidR="005277C2">
          <w:rPr>
            <w:noProof/>
            <w:webHidden/>
          </w:rPr>
          <w:t>6</w:t>
        </w:r>
        <w:r w:rsidR="004E4A52">
          <w:rPr>
            <w:noProof/>
            <w:webHidden/>
          </w:rPr>
          <w:fldChar w:fldCharType="end"/>
        </w:r>
      </w:hyperlink>
    </w:p>
    <w:p w14:paraId="2349EB94" w14:textId="23388C81"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37" w:history="1">
        <w:r w:rsidR="004E4A52" w:rsidRPr="00F160B6">
          <w:rPr>
            <w:rStyle w:val="Hyperlink"/>
            <w:noProof/>
          </w:rPr>
          <w:t>1.5.1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Classification of Chapters</w:t>
        </w:r>
        <w:r w:rsidR="004E4A52">
          <w:rPr>
            <w:noProof/>
            <w:webHidden/>
          </w:rPr>
          <w:tab/>
        </w:r>
        <w:r w:rsidR="004E4A52">
          <w:rPr>
            <w:noProof/>
            <w:webHidden/>
          </w:rPr>
          <w:fldChar w:fldCharType="begin"/>
        </w:r>
        <w:r w:rsidR="004E4A52">
          <w:rPr>
            <w:noProof/>
            <w:webHidden/>
          </w:rPr>
          <w:instrText xml:space="preserve"> PAGEREF _Toc89439537 \h </w:instrText>
        </w:r>
        <w:r w:rsidR="004E4A52">
          <w:rPr>
            <w:noProof/>
            <w:webHidden/>
          </w:rPr>
        </w:r>
        <w:r w:rsidR="004E4A52">
          <w:rPr>
            <w:noProof/>
            <w:webHidden/>
          </w:rPr>
          <w:fldChar w:fldCharType="separate"/>
        </w:r>
        <w:r w:rsidR="005277C2">
          <w:rPr>
            <w:noProof/>
            <w:webHidden/>
          </w:rPr>
          <w:t>6</w:t>
        </w:r>
        <w:r w:rsidR="004E4A52">
          <w:rPr>
            <w:noProof/>
            <w:webHidden/>
          </w:rPr>
          <w:fldChar w:fldCharType="end"/>
        </w:r>
      </w:hyperlink>
    </w:p>
    <w:p w14:paraId="65DF48C8" w14:textId="15520561"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38" w:history="1">
        <w:r w:rsidR="004E4A52" w:rsidRPr="00F160B6">
          <w:rPr>
            <w:rStyle w:val="Hyperlink"/>
            <w:noProof/>
          </w:rPr>
          <w:t>1.5.2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Requirements Templates</w:t>
        </w:r>
        <w:r w:rsidR="004E4A52">
          <w:rPr>
            <w:noProof/>
            <w:webHidden/>
          </w:rPr>
          <w:tab/>
        </w:r>
        <w:r w:rsidR="004E4A52">
          <w:rPr>
            <w:noProof/>
            <w:webHidden/>
          </w:rPr>
          <w:fldChar w:fldCharType="begin"/>
        </w:r>
        <w:r w:rsidR="004E4A52">
          <w:rPr>
            <w:noProof/>
            <w:webHidden/>
          </w:rPr>
          <w:instrText xml:space="preserve"> PAGEREF _Toc89439538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41F80D74" w14:textId="061A2B00"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39" w:history="1">
        <w:r w:rsidR="004E4A52" w:rsidRPr="00F160B6">
          <w:rPr>
            <w:rStyle w:val="Hyperlink"/>
            <w:noProof/>
          </w:rPr>
          <w:t>1.6</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References</w:t>
        </w:r>
        <w:r w:rsidR="004E4A52">
          <w:rPr>
            <w:noProof/>
            <w:webHidden/>
          </w:rPr>
          <w:tab/>
        </w:r>
        <w:r w:rsidR="004E4A52">
          <w:rPr>
            <w:noProof/>
            <w:webHidden/>
          </w:rPr>
          <w:fldChar w:fldCharType="begin"/>
        </w:r>
        <w:r w:rsidR="004E4A52">
          <w:rPr>
            <w:noProof/>
            <w:webHidden/>
          </w:rPr>
          <w:instrText xml:space="preserve"> PAGEREF _Toc89439539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6428EB16" w14:textId="01F7EB3D"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40" w:history="1">
        <w:r w:rsidR="004E4A52" w:rsidRPr="00F160B6">
          <w:rPr>
            <w:rStyle w:val="Hyperlink"/>
            <w:noProof/>
          </w:rPr>
          <w:t>1.6.1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Ford Documents</w:t>
        </w:r>
        <w:r w:rsidR="004E4A52">
          <w:rPr>
            <w:noProof/>
            <w:webHidden/>
          </w:rPr>
          <w:tab/>
        </w:r>
        <w:r w:rsidR="004E4A52">
          <w:rPr>
            <w:noProof/>
            <w:webHidden/>
          </w:rPr>
          <w:fldChar w:fldCharType="begin"/>
        </w:r>
        <w:r w:rsidR="004E4A52">
          <w:rPr>
            <w:noProof/>
            <w:webHidden/>
          </w:rPr>
          <w:instrText xml:space="preserve"> PAGEREF _Toc89439540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10CFA3EE" w14:textId="192A9CA2"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41" w:history="1">
        <w:r w:rsidR="004E4A52" w:rsidRPr="00F160B6">
          <w:rPr>
            <w:rStyle w:val="Hyperlink"/>
            <w:noProof/>
          </w:rPr>
          <w:t>1.6.2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External Documents and Publications</w:t>
        </w:r>
        <w:r w:rsidR="004E4A52">
          <w:rPr>
            <w:noProof/>
            <w:webHidden/>
          </w:rPr>
          <w:tab/>
        </w:r>
        <w:r w:rsidR="004E4A52">
          <w:rPr>
            <w:noProof/>
            <w:webHidden/>
          </w:rPr>
          <w:fldChar w:fldCharType="begin"/>
        </w:r>
        <w:r w:rsidR="004E4A52">
          <w:rPr>
            <w:noProof/>
            <w:webHidden/>
          </w:rPr>
          <w:instrText xml:space="preserve"> PAGEREF _Toc89439541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08D09B62" w14:textId="1269BD7D"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42" w:history="1">
        <w:r w:rsidR="004E4A52" w:rsidRPr="00F160B6">
          <w:rPr>
            <w:rStyle w:val="Hyperlink"/>
            <w:noProof/>
          </w:rPr>
          <w:t>1.7</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Glossary</w:t>
        </w:r>
        <w:r w:rsidR="004E4A52">
          <w:rPr>
            <w:noProof/>
            <w:webHidden/>
          </w:rPr>
          <w:tab/>
        </w:r>
        <w:r w:rsidR="004E4A52">
          <w:rPr>
            <w:noProof/>
            <w:webHidden/>
          </w:rPr>
          <w:fldChar w:fldCharType="begin"/>
        </w:r>
        <w:r w:rsidR="004E4A52">
          <w:rPr>
            <w:noProof/>
            <w:webHidden/>
          </w:rPr>
          <w:instrText xml:space="preserve"> PAGEREF _Toc89439542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45E5C1BD" w14:textId="2B30F1F9"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43" w:history="1">
        <w:r w:rsidR="004E4A52" w:rsidRPr="00F160B6">
          <w:rPr>
            <w:rStyle w:val="Hyperlink"/>
            <w:noProof/>
          </w:rPr>
          <w:t>1.7.1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Definitions</w:t>
        </w:r>
        <w:r w:rsidR="004E4A52">
          <w:rPr>
            <w:noProof/>
            <w:webHidden/>
          </w:rPr>
          <w:tab/>
        </w:r>
        <w:r w:rsidR="004E4A52">
          <w:rPr>
            <w:noProof/>
            <w:webHidden/>
          </w:rPr>
          <w:fldChar w:fldCharType="begin"/>
        </w:r>
        <w:r w:rsidR="004E4A52">
          <w:rPr>
            <w:noProof/>
            <w:webHidden/>
          </w:rPr>
          <w:instrText xml:space="preserve"> PAGEREF _Toc89439543 \h </w:instrText>
        </w:r>
        <w:r w:rsidR="004E4A52">
          <w:rPr>
            <w:noProof/>
            <w:webHidden/>
          </w:rPr>
        </w:r>
        <w:r w:rsidR="004E4A52">
          <w:rPr>
            <w:noProof/>
            <w:webHidden/>
          </w:rPr>
          <w:fldChar w:fldCharType="separate"/>
        </w:r>
        <w:r w:rsidR="005277C2">
          <w:rPr>
            <w:noProof/>
            <w:webHidden/>
          </w:rPr>
          <w:t>8</w:t>
        </w:r>
        <w:r w:rsidR="004E4A52">
          <w:rPr>
            <w:noProof/>
            <w:webHidden/>
          </w:rPr>
          <w:fldChar w:fldCharType="end"/>
        </w:r>
      </w:hyperlink>
    </w:p>
    <w:p w14:paraId="1A463FE9" w14:textId="43BD6BC5"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44" w:history="1">
        <w:r w:rsidR="004E4A52" w:rsidRPr="00F160B6">
          <w:rPr>
            <w:rStyle w:val="Hyperlink"/>
            <w:noProof/>
          </w:rPr>
          <w:t>1.7.2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Abbreviations</w:t>
        </w:r>
        <w:r w:rsidR="004E4A52">
          <w:rPr>
            <w:noProof/>
            <w:webHidden/>
          </w:rPr>
          <w:tab/>
        </w:r>
        <w:r w:rsidR="004E4A52">
          <w:rPr>
            <w:noProof/>
            <w:webHidden/>
          </w:rPr>
          <w:fldChar w:fldCharType="begin"/>
        </w:r>
        <w:r w:rsidR="004E4A52">
          <w:rPr>
            <w:noProof/>
            <w:webHidden/>
          </w:rPr>
          <w:instrText xml:space="preserve"> PAGEREF _Toc89439544 \h </w:instrText>
        </w:r>
        <w:r w:rsidR="004E4A52">
          <w:rPr>
            <w:noProof/>
            <w:webHidden/>
          </w:rPr>
        </w:r>
        <w:r w:rsidR="004E4A52">
          <w:rPr>
            <w:noProof/>
            <w:webHidden/>
          </w:rPr>
          <w:fldChar w:fldCharType="separate"/>
        </w:r>
        <w:r w:rsidR="005277C2">
          <w:rPr>
            <w:noProof/>
            <w:webHidden/>
          </w:rPr>
          <w:t>8</w:t>
        </w:r>
        <w:r w:rsidR="004E4A52">
          <w:rPr>
            <w:noProof/>
            <w:webHidden/>
          </w:rPr>
          <w:fldChar w:fldCharType="end"/>
        </w:r>
      </w:hyperlink>
    </w:p>
    <w:p w14:paraId="140E95BB" w14:textId="22A312D0"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45" w:history="1">
        <w:r w:rsidR="004E4A52" w:rsidRPr="00F160B6">
          <w:rPr>
            <w:rStyle w:val="Hyperlink"/>
            <w:noProof/>
          </w:rPr>
          <w:t>1.7.3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Parameters / Values</w:t>
        </w:r>
        <w:r w:rsidR="004E4A52">
          <w:rPr>
            <w:noProof/>
            <w:webHidden/>
          </w:rPr>
          <w:tab/>
        </w:r>
        <w:r w:rsidR="004E4A52">
          <w:rPr>
            <w:noProof/>
            <w:webHidden/>
          </w:rPr>
          <w:fldChar w:fldCharType="begin"/>
        </w:r>
        <w:r w:rsidR="004E4A52">
          <w:rPr>
            <w:noProof/>
            <w:webHidden/>
          </w:rPr>
          <w:instrText xml:space="preserve"> PAGEREF _Toc89439545 \h </w:instrText>
        </w:r>
        <w:r w:rsidR="004E4A52">
          <w:rPr>
            <w:noProof/>
            <w:webHidden/>
          </w:rPr>
        </w:r>
        <w:r w:rsidR="004E4A52">
          <w:rPr>
            <w:noProof/>
            <w:webHidden/>
          </w:rPr>
          <w:fldChar w:fldCharType="separate"/>
        </w:r>
        <w:r w:rsidR="005277C2">
          <w:rPr>
            <w:noProof/>
            <w:webHidden/>
          </w:rPr>
          <w:t>9</w:t>
        </w:r>
        <w:r w:rsidR="004E4A52">
          <w:rPr>
            <w:noProof/>
            <w:webHidden/>
          </w:rPr>
          <w:fldChar w:fldCharType="end"/>
        </w:r>
      </w:hyperlink>
    </w:p>
    <w:p w14:paraId="0E92D05F" w14:textId="065C3D68"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546" w:history="1">
        <w:r w:rsidR="004E4A52" w:rsidRPr="00F160B6">
          <w:rPr>
            <w:rStyle w:val="Hyperlink"/>
            <w:noProof/>
          </w:rPr>
          <w:t>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Feature Overview</w:t>
        </w:r>
        <w:r w:rsidR="004E4A52">
          <w:rPr>
            <w:noProof/>
            <w:webHidden/>
          </w:rPr>
          <w:tab/>
        </w:r>
        <w:r w:rsidR="004E4A52">
          <w:rPr>
            <w:noProof/>
            <w:webHidden/>
          </w:rPr>
          <w:fldChar w:fldCharType="begin"/>
        </w:r>
        <w:r w:rsidR="004E4A52">
          <w:rPr>
            <w:noProof/>
            <w:webHidden/>
          </w:rPr>
          <w:instrText xml:space="preserve"> PAGEREF _Toc89439546 \h </w:instrText>
        </w:r>
        <w:r w:rsidR="004E4A52">
          <w:rPr>
            <w:noProof/>
            <w:webHidden/>
          </w:rPr>
        </w:r>
        <w:r w:rsidR="004E4A52">
          <w:rPr>
            <w:noProof/>
            <w:webHidden/>
          </w:rPr>
          <w:fldChar w:fldCharType="separate"/>
        </w:r>
        <w:r w:rsidR="005277C2">
          <w:rPr>
            <w:noProof/>
            <w:webHidden/>
          </w:rPr>
          <w:t>10</w:t>
        </w:r>
        <w:r w:rsidR="004E4A52">
          <w:rPr>
            <w:noProof/>
            <w:webHidden/>
          </w:rPr>
          <w:fldChar w:fldCharType="end"/>
        </w:r>
      </w:hyperlink>
    </w:p>
    <w:p w14:paraId="31509126" w14:textId="400FF203"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47" w:history="1">
        <w:r w:rsidR="004E4A52" w:rsidRPr="00F160B6">
          <w:rPr>
            <w:rStyle w:val="Hyperlink"/>
            <w:noProof/>
          </w:rPr>
          <w:t>2.1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Purpose and Description of Feature</w:t>
        </w:r>
        <w:r w:rsidR="004E4A52">
          <w:rPr>
            <w:noProof/>
            <w:webHidden/>
          </w:rPr>
          <w:tab/>
        </w:r>
        <w:r w:rsidR="004E4A52">
          <w:rPr>
            <w:noProof/>
            <w:webHidden/>
          </w:rPr>
          <w:fldChar w:fldCharType="begin"/>
        </w:r>
        <w:r w:rsidR="004E4A52">
          <w:rPr>
            <w:noProof/>
            <w:webHidden/>
          </w:rPr>
          <w:instrText xml:space="preserve"> PAGEREF _Toc89439547 \h </w:instrText>
        </w:r>
        <w:r w:rsidR="004E4A52">
          <w:rPr>
            <w:noProof/>
            <w:webHidden/>
          </w:rPr>
        </w:r>
        <w:r w:rsidR="004E4A52">
          <w:rPr>
            <w:noProof/>
            <w:webHidden/>
          </w:rPr>
          <w:fldChar w:fldCharType="separate"/>
        </w:r>
        <w:r w:rsidR="005277C2">
          <w:rPr>
            <w:noProof/>
            <w:webHidden/>
          </w:rPr>
          <w:t>10</w:t>
        </w:r>
        <w:r w:rsidR="004E4A52">
          <w:rPr>
            <w:noProof/>
            <w:webHidden/>
          </w:rPr>
          <w:fldChar w:fldCharType="end"/>
        </w:r>
      </w:hyperlink>
    </w:p>
    <w:p w14:paraId="7ADD20F7" w14:textId="09E08A1A"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48" w:history="1">
        <w:r w:rsidR="004E4A52" w:rsidRPr="00F160B6">
          <w:rPr>
            <w:rStyle w:val="Hyperlink"/>
            <w:noProof/>
          </w:rPr>
          <w:t>2.2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Feature Variants</w:t>
        </w:r>
        <w:r w:rsidR="004E4A52">
          <w:rPr>
            <w:noProof/>
            <w:webHidden/>
          </w:rPr>
          <w:tab/>
        </w:r>
        <w:r w:rsidR="004E4A52">
          <w:rPr>
            <w:noProof/>
            <w:webHidden/>
          </w:rPr>
          <w:fldChar w:fldCharType="begin"/>
        </w:r>
        <w:r w:rsidR="004E4A52">
          <w:rPr>
            <w:noProof/>
            <w:webHidden/>
          </w:rPr>
          <w:instrText xml:space="preserve"> PAGEREF _Toc89439548 \h </w:instrText>
        </w:r>
        <w:r w:rsidR="004E4A52">
          <w:rPr>
            <w:noProof/>
            <w:webHidden/>
          </w:rPr>
        </w:r>
        <w:r w:rsidR="004E4A52">
          <w:rPr>
            <w:noProof/>
            <w:webHidden/>
          </w:rPr>
          <w:fldChar w:fldCharType="separate"/>
        </w:r>
        <w:r w:rsidR="005277C2">
          <w:rPr>
            <w:noProof/>
            <w:webHidden/>
          </w:rPr>
          <w:t>11</w:t>
        </w:r>
        <w:r w:rsidR="004E4A52">
          <w:rPr>
            <w:noProof/>
            <w:webHidden/>
          </w:rPr>
          <w:fldChar w:fldCharType="end"/>
        </w:r>
      </w:hyperlink>
    </w:p>
    <w:p w14:paraId="10468C7C" w14:textId="620D1764"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549" w:history="1">
        <w:r w:rsidR="004E4A52" w:rsidRPr="00F160B6">
          <w:rPr>
            <w:rStyle w:val="Hyperlink"/>
            <w:noProof/>
          </w:rPr>
          <w:t>2.2.1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Regions &amp; Markets</w:t>
        </w:r>
        <w:r w:rsidR="004E4A52">
          <w:rPr>
            <w:noProof/>
            <w:webHidden/>
          </w:rPr>
          <w:tab/>
        </w:r>
        <w:r w:rsidR="004E4A52">
          <w:rPr>
            <w:noProof/>
            <w:webHidden/>
          </w:rPr>
          <w:fldChar w:fldCharType="begin"/>
        </w:r>
        <w:r w:rsidR="004E4A52">
          <w:rPr>
            <w:noProof/>
            <w:webHidden/>
          </w:rPr>
          <w:instrText xml:space="preserve"> PAGEREF _Toc89439549 \h </w:instrText>
        </w:r>
        <w:r w:rsidR="004E4A52">
          <w:rPr>
            <w:noProof/>
            <w:webHidden/>
          </w:rPr>
        </w:r>
        <w:r w:rsidR="004E4A52">
          <w:rPr>
            <w:noProof/>
            <w:webHidden/>
          </w:rPr>
          <w:fldChar w:fldCharType="separate"/>
        </w:r>
        <w:r w:rsidR="005277C2">
          <w:rPr>
            <w:noProof/>
            <w:webHidden/>
          </w:rPr>
          <w:t>11</w:t>
        </w:r>
        <w:r w:rsidR="004E4A52">
          <w:rPr>
            <w:noProof/>
            <w:webHidden/>
          </w:rPr>
          <w:fldChar w:fldCharType="end"/>
        </w:r>
      </w:hyperlink>
    </w:p>
    <w:p w14:paraId="7D88221F" w14:textId="66A5FFBD"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50" w:history="1">
        <w:r w:rsidR="004E4A52" w:rsidRPr="00F160B6">
          <w:rPr>
            <w:rStyle w:val="Hyperlink"/>
            <w:noProof/>
          </w:rPr>
          <w:t>2.3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Input Requirements/Documents</w:t>
        </w:r>
        <w:r w:rsidR="004E4A52">
          <w:rPr>
            <w:noProof/>
            <w:webHidden/>
          </w:rPr>
          <w:tab/>
        </w:r>
        <w:r w:rsidR="004E4A52">
          <w:rPr>
            <w:noProof/>
            <w:webHidden/>
          </w:rPr>
          <w:fldChar w:fldCharType="begin"/>
        </w:r>
        <w:r w:rsidR="004E4A52">
          <w:rPr>
            <w:noProof/>
            <w:webHidden/>
          </w:rPr>
          <w:instrText xml:space="preserve"> PAGEREF _Toc89439550 \h </w:instrText>
        </w:r>
        <w:r w:rsidR="004E4A52">
          <w:rPr>
            <w:noProof/>
            <w:webHidden/>
          </w:rPr>
        </w:r>
        <w:r w:rsidR="004E4A52">
          <w:rPr>
            <w:noProof/>
            <w:webHidden/>
          </w:rPr>
          <w:fldChar w:fldCharType="separate"/>
        </w:r>
        <w:r w:rsidR="005277C2">
          <w:rPr>
            <w:noProof/>
            <w:webHidden/>
          </w:rPr>
          <w:t>11</w:t>
        </w:r>
        <w:r w:rsidR="004E4A52">
          <w:rPr>
            <w:noProof/>
            <w:webHidden/>
          </w:rPr>
          <w:fldChar w:fldCharType="end"/>
        </w:r>
      </w:hyperlink>
    </w:p>
    <w:p w14:paraId="6A91FE7D" w14:textId="7D93E364"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51" w:history="1">
        <w:r w:rsidR="004E4A52" w:rsidRPr="00F160B6">
          <w:rPr>
            <w:rStyle w:val="Hyperlink"/>
            <w:noProof/>
          </w:rPr>
          <w:t>2.4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Lessons Learned</w:t>
        </w:r>
        <w:r w:rsidR="004E4A52">
          <w:rPr>
            <w:noProof/>
            <w:webHidden/>
          </w:rPr>
          <w:tab/>
        </w:r>
        <w:r w:rsidR="004E4A52">
          <w:rPr>
            <w:noProof/>
            <w:webHidden/>
          </w:rPr>
          <w:fldChar w:fldCharType="begin"/>
        </w:r>
        <w:r w:rsidR="004E4A52">
          <w:rPr>
            <w:noProof/>
            <w:webHidden/>
          </w:rPr>
          <w:instrText xml:space="preserve"> PAGEREF _Toc89439551 \h </w:instrText>
        </w:r>
        <w:r w:rsidR="004E4A52">
          <w:rPr>
            <w:noProof/>
            <w:webHidden/>
          </w:rPr>
        </w:r>
        <w:r w:rsidR="004E4A52">
          <w:rPr>
            <w:noProof/>
            <w:webHidden/>
          </w:rPr>
          <w:fldChar w:fldCharType="separate"/>
        </w:r>
        <w:r w:rsidR="005277C2">
          <w:rPr>
            <w:noProof/>
            <w:webHidden/>
          </w:rPr>
          <w:t>13</w:t>
        </w:r>
        <w:r w:rsidR="004E4A52">
          <w:rPr>
            <w:noProof/>
            <w:webHidden/>
          </w:rPr>
          <w:fldChar w:fldCharType="end"/>
        </w:r>
      </w:hyperlink>
    </w:p>
    <w:p w14:paraId="7DDCEBBB" w14:textId="3FBB81EA"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52" w:history="1">
        <w:r w:rsidR="004E4A52" w:rsidRPr="00F160B6">
          <w:rPr>
            <w:rStyle w:val="Hyperlink"/>
            <w:noProof/>
          </w:rPr>
          <w:t>2.5</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Assumptions</w:t>
        </w:r>
        <w:r w:rsidR="004E4A52">
          <w:rPr>
            <w:noProof/>
            <w:webHidden/>
          </w:rPr>
          <w:tab/>
        </w:r>
        <w:r w:rsidR="004E4A52">
          <w:rPr>
            <w:noProof/>
            <w:webHidden/>
          </w:rPr>
          <w:fldChar w:fldCharType="begin"/>
        </w:r>
        <w:r w:rsidR="004E4A52">
          <w:rPr>
            <w:noProof/>
            <w:webHidden/>
          </w:rPr>
          <w:instrText xml:space="preserve"> PAGEREF _Toc89439552 \h </w:instrText>
        </w:r>
        <w:r w:rsidR="004E4A52">
          <w:rPr>
            <w:noProof/>
            <w:webHidden/>
          </w:rPr>
        </w:r>
        <w:r w:rsidR="004E4A52">
          <w:rPr>
            <w:noProof/>
            <w:webHidden/>
          </w:rPr>
          <w:fldChar w:fldCharType="separate"/>
        </w:r>
        <w:r w:rsidR="005277C2">
          <w:rPr>
            <w:noProof/>
            <w:webHidden/>
          </w:rPr>
          <w:t>13</w:t>
        </w:r>
        <w:r w:rsidR="004E4A52">
          <w:rPr>
            <w:noProof/>
            <w:webHidden/>
          </w:rPr>
          <w:fldChar w:fldCharType="end"/>
        </w:r>
      </w:hyperlink>
    </w:p>
    <w:p w14:paraId="1F4C5B79" w14:textId="4D905AFB"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554" w:history="1">
        <w:r w:rsidR="004E4A52" w:rsidRPr="00F160B6">
          <w:rPr>
            <w:rStyle w:val="Hyperlink"/>
            <w:noProof/>
          </w:rPr>
          <w:t>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Feature Context</w:t>
        </w:r>
        <w:r w:rsidR="004E4A52">
          <w:rPr>
            <w:noProof/>
            <w:webHidden/>
          </w:rPr>
          <w:tab/>
        </w:r>
        <w:r w:rsidR="004E4A52">
          <w:rPr>
            <w:noProof/>
            <w:webHidden/>
          </w:rPr>
          <w:fldChar w:fldCharType="begin"/>
        </w:r>
        <w:r w:rsidR="004E4A52">
          <w:rPr>
            <w:noProof/>
            <w:webHidden/>
          </w:rPr>
          <w:instrText xml:space="preserve"> PAGEREF _Toc89439554 \h </w:instrText>
        </w:r>
        <w:r w:rsidR="004E4A52">
          <w:rPr>
            <w:noProof/>
            <w:webHidden/>
          </w:rPr>
        </w:r>
        <w:r w:rsidR="004E4A52">
          <w:rPr>
            <w:noProof/>
            <w:webHidden/>
          </w:rPr>
          <w:fldChar w:fldCharType="separate"/>
        </w:r>
        <w:r w:rsidR="005277C2">
          <w:rPr>
            <w:noProof/>
            <w:webHidden/>
          </w:rPr>
          <w:t>14</w:t>
        </w:r>
        <w:r w:rsidR="004E4A52">
          <w:rPr>
            <w:noProof/>
            <w:webHidden/>
          </w:rPr>
          <w:fldChar w:fldCharType="end"/>
        </w:r>
      </w:hyperlink>
    </w:p>
    <w:p w14:paraId="4F5DF238" w14:textId="19B2F2E5"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55" w:history="1">
        <w:r w:rsidR="004E4A52" w:rsidRPr="00F160B6">
          <w:rPr>
            <w:rStyle w:val="Hyperlink"/>
            <w:noProof/>
          </w:rPr>
          <w:t>3.1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Feature Context Diagram</w:t>
        </w:r>
        <w:r w:rsidR="004E4A52">
          <w:rPr>
            <w:noProof/>
            <w:webHidden/>
          </w:rPr>
          <w:tab/>
        </w:r>
        <w:r w:rsidR="004E4A52">
          <w:rPr>
            <w:noProof/>
            <w:webHidden/>
          </w:rPr>
          <w:fldChar w:fldCharType="begin"/>
        </w:r>
        <w:r w:rsidR="004E4A52">
          <w:rPr>
            <w:noProof/>
            <w:webHidden/>
          </w:rPr>
          <w:instrText xml:space="preserve"> PAGEREF _Toc89439555 \h </w:instrText>
        </w:r>
        <w:r w:rsidR="004E4A52">
          <w:rPr>
            <w:noProof/>
            <w:webHidden/>
          </w:rPr>
        </w:r>
        <w:r w:rsidR="004E4A52">
          <w:rPr>
            <w:noProof/>
            <w:webHidden/>
          </w:rPr>
          <w:fldChar w:fldCharType="separate"/>
        </w:r>
        <w:r w:rsidR="005277C2">
          <w:rPr>
            <w:noProof/>
            <w:webHidden/>
          </w:rPr>
          <w:t>14</w:t>
        </w:r>
        <w:r w:rsidR="004E4A52">
          <w:rPr>
            <w:noProof/>
            <w:webHidden/>
          </w:rPr>
          <w:fldChar w:fldCharType="end"/>
        </w:r>
      </w:hyperlink>
    </w:p>
    <w:p w14:paraId="62223033" w14:textId="521BD854"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58" w:history="1">
        <w:r w:rsidR="004E4A52" w:rsidRPr="00F160B6">
          <w:rPr>
            <w:rStyle w:val="Hyperlink"/>
            <w:noProof/>
          </w:rPr>
          <w:t>3.2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List of Influences</w:t>
        </w:r>
        <w:r w:rsidR="004E4A52">
          <w:rPr>
            <w:noProof/>
            <w:webHidden/>
          </w:rPr>
          <w:tab/>
        </w:r>
        <w:r w:rsidR="004E4A52">
          <w:rPr>
            <w:noProof/>
            <w:webHidden/>
          </w:rPr>
          <w:fldChar w:fldCharType="begin"/>
        </w:r>
        <w:r w:rsidR="004E4A52">
          <w:rPr>
            <w:noProof/>
            <w:webHidden/>
          </w:rPr>
          <w:instrText xml:space="preserve"> PAGEREF _Toc89439558 \h </w:instrText>
        </w:r>
        <w:r w:rsidR="004E4A52">
          <w:rPr>
            <w:noProof/>
            <w:webHidden/>
          </w:rPr>
        </w:r>
        <w:r w:rsidR="004E4A52">
          <w:rPr>
            <w:noProof/>
            <w:webHidden/>
          </w:rPr>
          <w:fldChar w:fldCharType="separate"/>
        </w:r>
        <w:r w:rsidR="005277C2">
          <w:rPr>
            <w:noProof/>
            <w:webHidden/>
          </w:rPr>
          <w:t>14</w:t>
        </w:r>
        <w:r w:rsidR="004E4A52">
          <w:rPr>
            <w:noProof/>
            <w:webHidden/>
          </w:rPr>
          <w:fldChar w:fldCharType="end"/>
        </w:r>
      </w:hyperlink>
    </w:p>
    <w:p w14:paraId="549FF6E8" w14:textId="6B8B82D1"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561" w:history="1">
        <w:r w:rsidR="004E4A52" w:rsidRPr="00F160B6">
          <w:rPr>
            <w:rStyle w:val="Hyperlink"/>
            <w:noProof/>
          </w:rPr>
          <w:t>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Feature Modeling</w:t>
        </w:r>
        <w:r w:rsidR="004E4A52">
          <w:rPr>
            <w:noProof/>
            <w:webHidden/>
          </w:rPr>
          <w:tab/>
        </w:r>
        <w:r w:rsidR="004E4A52">
          <w:rPr>
            <w:noProof/>
            <w:webHidden/>
          </w:rPr>
          <w:fldChar w:fldCharType="begin"/>
        </w:r>
        <w:r w:rsidR="004E4A52">
          <w:rPr>
            <w:noProof/>
            <w:webHidden/>
          </w:rPr>
          <w:instrText xml:space="preserve"> PAGEREF _Toc89439561 \h </w:instrText>
        </w:r>
        <w:r w:rsidR="004E4A52">
          <w:rPr>
            <w:noProof/>
            <w:webHidden/>
          </w:rPr>
        </w:r>
        <w:r w:rsidR="004E4A52">
          <w:rPr>
            <w:noProof/>
            <w:webHidden/>
          </w:rPr>
          <w:fldChar w:fldCharType="separate"/>
        </w:r>
        <w:r w:rsidR="005277C2">
          <w:rPr>
            <w:noProof/>
            <w:webHidden/>
          </w:rPr>
          <w:t>15</w:t>
        </w:r>
        <w:r w:rsidR="004E4A52">
          <w:rPr>
            <w:noProof/>
            <w:webHidden/>
          </w:rPr>
          <w:fldChar w:fldCharType="end"/>
        </w:r>
      </w:hyperlink>
    </w:p>
    <w:p w14:paraId="17D00F14" w14:textId="7A53B152"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562" w:history="1">
        <w:r w:rsidR="004E4A52" w:rsidRPr="00F160B6">
          <w:rPr>
            <w:rStyle w:val="Hyperlink"/>
            <w:noProof/>
          </w:rPr>
          <w:t>4.1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Operation Modes and States</w:t>
        </w:r>
        <w:r w:rsidR="004E4A52">
          <w:rPr>
            <w:noProof/>
            <w:webHidden/>
          </w:rPr>
          <w:tab/>
        </w:r>
        <w:r w:rsidR="004E4A52">
          <w:rPr>
            <w:noProof/>
            <w:webHidden/>
          </w:rPr>
          <w:fldChar w:fldCharType="begin"/>
        </w:r>
        <w:r w:rsidR="004E4A52">
          <w:rPr>
            <w:noProof/>
            <w:webHidden/>
          </w:rPr>
          <w:instrText xml:space="preserve"> PAGEREF _Toc89439562 \h </w:instrText>
        </w:r>
        <w:r w:rsidR="004E4A52">
          <w:rPr>
            <w:noProof/>
            <w:webHidden/>
          </w:rPr>
        </w:r>
        <w:r w:rsidR="004E4A52">
          <w:rPr>
            <w:noProof/>
            <w:webHidden/>
          </w:rPr>
          <w:fldChar w:fldCharType="separate"/>
        </w:r>
        <w:r w:rsidR="005277C2">
          <w:rPr>
            <w:noProof/>
            <w:webHidden/>
          </w:rPr>
          <w:t>15</w:t>
        </w:r>
        <w:r w:rsidR="004E4A52">
          <w:rPr>
            <w:noProof/>
            <w:webHidden/>
          </w:rPr>
          <w:fldChar w:fldCharType="end"/>
        </w:r>
      </w:hyperlink>
    </w:p>
    <w:p w14:paraId="23DF4237" w14:textId="17568EB6"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638" w:history="1">
        <w:r w:rsidR="004E4A52" w:rsidRPr="00F160B6">
          <w:rPr>
            <w:rStyle w:val="Hyperlink"/>
            <w:noProof/>
          </w:rPr>
          <w:t>4.2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Use Cases</w:t>
        </w:r>
        <w:r w:rsidR="004E4A52">
          <w:rPr>
            <w:noProof/>
            <w:webHidden/>
          </w:rPr>
          <w:tab/>
        </w:r>
        <w:r w:rsidR="004E4A52">
          <w:rPr>
            <w:noProof/>
            <w:webHidden/>
          </w:rPr>
          <w:fldChar w:fldCharType="begin"/>
        </w:r>
        <w:r w:rsidR="004E4A52">
          <w:rPr>
            <w:noProof/>
            <w:webHidden/>
          </w:rPr>
          <w:instrText xml:space="preserve"> PAGEREF _Toc89439638 \h </w:instrText>
        </w:r>
        <w:r w:rsidR="004E4A52">
          <w:rPr>
            <w:noProof/>
            <w:webHidden/>
          </w:rPr>
        </w:r>
        <w:r w:rsidR="004E4A52">
          <w:rPr>
            <w:noProof/>
            <w:webHidden/>
          </w:rPr>
          <w:fldChar w:fldCharType="separate"/>
        </w:r>
        <w:r w:rsidR="005277C2">
          <w:rPr>
            <w:noProof/>
            <w:webHidden/>
          </w:rPr>
          <w:t>17</w:t>
        </w:r>
        <w:r w:rsidR="004E4A52">
          <w:rPr>
            <w:noProof/>
            <w:webHidden/>
          </w:rPr>
          <w:fldChar w:fldCharType="end"/>
        </w:r>
      </w:hyperlink>
    </w:p>
    <w:p w14:paraId="46FC0A8D" w14:textId="163EEB4E"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639" w:history="1">
        <w:r w:rsidR="004E4A52" w:rsidRPr="00F160B6">
          <w:rPr>
            <w:rStyle w:val="Hyperlink"/>
            <w:noProof/>
          </w:rPr>
          <w:t>4.2.1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Use Case Diagram</w:t>
        </w:r>
        <w:r w:rsidR="004E4A52">
          <w:rPr>
            <w:noProof/>
            <w:webHidden/>
          </w:rPr>
          <w:tab/>
        </w:r>
        <w:r w:rsidR="004E4A52">
          <w:rPr>
            <w:noProof/>
            <w:webHidden/>
          </w:rPr>
          <w:fldChar w:fldCharType="begin"/>
        </w:r>
        <w:r w:rsidR="004E4A52">
          <w:rPr>
            <w:noProof/>
            <w:webHidden/>
          </w:rPr>
          <w:instrText xml:space="preserve"> PAGEREF _Toc89439639 \h </w:instrText>
        </w:r>
        <w:r w:rsidR="004E4A52">
          <w:rPr>
            <w:noProof/>
            <w:webHidden/>
          </w:rPr>
        </w:r>
        <w:r w:rsidR="004E4A52">
          <w:rPr>
            <w:noProof/>
            <w:webHidden/>
          </w:rPr>
          <w:fldChar w:fldCharType="separate"/>
        </w:r>
        <w:r w:rsidR="005277C2">
          <w:rPr>
            <w:noProof/>
            <w:webHidden/>
          </w:rPr>
          <w:t>17</w:t>
        </w:r>
        <w:r w:rsidR="004E4A52">
          <w:rPr>
            <w:noProof/>
            <w:webHidden/>
          </w:rPr>
          <w:fldChar w:fldCharType="end"/>
        </w:r>
      </w:hyperlink>
    </w:p>
    <w:p w14:paraId="4E2DA381" w14:textId="512C7C68"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649" w:history="1">
        <w:r w:rsidR="004E4A52" w:rsidRPr="00F160B6">
          <w:rPr>
            <w:rStyle w:val="Hyperlink"/>
            <w:noProof/>
          </w:rPr>
          <w:t>4.2.2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Actors</w:t>
        </w:r>
        <w:r w:rsidR="004E4A52">
          <w:rPr>
            <w:noProof/>
            <w:webHidden/>
          </w:rPr>
          <w:tab/>
        </w:r>
        <w:r w:rsidR="004E4A52">
          <w:rPr>
            <w:noProof/>
            <w:webHidden/>
          </w:rPr>
          <w:fldChar w:fldCharType="begin"/>
        </w:r>
        <w:r w:rsidR="004E4A52">
          <w:rPr>
            <w:noProof/>
            <w:webHidden/>
          </w:rPr>
          <w:instrText xml:space="preserve"> PAGEREF _Toc89439649 \h </w:instrText>
        </w:r>
        <w:r w:rsidR="004E4A52">
          <w:rPr>
            <w:noProof/>
            <w:webHidden/>
          </w:rPr>
        </w:r>
        <w:r w:rsidR="004E4A52">
          <w:rPr>
            <w:noProof/>
            <w:webHidden/>
          </w:rPr>
          <w:fldChar w:fldCharType="separate"/>
        </w:r>
        <w:r w:rsidR="005277C2">
          <w:rPr>
            <w:noProof/>
            <w:webHidden/>
          </w:rPr>
          <w:t>18</w:t>
        </w:r>
        <w:r w:rsidR="004E4A52">
          <w:rPr>
            <w:noProof/>
            <w:webHidden/>
          </w:rPr>
          <w:fldChar w:fldCharType="end"/>
        </w:r>
      </w:hyperlink>
    </w:p>
    <w:p w14:paraId="47E6755D" w14:textId="4610018D"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650" w:history="1">
        <w:r w:rsidR="004E4A52" w:rsidRPr="00F160B6">
          <w:rPr>
            <w:rStyle w:val="Hyperlink"/>
            <w:noProof/>
          </w:rPr>
          <w:t>4.3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Driving and Operation Scenarios</w:t>
        </w:r>
        <w:r w:rsidR="004E4A52">
          <w:rPr>
            <w:noProof/>
            <w:webHidden/>
          </w:rPr>
          <w:tab/>
        </w:r>
        <w:r w:rsidR="004E4A52">
          <w:rPr>
            <w:noProof/>
            <w:webHidden/>
          </w:rPr>
          <w:fldChar w:fldCharType="begin"/>
        </w:r>
        <w:r w:rsidR="004E4A52">
          <w:rPr>
            <w:noProof/>
            <w:webHidden/>
          </w:rPr>
          <w:instrText xml:space="preserve"> PAGEREF _Toc89439650 \h </w:instrText>
        </w:r>
        <w:r w:rsidR="004E4A52">
          <w:rPr>
            <w:noProof/>
            <w:webHidden/>
          </w:rPr>
        </w:r>
        <w:r w:rsidR="004E4A52">
          <w:rPr>
            <w:noProof/>
            <w:webHidden/>
          </w:rPr>
          <w:fldChar w:fldCharType="separate"/>
        </w:r>
        <w:r w:rsidR="005277C2">
          <w:rPr>
            <w:noProof/>
            <w:webHidden/>
          </w:rPr>
          <w:t>19</w:t>
        </w:r>
        <w:r w:rsidR="004E4A52">
          <w:rPr>
            <w:noProof/>
            <w:webHidden/>
          </w:rPr>
          <w:fldChar w:fldCharType="end"/>
        </w:r>
      </w:hyperlink>
    </w:p>
    <w:p w14:paraId="6F314108" w14:textId="15B79B50"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651" w:history="1">
        <w:r w:rsidR="004E4A52" w:rsidRPr="00F160B6">
          <w:rPr>
            <w:rStyle w:val="Hyperlink"/>
            <w:noProof/>
          </w:rPr>
          <w:t>4.4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Decision Tables</w:t>
        </w:r>
        <w:r w:rsidR="004E4A52">
          <w:rPr>
            <w:noProof/>
            <w:webHidden/>
          </w:rPr>
          <w:tab/>
        </w:r>
        <w:r w:rsidR="004E4A52">
          <w:rPr>
            <w:noProof/>
            <w:webHidden/>
          </w:rPr>
          <w:fldChar w:fldCharType="begin"/>
        </w:r>
        <w:r w:rsidR="004E4A52">
          <w:rPr>
            <w:noProof/>
            <w:webHidden/>
          </w:rPr>
          <w:instrText xml:space="preserve"> PAGEREF _Toc89439651 \h </w:instrText>
        </w:r>
        <w:r w:rsidR="004E4A52">
          <w:rPr>
            <w:noProof/>
            <w:webHidden/>
          </w:rPr>
        </w:r>
        <w:r w:rsidR="004E4A52">
          <w:rPr>
            <w:noProof/>
            <w:webHidden/>
          </w:rPr>
          <w:fldChar w:fldCharType="separate"/>
        </w:r>
        <w:r w:rsidR="005277C2">
          <w:rPr>
            <w:noProof/>
            <w:webHidden/>
          </w:rPr>
          <w:t>20</w:t>
        </w:r>
        <w:r w:rsidR="004E4A52">
          <w:rPr>
            <w:noProof/>
            <w:webHidden/>
          </w:rPr>
          <w:fldChar w:fldCharType="end"/>
        </w:r>
      </w:hyperlink>
    </w:p>
    <w:p w14:paraId="4F98BE5A" w14:textId="5E2A1349"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653" w:history="1">
        <w:r w:rsidR="004E4A52" w:rsidRPr="00F160B6">
          <w:rPr>
            <w:rStyle w:val="Hyperlink"/>
            <w:noProof/>
          </w:rPr>
          <w:t>5</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Feature Requirements</w:t>
        </w:r>
        <w:r w:rsidR="004E4A52">
          <w:rPr>
            <w:noProof/>
            <w:webHidden/>
          </w:rPr>
          <w:tab/>
        </w:r>
        <w:r w:rsidR="004E4A52">
          <w:rPr>
            <w:noProof/>
            <w:webHidden/>
          </w:rPr>
          <w:fldChar w:fldCharType="begin"/>
        </w:r>
        <w:r w:rsidR="004E4A52">
          <w:rPr>
            <w:noProof/>
            <w:webHidden/>
          </w:rPr>
          <w:instrText xml:space="preserve"> PAGEREF _Toc89439653 \h </w:instrText>
        </w:r>
        <w:r w:rsidR="004E4A52">
          <w:rPr>
            <w:noProof/>
            <w:webHidden/>
          </w:rPr>
        </w:r>
        <w:r w:rsidR="004E4A52">
          <w:rPr>
            <w:noProof/>
            <w:webHidden/>
          </w:rPr>
          <w:fldChar w:fldCharType="separate"/>
        </w:r>
        <w:r w:rsidR="005277C2">
          <w:rPr>
            <w:noProof/>
            <w:webHidden/>
          </w:rPr>
          <w:t>21</w:t>
        </w:r>
        <w:r w:rsidR="004E4A52">
          <w:rPr>
            <w:noProof/>
            <w:webHidden/>
          </w:rPr>
          <w:fldChar w:fldCharType="end"/>
        </w:r>
      </w:hyperlink>
    </w:p>
    <w:p w14:paraId="31CB52A5" w14:textId="275AA1A1"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654" w:history="1">
        <w:r w:rsidR="004E4A52" w:rsidRPr="00F160B6">
          <w:rPr>
            <w:rStyle w:val="Hyperlink"/>
            <w:noProof/>
          </w:rPr>
          <w:t>5.1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Front Fog Functional Requirements</w:t>
        </w:r>
        <w:r w:rsidR="004E4A52">
          <w:rPr>
            <w:noProof/>
            <w:webHidden/>
          </w:rPr>
          <w:tab/>
        </w:r>
        <w:r w:rsidR="004E4A52">
          <w:rPr>
            <w:noProof/>
            <w:webHidden/>
          </w:rPr>
          <w:fldChar w:fldCharType="begin"/>
        </w:r>
        <w:r w:rsidR="004E4A52">
          <w:rPr>
            <w:noProof/>
            <w:webHidden/>
          </w:rPr>
          <w:instrText xml:space="preserve"> PAGEREF _Toc89439654 \h </w:instrText>
        </w:r>
        <w:r w:rsidR="004E4A52">
          <w:rPr>
            <w:noProof/>
            <w:webHidden/>
          </w:rPr>
        </w:r>
        <w:r w:rsidR="004E4A52">
          <w:rPr>
            <w:noProof/>
            <w:webHidden/>
          </w:rPr>
          <w:fldChar w:fldCharType="separate"/>
        </w:r>
        <w:r w:rsidR="005277C2">
          <w:rPr>
            <w:noProof/>
            <w:webHidden/>
          </w:rPr>
          <w:t>21</w:t>
        </w:r>
        <w:r w:rsidR="004E4A52">
          <w:rPr>
            <w:noProof/>
            <w:webHidden/>
          </w:rPr>
          <w:fldChar w:fldCharType="end"/>
        </w:r>
      </w:hyperlink>
    </w:p>
    <w:p w14:paraId="602E5683" w14:textId="60763C89"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794" w:history="1">
        <w:r w:rsidR="004E4A52" w:rsidRPr="00F160B6">
          <w:rPr>
            <w:rStyle w:val="Hyperlink"/>
            <w:noProof/>
          </w:rPr>
          <w:t>5.2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Rear Fog Functional Requirements</w:t>
        </w:r>
        <w:r w:rsidR="004E4A52">
          <w:rPr>
            <w:noProof/>
            <w:webHidden/>
          </w:rPr>
          <w:tab/>
        </w:r>
        <w:r w:rsidR="004E4A52">
          <w:rPr>
            <w:noProof/>
            <w:webHidden/>
          </w:rPr>
          <w:fldChar w:fldCharType="begin"/>
        </w:r>
        <w:r w:rsidR="004E4A52">
          <w:rPr>
            <w:noProof/>
            <w:webHidden/>
          </w:rPr>
          <w:instrText xml:space="preserve"> PAGEREF _Toc89439794 \h </w:instrText>
        </w:r>
        <w:r w:rsidR="004E4A52">
          <w:rPr>
            <w:noProof/>
            <w:webHidden/>
          </w:rPr>
        </w:r>
        <w:r w:rsidR="004E4A52">
          <w:rPr>
            <w:noProof/>
            <w:webHidden/>
          </w:rPr>
          <w:fldChar w:fldCharType="separate"/>
        </w:r>
        <w:r w:rsidR="005277C2">
          <w:rPr>
            <w:noProof/>
            <w:webHidden/>
          </w:rPr>
          <w:t>22</w:t>
        </w:r>
        <w:r w:rsidR="004E4A52">
          <w:rPr>
            <w:noProof/>
            <w:webHidden/>
          </w:rPr>
          <w:fldChar w:fldCharType="end"/>
        </w:r>
      </w:hyperlink>
    </w:p>
    <w:p w14:paraId="6CB9BFDF" w14:textId="360AC880"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834" w:history="1">
        <w:r w:rsidR="004E4A52" w:rsidRPr="00F160B6">
          <w:rPr>
            <w:rStyle w:val="Hyperlink"/>
            <w:noProof/>
          </w:rPr>
          <w:t>5.3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Non-Functional Requirements</w:t>
        </w:r>
        <w:r w:rsidR="004E4A52">
          <w:rPr>
            <w:noProof/>
            <w:webHidden/>
          </w:rPr>
          <w:tab/>
        </w:r>
        <w:r w:rsidR="004E4A52">
          <w:rPr>
            <w:noProof/>
            <w:webHidden/>
          </w:rPr>
          <w:fldChar w:fldCharType="begin"/>
        </w:r>
        <w:r w:rsidR="004E4A52">
          <w:rPr>
            <w:noProof/>
            <w:webHidden/>
          </w:rPr>
          <w:instrText xml:space="preserve"> PAGEREF _Toc89439834 \h </w:instrText>
        </w:r>
        <w:r w:rsidR="004E4A52">
          <w:rPr>
            <w:noProof/>
            <w:webHidden/>
          </w:rPr>
        </w:r>
        <w:r w:rsidR="004E4A52">
          <w:rPr>
            <w:noProof/>
            <w:webHidden/>
          </w:rPr>
          <w:fldChar w:fldCharType="separate"/>
        </w:r>
        <w:r w:rsidR="005277C2">
          <w:rPr>
            <w:noProof/>
            <w:webHidden/>
          </w:rPr>
          <w:t>22</w:t>
        </w:r>
        <w:r w:rsidR="004E4A52">
          <w:rPr>
            <w:noProof/>
            <w:webHidden/>
          </w:rPr>
          <w:fldChar w:fldCharType="end"/>
        </w:r>
      </w:hyperlink>
    </w:p>
    <w:p w14:paraId="2D02B783" w14:textId="50E3E41B"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835" w:history="1">
        <w:r w:rsidR="004E4A52" w:rsidRPr="00F160B6">
          <w:rPr>
            <w:rStyle w:val="Hyperlink"/>
            <w:noProof/>
          </w:rPr>
          <w:t>5.3.1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Safety</w:t>
        </w:r>
        <w:r w:rsidR="004E4A52">
          <w:rPr>
            <w:noProof/>
            <w:webHidden/>
          </w:rPr>
          <w:tab/>
        </w:r>
        <w:r w:rsidR="004E4A52">
          <w:rPr>
            <w:noProof/>
            <w:webHidden/>
          </w:rPr>
          <w:fldChar w:fldCharType="begin"/>
        </w:r>
        <w:r w:rsidR="004E4A52">
          <w:rPr>
            <w:noProof/>
            <w:webHidden/>
          </w:rPr>
          <w:instrText xml:space="preserve"> PAGEREF _Toc89439835 \h </w:instrText>
        </w:r>
        <w:r w:rsidR="004E4A52">
          <w:rPr>
            <w:noProof/>
            <w:webHidden/>
          </w:rPr>
        </w:r>
        <w:r w:rsidR="004E4A52">
          <w:rPr>
            <w:noProof/>
            <w:webHidden/>
          </w:rPr>
          <w:fldChar w:fldCharType="separate"/>
        </w:r>
        <w:r w:rsidR="005277C2">
          <w:rPr>
            <w:noProof/>
            <w:webHidden/>
          </w:rPr>
          <w:t>22</w:t>
        </w:r>
        <w:r w:rsidR="004E4A52">
          <w:rPr>
            <w:noProof/>
            <w:webHidden/>
          </w:rPr>
          <w:fldChar w:fldCharType="end"/>
        </w:r>
      </w:hyperlink>
    </w:p>
    <w:p w14:paraId="5C46ECD6" w14:textId="540F7E5E"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837" w:history="1">
        <w:r w:rsidR="004E4A52" w:rsidRPr="00F160B6">
          <w:rPr>
            <w:rStyle w:val="Hyperlink"/>
            <w:noProof/>
          </w:rPr>
          <w:t>5.3.2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Security</w:t>
        </w:r>
        <w:r w:rsidR="004E4A52">
          <w:rPr>
            <w:noProof/>
            <w:webHidden/>
          </w:rPr>
          <w:tab/>
        </w:r>
        <w:r w:rsidR="004E4A52">
          <w:rPr>
            <w:noProof/>
            <w:webHidden/>
          </w:rPr>
          <w:fldChar w:fldCharType="begin"/>
        </w:r>
        <w:r w:rsidR="004E4A52">
          <w:rPr>
            <w:noProof/>
            <w:webHidden/>
          </w:rPr>
          <w:instrText xml:space="preserve"> PAGEREF _Toc89439837 \h </w:instrText>
        </w:r>
        <w:r w:rsidR="004E4A52">
          <w:rPr>
            <w:noProof/>
            <w:webHidden/>
          </w:rPr>
        </w:r>
        <w:r w:rsidR="004E4A52">
          <w:rPr>
            <w:noProof/>
            <w:webHidden/>
          </w:rPr>
          <w:fldChar w:fldCharType="separate"/>
        </w:r>
        <w:r w:rsidR="005277C2">
          <w:rPr>
            <w:noProof/>
            <w:webHidden/>
          </w:rPr>
          <w:t>22</w:t>
        </w:r>
        <w:r w:rsidR="004E4A52">
          <w:rPr>
            <w:noProof/>
            <w:webHidden/>
          </w:rPr>
          <w:fldChar w:fldCharType="end"/>
        </w:r>
      </w:hyperlink>
    </w:p>
    <w:p w14:paraId="27F8BC30" w14:textId="6720EB82"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840" w:history="1">
        <w:r w:rsidR="004E4A52" w:rsidRPr="00F160B6">
          <w:rPr>
            <w:rStyle w:val="Hyperlink"/>
            <w:noProof/>
          </w:rPr>
          <w:t>5.3.3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Reliability</w:t>
        </w:r>
        <w:r w:rsidR="004E4A52">
          <w:rPr>
            <w:noProof/>
            <w:webHidden/>
          </w:rPr>
          <w:tab/>
        </w:r>
        <w:r w:rsidR="004E4A52">
          <w:rPr>
            <w:noProof/>
            <w:webHidden/>
          </w:rPr>
          <w:fldChar w:fldCharType="begin"/>
        </w:r>
        <w:r w:rsidR="004E4A52">
          <w:rPr>
            <w:noProof/>
            <w:webHidden/>
          </w:rPr>
          <w:instrText xml:space="preserve"> PAGEREF _Toc89439840 \h </w:instrText>
        </w:r>
        <w:r w:rsidR="004E4A52">
          <w:rPr>
            <w:noProof/>
            <w:webHidden/>
          </w:rPr>
        </w:r>
        <w:r w:rsidR="004E4A52">
          <w:rPr>
            <w:noProof/>
            <w:webHidden/>
          </w:rPr>
          <w:fldChar w:fldCharType="separate"/>
        </w:r>
        <w:r w:rsidR="005277C2">
          <w:rPr>
            <w:noProof/>
            <w:webHidden/>
          </w:rPr>
          <w:t>22</w:t>
        </w:r>
        <w:r w:rsidR="004E4A52">
          <w:rPr>
            <w:noProof/>
            <w:webHidden/>
          </w:rPr>
          <w:fldChar w:fldCharType="end"/>
        </w:r>
      </w:hyperlink>
    </w:p>
    <w:p w14:paraId="0C584D3D" w14:textId="626F8C0C"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874" w:history="1">
        <w:r w:rsidR="004E4A52" w:rsidRPr="00F160B6">
          <w:rPr>
            <w:rStyle w:val="Hyperlink"/>
            <w:noProof/>
          </w:rPr>
          <w:t>5.4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HMI Requirements</w:t>
        </w:r>
        <w:r w:rsidR="004E4A52">
          <w:rPr>
            <w:noProof/>
            <w:webHidden/>
          </w:rPr>
          <w:tab/>
        </w:r>
        <w:r w:rsidR="004E4A52">
          <w:rPr>
            <w:noProof/>
            <w:webHidden/>
          </w:rPr>
          <w:fldChar w:fldCharType="begin"/>
        </w:r>
        <w:r w:rsidR="004E4A52">
          <w:rPr>
            <w:noProof/>
            <w:webHidden/>
          </w:rPr>
          <w:instrText xml:space="preserve"> PAGEREF _Toc89439874 \h </w:instrText>
        </w:r>
        <w:r w:rsidR="004E4A52">
          <w:rPr>
            <w:noProof/>
            <w:webHidden/>
          </w:rPr>
        </w:r>
        <w:r w:rsidR="004E4A52">
          <w:rPr>
            <w:noProof/>
            <w:webHidden/>
          </w:rPr>
          <w:fldChar w:fldCharType="separate"/>
        </w:r>
        <w:r w:rsidR="005277C2">
          <w:rPr>
            <w:noProof/>
            <w:webHidden/>
          </w:rPr>
          <w:t>23</w:t>
        </w:r>
        <w:r w:rsidR="004E4A52">
          <w:rPr>
            <w:noProof/>
            <w:webHidden/>
          </w:rPr>
          <w:fldChar w:fldCharType="end"/>
        </w:r>
      </w:hyperlink>
    </w:p>
    <w:p w14:paraId="3297E1CC" w14:textId="35BC1C06"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914" w:history="1">
        <w:r w:rsidR="004E4A52" w:rsidRPr="00F160B6">
          <w:rPr>
            <w:rStyle w:val="Hyperlink"/>
            <w:noProof/>
          </w:rPr>
          <w:t>5.5</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Other Requirements</w:t>
        </w:r>
        <w:r w:rsidR="004E4A52">
          <w:rPr>
            <w:noProof/>
            <w:webHidden/>
          </w:rPr>
          <w:tab/>
        </w:r>
        <w:r w:rsidR="004E4A52">
          <w:rPr>
            <w:noProof/>
            <w:webHidden/>
          </w:rPr>
          <w:fldChar w:fldCharType="begin"/>
        </w:r>
        <w:r w:rsidR="004E4A52">
          <w:rPr>
            <w:noProof/>
            <w:webHidden/>
          </w:rPr>
          <w:instrText xml:space="preserve"> PAGEREF _Toc89439914 \h </w:instrText>
        </w:r>
        <w:r w:rsidR="004E4A52">
          <w:rPr>
            <w:noProof/>
            <w:webHidden/>
          </w:rPr>
        </w:r>
        <w:r w:rsidR="004E4A52">
          <w:rPr>
            <w:noProof/>
            <w:webHidden/>
          </w:rPr>
          <w:fldChar w:fldCharType="separate"/>
        </w:r>
        <w:r w:rsidR="005277C2">
          <w:rPr>
            <w:noProof/>
            <w:webHidden/>
          </w:rPr>
          <w:t>24</w:t>
        </w:r>
        <w:r w:rsidR="004E4A52">
          <w:rPr>
            <w:noProof/>
            <w:webHidden/>
          </w:rPr>
          <w:fldChar w:fldCharType="end"/>
        </w:r>
      </w:hyperlink>
    </w:p>
    <w:p w14:paraId="07BE1146" w14:textId="70433DF7"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15" w:history="1">
        <w:r w:rsidR="004E4A52" w:rsidRPr="00F160B6">
          <w:rPr>
            <w:rStyle w:val="Hyperlink"/>
            <w:noProof/>
          </w:rPr>
          <w:t>5.5.1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Design Requirements</w:t>
        </w:r>
        <w:r w:rsidR="004E4A52">
          <w:rPr>
            <w:noProof/>
            <w:webHidden/>
          </w:rPr>
          <w:tab/>
        </w:r>
        <w:r w:rsidR="004E4A52">
          <w:rPr>
            <w:noProof/>
            <w:webHidden/>
          </w:rPr>
          <w:fldChar w:fldCharType="begin"/>
        </w:r>
        <w:r w:rsidR="004E4A52">
          <w:rPr>
            <w:noProof/>
            <w:webHidden/>
          </w:rPr>
          <w:instrText xml:space="preserve"> PAGEREF _Toc89439915 \h </w:instrText>
        </w:r>
        <w:r w:rsidR="004E4A52">
          <w:rPr>
            <w:noProof/>
            <w:webHidden/>
          </w:rPr>
        </w:r>
        <w:r w:rsidR="004E4A52">
          <w:rPr>
            <w:noProof/>
            <w:webHidden/>
          </w:rPr>
          <w:fldChar w:fldCharType="separate"/>
        </w:r>
        <w:r w:rsidR="005277C2">
          <w:rPr>
            <w:noProof/>
            <w:webHidden/>
          </w:rPr>
          <w:t>24</w:t>
        </w:r>
        <w:r w:rsidR="004E4A52">
          <w:rPr>
            <w:noProof/>
            <w:webHidden/>
          </w:rPr>
          <w:fldChar w:fldCharType="end"/>
        </w:r>
      </w:hyperlink>
    </w:p>
    <w:p w14:paraId="21A96CD1" w14:textId="3531581B"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17" w:history="1">
        <w:r w:rsidR="004E4A52" w:rsidRPr="00F160B6">
          <w:rPr>
            <w:rStyle w:val="Hyperlink"/>
            <w:noProof/>
          </w:rPr>
          <w:t>5.5.2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Manufacturing Requirements</w:t>
        </w:r>
        <w:r w:rsidR="004E4A52">
          <w:rPr>
            <w:noProof/>
            <w:webHidden/>
          </w:rPr>
          <w:tab/>
        </w:r>
        <w:r w:rsidR="004E4A52">
          <w:rPr>
            <w:noProof/>
            <w:webHidden/>
          </w:rPr>
          <w:fldChar w:fldCharType="begin"/>
        </w:r>
        <w:r w:rsidR="004E4A52">
          <w:rPr>
            <w:noProof/>
            <w:webHidden/>
          </w:rPr>
          <w:instrText xml:space="preserve"> PAGEREF _Toc89439917 \h </w:instrText>
        </w:r>
        <w:r w:rsidR="004E4A52">
          <w:rPr>
            <w:noProof/>
            <w:webHidden/>
          </w:rPr>
        </w:r>
        <w:r w:rsidR="004E4A52">
          <w:rPr>
            <w:noProof/>
            <w:webHidden/>
          </w:rPr>
          <w:fldChar w:fldCharType="separate"/>
        </w:r>
        <w:r w:rsidR="005277C2">
          <w:rPr>
            <w:noProof/>
            <w:webHidden/>
          </w:rPr>
          <w:t>24</w:t>
        </w:r>
        <w:r w:rsidR="004E4A52">
          <w:rPr>
            <w:noProof/>
            <w:webHidden/>
          </w:rPr>
          <w:fldChar w:fldCharType="end"/>
        </w:r>
      </w:hyperlink>
    </w:p>
    <w:p w14:paraId="7BC06537" w14:textId="4AD4E84C"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18" w:history="1">
        <w:r w:rsidR="004E4A52" w:rsidRPr="00F160B6">
          <w:rPr>
            <w:rStyle w:val="Hyperlink"/>
            <w:noProof/>
          </w:rPr>
          <w:t>5.5.3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Service Requirements</w:t>
        </w:r>
        <w:r w:rsidR="004E4A52">
          <w:rPr>
            <w:noProof/>
            <w:webHidden/>
          </w:rPr>
          <w:tab/>
        </w:r>
        <w:r w:rsidR="004E4A52">
          <w:rPr>
            <w:noProof/>
            <w:webHidden/>
          </w:rPr>
          <w:fldChar w:fldCharType="begin"/>
        </w:r>
        <w:r w:rsidR="004E4A52">
          <w:rPr>
            <w:noProof/>
            <w:webHidden/>
          </w:rPr>
          <w:instrText xml:space="preserve"> PAGEREF _Toc89439918 \h </w:instrText>
        </w:r>
        <w:r w:rsidR="004E4A52">
          <w:rPr>
            <w:noProof/>
            <w:webHidden/>
          </w:rPr>
        </w:r>
        <w:r w:rsidR="004E4A52">
          <w:rPr>
            <w:noProof/>
            <w:webHidden/>
          </w:rPr>
          <w:fldChar w:fldCharType="separate"/>
        </w:r>
        <w:r w:rsidR="005277C2">
          <w:rPr>
            <w:noProof/>
            <w:webHidden/>
          </w:rPr>
          <w:t>24</w:t>
        </w:r>
        <w:r w:rsidR="004E4A52">
          <w:rPr>
            <w:noProof/>
            <w:webHidden/>
          </w:rPr>
          <w:fldChar w:fldCharType="end"/>
        </w:r>
      </w:hyperlink>
    </w:p>
    <w:p w14:paraId="1EF7E046" w14:textId="14B9FAF6"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19" w:history="1">
        <w:r w:rsidR="004E4A52" w:rsidRPr="00F160B6">
          <w:rPr>
            <w:rStyle w:val="Hyperlink"/>
            <w:noProof/>
          </w:rPr>
          <w:t>5.5.4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After Sales Requirements</w:t>
        </w:r>
        <w:r w:rsidR="004E4A52">
          <w:rPr>
            <w:noProof/>
            <w:webHidden/>
          </w:rPr>
          <w:tab/>
        </w:r>
        <w:r w:rsidR="004E4A52">
          <w:rPr>
            <w:noProof/>
            <w:webHidden/>
          </w:rPr>
          <w:fldChar w:fldCharType="begin"/>
        </w:r>
        <w:r w:rsidR="004E4A52">
          <w:rPr>
            <w:noProof/>
            <w:webHidden/>
          </w:rPr>
          <w:instrText xml:space="preserve"> PAGEREF _Toc89439919 \h </w:instrText>
        </w:r>
        <w:r w:rsidR="004E4A52">
          <w:rPr>
            <w:noProof/>
            <w:webHidden/>
          </w:rPr>
        </w:r>
        <w:r w:rsidR="004E4A52">
          <w:rPr>
            <w:noProof/>
            <w:webHidden/>
          </w:rPr>
          <w:fldChar w:fldCharType="separate"/>
        </w:r>
        <w:r w:rsidR="005277C2">
          <w:rPr>
            <w:noProof/>
            <w:webHidden/>
          </w:rPr>
          <w:t>24</w:t>
        </w:r>
        <w:r w:rsidR="004E4A52">
          <w:rPr>
            <w:noProof/>
            <w:webHidden/>
          </w:rPr>
          <w:fldChar w:fldCharType="end"/>
        </w:r>
      </w:hyperlink>
    </w:p>
    <w:p w14:paraId="2663A97C" w14:textId="71A72451"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20" w:history="1">
        <w:r w:rsidR="004E4A52" w:rsidRPr="00F160B6">
          <w:rPr>
            <w:rStyle w:val="Hyperlink"/>
            <w:noProof/>
          </w:rPr>
          <w:t>5.5.5</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Process requirements</w:t>
        </w:r>
        <w:r w:rsidR="004E4A52">
          <w:rPr>
            <w:noProof/>
            <w:webHidden/>
          </w:rPr>
          <w:tab/>
        </w:r>
        <w:r w:rsidR="004E4A52">
          <w:rPr>
            <w:noProof/>
            <w:webHidden/>
          </w:rPr>
          <w:fldChar w:fldCharType="begin"/>
        </w:r>
        <w:r w:rsidR="004E4A52">
          <w:rPr>
            <w:noProof/>
            <w:webHidden/>
          </w:rPr>
          <w:instrText xml:space="preserve"> PAGEREF _Toc89439920 \h </w:instrText>
        </w:r>
        <w:r w:rsidR="004E4A52">
          <w:rPr>
            <w:noProof/>
            <w:webHidden/>
          </w:rPr>
        </w:r>
        <w:r w:rsidR="004E4A52">
          <w:rPr>
            <w:noProof/>
            <w:webHidden/>
          </w:rPr>
          <w:fldChar w:fldCharType="separate"/>
        </w:r>
        <w:r w:rsidR="005277C2">
          <w:rPr>
            <w:noProof/>
            <w:webHidden/>
          </w:rPr>
          <w:t>24</w:t>
        </w:r>
        <w:r w:rsidR="004E4A52">
          <w:rPr>
            <w:noProof/>
            <w:webHidden/>
          </w:rPr>
          <w:fldChar w:fldCharType="end"/>
        </w:r>
      </w:hyperlink>
    </w:p>
    <w:p w14:paraId="5869BB88" w14:textId="2D2B0318"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921" w:history="1">
        <w:r w:rsidR="004E4A52" w:rsidRPr="00F160B6">
          <w:rPr>
            <w:rStyle w:val="Hyperlink"/>
            <w:noProof/>
          </w:rPr>
          <w:t>6</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Functional Safety</w:t>
        </w:r>
        <w:r w:rsidR="004E4A52">
          <w:rPr>
            <w:noProof/>
            <w:webHidden/>
          </w:rPr>
          <w:tab/>
        </w:r>
        <w:r w:rsidR="004E4A52">
          <w:rPr>
            <w:noProof/>
            <w:webHidden/>
          </w:rPr>
          <w:fldChar w:fldCharType="begin"/>
        </w:r>
        <w:r w:rsidR="004E4A52">
          <w:rPr>
            <w:noProof/>
            <w:webHidden/>
          </w:rPr>
          <w:instrText xml:space="preserve"> PAGEREF _Toc89439921 \h </w:instrText>
        </w:r>
        <w:r w:rsidR="004E4A52">
          <w:rPr>
            <w:noProof/>
            <w:webHidden/>
          </w:rPr>
        </w:r>
        <w:r w:rsidR="004E4A52">
          <w:rPr>
            <w:noProof/>
            <w:webHidden/>
          </w:rPr>
          <w:fldChar w:fldCharType="separate"/>
        </w:r>
        <w:r w:rsidR="005277C2">
          <w:rPr>
            <w:noProof/>
            <w:webHidden/>
          </w:rPr>
          <w:t>25</w:t>
        </w:r>
        <w:r w:rsidR="004E4A52">
          <w:rPr>
            <w:noProof/>
            <w:webHidden/>
          </w:rPr>
          <w:fldChar w:fldCharType="end"/>
        </w:r>
      </w:hyperlink>
    </w:p>
    <w:p w14:paraId="6B4C472A" w14:textId="553DAD8B"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922" w:history="1">
        <w:r w:rsidR="004E4A52" w:rsidRPr="00F160B6">
          <w:rPr>
            <w:rStyle w:val="Hyperlink"/>
            <w:noProof/>
          </w:rPr>
          <w:t>6.1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System Behaviors for HARA</w:t>
        </w:r>
        <w:r w:rsidR="004E4A52">
          <w:rPr>
            <w:noProof/>
            <w:webHidden/>
          </w:rPr>
          <w:tab/>
        </w:r>
        <w:r w:rsidR="004E4A52">
          <w:rPr>
            <w:noProof/>
            <w:webHidden/>
          </w:rPr>
          <w:fldChar w:fldCharType="begin"/>
        </w:r>
        <w:r w:rsidR="004E4A52">
          <w:rPr>
            <w:noProof/>
            <w:webHidden/>
          </w:rPr>
          <w:instrText xml:space="preserve"> PAGEREF _Toc89439922 \h </w:instrText>
        </w:r>
        <w:r w:rsidR="004E4A52">
          <w:rPr>
            <w:noProof/>
            <w:webHidden/>
          </w:rPr>
        </w:r>
        <w:r w:rsidR="004E4A52">
          <w:rPr>
            <w:noProof/>
            <w:webHidden/>
          </w:rPr>
          <w:fldChar w:fldCharType="separate"/>
        </w:r>
        <w:r w:rsidR="005277C2">
          <w:rPr>
            <w:noProof/>
            <w:webHidden/>
          </w:rPr>
          <w:t>25</w:t>
        </w:r>
        <w:r w:rsidR="004E4A52">
          <w:rPr>
            <w:noProof/>
            <w:webHidden/>
          </w:rPr>
          <w:fldChar w:fldCharType="end"/>
        </w:r>
      </w:hyperlink>
    </w:p>
    <w:p w14:paraId="685312A3" w14:textId="019D0568"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923" w:history="1">
        <w:r w:rsidR="004E4A52" w:rsidRPr="00F160B6">
          <w:rPr>
            <w:rStyle w:val="Hyperlink"/>
            <w:noProof/>
          </w:rPr>
          <w:t>6.2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Functional Safety Assumptions</w:t>
        </w:r>
        <w:r w:rsidR="004E4A52">
          <w:rPr>
            <w:noProof/>
            <w:webHidden/>
          </w:rPr>
          <w:tab/>
        </w:r>
        <w:r w:rsidR="004E4A52">
          <w:rPr>
            <w:noProof/>
            <w:webHidden/>
          </w:rPr>
          <w:fldChar w:fldCharType="begin"/>
        </w:r>
        <w:r w:rsidR="004E4A52">
          <w:rPr>
            <w:noProof/>
            <w:webHidden/>
          </w:rPr>
          <w:instrText xml:space="preserve"> PAGEREF _Toc89439923 \h </w:instrText>
        </w:r>
        <w:r w:rsidR="004E4A52">
          <w:rPr>
            <w:noProof/>
            <w:webHidden/>
          </w:rPr>
        </w:r>
        <w:r w:rsidR="004E4A52">
          <w:rPr>
            <w:noProof/>
            <w:webHidden/>
          </w:rPr>
          <w:fldChar w:fldCharType="separate"/>
        </w:r>
        <w:r w:rsidR="005277C2">
          <w:rPr>
            <w:noProof/>
            <w:webHidden/>
          </w:rPr>
          <w:t>25</w:t>
        </w:r>
        <w:r w:rsidR="004E4A52">
          <w:rPr>
            <w:noProof/>
            <w:webHidden/>
          </w:rPr>
          <w:fldChar w:fldCharType="end"/>
        </w:r>
      </w:hyperlink>
    </w:p>
    <w:p w14:paraId="55FEE522" w14:textId="12FC49DA"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924" w:history="1">
        <w:r w:rsidR="004E4A52" w:rsidRPr="00F160B6">
          <w:rPr>
            <w:rStyle w:val="Hyperlink"/>
            <w:noProof/>
          </w:rPr>
          <w:t>6.3</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Safety Goals</w:t>
        </w:r>
        <w:r w:rsidR="004E4A52">
          <w:rPr>
            <w:noProof/>
            <w:webHidden/>
          </w:rPr>
          <w:tab/>
        </w:r>
        <w:r w:rsidR="004E4A52">
          <w:rPr>
            <w:noProof/>
            <w:webHidden/>
          </w:rPr>
          <w:fldChar w:fldCharType="begin"/>
        </w:r>
        <w:r w:rsidR="004E4A52">
          <w:rPr>
            <w:noProof/>
            <w:webHidden/>
          </w:rPr>
          <w:instrText xml:space="preserve"> PAGEREF _Toc89439924 \h </w:instrText>
        </w:r>
        <w:r w:rsidR="004E4A52">
          <w:rPr>
            <w:noProof/>
            <w:webHidden/>
          </w:rPr>
        </w:r>
        <w:r w:rsidR="004E4A52">
          <w:rPr>
            <w:noProof/>
            <w:webHidden/>
          </w:rPr>
          <w:fldChar w:fldCharType="separate"/>
        </w:r>
        <w:r w:rsidR="005277C2">
          <w:rPr>
            <w:noProof/>
            <w:webHidden/>
          </w:rPr>
          <w:t>26</w:t>
        </w:r>
        <w:r w:rsidR="004E4A52">
          <w:rPr>
            <w:noProof/>
            <w:webHidden/>
          </w:rPr>
          <w:fldChar w:fldCharType="end"/>
        </w:r>
      </w:hyperlink>
    </w:p>
    <w:p w14:paraId="2EA9351A" w14:textId="583C8765"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965" w:history="1">
        <w:r w:rsidR="004E4A52" w:rsidRPr="00F160B6">
          <w:rPr>
            <w:rStyle w:val="Hyperlink"/>
            <w:noProof/>
          </w:rPr>
          <w:t>6.4</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Functional Safety Requirements</w:t>
        </w:r>
        <w:r w:rsidR="004E4A52">
          <w:rPr>
            <w:noProof/>
            <w:webHidden/>
          </w:rPr>
          <w:tab/>
        </w:r>
        <w:r w:rsidR="004E4A52">
          <w:rPr>
            <w:noProof/>
            <w:webHidden/>
          </w:rPr>
          <w:fldChar w:fldCharType="begin"/>
        </w:r>
        <w:r w:rsidR="004E4A52">
          <w:rPr>
            <w:noProof/>
            <w:webHidden/>
          </w:rPr>
          <w:instrText xml:space="preserve"> PAGEREF _Toc89439965 \h </w:instrText>
        </w:r>
        <w:r w:rsidR="004E4A52">
          <w:rPr>
            <w:noProof/>
            <w:webHidden/>
          </w:rPr>
        </w:r>
        <w:r w:rsidR="004E4A52">
          <w:rPr>
            <w:noProof/>
            <w:webHidden/>
          </w:rPr>
          <w:fldChar w:fldCharType="separate"/>
        </w:r>
        <w:r w:rsidR="005277C2">
          <w:rPr>
            <w:noProof/>
            <w:webHidden/>
          </w:rPr>
          <w:t>27</w:t>
        </w:r>
        <w:r w:rsidR="004E4A52">
          <w:rPr>
            <w:noProof/>
            <w:webHidden/>
          </w:rPr>
          <w:fldChar w:fldCharType="end"/>
        </w:r>
      </w:hyperlink>
    </w:p>
    <w:p w14:paraId="2C66E191" w14:textId="4F0999DE"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66" w:history="1">
        <w:r w:rsidR="004E4A52" w:rsidRPr="00F160B6">
          <w:rPr>
            <w:rStyle w:val="Hyperlink"/>
            <w:noProof/>
          </w:rPr>
          <w:t>6.4.1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Derivation of Functional Safety Requirements on Assumptions</w:t>
        </w:r>
        <w:r w:rsidR="004E4A52">
          <w:rPr>
            <w:noProof/>
            <w:webHidden/>
          </w:rPr>
          <w:tab/>
        </w:r>
        <w:r w:rsidR="004E4A52">
          <w:rPr>
            <w:noProof/>
            <w:webHidden/>
          </w:rPr>
          <w:fldChar w:fldCharType="begin"/>
        </w:r>
        <w:r w:rsidR="004E4A52">
          <w:rPr>
            <w:noProof/>
            <w:webHidden/>
          </w:rPr>
          <w:instrText xml:space="preserve"> PAGEREF _Toc89439966 \h </w:instrText>
        </w:r>
        <w:r w:rsidR="004E4A52">
          <w:rPr>
            <w:noProof/>
            <w:webHidden/>
          </w:rPr>
        </w:r>
        <w:r w:rsidR="004E4A52">
          <w:rPr>
            <w:noProof/>
            <w:webHidden/>
          </w:rPr>
          <w:fldChar w:fldCharType="separate"/>
        </w:r>
        <w:r w:rsidR="005277C2">
          <w:rPr>
            <w:noProof/>
            <w:webHidden/>
          </w:rPr>
          <w:t>27</w:t>
        </w:r>
        <w:r w:rsidR="004E4A52">
          <w:rPr>
            <w:noProof/>
            <w:webHidden/>
          </w:rPr>
          <w:fldChar w:fldCharType="end"/>
        </w:r>
      </w:hyperlink>
    </w:p>
    <w:p w14:paraId="01E83738" w14:textId="1E4E5A09"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67" w:history="1">
        <w:r w:rsidR="004E4A52" w:rsidRPr="00F160B6">
          <w:rPr>
            <w:rStyle w:val="Hyperlink"/>
            <w:noProof/>
          </w:rPr>
          <w:t>6.4.2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ASIL Decomposition of Functional Safety Requirements</w:t>
        </w:r>
        <w:r w:rsidR="004E4A52">
          <w:rPr>
            <w:noProof/>
            <w:webHidden/>
          </w:rPr>
          <w:tab/>
        </w:r>
        <w:r w:rsidR="004E4A52">
          <w:rPr>
            <w:noProof/>
            <w:webHidden/>
          </w:rPr>
          <w:fldChar w:fldCharType="begin"/>
        </w:r>
        <w:r w:rsidR="004E4A52">
          <w:rPr>
            <w:noProof/>
            <w:webHidden/>
          </w:rPr>
          <w:instrText xml:space="preserve"> PAGEREF _Toc89439967 \h </w:instrText>
        </w:r>
        <w:r w:rsidR="004E4A52">
          <w:rPr>
            <w:noProof/>
            <w:webHidden/>
          </w:rPr>
        </w:r>
        <w:r w:rsidR="004E4A52">
          <w:rPr>
            <w:noProof/>
            <w:webHidden/>
          </w:rPr>
          <w:fldChar w:fldCharType="separate"/>
        </w:r>
        <w:r w:rsidR="005277C2">
          <w:rPr>
            <w:noProof/>
            <w:webHidden/>
          </w:rPr>
          <w:t>27</w:t>
        </w:r>
        <w:r w:rsidR="004E4A52">
          <w:rPr>
            <w:noProof/>
            <w:webHidden/>
          </w:rPr>
          <w:fldChar w:fldCharType="end"/>
        </w:r>
      </w:hyperlink>
    </w:p>
    <w:p w14:paraId="449B1405" w14:textId="4E9AFBB7"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969" w:history="1">
        <w:r w:rsidR="004E4A52" w:rsidRPr="00F160B6">
          <w:rPr>
            <w:rStyle w:val="Hyperlink"/>
            <w:noProof/>
          </w:rPr>
          <w:t>7</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Cybersecurity</w:t>
        </w:r>
        <w:r w:rsidR="004E4A52">
          <w:rPr>
            <w:noProof/>
            <w:webHidden/>
          </w:rPr>
          <w:tab/>
        </w:r>
        <w:r w:rsidR="004E4A52">
          <w:rPr>
            <w:noProof/>
            <w:webHidden/>
          </w:rPr>
          <w:fldChar w:fldCharType="begin"/>
        </w:r>
        <w:r w:rsidR="004E4A52">
          <w:rPr>
            <w:noProof/>
            <w:webHidden/>
          </w:rPr>
          <w:instrText xml:space="preserve"> PAGEREF _Toc89439969 \h </w:instrText>
        </w:r>
        <w:r w:rsidR="004E4A52">
          <w:rPr>
            <w:noProof/>
            <w:webHidden/>
          </w:rPr>
        </w:r>
        <w:r w:rsidR="004E4A52">
          <w:rPr>
            <w:noProof/>
            <w:webHidden/>
          </w:rPr>
          <w:fldChar w:fldCharType="separate"/>
        </w:r>
        <w:r w:rsidR="005277C2">
          <w:rPr>
            <w:noProof/>
            <w:webHidden/>
          </w:rPr>
          <w:t>28</w:t>
        </w:r>
        <w:r w:rsidR="004E4A52">
          <w:rPr>
            <w:noProof/>
            <w:webHidden/>
          </w:rPr>
          <w:fldChar w:fldCharType="end"/>
        </w:r>
      </w:hyperlink>
    </w:p>
    <w:p w14:paraId="0C5BD1E6" w14:textId="5A47E608"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39970" w:history="1">
        <w:r w:rsidR="004E4A52" w:rsidRPr="00F160B6">
          <w:rPr>
            <w:rStyle w:val="Hyperlink"/>
            <w:noProof/>
          </w:rPr>
          <w:t>8</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Architecture</w:t>
        </w:r>
        <w:r w:rsidR="004E4A52">
          <w:rPr>
            <w:noProof/>
            <w:webHidden/>
          </w:rPr>
          <w:tab/>
        </w:r>
        <w:r w:rsidR="004E4A52">
          <w:rPr>
            <w:noProof/>
            <w:webHidden/>
          </w:rPr>
          <w:fldChar w:fldCharType="begin"/>
        </w:r>
        <w:r w:rsidR="004E4A52">
          <w:rPr>
            <w:noProof/>
            <w:webHidden/>
          </w:rPr>
          <w:instrText xml:space="preserve"> PAGEREF _Toc89439970 \h </w:instrText>
        </w:r>
        <w:r w:rsidR="004E4A52">
          <w:rPr>
            <w:noProof/>
            <w:webHidden/>
          </w:rPr>
        </w:r>
        <w:r w:rsidR="004E4A52">
          <w:rPr>
            <w:noProof/>
            <w:webHidden/>
          </w:rPr>
          <w:fldChar w:fldCharType="separate"/>
        </w:r>
        <w:r w:rsidR="005277C2">
          <w:rPr>
            <w:noProof/>
            <w:webHidden/>
          </w:rPr>
          <w:t>29</w:t>
        </w:r>
        <w:r w:rsidR="004E4A52">
          <w:rPr>
            <w:noProof/>
            <w:webHidden/>
          </w:rPr>
          <w:fldChar w:fldCharType="end"/>
        </w:r>
      </w:hyperlink>
    </w:p>
    <w:p w14:paraId="39901303" w14:textId="15F16733"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71" w:history="1">
        <w:r w:rsidR="004E4A52" w:rsidRPr="00F160B6">
          <w:rPr>
            <w:rStyle w:val="Hyperlink"/>
            <w:noProof/>
          </w:rPr>
          <w:t>8.1.1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Functions</w:t>
        </w:r>
        <w:r w:rsidR="004E4A52">
          <w:rPr>
            <w:noProof/>
            <w:webHidden/>
          </w:rPr>
          <w:tab/>
        </w:r>
        <w:r w:rsidR="004E4A52">
          <w:rPr>
            <w:noProof/>
            <w:webHidden/>
          </w:rPr>
          <w:fldChar w:fldCharType="begin"/>
        </w:r>
        <w:r w:rsidR="004E4A52">
          <w:rPr>
            <w:noProof/>
            <w:webHidden/>
          </w:rPr>
          <w:instrText xml:space="preserve"> PAGEREF _Toc89439971 \h </w:instrText>
        </w:r>
        <w:r w:rsidR="004E4A52">
          <w:rPr>
            <w:noProof/>
            <w:webHidden/>
          </w:rPr>
        </w:r>
        <w:r w:rsidR="004E4A52">
          <w:rPr>
            <w:noProof/>
            <w:webHidden/>
          </w:rPr>
          <w:fldChar w:fldCharType="separate"/>
        </w:r>
        <w:r w:rsidR="005277C2">
          <w:rPr>
            <w:noProof/>
            <w:webHidden/>
          </w:rPr>
          <w:t>30</w:t>
        </w:r>
        <w:r w:rsidR="004E4A52">
          <w:rPr>
            <w:noProof/>
            <w:webHidden/>
          </w:rPr>
          <w:fldChar w:fldCharType="end"/>
        </w:r>
      </w:hyperlink>
    </w:p>
    <w:p w14:paraId="6736253E" w14:textId="458872D8" w:rsidR="004E4A52" w:rsidRDefault="00BC0CB7">
      <w:pPr>
        <w:pStyle w:val="TOC2"/>
        <w:tabs>
          <w:tab w:val="left" w:pos="600"/>
          <w:tab w:val="right" w:leader="dot" w:pos="10457"/>
        </w:tabs>
        <w:rPr>
          <w:rFonts w:asciiTheme="minorHAnsi" w:eastAsiaTheme="minorEastAsia" w:hAnsiTheme="minorHAnsi" w:cstheme="minorBidi"/>
          <w:noProof/>
          <w:sz w:val="22"/>
          <w:szCs w:val="22"/>
          <w:lang w:val="pt-BR" w:eastAsia="pt-BR"/>
        </w:rPr>
      </w:pPr>
      <w:hyperlink w:anchor="_Toc89439972" w:history="1">
        <w:r w:rsidR="004E4A52" w:rsidRPr="00F160B6">
          <w:rPr>
            <w:rStyle w:val="Hyperlink"/>
            <w:noProof/>
          </w:rPr>
          <w:t>8.2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Logical Architecture</w:t>
        </w:r>
        <w:r w:rsidR="004E4A52">
          <w:rPr>
            <w:noProof/>
            <w:webHidden/>
          </w:rPr>
          <w:tab/>
        </w:r>
        <w:r w:rsidR="004E4A52">
          <w:rPr>
            <w:noProof/>
            <w:webHidden/>
          </w:rPr>
          <w:fldChar w:fldCharType="begin"/>
        </w:r>
        <w:r w:rsidR="004E4A52">
          <w:rPr>
            <w:noProof/>
            <w:webHidden/>
          </w:rPr>
          <w:instrText xml:space="preserve"> PAGEREF _Toc89439972 \h </w:instrText>
        </w:r>
        <w:r w:rsidR="004E4A52">
          <w:rPr>
            <w:noProof/>
            <w:webHidden/>
          </w:rPr>
        </w:r>
        <w:r w:rsidR="004E4A52">
          <w:rPr>
            <w:noProof/>
            <w:webHidden/>
          </w:rPr>
          <w:fldChar w:fldCharType="separate"/>
        </w:r>
        <w:r w:rsidR="005277C2">
          <w:rPr>
            <w:noProof/>
            <w:webHidden/>
          </w:rPr>
          <w:t>31</w:t>
        </w:r>
        <w:r w:rsidR="004E4A52">
          <w:rPr>
            <w:noProof/>
            <w:webHidden/>
          </w:rPr>
          <w:fldChar w:fldCharType="end"/>
        </w:r>
      </w:hyperlink>
    </w:p>
    <w:p w14:paraId="233F9C7C" w14:textId="10A91ED3"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73" w:history="1">
        <w:r w:rsidR="004E4A52" w:rsidRPr="00F160B6">
          <w:rPr>
            <w:rStyle w:val="Hyperlink"/>
            <w:noProof/>
          </w:rPr>
          <w:t>8.2.1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Logical Elements</w:t>
        </w:r>
        <w:r w:rsidR="004E4A52">
          <w:rPr>
            <w:noProof/>
            <w:webHidden/>
          </w:rPr>
          <w:tab/>
        </w:r>
        <w:r w:rsidR="004E4A52">
          <w:rPr>
            <w:noProof/>
            <w:webHidden/>
          </w:rPr>
          <w:fldChar w:fldCharType="begin"/>
        </w:r>
        <w:r w:rsidR="004E4A52">
          <w:rPr>
            <w:noProof/>
            <w:webHidden/>
          </w:rPr>
          <w:instrText xml:space="preserve"> PAGEREF _Toc89439973 \h </w:instrText>
        </w:r>
        <w:r w:rsidR="004E4A52">
          <w:rPr>
            <w:noProof/>
            <w:webHidden/>
          </w:rPr>
        </w:r>
        <w:r w:rsidR="004E4A52">
          <w:rPr>
            <w:noProof/>
            <w:webHidden/>
          </w:rPr>
          <w:fldChar w:fldCharType="separate"/>
        </w:r>
        <w:r w:rsidR="005277C2">
          <w:rPr>
            <w:noProof/>
            <w:webHidden/>
          </w:rPr>
          <w:t>32</w:t>
        </w:r>
        <w:r w:rsidR="004E4A52">
          <w:rPr>
            <w:noProof/>
            <w:webHidden/>
          </w:rPr>
          <w:fldChar w:fldCharType="end"/>
        </w:r>
      </w:hyperlink>
    </w:p>
    <w:p w14:paraId="5A62F62B" w14:textId="63D83288" w:rsidR="004E4A52" w:rsidRDefault="00BC0CB7">
      <w:pPr>
        <w:pStyle w:val="TOC3"/>
        <w:tabs>
          <w:tab w:val="left" w:pos="1200"/>
          <w:tab w:val="right" w:leader="dot" w:pos="10457"/>
        </w:tabs>
        <w:rPr>
          <w:rFonts w:asciiTheme="minorHAnsi" w:eastAsiaTheme="minorEastAsia" w:hAnsiTheme="minorHAnsi" w:cstheme="minorBidi"/>
          <w:noProof/>
          <w:sz w:val="22"/>
          <w:szCs w:val="22"/>
          <w:lang w:val="pt-BR" w:eastAsia="pt-BR"/>
        </w:rPr>
      </w:pPr>
      <w:hyperlink w:anchor="_Toc89439974" w:history="1">
        <w:r w:rsidR="004E4A52" w:rsidRPr="00F160B6">
          <w:rPr>
            <w:rStyle w:val="Hyperlink"/>
            <w:noProof/>
          </w:rPr>
          <w:t>8.2.1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Logical Interfaces</w:t>
        </w:r>
        <w:r w:rsidR="004E4A52">
          <w:rPr>
            <w:noProof/>
            <w:webHidden/>
          </w:rPr>
          <w:tab/>
        </w:r>
        <w:r w:rsidR="004E4A52">
          <w:rPr>
            <w:noProof/>
            <w:webHidden/>
          </w:rPr>
          <w:fldChar w:fldCharType="begin"/>
        </w:r>
        <w:r w:rsidR="004E4A52">
          <w:rPr>
            <w:noProof/>
            <w:webHidden/>
          </w:rPr>
          <w:instrText xml:space="preserve"> PAGEREF _Toc89439974 \h </w:instrText>
        </w:r>
        <w:r w:rsidR="004E4A52">
          <w:rPr>
            <w:noProof/>
            <w:webHidden/>
          </w:rPr>
        </w:r>
        <w:r w:rsidR="004E4A52">
          <w:rPr>
            <w:noProof/>
            <w:webHidden/>
          </w:rPr>
          <w:fldChar w:fldCharType="separate"/>
        </w:r>
        <w:r w:rsidR="005277C2">
          <w:rPr>
            <w:noProof/>
            <w:webHidden/>
          </w:rPr>
          <w:t>33</w:t>
        </w:r>
        <w:r w:rsidR="004E4A52">
          <w:rPr>
            <w:noProof/>
            <w:webHidden/>
          </w:rPr>
          <w:fldChar w:fldCharType="end"/>
        </w:r>
      </w:hyperlink>
    </w:p>
    <w:p w14:paraId="218AC782" w14:textId="3956BCBA" w:rsidR="004E4A52" w:rsidRDefault="00BC0CB7">
      <w:pPr>
        <w:pStyle w:val="TOC1"/>
        <w:tabs>
          <w:tab w:val="left" w:pos="400"/>
          <w:tab w:val="right" w:leader="dot" w:pos="10457"/>
        </w:tabs>
        <w:rPr>
          <w:rFonts w:asciiTheme="minorHAnsi" w:eastAsiaTheme="minorEastAsia" w:hAnsiTheme="minorHAnsi" w:cstheme="minorBidi"/>
          <w:noProof/>
          <w:sz w:val="22"/>
          <w:szCs w:val="22"/>
          <w:lang w:val="pt-BR" w:eastAsia="pt-BR"/>
        </w:rPr>
      </w:pPr>
      <w:hyperlink w:anchor="_Toc89440077" w:history="1">
        <w:r w:rsidR="004E4A52" w:rsidRPr="00F160B6">
          <w:rPr>
            <w:rStyle w:val="Hyperlink"/>
            <w:noProof/>
          </w:rPr>
          <w:t>9</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Traceability Matrix</w:t>
        </w:r>
        <w:r w:rsidR="004E4A52">
          <w:rPr>
            <w:noProof/>
            <w:webHidden/>
          </w:rPr>
          <w:tab/>
        </w:r>
        <w:r w:rsidR="004E4A52">
          <w:rPr>
            <w:noProof/>
            <w:webHidden/>
          </w:rPr>
          <w:fldChar w:fldCharType="begin"/>
        </w:r>
        <w:r w:rsidR="004E4A52">
          <w:rPr>
            <w:noProof/>
            <w:webHidden/>
          </w:rPr>
          <w:instrText xml:space="preserve"> PAGEREF _Toc89440077 \h </w:instrText>
        </w:r>
        <w:r w:rsidR="004E4A52">
          <w:rPr>
            <w:noProof/>
            <w:webHidden/>
          </w:rPr>
        </w:r>
        <w:r w:rsidR="004E4A52">
          <w:rPr>
            <w:noProof/>
            <w:webHidden/>
          </w:rPr>
          <w:fldChar w:fldCharType="separate"/>
        </w:r>
        <w:r w:rsidR="005277C2">
          <w:rPr>
            <w:noProof/>
            <w:webHidden/>
          </w:rPr>
          <w:t>35</w:t>
        </w:r>
        <w:r w:rsidR="004E4A52">
          <w:rPr>
            <w:noProof/>
            <w:webHidden/>
          </w:rPr>
          <w:fldChar w:fldCharType="end"/>
        </w:r>
      </w:hyperlink>
    </w:p>
    <w:p w14:paraId="641491AD" w14:textId="5313038B" w:rsidR="004E4A52" w:rsidRDefault="00BC0CB7">
      <w:pPr>
        <w:pStyle w:val="TOC1"/>
        <w:tabs>
          <w:tab w:val="left" w:pos="600"/>
          <w:tab w:val="right" w:leader="dot" w:pos="10457"/>
        </w:tabs>
        <w:rPr>
          <w:rFonts w:asciiTheme="minorHAnsi" w:eastAsiaTheme="minorEastAsia" w:hAnsiTheme="minorHAnsi" w:cstheme="minorBidi"/>
          <w:noProof/>
          <w:sz w:val="22"/>
          <w:szCs w:val="22"/>
          <w:lang w:val="pt-BR" w:eastAsia="pt-BR"/>
        </w:rPr>
      </w:pPr>
      <w:hyperlink w:anchor="_Toc89440078" w:history="1">
        <w:r w:rsidR="004E4A52" w:rsidRPr="00F160B6">
          <w:rPr>
            <w:rStyle w:val="Hyperlink"/>
            <w:noProof/>
          </w:rPr>
          <w:t>10</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Open Concerns</w:t>
        </w:r>
        <w:r w:rsidR="004E4A52">
          <w:rPr>
            <w:noProof/>
            <w:webHidden/>
          </w:rPr>
          <w:tab/>
        </w:r>
        <w:r w:rsidR="004E4A52">
          <w:rPr>
            <w:noProof/>
            <w:webHidden/>
          </w:rPr>
          <w:fldChar w:fldCharType="begin"/>
        </w:r>
        <w:r w:rsidR="004E4A52">
          <w:rPr>
            <w:noProof/>
            <w:webHidden/>
          </w:rPr>
          <w:instrText xml:space="preserve"> PAGEREF _Toc89440078 \h </w:instrText>
        </w:r>
        <w:r w:rsidR="004E4A52">
          <w:rPr>
            <w:noProof/>
            <w:webHidden/>
          </w:rPr>
        </w:r>
        <w:r w:rsidR="004E4A52">
          <w:rPr>
            <w:noProof/>
            <w:webHidden/>
          </w:rPr>
          <w:fldChar w:fldCharType="separate"/>
        </w:r>
        <w:r w:rsidR="005277C2">
          <w:rPr>
            <w:noProof/>
            <w:webHidden/>
          </w:rPr>
          <w:t>37</w:t>
        </w:r>
        <w:r w:rsidR="004E4A52">
          <w:rPr>
            <w:noProof/>
            <w:webHidden/>
          </w:rPr>
          <w:fldChar w:fldCharType="end"/>
        </w:r>
      </w:hyperlink>
    </w:p>
    <w:p w14:paraId="042596AF" w14:textId="79286510" w:rsidR="004E4A52" w:rsidRDefault="00BC0CB7">
      <w:pPr>
        <w:pStyle w:val="TOC1"/>
        <w:tabs>
          <w:tab w:val="left" w:pos="600"/>
          <w:tab w:val="right" w:leader="dot" w:pos="10457"/>
        </w:tabs>
        <w:rPr>
          <w:rFonts w:asciiTheme="minorHAnsi" w:eastAsiaTheme="minorEastAsia" w:hAnsiTheme="minorHAnsi" w:cstheme="minorBidi"/>
          <w:noProof/>
          <w:sz w:val="22"/>
          <w:szCs w:val="22"/>
          <w:lang w:val="pt-BR" w:eastAsia="pt-BR"/>
        </w:rPr>
      </w:pPr>
      <w:hyperlink w:anchor="_Toc89440079" w:history="1">
        <w:r w:rsidR="004E4A52" w:rsidRPr="00F160B6">
          <w:rPr>
            <w:rStyle w:val="Hyperlink"/>
            <w:noProof/>
          </w:rPr>
          <w:t>11</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Revision History</w:t>
        </w:r>
        <w:r w:rsidR="004E4A52">
          <w:rPr>
            <w:noProof/>
            <w:webHidden/>
          </w:rPr>
          <w:tab/>
        </w:r>
        <w:r w:rsidR="004E4A52">
          <w:rPr>
            <w:noProof/>
            <w:webHidden/>
          </w:rPr>
          <w:fldChar w:fldCharType="begin"/>
        </w:r>
        <w:r w:rsidR="004E4A52">
          <w:rPr>
            <w:noProof/>
            <w:webHidden/>
          </w:rPr>
          <w:instrText xml:space="preserve"> PAGEREF _Toc89440079 \h </w:instrText>
        </w:r>
        <w:r w:rsidR="004E4A52">
          <w:rPr>
            <w:noProof/>
            <w:webHidden/>
          </w:rPr>
        </w:r>
        <w:r w:rsidR="004E4A52">
          <w:rPr>
            <w:noProof/>
            <w:webHidden/>
          </w:rPr>
          <w:fldChar w:fldCharType="separate"/>
        </w:r>
        <w:r w:rsidR="005277C2">
          <w:rPr>
            <w:noProof/>
            <w:webHidden/>
          </w:rPr>
          <w:t>38</w:t>
        </w:r>
        <w:r w:rsidR="004E4A52">
          <w:rPr>
            <w:noProof/>
            <w:webHidden/>
          </w:rPr>
          <w:fldChar w:fldCharType="end"/>
        </w:r>
      </w:hyperlink>
    </w:p>
    <w:p w14:paraId="31125C37" w14:textId="055CD9DD" w:rsidR="004E4A52" w:rsidRDefault="00BC0CB7">
      <w:pPr>
        <w:pStyle w:val="TOC1"/>
        <w:tabs>
          <w:tab w:val="left" w:pos="600"/>
          <w:tab w:val="right" w:leader="dot" w:pos="10457"/>
        </w:tabs>
        <w:rPr>
          <w:rFonts w:asciiTheme="minorHAnsi" w:eastAsiaTheme="minorEastAsia" w:hAnsiTheme="minorHAnsi" w:cstheme="minorBidi"/>
          <w:noProof/>
          <w:sz w:val="22"/>
          <w:szCs w:val="22"/>
          <w:lang w:val="pt-BR" w:eastAsia="pt-BR"/>
        </w:rPr>
      </w:pPr>
      <w:hyperlink w:anchor="_Toc89440081" w:history="1">
        <w:r w:rsidR="004E4A52" w:rsidRPr="00F160B6">
          <w:rPr>
            <w:rStyle w:val="Hyperlink"/>
            <w:noProof/>
          </w:rPr>
          <w:t>12</w:t>
        </w:r>
        <w:r w:rsidR="004E4A52">
          <w:rPr>
            <w:rFonts w:asciiTheme="minorHAnsi" w:eastAsiaTheme="minorEastAsia" w:hAnsiTheme="minorHAnsi" w:cstheme="minorBidi"/>
            <w:noProof/>
            <w:sz w:val="22"/>
            <w:szCs w:val="22"/>
            <w:lang w:val="pt-BR" w:eastAsia="pt-BR"/>
          </w:rPr>
          <w:tab/>
        </w:r>
        <w:r w:rsidR="004E4A52" w:rsidRPr="00F160B6">
          <w:rPr>
            <w:rStyle w:val="Hyperlink"/>
            <w:noProof/>
          </w:rPr>
          <w:t>Appendix</w:t>
        </w:r>
        <w:r w:rsidR="004E4A52">
          <w:rPr>
            <w:noProof/>
            <w:webHidden/>
          </w:rPr>
          <w:tab/>
        </w:r>
        <w:r w:rsidR="004E4A52">
          <w:rPr>
            <w:noProof/>
            <w:webHidden/>
          </w:rPr>
          <w:fldChar w:fldCharType="begin"/>
        </w:r>
        <w:r w:rsidR="004E4A52">
          <w:rPr>
            <w:noProof/>
            <w:webHidden/>
          </w:rPr>
          <w:instrText xml:space="preserve"> PAGEREF _Toc89440081 \h </w:instrText>
        </w:r>
        <w:r w:rsidR="004E4A52">
          <w:rPr>
            <w:noProof/>
            <w:webHidden/>
          </w:rPr>
        </w:r>
        <w:r w:rsidR="004E4A52">
          <w:rPr>
            <w:noProof/>
            <w:webHidden/>
          </w:rPr>
          <w:fldChar w:fldCharType="separate"/>
        </w:r>
        <w:r w:rsidR="005277C2">
          <w:rPr>
            <w:noProof/>
            <w:webHidden/>
          </w:rPr>
          <w:t>39</w:t>
        </w:r>
        <w:r w:rsidR="004E4A52">
          <w:rPr>
            <w:noProof/>
            <w:webHidden/>
          </w:rPr>
          <w:fldChar w:fldCharType="end"/>
        </w:r>
      </w:hyperlink>
    </w:p>
    <w:p w14:paraId="401F63EA" w14:textId="28687D01" w:rsidR="009D3DD4" w:rsidRDefault="007D1D30">
      <w:pPr>
        <w:spacing w:line="240" w:lineRule="atLeast"/>
        <w:rPr>
          <w:ins w:id="141" w:author="Strzelczyk, Anthony (A.)" w:date="2020-12-13T12:14:00Z"/>
        </w:rPr>
        <w:pPrChange w:id="142" w:author="Strzelczyk, Anthony (A.)" w:date="2020-12-11T12:24:00Z">
          <w:pPr/>
        </w:pPrChange>
      </w:pPr>
      <w:r w:rsidRPr="007C20FA">
        <w:fldChar w:fldCharType="end"/>
      </w:r>
    </w:p>
    <w:p w14:paraId="341FEB2D" w14:textId="32097CC5" w:rsidR="009D3DD4" w:rsidRDefault="009D3DD4">
      <w:pPr>
        <w:spacing w:line="240" w:lineRule="atLeast"/>
        <w:rPr>
          <w:ins w:id="143" w:author="Strzelczyk, Anthony (A.)" w:date="2020-12-13T12:14:00Z"/>
        </w:rPr>
        <w:pPrChange w:id="144" w:author="Strzelczyk, Anthony (A.)" w:date="2020-12-11T12:24:00Z">
          <w:pPr/>
        </w:pPrChange>
      </w:pPr>
    </w:p>
    <w:p w14:paraId="310459E0" w14:textId="77777777" w:rsidR="009D3DD4" w:rsidRDefault="009D3DD4">
      <w:pPr>
        <w:spacing w:line="240" w:lineRule="atLeast"/>
        <w:pPrChange w:id="145" w:author="Strzelczyk, Anthony (A.)" w:date="2020-12-11T12:24:00Z">
          <w:pPr/>
        </w:pPrChange>
      </w:pPr>
    </w:p>
    <w:p w14:paraId="5660C146" w14:textId="77777777" w:rsidR="00D551E4" w:rsidRPr="0046323D" w:rsidRDefault="00D551E4">
      <w:pPr>
        <w:spacing w:line="240" w:lineRule="atLeast"/>
        <w:rPr>
          <w:b/>
          <w:sz w:val="32"/>
        </w:rPr>
        <w:pPrChange w:id="146" w:author="Strzelczyk, Anthony (A.)" w:date="2020-12-11T12:24:00Z">
          <w:pPr/>
        </w:pPrChange>
      </w:pPr>
      <w:r w:rsidRPr="0046323D">
        <w:rPr>
          <w:b/>
          <w:sz w:val="32"/>
        </w:rPr>
        <w:t>List of Figures</w:t>
      </w:r>
    </w:p>
    <w:p w14:paraId="58E38474" w14:textId="77777777" w:rsidR="00D551E4" w:rsidRPr="00E2703A" w:rsidRDefault="00D551E4">
      <w:pPr>
        <w:pStyle w:val="TOC2"/>
        <w:spacing w:line="240" w:lineRule="atLeast"/>
        <w:rPr>
          <w:rStyle w:val="Hyperlink"/>
          <w:noProof/>
          <w:color w:val="auto"/>
        </w:rPr>
        <w:pPrChange w:id="147" w:author="Strzelczyk, Anthony (A.)" w:date="2020-12-11T12:24:00Z">
          <w:pPr>
            <w:pStyle w:val="TOC2"/>
          </w:pPr>
        </w:pPrChange>
      </w:pPr>
    </w:p>
    <w:p w14:paraId="27971AC7" w14:textId="21AD6F2B" w:rsidR="004E4A52" w:rsidRDefault="00F909C2">
      <w:pPr>
        <w:pStyle w:val="TableofFigures"/>
        <w:tabs>
          <w:tab w:val="right" w:leader="dot" w:pos="10457"/>
        </w:tabs>
        <w:rPr>
          <w:rFonts w:eastAsiaTheme="minorEastAsia" w:cstheme="minorBidi"/>
          <w:caps w:val="0"/>
          <w:noProof/>
          <w:sz w:val="22"/>
          <w:szCs w:val="22"/>
          <w:lang w:val="pt-BR" w:eastAsia="pt-BR"/>
        </w:rPr>
      </w:pPr>
      <w:r>
        <w:rPr>
          <w:rStyle w:val="Hyperlink"/>
          <w:caps w:val="0"/>
          <w:noProof/>
          <w:color w:val="auto"/>
          <w:u w:val="none"/>
        </w:rPr>
        <w:fldChar w:fldCharType="begin"/>
      </w:r>
      <w:r>
        <w:rPr>
          <w:rStyle w:val="Hyperlink"/>
          <w:caps w:val="0"/>
          <w:noProof/>
          <w:color w:val="auto"/>
          <w:u w:val="none"/>
        </w:rPr>
        <w:instrText xml:space="preserve"> TOC \h \z \c "Figure" </w:instrText>
      </w:r>
      <w:r>
        <w:rPr>
          <w:rStyle w:val="Hyperlink"/>
          <w:caps w:val="0"/>
          <w:noProof/>
          <w:color w:val="auto"/>
          <w:u w:val="none"/>
        </w:rPr>
        <w:fldChar w:fldCharType="separate"/>
      </w:r>
      <w:hyperlink w:anchor="_Toc89440082" w:history="1">
        <w:r w:rsidR="004E4A52" w:rsidRPr="00A60F09">
          <w:rPr>
            <w:rStyle w:val="Hyperlink"/>
            <w:noProof/>
          </w:rPr>
          <w:t>Figure 1: Front Fog Light Feature Image</w:t>
        </w:r>
        <w:r w:rsidR="004E4A52">
          <w:rPr>
            <w:noProof/>
            <w:webHidden/>
          </w:rPr>
          <w:tab/>
        </w:r>
        <w:r w:rsidR="004E4A52">
          <w:rPr>
            <w:noProof/>
            <w:webHidden/>
          </w:rPr>
          <w:fldChar w:fldCharType="begin"/>
        </w:r>
        <w:r w:rsidR="004E4A52">
          <w:rPr>
            <w:noProof/>
            <w:webHidden/>
          </w:rPr>
          <w:instrText xml:space="preserve"> PAGEREF _Toc89440082 \h </w:instrText>
        </w:r>
        <w:r w:rsidR="004E4A52">
          <w:rPr>
            <w:noProof/>
            <w:webHidden/>
          </w:rPr>
        </w:r>
        <w:r w:rsidR="004E4A52">
          <w:rPr>
            <w:noProof/>
            <w:webHidden/>
          </w:rPr>
          <w:fldChar w:fldCharType="separate"/>
        </w:r>
        <w:r w:rsidR="005277C2">
          <w:rPr>
            <w:noProof/>
            <w:webHidden/>
          </w:rPr>
          <w:t>10</w:t>
        </w:r>
        <w:r w:rsidR="004E4A52">
          <w:rPr>
            <w:noProof/>
            <w:webHidden/>
          </w:rPr>
          <w:fldChar w:fldCharType="end"/>
        </w:r>
      </w:hyperlink>
    </w:p>
    <w:p w14:paraId="6AEB0F12" w14:textId="16152395"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83" w:history="1">
        <w:r w:rsidR="004E4A52" w:rsidRPr="00A60F09">
          <w:rPr>
            <w:rStyle w:val="Hyperlink"/>
            <w:noProof/>
          </w:rPr>
          <w:t>Figure 2: Rear Fog Light Feature Image</w:t>
        </w:r>
        <w:r w:rsidR="004E4A52">
          <w:rPr>
            <w:noProof/>
            <w:webHidden/>
          </w:rPr>
          <w:tab/>
        </w:r>
        <w:r w:rsidR="004E4A52">
          <w:rPr>
            <w:noProof/>
            <w:webHidden/>
          </w:rPr>
          <w:fldChar w:fldCharType="begin"/>
        </w:r>
        <w:r w:rsidR="004E4A52">
          <w:rPr>
            <w:noProof/>
            <w:webHidden/>
          </w:rPr>
          <w:instrText xml:space="preserve"> PAGEREF _Toc89440083 \h </w:instrText>
        </w:r>
        <w:r w:rsidR="004E4A52">
          <w:rPr>
            <w:noProof/>
            <w:webHidden/>
          </w:rPr>
        </w:r>
        <w:r w:rsidR="004E4A52">
          <w:rPr>
            <w:noProof/>
            <w:webHidden/>
          </w:rPr>
          <w:fldChar w:fldCharType="separate"/>
        </w:r>
        <w:r w:rsidR="005277C2">
          <w:rPr>
            <w:noProof/>
            <w:webHidden/>
          </w:rPr>
          <w:t>10</w:t>
        </w:r>
        <w:r w:rsidR="004E4A52">
          <w:rPr>
            <w:noProof/>
            <w:webHidden/>
          </w:rPr>
          <w:fldChar w:fldCharType="end"/>
        </w:r>
      </w:hyperlink>
    </w:p>
    <w:p w14:paraId="56AE0A04" w14:textId="3C50A433"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84" w:history="1">
        <w:r w:rsidR="004E4A52" w:rsidRPr="00A60F09">
          <w:rPr>
            <w:rStyle w:val="Hyperlink"/>
            <w:noProof/>
          </w:rPr>
          <w:t>Figure 3</w:t>
        </w:r>
        <w:r w:rsidR="004E4A52" w:rsidRPr="00A60F09">
          <w:rPr>
            <w:rStyle w:val="Hyperlink"/>
            <w:b/>
            <w:noProof/>
          </w:rPr>
          <w:t>: Fog Ligh</w:t>
        </w:r>
        <w:r w:rsidR="004E4A52" w:rsidRPr="00A60F09">
          <w:rPr>
            <w:rStyle w:val="Hyperlink"/>
            <w:noProof/>
          </w:rPr>
          <w:t>ts</w:t>
        </w:r>
        <w:r w:rsidR="004E4A52" w:rsidRPr="00A60F09">
          <w:rPr>
            <w:rStyle w:val="Hyperlink"/>
            <w:b/>
            <w:noProof/>
          </w:rPr>
          <w:t xml:space="preserve"> Feature Context Diagram</w:t>
        </w:r>
        <w:r w:rsidR="004E4A52">
          <w:rPr>
            <w:noProof/>
            <w:webHidden/>
          </w:rPr>
          <w:tab/>
        </w:r>
        <w:r w:rsidR="004E4A52">
          <w:rPr>
            <w:noProof/>
            <w:webHidden/>
          </w:rPr>
          <w:fldChar w:fldCharType="begin"/>
        </w:r>
        <w:r w:rsidR="004E4A52">
          <w:rPr>
            <w:noProof/>
            <w:webHidden/>
          </w:rPr>
          <w:instrText xml:space="preserve"> PAGEREF _Toc89440084 \h </w:instrText>
        </w:r>
        <w:r w:rsidR="004E4A52">
          <w:rPr>
            <w:noProof/>
            <w:webHidden/>
          </w:rPr>
        </w:r>
        <w:r w:rsidR="004E4A52">
          <w:rPr>
            <w:noProof/>
            <w:webHidden/>
          </w:rPr>
          <w:fldChar w:fldCharType="separate"/>
        </w:r>
        <w:r w:rsidR="005277C2">
          <w:rPr>
            <w:noProof/>
            <w:webHidden/>
          </w:rPr>
          <w:t>14</w:t>
        </w:r>
        <w:r w:rsidR="004E4A52">
          <w:rPr>
            <w:noProof/>
            <w:webHidden/>
          </w:rPr>
          <w:fldChar w:fldCharType="end"/>
        </w:r>
      </w:hyperlink>
    </w:p>
    <w:p w14:paraId="6DC32B9E" w14:textId="3C6BF468"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85" w:history="1">
        <w:r w:rsidR="004E4A52" w:rsidRPr="00A60F09">
          <w:rPr>
            <w:rStyle w:val="Hyperlink"/>
            <w:noProof/>
          </w:rPr>
          <w:t>Figure 4: Fog Feature Operation Modes and States</w:t>
        </w:r>
        <w:r w:rsidR="004E4A52">
          <w:rPr>
            <w:noProof/>
            <w:webHidden/>
          </w:rPr>
          <w:tab/>
        </w:r>
        <w:r w:rsidR="004E4A52">
          <w:rPr>
            <w:noProof/>
            <w:webHidden/>
          </w:rPr>
          <w:fldChar w:fldCharType="begin"/>
        </w:r>
        <w:r w:rsidR="004E4A52">
          <w:rPr>
            <w:noProof/>
            <w:webHidden/>
          </w:rPr>
          <w:instrText xml:space="preserve"> PAGEREF _Toc89440085 \h </w:instrText>
        </w:r>
        <w:r w:rsidR="004E4A52">
          <w:rPr>
            <w:noProof/>
            <w:webHidden/>
          </w:rPr>
        </w:r>
        <w:r w:rsidR="004E4A52">
          <w:rPr>
            <w:noProof/>
            <w:webHidden/>
          </w:rPr>
          <w:fldChar w:fldCharType="separate"/>
        </w:r>
        <w:r w:rsidR="005277C2">
          <w:rPr>
            <w:noProof/>
            <w:webHidden/>
          </w:rPr>
          <w:t>15</w:t>
        </w:r>
        <w:r w:rsidR="004E4A52">
          <w:rPr>
            <w:noProof/>
            <w:webHidden/>
          </w:rPr>
          <w:fldChar w:fldCharType="end"/>
        </w:r>
      </w:hyperlink>
    </w:p>
    <w:p w14:paraId="736D4960" w14:textId="5DA8831F"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86" w:history="1">
        <w:r w:rsidR="004E4A52" w:rsidRPr="00A60F09">
          <w:rPr>
            <w:rStyle w:val="Hyperlink"/>
            <w:noProof/>
          </w:rPr>
          <w:t>Figure 5: Use Case Diagram</w:t>
        </w:r>
        <w:r w:rsidR="004E4A52">
          <w:rPr>
            <w:noProof/>
            <w:webHidden/>
          </w:rPr>
          <w:tab/>
        </w:r>
        <w:r w:rsidR="004E4A52">
          <w:rPr>
            <w:noProof/>
            <w:webHidden/>
          </w:rPr>
          <w:fldChar w:fldCharType="begin"/>
        </w:r>
        <w:r w:rsidR="004E4A52">
          <w:rPr>
            <w:noProof/>
            <w:webHidden/>
          </w:rPr>
          <w:instrText xml:space="preserve"> PAGEREF _Toc89440086 \h </w:instrText>
        </w:r>
        <w:r w:rsidR="004E4A52">
          <w:rPr>
            <w:noProof/>
            <w:webHidden/>
          </w:rPr>
        </w:r>
        <w:r w:rsidR="004E4A52">
          <w:rPr>
            <w:noProof/>
            <w:webHidden/>
          </w:rPr>
          <w:fldChar w:fldCharType="separate"/>
        </w:r>
        <w:r w:rsidR="005277C2">
          <w:rPr>
            <w:noProof/>
            <w:webHidden/>
          </w:rPr>
          <w:t>17</w:t>
        </w:r>
        <w:r w:rsidR="004E4A52">
          <w:rPr>
            <w:noProof/>
            <w:webHidden/>
          </w:rPr>
          <w:fldChar w:fldCharType="end"/>
        </w:r>
      </w:hyperlink>
    </w:p>
    <w:p w14:paraId="42A4E72E" w14:textId="39C1644E"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87" w:history="1">
        <w:r w:rsidR="004E4A52" w:rsidRPr="00A60F09">
          <w:rPr>
            <w:rStyle w:val="Hyperlink"/>
            <w:noProof/>
          </w:rPr>
          <w:t xml:space="preserve">Figure 8: </w:t>
        </w:r>
        <w:r w:rsidR="004E4A52" w:rsidRPr="00A60F09">
          <w:rPr>
            <w:rStyle w:val="Hyperlink"/>
            <w:rFonts w:cs="Arial"/>
            <w:noProof/>
          </w:rPr>
          <w:t>Functional Boundary Behavior</w:t>
        </w:r>
        <w:r w:rsidR="004E4A52">
          <w:rPr>
            <w:noProof/>
            <w:webHidden/>
          </w:rPr>
          <w:tab/>
        </w:r>
        <w:r w:rsidR="004E4A52">
          <w:rPr>
            <w:noProof/>
            <w:webHidden/>
          </w:rPr>
          <w:fldChar w:fldCharType="begin"/>
        </w:r>
        <w:r w:rsidR="004E4A52">
          <w:rPr>
            <w:noProof/>
            <w:webHidden/>
          </w:rPr>
          <w:instrText xml:space="preserve"> PAGEREF _Toc89440087 \h </w:instrText>
        </w:r>
        <w:r w:rsidR="004E4A52">
          <w:rPr>
            <w:noProof/>
            <w:webHidden/>
          </w:rPr>
        </w:r>
        <w:r w:rsidR="004E4A52">
          <w:rPr>
            <w:noProof/>
            <w:webHidden/>
          </w:rPr>
          <w:fldChar w:fldCharType="separate"/>
        </w:r>
        <w:r w:rsidR="005277C2">
          <w:rPr>
            <w:noProof/>
            <w:webHidden/>
          </w:rPr>
          <w:t>29</w:t>
        </w:r>
        <w:r w:rsidR="004E4A52">
          <w:rPr>
            <w:noProof/>
            <w:webHidden/>
          </w:rPr>
          <w:fldChar w:fldCharType="end"/>
        </w:r>
      </w:hyperlink>
    </w:p>
    <w:p w14:paraId="4B459A90" w14:textId="5347B477"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88" w:history="1">
        <w:r w:rsidR="004E4A52" w:rsidRPr="00A60F09">
          <w:rPr>
            <w:rStyle w:val="Hyperlink"/>
            <w:noProof/>
          </w:rPr>
          <w:t>Figure 9: Logical Architecture</w:t>
        </w:r>
        <w:r w:rsidR="004E4A52">
          <w:rPr>
            <w:noProof/>
            <w:webHidden/>
          </w:rPr>
          <w:tab/>
        </w:r>
        <w:r w:rsidR="004E4A52">
          <w:rPr>
            <w:noProof/>
            <w:webHidden/>
          </w:rPr>
          <w:fldChar w:fldCharType="begin"/>
        </w:r>
        <w:r w:rsidR="004E4A52">
          <w:rPr>
            <w:noProof/>
            <w:webHidden/>
          </w:rPr>
          <w:instrText xml:space="preserve"> PAGEREF _Toc89440088 \h </w:instrText>
        </w:r>
        <w:r w:rsidR="004E4A52">
          <w:rPr>
            <w:noProof/>
            <w:webHidden/>
          </w:rPr>
        </w:r>
        <w:r w:rsidR="004E4A52">
          <w:rPr>
            <w:noProof/>
            <w:webHidden/>
          </w:rPr>
          <w:fldChar w:fldCharType="separate"/>
        </w:r>
        <w:r w:rsidR="005277C2">
          <w:rPr>
            <w:noProof/>
            <w:webHidden/>
          </w:rPr>
          <w:t>31</w:t>
        </w:r>
        <w:r w:rsidR="004E4A52">
          <w:rPr>
            <w:noProof/>
            <w:webHidden/>
          </w:rPr>
          <w:fldChar w:fldCharType="end"/>
        </w:r>
      </w:hyperlink>
    </w:p>
    <w:p w14:paraId="7EA832CD" w14:textId="484771C2" w:rsidR="009D3DD4" w:rsidRDefault="00F909C2">
      <w:pPr>
        <w:pStyle w:val="BlockText"/>
        <w:spacing w:line="240" w:lineRule="atLeast"/>
        <w:ind w:left="0" w:firstLine="0"/>
        <w:rPr>
          <w:ins w:id="148" w:author="Strzelczyk, Anthony (A.)" w:date="2020-12-13T12:14:00Z"/>
          <w:rStyle w:val="Hyperlink"/>
          <w:rFonts w:ascii="Arial" w:hAnsi="Arial"/>
          <w:caps/>
          <w:noProof/>
          <w:color w:val="auto"/>
          <w:szCs w:val="20"/>
          <w:u w:val="none"/>
        </w:rPr>
        <w:pPrChange w:id="149" w:author="Strzelczyk, Anthony (A.)" w:date="2020-12-11T12:24:00Z">
          <w:pPr>
            <w:pStyle w:val="BlockText"/>
            <w:ind w:left="0" w:firstLine="0"/>
          </w:pPr>
        </w:pPrChange>
      </w:pPr>
      <w:r>
        <w:rPr>
          <w:rStyle w:val="Hyperlink"/>
          <w:rFonts w:asciiTheme="minorHAnsi" w:hAnsiTheme="minorHAnsi"/>
          <w:caps/>
          <w:noProof/>
          <w:color w:val="auto"/>
          <w:szCs w:val="20"/>
          <w:u w:val="none"/>
        </w:rPr>
        <w:fldChar w:fldCharType="end"/>
      </w:r>
    </w:p>
    <w:p w14:paraId="1ABF9D78" w14:textId="77777777" w:rsidR="009D3DD4" w:rsidRDefault="009D3DD4">
      <w:pPr>
        <w:pStyle w:val="BlockText"/>
        <w:spacing w:line="240" w:lineRule="atLeast"/>
        <w:ind w:left="0" w:firstLine="0"/>
        <w:pPrChange w:id="150" w:author="Strzelczyk, Anthony (A.)" w:date="2020-12-11T12:24:00Z">
          <w:pPr>
            <w:pStyle w:val="BlockText"/>
            <w:ind w:left="0" w:firstLine="0"/>
          </w:pPr>
        </w:pPrChange>
      </w:pPr>
    </w:p>
    <w:p w14:paraId="2DBA524D" w14:textId="77777777" w:rsidR="00D551E4" w:rsidRPr="0046323D" w:rsidRDefault="00D551E4">
      <w:pPr>
        <w:spacing w:line="240" w:lineRule="atLeast"/>
        <w:rPr>
          <w:b/>
          <w:sz w:val="32"/>
        </w:rPr>
        <w:pPrChange w:id="151" w:author="Strzelczyk, Anthony (A.)" w:date="2020-12-11T12:24:00Z">
          <w:pPr/>
        </w:pPrChange>
      </w:pPr>
      <w:bookmarkStart w:id="152" w:name="_Toc423619082"/>
      <w:r w:rsidRPr="0046323D">
        <w:rPr>
          <w:b/>
          <w:sz w:val="32"/>
        </w:rPr>
        <w:t>List of Tables</w:t>
      </w:r>
      <w:bookmarkEnd w:id="152"/>
    </w:p>
    <w:p w14:paraId="5FF40E31" w14:textId="77777777" w:rsidR="00D551E4" w:rsidRPr="00E2703A" w:rsidRDefault="00D551E4">
      <w:pPr>
        <w:pStyle w:val="TOC2"/>
        <w:spacing w:line="240" w:lineRule="atLeast"/>
        <w:rPr>
          <w:rStyle w:val="Hyperlink"/>
          <w:noProof/>
          <w:color w:val="auto"/>
        </w:rPr>
        <w:pPrChange w:id="153" w:author="Strzelczyk, Anthony (A.)" w:date="2020-12-11T12:24:00Z">
          <w:pPr>
            <w:pStyle w:val="TOC2"/>
          </w:pPr>
        </w:pPrChange>
      </w:pPr>
    </w:p>
    <w:p w14:paraId="71849D7A" w14:textId="26647CEA" w:rsidR="004E4A52" w:rsidRDefault="00D551E4">
      <w:pPr>
        <w:pStyle w:val="TableofFigures"/>
        <w:tabs>
          <w:tab w:val="right" w:leader="dot" w:pos="10457"/>
        </w:tabs>
        <w:rPr>
          <w:rFonts w:eastAsiaTheme="minorEastAsia" w:cstheme="minorBidi"/>
          <w:caps w:val="0"/>
          <w:noProof/>
          <w:sz w:val="22"/>
          <w:szCs w:val="22"/>
          <w:lang w:val="pt-BR" w:eastAsia="pt-BR"/>
        </w:rPr>
      </w:pPr>
      <w:r w:rsidRPr="00E2703A">
        <w:rPr>
          <w:rStyle w:val="Hyperlink"/>
          <w:rFonts w:cs="Arial"/>
          <w:caps w:val="0"/>
          <w:noProof/>
          <w:color w:val="auto"/>
        </w:rPr>
        <w:fldChar w:fldCharType="begin"/>
      </w:r>
      <w:r w:rsidRPr="00E2703A">
        <w:rPr>
          <w:rStyle w:val="Hyperlink"/>
          <w:rFonts w:cs="Arial"/>
          <w:noProof/>
          <w:color w:val="auto"/>
        </w:rPr>
        <w:instrText xml:space="preserve"> TOC \h \z \c "Table" </w:instrText>
      </w:r>
      <w:r w:rsidRPr="00E2703A">
        <w:rPr>
          <w:rStyle w:val="Hyperlink"/>
          <w:rFonts w:cs="Arial"/>
          <w:caps w:val="0"/>
          <w:noProof/>
          <w:color w:val="auto"/>
        </w:rPr>
        <w:fldChar w:fldCharType="separate"/>
      </w:r>
      <w:hyperlink w:anchor="_Toc89440089" w:history="1">
        <w:r w:rsidR="004E4A52" w:rsidRPr="005B590C">
          <w:rPr>
            <w:rStyle w:val="Hyperlink"/>
            <w:noProof/>
          </w:rPr>
          <w:t>Table 1: Features described in this FD</w:t>
        </w:r>
        <w:r w:rsidR="004E4A52">
          <w:rPr>
            <w:noProof/>
            <w:webHidden/>
          </w:rPr>
          <w:tab/>
        </w:r>
        <w:r w:rsidR="004E4A52">
          <w:rPr>
            <w:noProof/>
            <w:webHidden/>
          </w:rPr>
          <w:fldChar w:fldCharType="begin"/>
        </w:r>
        <w:r w:rsidR="004E4A52">
          <w:rPr>
            <w:noProof/>
            <w:webHidden/>
          </w:rPr>
          <w:instrText xml:space="preserve"> PAGEREF _Toc89440089 \h </w:instrText>
        </w:r>
        <w:r w:rsidR="004E4A52">
          <w:rPr>
            <w:noProof/>
            <w:webHidden/>
          </w:rPr>
        </w:r>
        <w:r w:rsidR="004E4A52">
          <w:rPr>
            <w:noProof/>
            <w:webHidden/>
          </w:rPr>
          <w:fldChar w:fldCharType="separate"/>
        </w:r>
        <w:r w:rsidR="005277C2">
          <w:rPr>
            <w:noProof/>
            <w:webHidden/>
          </w:rPr>
          <w:t>5</w:t>
        </w:r>
        <w:r w:rsidR="004E4A52">
          <w:rPr>
            <w:noProof/>
            <w:webHidden/>
          </w:rPr>
          <w:fldChar w:fldCharType="end"/>
        </w:r>
      </w:hyperlink>
    </w:p>
    <w:p w14:paraId="079A55CC" w14:textId="6E10DF0B"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0" w:history="1">
        <w:r w:rsidR="004E4A52" w:rsidRPr="005B590C">
          <w:rPr>
            <w:rStyle w:val="Hyperlink"/>
            <w:noProof/>
          </w:rPr>
          <w:t>Table 2: Ford internal Documents</w:t>
        </w:r>
        <w:r w:rsidR="004E4A52">
          <w:rPr>
            <w:noProof/>
            <w:webHidden/>
          </w:rPr>
          <w:tab/>
        </w:r>
        <w:r w:rsidR="004E4A52">
          <w:rPr>
            <w:noProof/>
            <w:webHidden/>
          </w:rPr>
          <w:fldChar w:fldCharType="begin"/>
        </w:r>
        <w:r w:rsidR="004E4A52">
          <w:rPr>
            <w:noProof/>
            <w:webHidden/>
          </w:rPr>
          <w:instrText xml:space="preserve"> PAGEREF _Toc89440090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46DA2BFB" w14:textId="580D5367"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1" w:history="1">
        <w:r w:rsidR="004E4A52" w:rsidRPr="005B590C">
          <w:rPr>
            <w:rStyle w:val="Hyperlink"/>
            <w:noProof/>
          </w:rPr>
          <w:t>Table 3: External documents and publications</w:t>
        </w:r>
        <w:r w:rsidR="004E4A52">
          <w:rPr>
            <w:noProof/>
            <w:webHidden/>
          </w:rPr>
          <w:tab/>
        </w:r>
        <w:r w:rsidR="004E4A52">
          <w:rPr>
            <w:noProof/>
            <w:webHidden/>
          </w:rPr>
          <w:fldChar w:fldCharType="begin"/>
        </w:r>
        <w:r w:rsidR="004E4A52">
          <w:rPr>
            <w:noProof/>
            <w:webHidden/>
          </w:rPr>
          <w:instrText xml:space="preserve"> PAGEREF _Toc89440091 \h </w:instrText>
        </w:r>
        <w:r w:rsidR="004E4A52">
          <w:rPr>
            <w:noProof/>
            <w:webHidden/>
          </w:rPr>
        </w:r>
        <w:r w:rsidR="004E4A52">
          <w:rPr>
            <w:noProof/>
            <w:webHidden/>
          </w:rPr>
          <w:fldChar w:fldCharType="separate"/>
        </w:r>
        <w:r w:rsidR="005277C2">
          <w:rPr>
            <w:noProof/>
            <w:webHidden/>
          </w:rPr>
          <w:t>7</w:t>
        </w:r>
        <w:r w:rsidR="004E4A52">
          <w:rPr>
            <w:noProof/>
            <w:webHidden/>
          </w:rPr>
          <w:fldChar w:fldCharType="end"/>
        </w:r>
      </w:hyperlink>
    </w:p>
    <w:p w14:paraId="3AD610DA" w14:textId="0BBCD37D"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2" w:history="1">
        <w:r w:rsidR="004E4A52" w:rsidRPr="005B590C">
          <w:rPr>
            <w:rStyle w:val="Hyperlink"/>
            <w:noProof/>
          </w:rPr>
          <w:t>Table 4: Definitions used in this document</w:t>
        </w:r>
        <w:r w:rsidR="004E4A52">
          <w:rPr>
            <w:noProof/>
            <w:webHidden/>
          </w:rPr>
          <w:tab/>
        </w:r>
        <w:r w:rsidR="004E4A52">
          <w:rPr>
            <w:noProof/>
            <w:webHidden/>
          </w:rPr>
          <w:fldChar w:fldCharType="begin"/>
        </w:r>
        <w:r w:rsidR="004E4A52">
          <w:rPr>
            <w:noProof/>
            <w:webHidden/>
          </w:rPr>
          <w:instrText xml:space="preserve"> PAGEREF _Toc89440092 \h </w:instrText>
        </w:r>
        <w:r w:rsidR="004E4A52">
          <w:rPr>
            <w:noProof/>
            <w:webHidden/>
          </w:rPr>
        </w:r>
        <w:r w:rsidR="004E4A52">
          <w:rPr>
            <w:noProof/>
            <w:webHidden/>
          </w:rPr>
          <w:fldChar w:fldCharType="separate"/>
        </w:r>
        <w:r w:rsidR="005277C2">
          <w:rPr>
            <w:noProof/>
            <w:webHidden/>
          </w:rPr>
          <w:t>8</w:t>
        </w:r>
        <w:r w:rsidR="004E4A52">
          <w:rPr>
            <w:noProof/>
            <w:webHidden/>
          </w:rPr>
          <w:fldChar w:fldCharType="end"/>
        </w:r>
      </w:hyperlink>
    </w:p>
    <w:p w14:paraId="41515EC6" w14:textId="2EBC7732"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3" w:history="1">
        <w:r w:rsidR="004E4A52" w:rsidRPr="005B590C">
          <w:rPr>
            <w:rStyle w:val="Hyperlink"/>
            <w:noProof/>
          </w:rPr>
          <w:t>Table 5: HMI Fog and Headlamp Switches</w:t>
        </w:r>
        <w:r w:rsidR="004E4A52">
          <w:rPr>
            <w:noProof/>
            <w:webHidden/>
          </w:rPr>
          <w:tab/>
        </w:r>
        <w:r w:rsidR="004E4A52">
          <w:rPr>
            <w:noProof/>
            <w:webHidden/>
          </w:rPr>
          <w:fldChar w:fldCharType="begin"/>
        </w:r>
        <w:r w:rsidR="004E4A52">
          <w:rPr>
            <w:noProof/>
            <w:webHidden/>
          </w:rPr>
          <w:instrText xml:space="preserve"> PAGEREF _Toc89440093 \h </w:instrText>
        </w:r>
        <w:r w:rsidR="004E4A52">
          <w:rPr>
            <w:noProof/>
            <w:webHidden/>
          </w:rPr>
        </w:r>
        <w:r w:rsidR="004E4A52">
          <w:rPr>
            <w:noProof/>
            <w:webHidden/>
          </w:rPr>
          <w:fldChar w:fldCharType="separate"/>
        </w:r>
        <w:r w:rsidR="005277C2">
          <w:rPr>
            <w:noProof/>
            <w:webHidden/>
          </w:rPr>
          <w:t>8</w:t>
        </w:r>
        <w:r w:rsidR="004E4A52">
          <w:rPr>
            <w:noProof/>
            <w:webHidden/>
          </w:rPr>
          <w:fldChar w:fldCharType="end"/>
        </w:r>
      </w:hyperlink>
    </w:p>
    <w:p w14:paraId="69ADBB20" w14:textId="1233631F"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4" w:history="1">
        <w:r w:rsidR="004E4A52" w:rsidRPr="005B590C">
          <w:rPr>
            <w:rStyle w:val="Hyperlink"/>
            <w:noProof/>
          </w:rPr>
          <w:t>Table 6: Abbreviations</w:t>
        </w:r>
        <w:r w:rsidR="004E4A52">
          <w:rPr>
            <w:noProof/>
            <w:webHidden/>
          </w:rPr>
          <w:tab/>
        </w:r>
        <w:r w:rsidR="004E4A52">
          <w:rPr>
            <w:noProof/>
            <w:webHidden/>
          </w:rPr>
          <w:fldChar w:fldCharType="begin"/>
        </w:r>
        <w:r w:rsidR="004E4A52">
          <w:rPr>
            <w:noProof/>
            <w:webHidden/>
          </w:rPr>
          <w:instrText xml:space="preserve"> PAGEREF _Toc89440094 \h </w:instrText>
        </w:r>
        <w:r w:rsidR="004E4A52">
          <w:rPr>
            <w:noProof/>
            <w:webHidden/>
          </w:rPr>
        </w:r>
        <w:r w:rsidR="004E4A52">
          <w:rPr>
            <w:noProof/>
            <w:webHidden/>
          </w:rPr>
          <w:fldChar w:fldCharType="separate"/>
        </w:r>
        <w:r w:rsidR="005277C2">
          <w:rPr>
            <w:noProof/>
            <w:webHidden/>
          </w:rPr>
          <w:t>8</w:t>
        </w:r>
        <w:r w:rsidR="004E4A52">
          <w:rPr>
            <w:noProof/>
            <w:webHidden/>
          </w:rPr>
          <w:fldChar w:fldCharType="end"/>
        </w:r>
      </w:hyperlink>
    </w:p>
    <w:p w14:paraId="48F0BBBA" w14:textId="1AB97A0D"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5" w:history="1">
        <w:r w:rsidR="004E4A52" w:rsidRPr="005B590C">
          <w:rPr>
            <w:rStyle w:val="Hyperlink"/>
            <w:noProof/>
          </w:rPr>
          <w:t>Table 7: Parameters / Values used in this document</w:t>
        </w:r>
        <w:r w:rsidR="004E4A52">
          <w:rPr>
            <w:noProof/>
            <w:webHidden/>
          </w:rPr>
          <w:tab/>
        </w:r>
        <w:r w:rsidR="004E4A52">
          <w:rPr>
            <w:noProof/>
            <w:webHidden/>
          </w:rPr>
          <w:fldChar w:fldCharType="begin"/>
        </w:r>
        <w:r w:rsidR="004E4A52">
          <w:rPr>
            <w:noProof/>
            <w:webHidden/>
          </w:rPr>
          <w:instrText xml:space="preserve"> PAGEREF _Toc89440095 \h </w:instrText>
        </w:r>
        <w:r w:rsidR="004E4A52">
          <w:rPr>
            <w:noProof/>
            <w:webHidden/>
          </w:rPr>
        </w:r>
        <w:r w:rsidR="004E4A52">
          <w:rPr>
            <w:noProof/>
            <w:webHidden/>
          </w:rPr>
          <w:fldChar w:fldCharType="separate"/>
        </w:r>
        <w:r w:rsidR="005277C2">
          <w:rPr>
            <w:noProof/>
            <w:webHidden/>
          </w:rPr>
          <w:t>9</w:t>
        </w:r>
        <w:r w:rsidR="004E4A52">
          <w:rPr>
            <w:noProof/>
            <w:webHidden/>
          </w:rPr>
          <w:fldChar w:fldCharType="end"/>
        </w:r>
      </w:hyperlink>
    </w:p>
    <w:p w14:paraId="565EA722" w14:textId="0E24DE09"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6" w:history="1">
        <w:r w:rsidR="004E4A52" w:rsidRPr="005B590C">
          <w:rPr>
            <w:rStyle w:val="Hyperlink"/>
            <w:noProof/>
          </w:rPr>
          <w:t>Table 8: Feature Variants</w:t>
        </w:r>
        <w:r w:rsidR="004E4A52">
          <w:rPr>
            <w:noProof/>
            <w:webHidden/>
          </w:rPr>
          <w:tab/>
        </w:r>
        <w:r w:rsidR="004E4A52">
          <w:rPr>
            <w:noProof/>
            <w:webHidden/>
          </w:rPr>
          <w:fldChar w:fldCharType="begin"/>
        </w:r>
        <w:r w:rsidR="004E4A52">
          <w:rPr>
            <w:noProof/>
            <w:webHidden/>
          </w:rPr>
          <w:instrText xml:space="preserve"> PAGEREF _Toc89440096 \h </w:instrText>
        </w:r>
        <w:r w:rsidR="004E4A52">
          <w:rPr>
            <w:noProof/>
            <w:webHidden/>
          </w:rPr>
        </w:r>
        <w:r w:rsidR="004E4A52">
          <w:rPr>
            <w:noProof/>
            <w:webHidden/>
          </w:rPr>
          <w:fldChar w:fldCharType="separate"/>
        </w:r>
        <w:r w:rsidR="005277C2">
          <w:rPr>
            <w:noProof/>
            <w:webHidden/>
          </w:rPr>
          <w:t>11</w:t>
        </w:r>
        <w:r w:rsidR="004E4A52">
          <w:rPr>
            <w:noProof/>
            <w:webHidden/>
          </w:rPr>
          <w:fldChar w:fldCharType="end"/>
        </w:r>
      </w:hyperlink>
    </w:p>
    <w:p w14:paraId="083EB805" w14:textId="7D1D15F0"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7" w:history="1">
        <w:r w:rsidR="004E4A52" w:rsidRPr="005B590C">
          <w:rPr>
            <w:rStyle w:val="Hyperlink"/>
            <w:noProof/>
          </w:rPr>
          <w:t>Table 9: Regions &amp; Markets</w:t>
        </w:r>
        <w:r w:rsidR="004E4A52">
          <w:rPr>
            <w:noProof/>
            <w:webHidden/>
          </w:rPr>
          <w:tab/>
        </w:r>
        <w:r w:rsidR="004E4A52">
          <w:rPr>
            <w:noProof/>
            <w:webHidden/>
          </w:rPr>
          <w:fldChar w:fldCharType="begin"/>
        </w:r>
        <w:r w:rsidR="004E4A52">
          <w:rPr>
            <w:noProof/>
            <w:webHidden/>
          </w:rPr>
          <w:instrText xml:space="preserve"> PAGEREF _Toc89440097 \h </w:instrText>
        </w:r>
        <w:r w:rsidR="004E4A52">
          <w:rPr>
            <w:noProof/>
            <w:webHidden/>
          </w:rPr>
        </w:r>
        <w:r w:rsidR="004E4A52">
          <w:rPr>
            <w:noProof/>
            <w:webHidden/>
          </w:rPr>
          <w:fldChar w:fldCharType="separate"/>
        </w:r>
        <w:r w:rsidR="005277C2">
          <w:rPr>
            <w:noProof/>
            <w:webHidden/>
          </w:rPr>
          <w:t>11</w:t>
        </w:r>
        <w:r w:rsidR="004E4A52">
          <w:rPr>
            <w:noProof/>
            <w:webHidden/>
          </w:rPr>
          <w:fldChar w:fldCharType="end"/>
        </w:r>
      </w:hyperlink>
    </w:p>
    <w:p w14:paraId="6926442C" w14:textId="20CEDB87"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8" w:history="1">
        <w:r w:rsidR="004E4A52" w:rsidRPr="005B590C">
          <w:rPr>
            <w:rStyle w:val="Hyperlink"/>
            <w:noProof/>
          </w:rPr>
          <w:t>Table 10: Input Requirements/Documents</w:t>
        </w:r>
        <w:r w:rsidR="004E4A52">
          <w:rPr>
            <w:noProof/>
            <w:webHidden/>
          </w:rPr>
          <w:tab/>
        </w:r>
        <w:r w:rsidR="004E4A52">
          <w:rPr>
            <w:noProof/>
            <w:webHidden/>
          </w:rPr>
          <w:fldChar w:fldCharType="begin"/>
        </w:r>
        <w:r w:rsidR="004E4A52">
          <w:rPr>
            <w:noProof/>
            <w:webHidden/>
          </w:rPr>
          <w:instrText xml:space="preserve"> PAGEREF _Toc89440098 \h </w:instrText>
        </w:r>
        <w:r w:rsidR="004E4A52">
          <w:rPr>
            <w:noProof/>
            <w:webHidden/>
          </w:rPr>
        </w:r>
        <w:r w:rsidR="004E4A52">
          <w:rPr>
            <w:noProof/>
            <w:webHidden/>
          </w:rPr>
          <w:fldChar w:fldCharType="separate"/>
        </w:r>
        <w:r w:rsidR="005277C2">
          <w:rPr>
            <w:noProof/>
            <w:webHidden/>
          </w:rPr>
          <w:t>13</w:t>
        </w:r>
        <w:r w:rsidR="004E4A52">
          <w:rPr>
            <w:noProof/>
            <w:webHidden/>
          </w:rPr>
          <w:fldChar w:fldCharType="end"/>
        </w:r>
      </w:hyperlink>
    </w:p>
    <w:p w14:paraId="7C123A33" w14:textId="3A2AB5FA"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099" w:history="1">
        <w:r w:rsidR="004E4A52" w:rsidRPr="005B590C">
          <w:rPr>
            <w:rStyle w:val="Hyperlink"/>
            <w:noProof/>
          </w:rPr>
          <w:t>Table 11: List of Influences for Fog Lights</w:t>
        </w:r>
        <w:r w:rsidR="004E4A52">
          <w:rPr>
            <w:noProof/>
            <w:webHidden/>
          </w:rPr>
          <w:tab/>
        </w:r>
        <w:r w:rsidR="004E4A52">
          <w:rPr>
            <w:noProof/>
            <w:webHidden/>
          </w:rPr>
          <w:fldChar w:fldCharType="begin"/>
        </w:r>
        <w:r w:rsidR="004E4A52">
          <w:rPr>
            <w:noProof/>
            <w:webHidden/>
          </w:rPr>
          <w:instrText xml:space="preserve"> PAGEREF _Toc89440099 \h </w:instrText>
        </w:r>
        <w:r w:rsidR="004E4A52">
          <w:rPr>
            <w:noProof/>
            <w:webHidden/>
          </w:rPr>
        </w:r>
        <w:r w:rsidR="004E4A52">
          <w:rPr>
            <w:noProof/>
            <w:webHidden/>
          </w:rPr>
          <w:fldChar w:fldCharType="separate"/>
        </w:r>
        <w:r w:rsidR="005277C2">
          <w:rPr>
            <w:noProof/>
            <w:webHidden/>
          </w:rPr>
          <w:t>14</w:t>
        </w:r>
        <w:r w:rsidR="004E4A52">
          <w:rPr>
            <w:noProof/>
            <w:webHidden/>
          </w:rPr>
          <w:fldChar w:fldCharType="end"/>
        </w:r>
      </w:hyperlink>
    </w:p>
    <w:p w14:paraId="624FBE25" w14:textId="3398A501"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0" w:history="1">
        <w:r w:rsidR="004E4A52" w:rsidRPr="005B590C">
          <w:rPr>
            <w:rStyle w:val="Hyperlink"/>
            <w:noProof/>
          </w:rPr>
          <w:t>Table 12: Operation Modes and States</w:t>
        </w:r>
        <w:r w:rsidR="004E4A52">
          <w:rPr>
            <w:noProof/>
            <w:webHidden/>
          </w:rPr>
          <w:tab/>
        </w:r>
        <w:r w:rsidR="004E4A52">
          <w:rPr>
            <w:noProof/>
            <w:webHidden/>
          </w:rPr>
          <w:fldChar w:fldCharType="begin"/>
        </w:r>
        <w:r w:rsidR="004E4A52">
          <w:rPr>
            <w:noProof/>
            <w:webHidden/>
          </w:rPr>
          <w:instrText xml:space="preserve"> PAGEREF _Toc89440100 \h </w:instrText>
        </w:r>
        <w:r w:rsidR="004E4A52">
          <w:rPr>
            <w:noProof/>
            <w:webHidden/>
          </w:rPr>
        </w:r>
        <w:r w:rsidR="004E4A52">
          <w:rPr>
            <w:noProof/>
            <w:webHidden/>
          </w:rPr>
          <w:fldChar w:fldCharType="separate"/>
        </w:r>
        <w:r w:rsidR="005277C2">
          <w:rPr>
            <w:noProof/>
            <w:webHidden/>
          </w:rPr>
          <w:t>16</w:t>
        </w:r>
        <w:r w:rsidR="004E4A52">
          <w:rPr>
            <w:noProof/>
            <w:webHidden/>
          </w:rPr>
          <w:fldChar w:fldCharType="end"/>
        </w:r>
      </w:hyperlink>
    </w:p>
    <w:p w14:paraId="283E88F4" w14:textId="2D444062"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1" w:history="1">
        <w:r w:rsidR="004E4A52" w:rsidRPr="005B590C">
          <w:rPr>
            <w:rStyle w:val="Hyperlink"/>
            <w:noProof/>
          </w:rPr>
          <w:t>Table 13: Transitions between Operational Modes and States</w:t>
        </w:r>
        <w:r w:rsidR="004E4A52">
          <w:rPr>
            <w:noProof/>
            <w:webHidden/>
          </w:rPr>
          <w:tab/>
        </w:r>
        <w:r w:rsidR="004E4A52">
          <w:rPr>
            <w:noProof/>
            <w:webHidden/>
          </w:rPr>
          <w:fldChar w:fldCharType="begin"/>
        </w:r>
        <w:r w:rsidR="004E4A52">
          <w:rPr>
            <w:noProof/>
            <w:webHidden/>
          </w:rPr>
          <w:instrText xml:space="preserve"> PAGEREF _Toc89440101 \h </w:instrText>
        </w:r>
        <w:r w:rsidR="004E4A52">
          <w:rPr>
            <w:noProof/>
            <w:webHidden/>
          </w:rPr>
        </w:r>
        <w:r w:rsidR="004E4A52">
          <w:rPr>
            <w:noProof/>
            <w:webHidden/>
          </w:rPr>
          <w:fldChar w:fldCharType="separate"/>
        </w:r>
        <w:r w:rsidR="005277C2">
          <w:rPr>
            <w:noProof/>
            <w:webHidden/>
          </w:rPr>
          <w:t>17</w:t>
        </w:r>
        <w:r w:rsidR="004E4A52">
          <w:rPr>
            <w:noProof/>
            <w:webHidden/>
          </w:rPr>
          <w:fldChar w:fldCharType="end"/>
        </w:r>
      </w:hyperlink>
    </w:p>
    <w:p w14:paraId="0218C79F" w14:textId="349EE704"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2" w:history="1">
        <w:r w:rsidR="004E4A52" w:rsidRPr="005B590C">
          <w:rPr>
            <w:rStyle w:val="Hyperlink"/>
            <w:noProof/>
          </w:rPr>
          <w:t>Table 14: List of Actors</w:t>
        </w:r>
        <w:r w:rsidR="004E4A52">
          <w:rPr>
            <w:noProof/>
            <w:webHidden/>
          </w:rPr>
          <w:tab/>
        </w:r>
        <w:r w:rsidR="004E4A52">
          <w:rPr>
            <w:noProof/>
            <w:webHidden/>
          </w:rPr>
          <w:fldChar w:fldCharType="begin"/>
        </w:r>
        <w:r w:rsidR="004E4A52">
          <w:rPr>
            <w:noProof/>
            <w:webHidden/>
          </w:rPr>
          <w:instrText xml:space="preserve"> PAGEREF _Toc89440102 \h </w:instrText>
        </w:r>
        <w:r w:rsidR="004E4A52">
          <w:rPr>
            <w:noProof/>
            <w:webHidden/>
          </w:rPr>
        </w:r>
        <w:r w:rsidR="004E4A52">
          <w:rPr>
            <w:noProof/>
            <w:webHidden/>
          </w:rPr>
          <w:fldChar w:fldCharType="separate"/>
        </w:r>
        <w:r w:rsidR="005277C2">
          <w:rPr>
            <w:noProof/>
            <w:webHidden/>
          </w:rPr>
          <w:t>18</w:t>
        </w:r>
        <w:r w:rsidR="004E4A52">
          <w:rPr>
            <w:noProof/>
            <w:webHidden/>
          </w:rPr>
          <w:fldChar w:fldCharType="end"/>
        </w:r>
      </w:hyperlink>
    </w:p>
    <w:p w14:paraId="0BAEBD1C" w14:textId="67A8FCEF"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3" w:history="1">
        <w:r w:rsidR="004E4A52" w:rsidRPr="005B590C">
          <w:rPr>
            <w:rStyle w:val="Hyperlink"/>
            <w:noProof/>
          </w:rPr>
          <w:t xml:space="preserve">Table 15: Front Fog Light Decision Table </w:t>
        </w:r>
        <w:r w:rsidR="004E4A52">
          <w:rPr>
            <w:noProof/>
            <w:webHidden/>
          </w:rPr>
          <w:tab/>
        </w:r>
        <w:r w:rsidR="004E4A52">
          <w:rPr>
            <w:noProof/>
            <w:webHidden/>
          </w:rPr>
          <w:fldChar w:fldCharType="begin"/>
        </w:r>
        <w:r w:rsidR="004E4A52">
          <w:rPr>
            <w:noProof/>
            <w:webHidden/>
          </w:rPr>
          <w:instrText xml:space="preserve"> PAGEREF _Toc89440103 \h </w:instrText>
        </w:r>
        <w:r w:rsidR="004E4A52">
          <w:rPr>
            <w:noProof/>
            <w:webHidden/>
          </w:rPr>
        </w:r>
        <w:r w:rsidR="004E4A52">
          <w:rPr>
            <w:noProof/>
            <w:webHidden/>
          </w:rPr>
          <w:fldChar w:fldCharType="separate"/>
        </w:r>
        <w:r w:rsidR="005277C2">
          <w:rPr>
            <w:noProof/>
            <w:webHidden/>
          </w:rPr>
          <w:t>20</w:t>
        </w:r>
        <w:r w:rsidR="004E4A52">
          <w:rPr>
            <w:noProof/>
            <w:webHidden/>
          </w:rPr>
          <w:fldChar w:fldCharType="end"/>
        </w:r>
      </w:hyperlink>
    </w:p>
    <w:p w14:paraId="4999A44E" w14:textId="62843E7E"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4" w:history="1">
        <w:r w:rsidR="004E4A52" w:rsidRPr="005B590C">
          <w:rPr>
            <w:rStyle w:val="Hyperlink"/>
            <w:noProof/>
          </w:rPr>
          <w:t xml:space="preserve">Table 16: Rear Fog Light Decision Table </w:t>
        </w:r>
        <w:r w:rsidR="004E4A52">
          <w:rPr>
            <w:noProof/>
            <w:webHidden/>
          </w:rPr>
          <w:tab/>
        </w:r>
        <w:r w:rsidR="004E4A52">
          <w:rPr>
            <w:noProof/>
            <w:webHidden/>
          </w:rPr>
          <w:fldChar w:fldCharType="begin"/>
        </w:r>
        <w:r w:rsidR="004E4A52">
          <w:rPr>
            <w:noProof/>
            <w:webHidden/>
          </w:rPr>
          <w:instrText xml:space="preserve"> PAGEREF _Toc89440104 \h </w:instrText>
        </w:r>
        <w:r w:rsidR="004E4A52">
          <w:rPr>
            <w:noProof/>
            <w:webHidden/>
          </w:rPr>
        </w:r>
        <w:r w:rsidR="004E4A52">
          <w:rPr>
            <w:noProof/>
            <w:webHidden/>
          </w:rPr>
          <w:fldChar w:fldCharType="separate"/>
        </w:r>
        <w:r w:rsidR="005277C2">
          <w:rPr>
            <w:noProof/>
            <w:webHidden/>
          </w:rPr>
          <w:t>20</w:t>
        </w:r>
        <w:r w:rsidR="004E4A52">
          <w:rPr>
            <w:noProof/>
            <w:webHidden/>
          </w:rPr>
          <w:fldChar w:fldCharType="end"/>
        </w:r>
      </w:hyperlink>
    </w:p>
    <w:p w14:paraId="26411999" w14:textId="6AE5203D"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5" w:history="1">
        <w:r w:rsidR="004E4A52" w:rsidRPr="005B590C">
          <w:rPr>
            <w:rStyle w:val="Hyperlink"/>
            <w:noProof/>
          </w:rPr>
          <w:t>Table 17: System Behaviors for HARA</w:t>
        </w:r>
        <w:r w:rsidR="004E4A52">
          <w:rPr>
            <w:noProof/>
            <w:webHidden/>
          </w:rPr>
          <w:tab/>
        </w:r>
        <w:r w:rsidR="004E4A52">
          <w:rPr>
            <w:noProof/>
            <w:webHidden/>
          </w:rPr>
          <w:fldChar w:fldCharType="begin"/>
        </w:r>
        <w:r w:rsidR="004E4A52">
          <w:rPr>
            <w:noProof/>
            <w:webHidden/>
          </w:rPr>
          <w:instrText xml:space="preserve"> PAGEREF _Toc89440105 \h </w:instrText>
        </w:r>
        <w:r w:rsidR="004E4A52">
          <w:rPr>
            <w:noProof/>
            <w:webHidden/>
          </w:rPr>
        </w:r>
        <w:r w:rsidR="004E4A52">
          <w:rPr>
            <w:noProof/>
            <w:webHidden/>
          </w:rPr>
          <w:fldChar w:fldCharType="separate"/>
        </w:r>
        <w:r w:rsidR="005277C2">
          <w:rPr>
            <w:noProof/>
            <w:webHidden/>
          </w:rPr>
          <w:t>25</w:t>
        </w:r>
        <w:r w:rsidR="004E4A52">
          <w:rPr>
            <w:noProof/>
            <w:webHidden/>
          </w:rPr>
          <w:fldChar w:fldCharType="end"/>
        </w:r>
      </w:hyperlink>
    </w:p>
    <w:p w14:paraId="2A7FC1E6" w14:textId="2D2A2D67"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6" w:history="1">
        <w:r w:rsidR="004E4A52" w:rsidRPr="005B590C">
          <w:rPr>
            <w:rStyle w:val="Hyperlink"/>
            <w:noProof/>
          </w:rPr>
          <w:t>Table 18: System Behaviors for HARA</w:t>
        </w:r>
        <w:r w:rsidR="004E4A52">
          <w:rPr>
            <w:noProof/>
            <w:webHidden/>
          </w:rPr>
          <w:tab/>
        </w:r>
        <w:r w:rsidR="004E4A52">
          <w:rPr>
            <w:noProof/>
            <w:webHidden/>
          </w:rPr>
          <w:fldChar w:fldCharType="begin"/>
        </w:r>
        <w:r w:rsidR="004E4A52">
          <w:rPr>
            <w:noProof/>
            <w:webHidden/>
          </w:rPr>
          <w:instrText xml:space="preserve"> PAGEREF _Toc89440106 \h </w:instrText>
        </w:r>
        <w:r w:rsidR="004E4A52">
          <w:rPr>
            <w:noProof/>
            <w:webHidden/>
          </w:rPr>
        </w:r>
        <w:r w:rsidR="004E4A52">
          <w:rPr>
            <w:noProof/>
            <w:webHidden/>
          </w:rPr>
          <w:fldChar w:fldCharType="separate"/>
        </w:r>
        <w:r w:rsidR="005277C2">
          <w:rPr>
            <w:noProof/>
            <w:webHidden/>
          </w:rPr>
          <w:t>25</w:t>
        </w:r>
        <w:r w:rsidR="004E4A52">
          <w:rPr>
            <w:noProof/>
            <w:webHidden/>
          </w:rPr>
          <w:fldChar w:fldCharType="end"/>
        </w:r>
      </w:hyperlink>
    </w:p>
    <w:p w14:paraId="023E5AB1" w14:textId="511CAB95"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7" w:history="1">
        <w:r w:rsidR="004E4A52" w:rsidRPr="005B590C">
          <w:rPr>
            <w:rStyle w:val="Hyperlink"/>
            <w:noProof/>
          </w:rPr>
          <w:t>Table 19: Functional Safety Assumptions for FRONT FOG</w:t>
        </w:r>
        <w:r w:rsidR="004E4A52">
          <w:rPr>
            <w:noProof/>
            <w:webHidden/>
          </w:rPr>
          <w:tab/>
        </w:r>
        <w:r w:rsidR="004E4A52">
          <w:rPr>
            <w:noProof/>
            <w:webHidden/>
          </w:rPr>
          <w:fldChar w:fldCharType="begin"/>
        </w:r>
        <w:r w:rsidR="004E4A52">
          <w:rPr>
            <w:noProof/>
            <w:webHidden/>
          </w:rPr>
          <w:instrText xml:space="preserve"> PAGEREF _Toc89440107 \h </w:instrText>
        </w:r>
        <w:r w:rsidR="004E4A52">
          <w:rPr>
            <w:noProof/>
            <w:webHidden/>
          </w:rPr>
        </w:r>
        <w:r w:rsidR="004E4A52">
          <w:rPr>
            <w:noProof/>
            <w:webHidden/>
          </w:rPr>
          <w:fldChar w:fldCharType="separate"/>
        </w:r>
        <w:r w:rsidR="005277C2">
          <w:rPr>
            <w:noProof/>
            <w:webHidden/>
          </w:rPr>
          <w:t>26</w:t>
        </w:r>
        <w:r w:rsidR="004E4A52">
          <w:rPr>
            <w:noProof/>
            <w:webHidden/>
          </w:rPr>
          <w:fldChar w:fldCharType="end"/>
        </w:r>
      </w:hyperlink>
    </w:p>
    <w:p w14:paraId="2D29EC61" w14:textId="1F824B18"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8" w:history="1">
        <w:r w:rsidR="004E4A52" w:rsidRPr="005B590C">
          <w:rPr>
            <w:rStyle w:val="Hyperlink"/>
            <w:noProof/>
          </w:rPr>
          <w:t>Table 20: Functional Safety Assumptions for REAR FOG</w:t>
        </w:r>
        <w:r w:rsidR="004E4A52">
          <w:rPr>
            <w:noProof/>
            <w:webHidden/>
          </w:rPr>
          <w:tab/>
        </w:r>
        <w:r w:rsidR="004E4A52">
          <w:rPr>
            <w:noProof/>
            <w:webHidden/>
          </w:rPr>
          <w:fldChar w:fldCharType="begin"/>
        </w:r>
        <w:r w:rsidR="004E4A52">
          <w:rPr>
            <w:noProof/>
            <w:webHidden/>
          </w:rPr>
          <w:instrText xml:space="preserve"> PAGEREF _Toc89440108 \h </w:instrText>
        </w:r>
        <w:r w:rsidR="004E4A52">
          <w:rPr>
            <w:noProof/>
            <w:webHidden/>
          </w:rPr>
        </w:r>
        <w:r w:rsidR="004E4A52">
          <w:rPr>
            <w:noProof/>
            <w:webHidden/>
          </w:rPr>
          <w:fldChar w:fldCharType="separate"/>
        </w:r>
        <w:r w:rsidR="005277C2">
          <w:rPr>
            <w:noProof/>
            <w:webHidden/>
          </w:rPr>
          <w:t>26</w:t>
        </w:r>
        <w:r w:rsidR="004E4A52">
          <w:rPr>
            <w:noProof/>
            <w:webHidden/>
          </w:rPr>
          <w:fldChar w:fldCharType="end"/>
        </w:r>
      </w:hyperlink>
    </w:p>
    <w:p w14:paraId="3C5E01EF" w14:textId="419A3051"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09" w:history="1">
        <w:r w:rsidR="004E4A52" w:rsidRPr="005B590C">
          <w:rPr>
            <w:rStyle w:val="Hyperlink"/>
            <w:noProof/>
          </w:rPr>
          <w:t>Table 16: List of Functions</w:t>
        </w:r>
        <w:r w:rsidR="004E4A52">
          <w:rPr>
            <w:noProof/>
            <w:webHidden/>
          </w:rPr>
          <w:tab/>
        </w:r>
        <w:r w:rsidR="004E4A52">
          <w:rPr>
            <w:noProof/>
            <w:webHidden/>
          </w:rPr>
          <w:fldChar w:fldCharType="begin"/>
        </w:r>
        <w:r w:rsidR="004E4A52">
          <w:rPr>
            <w:noProof/>
            <w:webHidden/>
          </w:rPr>
          <w:instrText xml:space="preserve"> PAGEREF _Toc89440109 \h </w:instrText>
        </w:r>
        <w:r w:rsidR="004E4A52">
          <w:rPr>
            <w:noProof/>
            <w:webHidden/>
          </w:rPr>
        </w:r>
        <w:r w:rsidR="004E4A52">
          <w:rPr>
            <w:noProof/>
            <w:webHidden/>
          </w:rPr>
          <w:fldChar w:fldCharType="separate"/>
        </w:r>
        <w:r w:rsidR="005277C2">
          <w:rPr>
            <w:noProof/>
            <w:webHidden/>
          </w:rPr>
          <w:t>30</w:t>
        </w:r>
        <w:r w:rsidR="004E4A52">
          <w:rPr>
            <w:noProof/>
            <w:webHidden/>
          </w:rPr>
          <w:fldChar w:fldCharType="end"/>
        </w:r>
      </w:hyperlink>
    </w:p>
    <w:p w14:paraId="7D7CFD3F" w14:textId="4E21F36E"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10" w:history="1">
        <w:r w:rsidR="004E4A52" w:rsidRPr="005B590C">
          <w:rPr>
            <w:rStyle w:val="Hyperlink"/>
            <w:noProof/>
          </w:rPr>
          <w:t>Table 19: Logical Elements</w:t>
        </w:r>
        <w:r w:rsidR="004E4A52">
          <w:rPr>
            <w:noProof/>
            <w:webHidden/>
          </w:rPr>
          <w:tab/>
        </w:r>
        <w:r w:rsidR="004E4A52">
          <w:rPr>
            <w:noProof/>
            <w:webHidden/>
          </w:rPr>
          <w:fldChar w:fldCharType="begin"/>
        </w:r>
        <w:r w:rsidR="004E4A52">
          <w:rPr>
            <w:noProof/>
            <w:webHidden/>
          </w:rPr>
          <w:instrText xml:space="preserve"> PAGEREF _Toc89440110 \h </w:instrText>
        </w:r>
        <w:r w:rsidR="004E4A52">
          <w:rPr>
            <w:noProof/>
            <w:webHidden/>
          </w:rPr>
        </w:r>
        <w:r w:rsidR="004E4A52">
          <w:rPr>
            <w:noProof/>
            <w:webHidden/>
          </w:rPr>
          <w:fldChar w:fldCharType="separate"/>
        </w:r>
        <w:r w:rsidR="005277C2">
          <w:rPr>
            <w:noProof/>
            <w:webHidden/>
          </w:rPr>
          <w:t>32</w:t>
        </w:r>
        <w:r w:rsidR="004E4A52">
          <w:rPr>
            <w:noProof/>
            <w:webHidden/>
          </w:rPr>
          <w:fldChar w:fldCharType="end"/>
        </w:r>
      </w:hyperlink>
    </w:p>
    <w:p w14:paraId="3F0C4868" w14:textId="05523838"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11" w:history="1">
        <w:r w:rsidR="004E4A52" w:rsidRPr="005B590C">
          <w:rPr>
            <w:rStyle w:val="Hyperlink"/>
            <w:noProof/>
          </w:rPr>
          <w:t>Table 18: Feature Interactions</w:t>
        </w:r>
        <w:r w:rsidR="004E4A52">
          <w:rPr>
            <w:noProof/>
            <w:webHidden/>
          </w:rPr>
          <w:tab/>
        </w:r>
        <w:r w:rsidR="004E4A52">
          <w:rPr>
            <w:noProof/>
            <w:webHidden/>
          </w:rPr>
          <w:fldChar w:fldCharType="begin"/>
        </w:r>
        <w:r w:rsidR="004E4A52">
          <w:rPr>
            <w:noProof/>
            <w:webHidden/>
          </w:rPr>
          <w:instrText xml:space="preserve"> PAGEREF _Toc89440111 \h </w:instrText>
        </w:r>
        <w:r w:rsidR="004E4A52">
          <w:rPr>
            <w:noProof/>
            <w:webHidden/>
          </w:rPr>
        </w:r>
        <w:r w:rsidR="004E4A52">
          <w:rPr>
            <w:noProof/>
            <w:webHidden/>
          </w:rPr>
          <w:fldChar w:fldCharType="separate"/>
        </w:r>
        <w:r w:rsidR="005277C2">
          <w:rPr>
            <w:noProof/>
            <w:webHidden/>
          </w:rPr>
          <w:t>34</w:t>
        </w:r>
        <w:r w:rsidR="004E4A52">
          <w:rPr>
            <w:noProof/>
            <w:webHidden/>
          </w:rPr>
          <w:fldChar w:fldCharType="end"/>
        </w:r>
      </w:hyperlink>
    </w:p>
    <w:p w14:paraId="5542949F" w14:textId="3A76705C" w:rsidR="004E4A52" w:rsidRDefault="00BC0CB7">
      <w:pPr>
        <w:pStyle w:val="TableofFigures"/>
        <w:tabs>
          <w:tab w:val="right" w:leader="dot" w:pos="10457"/>
        </w:tabs>
        <w:rPr>
          <w:rFonts w:eastAsiaTheme="minorEastAsia" w:cstheme="minorBidi"/>
          <w:caps w:val="0"/>
          <w:noProof/>
          <w:sz w:val="22"/>
          <w:szCs w:val="22"/>
          <w:lang w:val="pt-BR" w:eastAsia="pt-BR"/>
        </w:rPr>
      </w:pPr>
      <w:hyperlink w:anchor="_Toc89440112" w:history="1">
        <w:r w:rsidR="004E4A52" w:rsidRPr="005B590C">
          <w:rPr>
            <w:rStyle w:val="Hyperlink"/>
            <w:noProof/>
          </w:rPr>
          <w:t>Table 21: Open Concerns</w:t>
        </w:r>
        <w:r w:rsidR="004E4A52">
          <w:rPr>
            <w:noProof/>
            <w:webHidden/>
          </w:rPr>
          <w:tab/>
        </w:r>
        <w:r w:rsidR="004E4A52">
          <w:rPr>
            <w:noProof/>
            <w:webHidden/>
          </w:rPr>
          <w:fldChar w:fldCharType="begin"/>
        </w:r>
        <w:r w:rsidR="004E4A52">
          <w:rPr>
            <w:noProof/>
            <w:webHidden/>
          </w:rPr>
          <w:instrText xml:space="preserve"> PAGEREF _Toc89440112 \h </w:instrText>
        </w:r>
        <w:r w:rsidR="004E4A52">
          <w:rPr>
            <w:noProof/>
            <w:webHidden/>
          </w:rPr>
        </w:r>
        <w:r w:rsidR="004E4A52">
          <w:rPr>
            <w:noProof/>
            <w:webHidden/>
          </w:rPr>
          <w:fldChar w:fldCharType="separate"/>
        </w:r>
        <w:r w:rsidR="005277C2">
          <w:rPr>
            <w:noProof/>
            <w:webHidden/>
          </w:rPr>
          <w:t>37</w:t>
        </w:r>
        <w:r w:rsidR="004E4A52">
          <w:rPr>
            <w:noProof/>
            <w:webHidden/>
          </w:rPr>
          <w:fldChar w:fldCharType="end"/>
        </w:r>
      </w:hyperlink>
    </w:p>
    <w:p w14:paraId="6815CC70" w14:textId="764C859B" w:rsidR="00BF25D7" w:rsidRPr="00E2703A" w:rsidDel="00BF25D7" w:rsidRDefault="00D551E4">
      <w:pPr>
        <w:pStyle w:val="Heading1"/>
        <w:spacing w:line="240" w:lineRule="atLeast"/>
        <w:rPr>
          <w:del w:id="154" w:author="Strzelczyk, Anthony (A.)" w:date="2020-12-10T12:38:00Z"/>
        </w:rPr>
        <w:pPrChange w:id="155" w:author="Strzelczyk, Anthony (A.)" w:date="2020-12-11T12:24:00Z">
          <w:pPr/>
        </w:pPrChange>
      </w:pPr>
      <w:r w:rsidRPr="00E2703A">
        <w:rPr>
          <w:rStyle w:val="Hyperlink"/>
          <w:b w:val="0"/>
          <w:bCs w:val="0"/>
          <w:caps w:val="0"/>
          <w:color w:val="auto"/>
        </w:rPr>
        <w:fldChar w:fldCharType="end"/>
      </w:r>
      <w:bookmarkStart w:id="156" w:name="_Toc58497290"/>
      <w:bookmarkStart w:id="157" w:name="_Toc58586912"/>
      <w:bookmarkStart w:id="158" w:name="_Toc58937959"/>
      <w:bookmarkStart w:id="159" w:name="_Toc58939298"/>
      <w:bookmarkStart w:id="160" w:name="_Toc59108195"/>
      <w:bookmarkStart w:id="161" w:name="_Toc59300699"/>
      <w:bookmarkStart w:id="162" w:name="_Toc59303415"/>
      <w:bookmarkStart w:id="163" w:name="_Toc59515246"/>
      <w:bookmarkStart w:id="164" w:name="_Toc59628492"/>
      <w:bookmarkStart w:id="165" w:name="_Toc60752127"/>
      <w:bookmarkStart w:id="166" w:name="_Toc61060920"/>
      <w:bookmarkStart w:id="167" w:name="_Toc61516717"/>
      <w:bookmarkStart w:id="168" w:name="_Toc61517122"/>
      <w:bookmarkStart w:id="169" w:name="_Toc61517527"/>
      <w:bookmarkStart w:id="170" w:name="_Toc62469212"/>
      <w:bookmarkStart w:id="171" w:name="_Toc62469618"/>
      <w:bookmarkStart w:id="172" w:name="_Toc62805957"/>
      <w:bookmarkStart w:id="173" w:name="_Toc63148748"/>
      <w:bookmarkStart w:id="174" w:name="_Toc64530023"/>
      <w:bookmarkStart w:id="175" w:name="_Toc65958992"/>
      <w:bookmarkStart w:id="176" w:name="_Toc66035939"/>
      <w:bookmarkStart w:id="177" w:name="_Toc66169748"/>
      <w:bookmarkStart w:id="178" w:name="_Toc66170162"/>
      <w:bookmarkStart w:id="179" w:name="_Toc66170914"/>
      <w:bookmarkStart w:id="180" w:name="_Toc66171297"/>
      <w:bookmarkStart w:id="181" w:name="_Toc66171680"/>
      <w:bookmarkStart w:id="182" w:name="_Toc70442767"/>
      <w:bookmarkStart w:id="183" w:name="_Toc70494703"/>
      <w:bookmarkStart w:id="184" w:name="_Toc70510873"/>
      <w:bookmarkStart w:id="185" w:name="_Toc70511267"/>
      <w:bookmarkStart w:id="186" w:name="_Toc70511650"/>
      <w:bookmarkStart w:id="187" w:name="_Toc70512033"/>
      <w:bookmarkStart w:id="188" w:name="_Toc89249766"/>
      <w:bookmarkStart w:id="189" w:name="_Toc8943952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70F5B83A" w14:textId="77777777" w:rsidR="0027671B" w:rsidRPr="007C20FA" w:rsidRDefault="00D808DC">
      <w:pPr>
        <w:pStyle w:val="Heading1"/>
        <w:spacing w:line="240" w:lineRule="atLeast"/>
        <w:pPrChange w:id="190" w:author="Strzelczyk, Anthony (A.)" w:date="2020-12-11T12:24:00Z">
          <w:pPr>
            <w:pStyle w:val="Heading1"/>
          </w:pPr>
        </w:pPrChange>
      </w:pPr>
      <w:bookmarkStart w:id="191" w:name="_Ref51772562"/>
      <w:bookmarkStart w:id="192" w:name="_Toc89439528"/>
      <w:bookmarkStart w:id="193" w:name="_Toc215652170"/>
      <w:r>
        <w:lastRenderedPageBreak/>
        <w:t>Introduction</w:t>
      </w:r>
      <w:bookmarkEnd w:id="191"/>
      <w:bookmarkEnd w:id="192"/>
    </w:p>
    <w:p w14:paraId="1DA96ED3" w14:textId="77777777" w:rsidR="0027671B" w:rsidRDefault="00F173E3">
      <w:pPr>
        <w:pStyle w:val="Heading2"/>
        <w:spacing w:line="240" w:lineRule="atLeast"/>
        <w:pPrChange w:id="194" w:author="Strzelczyk, Anthony (A.)" w:date="2020-12-11T12:24:00Z">
          <w:pPr>
            <w:pStyle w:val="Heading2"/>
          </w:pPr>
        </w:pPrChange>
      </w:pPr>
      <w:bookmarkStart w:id="195" w:name="_Toc215652128"/>
      <w:bookmarkStart w:id="196" w:name="_Toc397081411"/>
      <w:bookmarkStart w:id="197" w:name="_Toc89439529"/>
      <w:r>
        <w:t xml:space="preserve">Document </w:t>
      </w:r>
      <w:r w:rsidR="0027671B" w:rsidRPr="007C20FA">
        <w:t>Purpose</w:t>
      </w:r>
      <w:bookmarkEnd w:id="195"/>
      <w:bookmarkEnd w:id="196"/>
      <w:bookmarkEnd w:id="197"/>
    </w:p>
    <w:p w14:paraId="080D61E8" w14:textId="063B292F" w:rsidR="00C7649D" w:rsidRDefault="00C7649D">
      <w:pPr>
        <w:pStyle w:val="BodyText"/>
        <w:spacing w:line="240" w:lineRule="atLeast"/>
        <w:ind w:right="142"/>
        <w:jc w:val="both"/>
        <w:rPr>
          <w:rFonts w:cs="Arial"/>
          <w:lang w:val="en-US"/>
        </w:rPr>
        <w:pPrChange w:id="198" w:author="Strzelczyk, Anthony (A.)" w:date="2020-12-11T12:24:00Z">
          <w:pPr>
            <w:pStyle w:val="BodyText"/>
            <w:ind w:right="142"/>
            <w:jc w:val="both"/>
          </w:pPr>
        </w:pPrChange>
      </w:pPr>
      <w:r>
        <w:rPr>
          <w:rFonts w:cs="Arial"/>
          <w:lang w:val="en-US"/>
        </w:rPr>
        <w:t>A</w:t>
      </w:r>
      <w:r w:rsidRPr="001B1565">
        <w:rPr>
          <w:rFonts w:cs="Arial"/>
          <w:lang w:val="en-US"/>
        </w:rPr>
        <w:t xml:space="preserve"> Feature Document (FD) document </w:t>
      </w:r>
      <w:r w:rsidR="00126516">
        <w:rPr>
          <w:rFonts w:cs="Arial"/>
          <w:lang w:val="en-US"/>
        </w:rPr>
        <w:t xml:space="preserve">defines a Feature on </w:t>
      </w:r>
      <w:r w:rsidR="002824A3">
        <w:fldChar w:fldCharType="begin"/>
      </w:r>
      <w:r w:rsidR="002824A3">
        <w:instrText xml:space="preserve"> HYPERLINK "https://bd101001.pd2.ford.com/stages/" \l "/workspace/209/_vv/(process/activity/_Y6ftAPI2VsW5zd82DgHb6g)" </w:instrText>
      </w:r>
      <w:r w:rsidR="002824A3">
        <w:fldChar w:fldCharType="separate"/>
      </w:r>
      <w:r w:rsidR="00126516" w:rsidRPr="00126516">
        <w:rPr>
          <w:rStyle w:val="Hyperlink"/>
          <w:rFonts w:cs="Arial"/>
          <w:lang w:val="en-US"/>
        </w:rPr>
        <w:t>Concept Level</w:t>
      </w:r>
      <w:r w:rsidR="002824A3">
        <w:rPr>
          <w:rStyle w:val="Hyperlink"/>
          <w:rFonts w:cs="Arial"/>
          <w:lang w:val="en-US"/>
        </w:rPr>
        <w:fldChar w:fldCharType="end"/>
      </w:r>
      <w:r w:rsidR="00126516">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0471BF2D" w14:textId="77777777" w:rsidR="00C7649D" w:rsidRDefault="00C7649D">
      <w:pPr>
        <w:pStyle w:val="BodyText"/>
        <w:spacing w:line="240" w:lineRule="atLeast"/>
        <w:ind w:right="142"/>
        <w:jc w:val="both"/>
        <w:rPr>
          <w:rFonts w:cs="Arial"/>
          <w:lang w:val="en-US"/>
        </w:rPr>
        <w:pPrChange w:id="199" w:author="Strzelczyk, Anthony (A.)" w:date="2020-12-11T12:24:00Z">
          <w:pPr>
            <w:pStyle w:val="BodyText"/>
            <w:ind w:right="142"/>
            <w:jc w:val="both"/>
          </w:pPr>
        </w:pPrChange>
      </w:pPr>
    </w:p>
    <w:p w14:paraId="1ABFD62D" w14:textId="26A79BFC" w:rsidR="00F173E3" w:rsidRDefault="007C56E9">
      <w:pPr>
        <w:overflowPunct/>
        <w:autoSpaceDE/>
        <w:autoSpaceDN/>
        <w:adjustRightInd/>
        <w:spacing w:line="240" w:lineRule="atLeast"/>
        <w:pPrChange w:id="200" w:author="Strzelczyk, Anthony (A.)" w:date="2020-12-11T12:24:00Z">
          <w:pPr>
            <w:overflowPunct/>
            <w:autoSpaceDE/>
            <w:autoSpaceDN/>
            <w:adjustRightInd/>
          </w:pPr>
        </w:pPrChange>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r w:rsidR="0029722E">
        <w:t xml:space="preserve"> Refer </w:t>
      </w:r>
      <w:r w:rsidR="002824A3">
        <w:fldChar w:fldCharType="begin"/>
      </w:r>
      <w:r w:rsidR="002824A3">
        <w:instrText xml:space="preserve"> HYPERLINK "https://azureford.sharepoint.com/sites/GlobalFunctionalSafety/Released%20Templates%20Guidelines%20and%20Examples/Guidelines/FFSG01.10_FeatureDocument_Guideline.pdf" </w:instrText>
      </w:r>
      <w:r w:rsidR="002824A3">
        <w:fldChar w:fldCharType="separate"/>
      </w:r>
      <w:r w:rsidR="00FB4286" w:rsidRPr="00FB4286">
        <w:rPr>
          <w:rStyle w:val="Hyperlink"/>
        </w:rPr>
        <w:t>FFSG01.10 Feature Document Guideline</w:t>
      </w:r>
      <w:r w:rsidR="002824A3">
        <w:rPr>
          <w:rStyle w:val="Hyperlink"/>
        </w:rPr>
        <w:fldChar w:fldCharType="end"/>
      </w:r>
      <w:r w:rsidR="00FB4286">
        <w:t xml:space="preserve"> </w:t>
      </w:r>
      <w:r w:rsidR="0029722E">
        <w:t>for how to apply the Feature Doc template for Functional Safety.</w:t>
      </w:r>
    </w:p>
    <w:p w14:paraId="4C8831FF" w14:textId="77777777" w:rsidR="001B64D2" w:rsidRDefault="00F173E3">
      <w:pPr>
        <w:pStyle w:val="Heading2"/>
        <w:tabs>
          <w:tab w:val="num" w:pos="718"/>
        </w:tabs>
        <w:spacing w:line="240" w:lineRule="atLeast"/>
        <w:ind w:left="601" w:hanging="601"/>
        <w:pPrChange w:id="201" w:author="Strzelczyk, Anthony (A.)" w:date="2020-12-11T12:24:00Z">
          <w:pPr>
            <w:pStyle w:val="Heading2"/>
            <w:tabs>
              <w:tab w:val="num" w:pos="718"/>
            </w:tabs>
            <w:ind w:left="601" w:hanging="601"/>
          </w:pPr>
        </w:pPrChange>
      </w:pPr>
      <w:bookmarkStart w:id="202" w:name="_Toc89439530"/>
      <w:r>
        <w:t xml:space="preserve">Document </w:t>
      </w:r>
      <w:r w:rsidR="001B64D2">
        <w:t>Scope</w:t>
      </w:r>
      <w:bookmarkEnd w:id="202"/>
    </w:p>
    <w:p w14:paraId="1FF2DF93" w14:textId="77777777" w:rsidR="00EE5EFD" w:rsidRDefault="00EE5EFD">
      <w:pPr>
        <w:pStyle w:val="BodyText"/>
        <w:spacing w:line="240" w:lineRule="atLeast"/>
        <w:ind w:right="142"/>
        <w:jc w:val="both"/>
        <w:rPr>
          <w:rFonts w:cs="Arial"/>
          <w:lang w:val="en-US"/>
        </w:rPr>
        <w:pPrChange w:id="203" w:author="Strzelczyk, Anthony (A.)" w:date="2020-12-11T12:24:00Z">
          <w:pPr>
            <w:pStyle w:val="BodyText"/>
            <w:ind w:right="142"/>
            <w:jc w:val="both"/>
          </w:pPr>
        </w:pPrChange>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377DF5F" w14:textId="77777777" w:rsidR="00EE5EFD" w:rsidRDefault="00EE5EFD">
      <w:pPr>
        <w:pStyle w:val="BodyText"/>
        <w:spacing w:line="240" w:lineRule="atLeast"/>
        <w:ind w:right="142"/>
        <w:jc w:val="both"/>
        <w:rPr>
          <w:rFonts w:cs="Arial"/>
          <w:lang w:val="en-US"/>
        </w:rPr>
        <w:pPrChange w:id="204" w:author="Strzelczyk, Anthony (A.)" w:date="2020-12-11T12:24:00Z">
          <w:pPr>
            <w:pStyle w:val="BodyText"/>
            <w:ind w:right="142"/>
            <w:jc w:val="both"/>
          </w:pPr>
        </w:pPrChange>
      </w:pPr>
    </w:p>
    <w:p w14:paraId="68C11899" w14:textId="77777777" w:rsidR="00EE5EFD" w:rsidRDefault="00EE5EFD">
      <w:pPr>
        <w:overflowPunct/>
        <w:autoSpaceDE/>
        <w:autoSpaceDN/>
        <w:adjustRightInd/>
        <w:spacing w:line="240" w:lineRule="atLeast"/>
        <w:pPrChange w:id="205" w:author="Strzelczyk, Anthony (A.)" w:date="2020-12-11T12:24:00Z">
          <w:pPr>
            <w:overflowPunct/>
            <w:autoSpaceDE/>
            <w:autoSpaceDN/>
            <w:adjustRightInd/>
          </w:pPr>
        </w:pPrChange>
      </w:pPr>
      <w:r>
        <w:t>The FD also serves as an Item Definition as defined by ISO26262 for those features, which follow the Ford Functional Safety process.</w:t>
      </w:r>
    </w:p>
    <w:p w14:paraId="52D9A4A9" w14:textId="77777777" w:rsidR="00EE5EFD" w:rsidRDefault="00EE5EFD">
      <w:pPr>
        <w:pStyle w:val="BodyText"/>
        <w:spacing w:line="240" w:lineRule="atLeast"/>
        <w:ind w:right="142"/>
        <w:jc w:val="both"/>
        <w:rPr>
          <w:rFonts w:cs="Arial"/>
          <w:lang w:val="en-US"/>
        </w:rPr>
        <w:pPrChange w:id="206" w:author="Strzelczyk, Anthony (A.)" w:date="2020-12-11T12:24:00Z">
          <w:pPr>
            <w:pStyle w:val="BodyText"/>
            <w:ind w:right="142"/>
            <w:jc w:val="both"/>
          </w:pPr>
        </w:pPrChange>
      </w:pPr>
    </w:p>
    <w:p w14:paraId="028EC3A3" w14:textId="77777777" w:rsidR="00C7649D" w:rsidRDefault="00C7649D">
      <w:pPr>
        <w:pStyle w:val="BodyText"/>
        <w:spacing w:line="240" w:lineRule="atLeast"/>
        <w:ind w:right="142"/>
        <w:jc w:val="both"/>
        <w:rPr>
          <w:rFonts w:cs="Arial"/>
          <w:color w:val="000000" w:themeColor="text1"/>
        </w:rPr>
        <w:pPrChange w:id="207" w:author="Strzelczyk, Anthony (A.)" w:date="2020-12-11T12:24:00Z">
          <w:pPr>
            <w:pStyle w:val="BodyText"/>
            <w:ind w:right="142"/>
            <w:jc w:val="both"/>
          </w:pPr>
        </w:pPrChange>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39F3E855" w14:textId="77777777" w:rsidR="00103D55" w:rsidRDefault="00103D55">
      <w:pPr>
        <w:pStyle w:val="BodyText"/>
        <w:spacing w:line="240" w:lineRule="atLeast"/>
        <w:ind w:right="142"/>
        <w:jc w:val="both"/>
        <w:rPr>
          <w:rFonts w:cs="Arial"/>
          <w:color w:val="000000" w:themeColor="text1"/>
        </w:rPr>
        <w:pPrChange w:id="208" w:author="Strzelczyk, Anthony (A.)" w:date="2020-12-11T12:24:00Z">
          <w:pPr>
            <w:pStyle w:val="BodyText"/>
            <w:ind w:right="142"/>
            <w:jc w:val="both"/>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740CDA4B" w14:textId="77777777" w:rsidTr="00FC6ED2">
        <w:tc>
          <w:tcPr>
            <w:tcW w:w="2019" w:type="dxa"/>
            <w:shd w:val="clear" w:color="auto" w:fill="D9D9D9" w:themeFill="background1" w:themeFillShade="D9"/>
          </w:tcPr>
          <w:p w14:paraId="5D24CD7C" w14:textId="77777777" w:rsidR="00C7649D" w:rsidRPr="001B1565" w:rsidRDefault="00C7649D">
            <w:pPr>
              <w:spacing w:line="240" w:lineRule="atLeast"/>
              <w:rPr>
                <w:rFonts w:ascii="Helvetica" w:hAnsi="Helvetica" w:cs="Helvetica"/>
                <w:b/>
              </w:rPr>
              <w:pPrChange w:id="209" w:author="Strzelczyk, Anthony (A.)" w:date="2020-12-11T12:24:00Z">
                <w:pPr/>
              </w:pPrChange>
            </w:pPr>
            <w:r w:rsidRPr="001B1565">
              <w:rPr>
                <w:rFonts w:ascii="Helvetica" w:hAnsi="Helvetica" w:cs="Helvetica"/>
                <w:b/>
              </w:rPr>
              <w:t>Feature ID</w:t>
            </w:r>
          </w:p>
        </w:tc>
        <w:tc>
          <w:tcPr>
            <w:tcW w:w="2126" w:type="dxa"/>
            <w:shd w:val="clear" w:color="auto" w:fill="D9D9D9" w:themeFill="background1" w:themeFillShade="D9"/>
          </w:tcPr>
          <w:p w14:paraId="67EBFF43" w14:textId="77777777" w:rsidR="00C7649D" w:rsidRPr="001B1565" w:rsidRDefault="00C7649D">
            <w:pPr>
              <w:spacing w:line="240" w:lineRule="atLeast"/>
              <w:rPr>
                <w:rFonts w:ascii="Helvetica" w:hAnsi="Helvetica" w:cs="Helvetica"/>
                <w:b/>
              </w:rPr>
              <w:pPrChange w:id="210" w:author="Strzelczyk, Anthony (A.)" w:date="2020-12-11T12:24:00Z">
                <w:pPr/>
              </w:pPrChange>
            </w:pPr>
            <w:r w:rsidRPr="001B1565">
              <w:rPr>
                <w:rFonts w:ascii="Helvetica" w:hAnsi="Helvetica" w:cs="Helvetica"/>
                <w:b/>
              </w:rPr>
              <w:t>Feature Name</w:t>
            </w:r>
          </w:p>
        </w:tc>
        <w:tc>
          <w:tcPr>
            <w:tcW w:w="2551" w:type="dxa"/>
            <w:shd w:val="clear" w:color="auto" w:fill="D9D9D9" w:themeFill="background1" w:themeFillShade="D9"/>
          </w:tcPr>
          <w:p w14:paraId="63AC98C9" w14:textId="77777777" w:rsidR="00C7649D" w:rsidRPr="001B1565" w:rsidRDefault="00C7649D">
            <w:pPr>
              <w:spacing w:line="240" w:lineRule="atLeast"/>
              <w:rPr>
                <w:rFonts w:ascii="Helvetica" w:hAnsi="Helvetica" w:cs="Helvetica"/>
                <w:b/>
              </w:rPr>
              <w:pPrChange w:id="211" w:author="Strzelczyk, Anthony (A.)" w:date="2020-12-11T12:24:00Z">
                <w:pPr/>
              </w:pPrChange>
            </w:pPr>
            <w:r w:rsidRPr="001B1565">
              <w:rPr>
                <w:rFonts w:ascii="Helvetica" w:hAnsi="Helvetica" w:cs="Helvetica"/>
                <w:b/>
              </w:rPr>
              <w:t>Owner</w:t>
            </w:r>
          </w:p>
        </w:tc>
        <w:tc>
          <w:tcPr>
            <w:tcW w:w="3510" w:type="dxa"/>
            <w:shd w:val="clear" w:color="auto" w:fill="D9D9D9" w:themeFill="background1" w:themeFillShade="D9"/>
          </w:tcPr>
          <w:p w14:paraId="6F6E42FD" w14:textId="77777777" w:rsidR="00C7649D" w:rsidRPr="001B1565" w:rsidRDefault="00C7649D">
            <w:pPr>
              <w:spacing w:line="240" w:lineRule="atLeast"/>
              <w:rPr>
                <w:rFonts w:ascii="Helvetica" w:hAnsi="Helvetica" w:cs="Helvetica"/>
                <w:b/>
              </w:rPr>
              <w:pPrChange w:id="212" w:author="Strzelczyk, Anthony (A.)" w:date="2020-12-11T12:24:00Z">
                <w:pPr/>
              </w:pPrChange>
            </w:pPr>
            <w:r w:rsidRPr="001B1565">
              <w:rPr>
                <w:rFonts w:ascii="Helvetica" w:hAnsi="Helvetica" w:cs="Helvetica"/>
                <w:b/>
              </w:rPr>
              <w:t>Reference</w:t>
            </w:r>
          </w:p>
        </w:tc>
      </w:tr>
      <w:tr w:rsidR="00773CDC" w:rsidRPr="001B1565" w:rsidDel="00EC677C" w14:paraId="6C449CC3" w14:textId="37C36350" w:rsidTr="00FC6ED2">
        <w:trPr>
          <w:del w:id="213" w:author="Strzelczyk, Anthony (A.)" w:date="2021-01-20T06:55:00Z"/>
        </w:trPr>
        <w:tc>
          <w:tcPr>
            <w:tcW w:w="2019" w:type="dxa"/>
          </w:tcPr>
          <w:p w14:paraId="2C1F6F26" w14:textId="015BFDD5" w:rsidR="00773CDC" w:rsidRPr="001B1565" w:rsidDel="00EC677C" w:rsidRDefault="00773CDC">
            <w:pPr>
              <w:spacing w:line="240" w:lineRule="atLeast"/>
              <w:rPr>
                <w:del w:id="214" w:author="Strzelczyk, Anthony (A.)" w:date="2021-01-20T06:55:00Z"/>
                <w:rFonts w:ascii="Helvetica" w:hAnsi="Helvetica" w:cs="Helvetica"/>
                <w:color w:val="0000FF"/>
              </w:rPr>
              <w:pPrChange w:id="215" w:author="Strzelczyk, Anthony (A.)" w:date="2020-12-11T12:24:00Z">
                <w:pPr/>
              </w:pPrChange>
            </w:pPr>
            <w:del w:id="216" w:author="Strzelczyk, Anthony (A.)" w:date="2021-01-20T06:55:00Z">
              <w:r w:rsidDel="00EC677C">
                <w:rPr>
                  <w:rFonts w:ascii="Helvetica" w:hAnsi="Helvetica" w:cs="Helvetica"/>
                </w:rPr>
                <w:delText>F001010</w:delText>
              </w:r>
            </w:del>
          </w:p>
        </w:tc>
        <w:tc>
          <w:tcPr>
            <w:tcW w:w="2126" w:type="dxa"/>
          </w:tcPr>
          <w:p w14:paraId="4CF7E10A" w14:textId="2253A58F" w:rsidR="00773CDC" w:rsidRPr="009A20AD" w:rsidDel="00EC677C" w:rsidRDefault="00773CDC">
            <w:pPr>
              <w:spacing w:line="240" w:lineRule="atLeast"/>
              <w:rPr>
                <w:del w:id="217" w:author="Strzelczyk, Anthony (A.)" w:date="2021-01-20T06:55:00Z"/>
                <w:rFonts w:ascii="Helvetica" w:hAnsi="Helvetica" w:cs="Helvetica"/>
              </w:rPr>
              <w:pPrChange w:id="218" w:author="Strzelczyk, Anthony (A.)" w:date="2020-12-11T12:24:00Z">
                <w:pPr/>
              </w:pPrChange>
            </w:pPr>
            <w:del w:id="219" w:author="Strzelczyk, Anthony (A.)" w:date="2021-01-20T06:55:00Z">
              <w:r w:rsidDel="00EC677C">
                <w:rPr>
                  <w:rFonts w:ascii="Helvetica" w:hAnsi="Helvetica" w:cs="Helvetica"/>
                </w:rPr>
                <w:delText>Rear Fog Light</w:delText>
              </w:r>
            </w:del>
          </w:p>
          <w:p w14:paraId="5C812D79" w14:textId="4516BEAF" w:rsidR="00773CDC" w:rsidRPr="001B1565" w:rsidDel="00EC677C" w:rsidRDefault="00773CDC">
            <w:pPr>
              <w:spacing w:line="240" w:lineRule="atLeast"/>
              <w:rPr>
                <w:del w:id="220" w:author="Strzelczyk, Anthony (A.)" w:date="2021-01-20T06:55:00Z"/>
                <w:rFonts w:ascii="Helvetica" w:hAnsi="Helvetica" w:cs="Helvetica"/>
                <w:color w:val="0000FF"/>
              </w:rPr>
              <w:pPrChange w:id="221" w:author="Strzelczyk, Anthony (A.)" w:date="2020-12-11T12:24:00Z">
                <w:pPr/>
              </w:pPrChange>
            </w:pPr>
            <w:del w:id="222" w:author="Strzelczyk, Anthony (A.)" w:date="2021-01-20T06:55:00Z">
              <w:r w:rsidDel="00EC677C">
                <w:rPr>
                  <w:rFonts w:ascii="Helvetica" w:hAnsi="Helvetica" w:cs="Helvetica"/>
                </w:rPr>
                <w:delText>(Program(s): Core</w:delText>
              </w:r>
              <w:r w:rsidRPr="009A20AD" w:rsidDel="00EC677C">
                <w:rPr>
                  <w:rFonts w:ascii="Helvetica" w:hAnsi="Helvetica" w:cs="Helvetica"/>
                </w:rPr>
                <w:delText>)</w:delText>
              </w:r>
            </w:del>
          </w:p>
        </w:tc>
        <w:tc>
          <w:tcPr>
            <w:tcW w:w="2551" w:type="dxa"/>
          </w:tcPr>
          <w:p w14:paraId="62BA69ED" w14:textId="149E07A9" w:rsidR="00773CDC" w:rsidDel="00EC677C" w:rsidRDefault="00773CDC">
            <w:pPr>
              <w:spacing w:line="240" w:lineRule="atLeast"/>
              <w:rPr>
                <w:del w:id="223" w:author="Strzelczyk, Anthony (A.)" w:date="2021-01-20T06:55:00Z"/>
                <w:rFonts w:ascii="Helvetica" w:hAnsi="Helvetica" w:cs="Helvetica"/>
              </w:rPr>
              <w:pPrChange w:id="224" w:author="Strzelczyk, Anthony (A.)" w:date="2020-12-11T12:24:00Z">
                <w:pPr/>
              </w:pPrChange>
            </w:pPr>
            <w:del w:id="225" w:author="Strzelczyk, Anthony (A.)" w:date="2021-01-20T06:55:00Z">
              <w:r w:rsidDel="00EC677C">
                <w:rPr>
                  <w:rFonts w:ascii="Helvetica" w:hAnsi="Helvetica" w:cs="Helvetica"/>
                </w:rPr>
                <w:delText>Feature: Lars Bernhard (LBERNHA2)</w:delText>
              </w:r>
            </w:del>
          </w:p>
          <w:p w14:paraId="247E8350" w14:textId="2F9FBB04" w:rsidR="00773CDC" w:rsidRPr="0097363F" w:rsidDel="00EC677C" w:rsidRDefault="00773CDC">
            <w:pPr>
              <w:spacing w:line="240" w:lineRule="atLeast"/>
              <w:rPr>
                <w:del w:id="226" w:author="Strzelczyk, Anthony (A.)" w:date="2021-01-20T06:55:00Z"/>
                <w:rFonts w:ascii="Helvetica" w:hAnsi="Helvetica" w:cs="Helvetica"/>
                <w:color w:val="000000" w:themeColor="text1"/>
              </w:rPr>
              <w:pPrChange w:id="227" w:author="Strzelczyk, Anthony (A.)" w:date="2020-12-11T12:24:00Z">
                <w:pPr/>
              </w:pPrChange>
            </w:pPr>
            <w:del w:id="228" w:author="Strzelczyk, Anthony (A.)" w:date="2021-01-20T06:55:00Z">
              <w:r w:rsidDel="00EC677C">
                <w:rPr>
                  <w:rFonts w:ascii="Helvetica" w:hAnsi="Helvetica" w:cs="Helvetica"/>
                </w:rPr>
                <w:delText>HARA: Elcin Pehlivan (EPEHLIV2)</w:delText>
              </w:r>
            </w:del>
          </w:p>
        </w:tc>
        <w:tc>
          <w:tcPr>
            <w:tcW w:w="3510" w:type="dxa"/>
          </w:tcPr>
          <w:p w14:paraId="24806237" w14:textId="40F951C9" w:rsidR="00773CDC" w:rsidRPr="001B1565" w:rsidDel="00EC677C" w:rsidRDefault="00773CDC">
            <w:pPr>
              <w:spacing w:line="240" w:lineRule="atLeast"/>
              <w:rPr>
                <w:del w:id="229" w:author="Strzelczyk, Anthony (A.)" w:date="2021-01-20T06:55:00Z"/>
                <w:rFonts w:ascii="Helvetica" w:hAnsi="Helvetica" w:cs="Helvetica"/>
                <w:color w:val="0000FF"/>
              </w:rPr>
              <w:pPrChange w:id="230" w:author="Strzelczyk, Anthony (A.)" w:date="2020-12-11T12:24:00Z">
                <w:pPr/>
              </w:pPrChange>
            </w:pPr>
            <w:del w:id="231" w:author="Strzelczyk, Anthony (A.)" w:date="2021-01-20T06:55:00Z">
              <w:r w:rsidDel="00EC677C">
                <w:rPr>
                  <w:rFonts w:ascii="Helvetica" w:hAnsi="Helvetica" w:cs="Helvetica"/>
                  <w:color w:val="0000FF"/>
                </w:rPr>
                <w:delText xml:space="preserve"> </w:delText>
              </w:r>
            </w:del>
          </w:p>
        </w:tc>
      </w:tr>
      <w:tr w:rsidR="002F4558" w:rsidRPr="001B1565" w14:paraId="4553ABE9" w14:textId="77777777" w:rsidTr="00FC6ED2">
        <w:tc>
          <w:tcPr>
            <w:tcW w:w="2019" w:type="dxa"/>
          </w:tcPr>
          <w:p w14:paraId="1F3EDB4E" w14:textId="5556B2F6" w:rsidR="002F4558" w:rsidRPr="001B1565" w:rsidRDefault="002F4558">
            <w:pPr>
              <w:spacing w:line="240" w:lineRule="atLeast"/>
              <w:rPr>
                <w:rFonts w:ascii="Helvetica" w:hAnsi="Helvetica" w:cs="Helvetica"/>
                <w:color w:val="0000FF"/>
              </w:rPr>
              <w:pPrChange w:id="232" w:author="Strzelczyk, Anthony (A.)" w:date="2020-12-11T12:24:00Z">
                <w:pPr/>
              </w:pPrChange>
            </w:pPr>
            <w:r>
              <w:rPr>
                <w:rFonts w:ascii="Helvetica" w:hAnsi="Helvetica" w:cs="Helvetica"/>
              </w:rPr>
              <w:t>F0010</w:t>
            </w:r>
            <w:r w:rsidR="003D5D4C">
              <w:rPr>
                <w:rFonts w:ascii="Helvetica" w:hAnsi="Helvetica" w:cs="Helvetica"/>
              </w:rPr>
              <w:t>1</w:t>
            </w:r>
            <w:r>
              <w:rPr>
                <w:rFonts w:ascii="Helvetica" w:hAnsi="Helvetica" w:cs="Helvetica"/>
              </w:rPr>
              <w:t>0</w:t>
            </w:r>
            <w:r w:rsidR="00A6274F">
              <w:rPr>
                <w:rFonts w:ascii="Helvetica" w:hAnsi="Helvetica" w:cs="Helvetica"/>
              </w:rPr>
              <w:t>/C</w:t>
            </w:r>
          </w:p>
        </w:tc>
        <w:tc>
          <w:tcPr>
            <w:tcW w:w="2126" w:type="dxa"/>
          </w:tcPr>
          <w:p w14:paraId="496FF98E" w14:textId="38907BA0" w:rsidR="002F4558" w:rsidRPr="001B1565" w:rsidRDefault="002F4558">
            <w:pPr>
              <w:spacing w:line="240" w:lineRule="atLeast"/>
              <w:rPr>
                <w:rFonts w:ascii="Helvetica" w:hAnsi="Helvetica" w:cs="Helvetica"/>
                <w:color w:val="0000FF"/>
              </w:rPr>
              <w:pPrChange w:id="233" w:author="Strzelczyk, Anthony (A.)" w:date="2021-01-20T09:24:00Z">
                <w:pPr/>
              </w:pPrChange>
            </w:pPr>
            <w:del w:id="234" w:author="Strzelczyk, Anthony (A.)" w:date="2021-01-04T11:42:00Z">
              <w:r w:rsidRPr="00E62F06" w:rsidDel="00F84600">
                <w:rPr>
                  <w:rFonts w:ascii="Helvetica" w:hAnsi="Helvetica" w:cs="Helvetica"/>
                </w:rPr>
                <w:delText xml:space="preserve">Front </w:delText>
              </w:r>
              <w:r w:rsidDel="00F84600">
                <w:rPr>
                  <w:rFonts w:ascii="Helvetica" w:hAnsi="Helvetica" w:cs="Helvetica"/>
                </w:rPr>
                <w:delText xml:space="preserve">and </w:delText>
              </w:r>
            </w:del>
            <w:del w:id="235" w:author="Strzelczyk, Anthony (A.)" w:date="2021-01-20T09:24:00Z">
              <w:r w:rsidDel="005279B3">
                <w:rPr>
                  <w:rFonts w:ascii="Helvetica" w:hAnsi="Helvetica" w:cs="Helvetica"/>
                </w:rPr>
                <w:delText xml:space="preserve">Rear </w:delText>
              </w:r>
            </w:del>
            <w:r w:rsidRPr="00E62F06">
              <w:rPr>
                <w:rFonts w:ascii="Helvetica" w:hAnsi="Helvetica" w:cs="Helvetica"/>
              </w:rPr>
              <w:t xml:space="preserve">Fog </w:t>
            </w:r>
            <w:del w:id="236" w:author="Strzelczyk, Anthony (A.)" w:date="2021-01-20T06:54:00Z">
              <w:r w:rsidRPr="00E62F06" w:rsidDel="00EC677C">
                <w:rPr>
                  <w:rFonts w:ascii="Helvetica" w:hAnsi="Helvetica" w:cs="Helvetica"/>
                </w:rPr>
                <w:delText>Ligh</w:delText>
              </w:r>
              <w:r w:rsidDel="00EC677C">
                <w:rPr>
                  <w:rFonts w:ascii="Helvetica" w:hAnsi="Helvetica" w:cs="Helvetica"/>
                </w:rPr>
                <w:delText>t</w:delText>
              </w:r>
            </w:del>
            <w:ins w:id="237" w:author="Strzelczyk, Anthony (A.)" w:date="2021-01-20T06:54:00Z">
              <w:r w:rsidR="00EC677C">
                <w:rPr>
                  <w:rFonts w:ascii="Helvetica" w:hAnsi="Helvetica" w:cs="Helvetica"/>
                </w:rPr>
                <w:t>L</w:t>
              </w:r>
            </w:ins>
            <w:r w:rsidR="00A44B23">
              <w:rPr>
                <w:rFonts w:ascii="Helvetica" w:hAnsi="Helvetica" w:cs="Helvetica"/>
              </w:rPr>
              <w:t>ights</w:t>
            </w:r>
          </w:p>
        </w:tc>
        <w:tc>
          <w:tcPr>
            <w:tcW w:w="2551" w:type="dxa"/>
          </w:tcPr>
          <w:p w14:paraId="67C59B98" w14:textId="307BC3DB" w:rsidR="002F4558" w:rsidRPr="001B1565" w:rsidRDefault="00A44B23">
            <w:pPr>
              <w:spacing w:line="240" w:lineRule="atLeast"/>
              <w:rPr>
                <w:rFonts w:ascii="Helvetica" w:hAnsi="Helvetica" w:cs="Helvetica"/>
                <w:color w:val="0000FF"/>
              </w:rPr>
              <w:pPrChange w:id="238" w:author="Strzelczyk, Anthony (A.)" w:date="2020-12-11T12:24:00Z">
                <w:pPr/>
              </w:pPrChange>
            </w:pPr>
            <w:r>
              <w:rPr>
                <w:rFonts w:ascii="Helvetica" w:hAnsi="Helvetica" w:cs="Helvetica"/>
                <w:color w:val="000000" w:themeColor="text1"/>
              </w:rPr>
              <w:t>Eric Vieira</w:t>
            </w:r>
            <w:r w:rsidR="00774184">
              <w:rPr>
                <w:rFonts w:ascii="Helvetica" w:hAnsi="Helvetica" w:cs="Helvetica"/>
                <w:color w:val="000000" w:themeColor="text1"/>
              </w:rPr>
              <w:t xml:space="preserve"> (</w:t>
            </w:r>
            <w:r>
              <w:rPr>
                <w:rFonts w:ascii="Helvetica" w:hAnsi="Helvetica" w:cs="Helvetica"/>
                <w:color w:val="000000" w:themeColor="text1"/>
              </w:rPr>
              <w:t>EVIEIRA1</w:t>
            </w:r>
            <w:r w:rsidR="00774184">
              <w:rPr>
                <w:rFonts w:ascii="Helvetica" w:hAnsi="Helvetica" w:cs="Helvetica"/>
                <w:color w:val="000000" w:themeColor="text1"/>
              </w:rPr>
              <w:t>)</w:t>
            </w:r>
            <w:del w:id="239" w:author="Strzelczyk, Anthony (A.)" w:date="2021-01-20T06:53:00Z">
              <w:r w:rsidR="002F4558" w:rsidDel="00EC677C">
                <w:rPr>
                  <w:rFonts w:ascii="Helvetica" w:hAnsi="Helvetica" w:cs="Helvetica"/>
                  <w:color w:val="000000" w:themeColor="text1"/>
                </w:rPr>
                <w:delText>Scott Du</w:delText>
              </w:r>
            </w:del>
          </w:p>
        </w:tc>
        <w:tc>
          <w:tcPr>
            <w:tcW w:w="3510" w:type="dxa"/>
          </w:tcPr>
          <w:p w14:paraId="22EEFC59" w14:textId="33B1B920" w:rsidR="002F4558" w:rsidRPr="001B1565" w:rsidRDefault="004E0F3F">
            <w:pPr>
              <w:spacing w:line="240" w:lineRule="atLeast"/>
              <w:rPr>
                <w:rFonts w:ascii="Helvetica" w:hAnsi="Helvetica" w:cs="Helvetica"/>
                <w:color w:val="0000FF"/>
              </w:rPr>
              <w:pPrChange w:id="240" w:author="Strzelczyk, Anthony (A.)" w:date="2020-12-11T12:24:00Z">
                <w:pPr/>
              </w:pPrChange>
            </w:pPr>
            <w:r w:rsidRPr="004E0F3F">
              <w:rPr>
                <w:rFonts w:ascii="Helvetica" w:hAnsi="Helvetica" w:cs="Helvetica"/>
                <w:color w:val="0000FF"/>
              </w:rPr>
              <w:t>https://www.vsemweb.ford.com/tc/launchapp?-attach=true&amp;-s=226TCSession&amp;-o=jItFpjdbx3NrTDAAAAAAAAAAAAA&amp;servername=Production_Server</w:t>
            </w:r>
            <w:r w:rsidRPr="004E0F3F" w:rsidDel="00F67FF2">
              <w:rPr>
                <w:rFonts w:ascii="Helvetica" w:hAnsi="Helvetica" w:cs="Helvetica"/>
                <w:color w:val="0000FF"/>
              </w:rPr>
              <w:t xml:space="preserve"> </w:t>
            </w:r>
            <w:del w:id="241" w:author="Strzelczyk, Anthony (A.)" w:date="2021-01-04T11:30:00Z">
              <w:r w:rsidR="002F4558" w:rsidRPr="001B1565" w:rsidDel="00F67FF2">
                <w:rPr>
                  <w:rFonts w:ascii="Helvetica" w:hAnsi="Helvetica" w:cs="Helvetica"/>
                  <w:color w:val="0000FF"/>
                </w:rPr>
                <w:delText>&lt;Add VSEM Link&gt;</w:delText>
              </w:r>
            </w:del>
          </w:p>
        </w:tc>
      </w:tr>
    </w:tbl>
    <w:p w14:paraId="35F6F1B9" w14:textId="6EBF3E31" w:rsidR="00C7649D" w:rsidRPr="00C7649D" w:rsidRDefault="00C7649D" w:rsidP="00A20123">
      <w:pPr>
        <w:pStyle w:val="Caption"/>
        <w:spacing w:line="240" w:lineRule="atLeast"/>
      </w:pPr>
      <w:bookmarkStart w:id="242" w:name="_Ref58749156"/>
      <w:bookmarkStart w:id="243" w:name="_Toc435447978"/>
      <w:bookmarkStart w:id="244" w:name="_Toc89440089"/>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1</w:t>
      </w:r>
      <w:r w:rsidR="002C1D22">
        <w:rPr>
          <w:noProof/>
        </w:rPr>
        <w:fldChar w:fldCharType="end"/>
      </w:r>
      <w:bookmarkEnd w:id="242"/>
      <w:r w:rsidRPr="001B1565">
        <w:t>: Features described in this FD</w:t>
      </w:r>
      <w:bookmarkEnd w:id="243"/>
      <w:bookmarkEnd w:id="244"/>
    </w:p>
    <w:p w14:paraId="5DA40525" w14:textId="77777777" w:rsidR="0027671B" w:rsidRPr="007C20FA" w:rsidRDefault="00F173E3">
      <w:pPr>
        <w:pStyle w:val="Heading2"/>
        <w:tabs>
          <w:tab w:val="num" w:pos="718"/>
        </w:tabs>
        <w:spacing w:line="240" w:lineRule="atLeast"/>
        <w:ind w:left="601" w:hanging="601"/>
        <w:pPrChange w:id="245" w:author="Strzelczyk, Anthony (A.)" w:date="2020-12-11T12:24:00Z">
          <w:pPr>
            <w:pStyle w:val="Heading2"/>
            <w:tabs>
              <w:tab w:val="num" w:pos="718"/>
            </w:tabs>
            <w:ind w:left="601" w:hanging="601"/>
          </w:pPr>
        </w:pPrChange>
      </w:pPr>
      <w:bookmarkStart w:id="246" w:name="_Toc397081412"/>
      <w:bookmarkStart w:id="247" w:name="_Toc89439531"/>
      <w:r w:rsidRPr="0067089C">
        <w:t>Document</w:t>
      </w:r>
      <w:r>
        <w:t xml:space="preserve"> </w:t>
      </w:r>
      <w:r w:rsidR="0027671B" w:rsidRPr="007C20FA">
        <w:t>Audience</w:t>
      </w:r>
      <w:bookmarkEnd w:id="246"/>
      <w:bookmarkEnd w:id="247"/>
    </w:p>
    <w:p w14:paraId="78664C75" w14:textId="4A591E1A" w:rsidR="00D41852" w:rsidRDefault="00D41852">
      <w:pPr>
        <w:pStyle w:val="BodyText"/>
        <w:spacing w:line="240" w:lineRule="atLeast"/>
        <w:jc w:val="both"/>
        <w:pPrChange w:id="248" w:author="Strzelczyk, Anthony (A.)" w:date="2020-12-11T12:24:00Z">
          <w:pPr>
            <w:pStyle w:val="BodyText"/>
            <w:jc w:val="both"/>
          </w:pPr>
        </w:pPrChange>
      </w:pPr>
      <w:r w:rsidRPr="001B1565">
        <w:t xml:space="preserve">The FD is </w:t>
      </w:r>
      <w:r w:rsidR="0029320B">
        <w:t xml:space="preserve">written by the feature owner </w:t>
      </w:r>
      <w:r w:rsidR="00F3504C">
        <w:rPr>
          <w:rFonts w:cs="Arial"/>
          <w:color w:val="3333FF"/>
          <w:lang w:val="en-US"/>
        </w:rPr>
        <w:t>Eric Vieira</w:t>
      </w:r>
      <w:r w:rsidRPr="00BF75F8">
        <w:rPr>
          <w:rFonts w:cs="Arial"/>
          <w:color w:val="3333FF"/>
          <w:lang w:val="en-US"/>
        </w:rPr>
        <w:t xml:space="preserve"> </w:t>
      </w:r>
      <w:r w:rsidR="0029320B">
        <w:rPr>
          <w:rFonts w:cs="Arial"/>
          <w:color w:val="3333FF"/>
          <w:lang w:val="en-US"/>
        </w:rPr>
        <w:t>(EVIEIRA1)</w:t>
      </w:r>
      <w:r w:rsidRPr="001B1565">
        <w:t>. All Stakeholders, i.e., all people who have a valid interest in the feature should read and, if possible, review the FD. It needs to be guaranteed, that all stakeholders have access to the currently valid version of the FD.</w:t>
      </w:r>
    </w:p>
    <w:p w14:paraId="0790138D" w14:textId="77777777" w:rsidR="00E322B9" w:rsidRDefault="00E322B9">
      <w:pPr>
        <w:pStyle w:val="REUserHint"/>
        <w:spacing w:line="240" w:lineRule="atLeast"/>
        <w:rPr>
          <w:rStyle w:val="SubtleEmphasis"/>
          <w:lang w:val="en-GB"/>
        </w:rPr>
        <w:pPrChange w:id="249" w:author="Strzelczyk, Anthony (A.)" w:date="2020-12-11T12:24:00Z">
          <w:pPr>
            <w:pStyle w:val="REUserHint"/>
          </w:pPr>
        </w:pPrChange>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D4AC331" w14:textId="292784FE" w:rsidR="00DE5C04" w:rsidRPr="00E322B9" w:rsidRDefault="00DE5C04">
      <w:pPr>
        <w:pStyle w:val="REUserHint"/>
        <w:spacing w:line="240" w:lineRule="atLeast"/>
        <w:rPr>
          <w:rStyle w:val="SubtleEmphasis"/>
        </w:rPr>
        <w:pPrChange w:id="250" w:author="Strzelczyk, Anthony (A.)" w:date="2020-12-11T12:24:00Z">
          <w:pPr>
            <w:pStyle w:val="REUserHint"/>
          </w:pPr>
        </w:pPrChange>
      </w:pPr>
      <w:r w:rsidRPr="00347A88">
        <w:rPr>
          <w:rStyle w:val="SubtleEmphasis"/>
          <w:b/>
        </w:rPr>
        <w:t>#Macro:</w:t>
      </w:r>
      <w:r w:rsidRPr="00347A88">
        <w:rPr>
          <w:rStyle w:val="SubtleEmphasis"/>
        </w:rPr>
        <w:t xml:space="preserve"> </w:t>
      </w:r>
      <w:r w:rsidR="002824A3">
        <w:fldChar w:fldCharType="begin"/>
      </w:r>
      <w:r w:rsidR="002824A3">
        <w:instrText xml:space="preserve"> HYPERLINK "https://wiki.ford.com/pages/viewpage.action?pageId=174654255" </w:instrText>
      </w:r>
      <w:r w:rsidR="002824A3">
        <w:fldChar w:fldCharType="separate"/>
      </w:r>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r w:rsidR="002824A3">
        <w:rPr>
          <w:rStyle w:val="SubtleEmphasis"/>
          <w:color w:val="0000FF"/>
        </w:rPr>
        <w:fldChar w:fldCharType="end"/>
      </w:r>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782F06C3" w14:textId="77777777" w:rsidR="00CD3B7B" w:rsidRDefault="00CD3B7B">
      <w:pPr>
        <w:pStyle w:val="Heading3"/>
        <w:spacing w:line="240" w:lineRule="atLeast"/>
        <w:ind w:left="0" w:firstLine="0"/>
        <w:pPrChange w:id="251" w:author="Strzelczyk, Anthony (A.)" w:date="2020-12-11T12:24:00Z">
          <w:pPr>
            <w:pStyle w:val="Heading3"/>
            <w:ind w:left="0" w:firstLine="0"/>
          </w:pPr>
        </w:pPrChange>
      </w:pPr>
      <w:bookmarkStart w:id="252" w:name="_Toc420397663"/>
      <w:bookmarkStart w:id="253" w:name="_Toc456346126"/>
      <w:bookmarkStart w:id="254" w:name="_Toc89439532"/>
      <w:r>
        <w:t>Stakeholder List</w:t>
      </w:r>
      <w:bookmarkEnd w:id="252"/>
      <w:bookmarkEnd w:id="253"/>
      <w:bookmarkEnd w:id="254"/>
    </w:p>
    <w:p w14:paraId="3F23707C" w14:textId="6C25C17D" w:rsidR="00D41852" w:rsidRDefault="00D41852">
      <w:pPr>
        <w:pStyle w:val="BodyText"/>
        <w:spacing w:line="240" w:lineRule="atLeast"/>
        <w:jc w:val="both"/>
      </w:pPr>
      <w:r>
        <w:t xml:space="preserve">For the latest list of </w:t>
      </w:r>
      <w:r w:rsidRPr="001B1565">
        <w:t>stakeholder</w:t>
      </w:r>
      <w:r w:rsidR="00697F1C">
        <w:t>s</w:t>
      </w:r>
      <w:r w:rsidRPr="001B1565">
        <w:t xml:space="preserve"> </w:t>
      </w:r>
      <w:r>
        <w:t xml:space="preserve">of the feature </w:t>
      </w:r>
      <w:r w:rsidRPr="001B1565">
        <w:t xml:space="preserve">and their </w:t>
      </w:r>
      <w:r>
        <w:t>influence</w:t>
      </w:r>
      <w:r w:rsidRPr="001B1565">
        <w:t xml:space="preserve"> refer to </w:t>
      </w:r>
      <w:hyperlink r:id="rId12" w:history="1">
        <w:r w:rsidR="008844BA" w:rsidRPr="007A7E81">
          <w:rPr>
            <w:rStyle w:val="Hyperlink"/>
          </w:rPr>
          <w:t>F001010</w:t>
        </w:r>
        <w:r w:rsidR="007A7E81" w:rsidRPr="007A7E81">
          <w:rPr>
            <w:rStyle w:val="Hyperlink"/>
          </w:rPr>
          <w:t>/C</w:t>
        </w:r>
        <w:r w:rsidR="0090320B" w:rsidRPr="007A7E81">
          <w:rPr>
            <w:rStyle w:val="Hyperlink"/>
          </w:rPr>
          <w:t xml:space="preserve"> </w:t>
        </w:r>
        <w:r w:rsidRPr="007A7E81">
          <w:rPr>
            <w:rStyle w:val="Hyperlink"/>
          </w:rPr>
          <w:t xml:space="preserve">VSEM </w:t>
        </w:r>
        <w:r w:rsidR="007A7E81" w:rsidRPr="007A7E81">
          <w:rPr>
            <w:rStyle w:val="Hyperlink"/>
          </w:rPr>
          <w:t>Folder</w:t>
        </w:r>
      </w:hyperlink>
      <w:r w:rsidRPr="001B1565">
        <w:t>.</w:t>
      </w:r>
    </w:p>
    <w:p w14:paraId="6C44A226" w14:textId="77777777" w:rsidR="00662A06" w:rsidRDefault="00662A06" w:rsidP="00662A06">
      <w:pPr>
        <w:pStyle w:val="BodyText"/>
        <w:spacing w:line="240" w:lineRule="atLeast"/>
        <w:jc w:val="both"/>
      </w:pPr>
    </w:p>
    <w:tbl>
      <w:tblPr>
        <w:tblStyle w:val="TableGrid"/>
        <w:tblW w:w="10095" w:type="dxa"/>
        <w:jc w:val="center"/>
        <w:tblLayout w:type="fixed"/>
        <w:tblLook w:val="04A0" w:firstRow="1" w:lastRow="0" w:firstColumn="1" w:lastColumn="0" w:noHBand="0" w:noVBand="1"/>
      </w:tblPr>
      <w:tblGrid>
        <w:gridCol w:w="2268"/>
        <w:gridCol w:w="1587"/>
        <w:gridCol w:w="2269"/>
        <w:gridCol w:w="2235"/>
        <w:gridCol w:w="1736"/>
      </w:tblGrid>
      <w:tr w:rsidR="00662A06" w14:paraId="324A5D3E"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F99E74" w14:textId="77777777" w:rsidR="00662A06" w:rsidRDefault="00662A06">
            <w:pPr>
              <w:jc w:val="center"/>
              <w:rPr>
                <w:rFonts w:ascii="Helvetica" w:hAnsi="Helvetica" w:cs="Helvetica"/>
                <w:b/>
              </w:rPr>
            </w:pPr>
            <w:r>
              <w:rPr>
                <w:rFonts w:ascii="Helvetica" w:hAnsi="Helvetica" w:cs="Helvetica"/>
                <w:b/>
              </w:rPr>
              <w:t>Name</w:t>
            </w:r>
          </w:p>
        </w:tc>
        <w:tc>
          <w:tcPr>
            <w:tcW w:w="1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40A833" w14:textId="77777777" w:rsidR="00662A06" w:rsidRDefault="00662A06">
            <w:pPr>
              <w:jc w:val="center"/>
              <w:rPr>
                <w:rFonts w:ascii="Helvetica" w:hAnsi="Helvetica" w:cs="Helvetica"/>
                <w:b/>
              </w:rPr>
            </w:pPr>
            <w:r>
              <w:rPr>
                <w:rFonts w:ascii="Helvetica" w:hAnsi="Helvetica" w:cs="Helvetica"/>
                <w:b/>
              </w:rPr>
              <w:t>CDSID</w:t>
            </w:r>
          </w:p>
        </w:tc>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81811F" w14:textId="77777777" w:rsidR="00662A06" w:rsidRDefault="00662A06">
            <w:pPr>
              <w:jc w:val="center"/>
              <w:rPr>
                <w:rFonts w:ascii="Helvetica" w:hAnsi="Helvetica" w:cs="Helvetica"/>
                <w:b/>
              </w:rPr>
            </w:pPr>
            <w:r>
              <w:rPr>
                <w:rFonts w:ascii="Helvetica" w:hAnsi="Helvetica" w:cs="Helvetica"/>
                <w:b/>
              </w:rPr>
              <w:t>Contact Info</w:t>
            </w:r>
          </w:p>
        </w:tc>
        <w:tc>
          <w:tcPr>
            <w:tcW w:w="22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435EE0" w14:textId="77777777" w:rsidR="00662A06" w:rsidRDefault="00662A06">
            <w:pPr>
              <w:jc w:val="center"/>
              <w:rPr>
                <w:rFonts w:ascii="Helvetica" w:hAnsi="Helvetica" w:cs="Helvetica"/>
                <w:b/>
              </w:rPr>
            </w:pPr>
            <w:r>
              <w:rPr>
                <w:rFonts w:ascii="Helvetica" w:hAnsi="Helvetica" w:cs="Helvetica"/>
                <w:b/>
              </w:rPr>
              <w:t>Role</w:t>
            </w:r>
          </w:p>
        </w:tc>
        <w:tc>
          <w:tcPr>
            <w:tcW w:w="1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B7E55" w14:textId="77777777" w:rsidR="00662A06" w:rsidRDefault="00662A06">
            <w:pPr>
              <w:jc w:val="center"/>
              <w:rPr>
                <w:rFonts w:ascii="Helvetica" w:hAnsi="Helvetica" w:cs="Helvetica"/>
                <w:b/>
              </w:rPr>
            </w:pPr>
            <w:r>
              <w:rPr>
                <w:rFonts w:ascii="Helvetica" w:hAnsi="Helvetica" w:cs="Helvetica"/>
                <w:b/>
              </w:rPr>
              <w:t>Stakeholder Group</w:t>
            </w:r>
          </w:p>
        </w:tc>
      </w:tr>
      <w:tr w:rsidR="00662A06" w14:paraId="2D06F3BB"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9E7EF9C" w14:textId="77777777" w:rsidR="00662A06" w:rsidRDefault="00662A06">
            <w:pPr>
              <w:jc w:val="center"/>
              <w:rPr>
                <w:rFonts w:ascii="Helvetica" w:hAnsi="Helvetica" w:cs="Helvetica"/>
              </w:rPr>
            </w:pPr>
            <w:r>
              <w:rPr>
                <w:rFonts w:ascii="Helvetica" w:hAnsi="Helvetica" w:cs="Helvetica"/>
              </w:rPr>
              <w:t>Eric Aleksander Vieira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01E01695" w14:textId="3E4C7F9D" w:rsidR="00662A06" w:rsidRDefault="004C6B74">
            <w:pPr>
              <w:jc w:val="center"/>
              <w:rPr>
                <w:rFonts w:ascii="Helvetica" w:hAnsi="Helvetica" w:cs="Helvetica"/>
              </w:rPr>
            </w:pPr>
            <w:r>
              <w:rPr>
                <w:rFonts w:ascii="Helvetica" w:hAnsi="Helvetica" w:cs="Helvetica"/>
              </w:rPr>
              <w:t>EVIEIRA1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CCEFC9E" w14:textId="7F7CC19B" w:rsidR="00662A06" w:rsidRDefault="00BC0CB7">
            <w:pPr>
              <w:jc w:val="center"/>
              <w:rPr>
                <w:rFonts w:ascii="Helvetica" w:hAnsi="Helvetica" w:cs="Helvetica"/>
              </w:rPr>
            </w:pPr>
            <w:hyperlink r:id="rId13" w:history="1">
              <w:r w:rsidR="00351532" w:rsidRPr="00AA18F2">
                <w:rPr>
                  <w:rStyle w:val="Hyperlink"/>
                  <w:rFonts w:ascii="Helvetica" w:hAnsi="Helvetica" w:cs="Helvetica"/>
                </w:rPr>
                <w:t>evieira1@ford.com</w:t>
              </w:r>
            </w:hyperlink>
            <w:r w:rsidR="00351532">
              <w:rPr>
                <w:rFonts w:ascii="Helvetica" w:hAnsi="Helvetica" w:cs="Helvetica"/>
              </w:rPr>
              <w:t xml:space="preserve"> </w:t>
            </w:r>
          </w:p>
        </w:tc>
        <w:tc>
          <w:tcPr>
            <w:tcW w:w="2235" w:type="dxa"/>
            <w:tcBorders>
              <w:top w:val="single" w:sz="4" w:space="0" w:color="auto"/>
              <w:left w:val="single" w:sz="4" w:space="0" w:color="auto"/>
              <w:bottom w:val="single" w:sz="4" w:space="0" w:color="auto"/>
              <w:right w:val="single" w:sz="4" w:space="0" w:color="auto"/>
            </w:tcBorders>
            <w:vAlign w:val="center"/>
            <w:hideMark/>
          </w:tcPr>
          <w:p w14:paraId="7BBDEC80" w14:textId="77777777" w:rsidR="00662A06" w:rsidRDefault="00662A06">
            <w:pPr>
              <w:jc w:val="center"/>
              <w:rPr>
                <w:rFonts w:ascii="Helvetica" w:hAnsi="Helvetica" w:cs="Helvetica"/>
              </w:rPr>
            </w:pPr>
            <w:r>
              <w:rPr>
                <w:rFonts w:ascii="Helvetica" w:hAnsi="Helvetica" w:cs="Helvetica"/>
              </w:rPr>
              <w:t>Core Feature Owner</w:t>
            </w:r>
          </w:p>
        </w:tc>
        <w:tc>
          <w:tcPr>
            <w:tcW w:w="1736" w:type="dxa"/>
            <w:tcBorders>
              <w:top w:val="single" w:sz="4" w:space="0" w:color="auto"/>
              <w:left w:val="single" w:sz="4" w:space="0" w:color="auto"/>
              <w:bottom w:val="single" w:sz="4" w:space="0" w:color="auto"/>
              <w:right w:val="single" w:sz="4" w:space="0" w:color="auto"/>
            </w:tcBorders>
            <w:vAlign w:val="center"/>
            <w:hideMark/>
          </w:tcPr>
          <w:p w14:paraId="4026D6B0" w14:textId="5791A571" w:rsidR="00662A06" w:rsidRDefault="00662A06">
            <w:pPr>
              <w:jc w:val="center"/>
              <w:rPr>
                <w:rFonts w:ascii="Helvetica" w:hAnsi="Helvetica" w:cs="Helvetica"/>
              </w:rPr>
            </w:pPr>
            <w:r>
              <w:rPr>
                <w:rFonts w:ascii="Helvetica" w:hAnsi="Helvetica" w:cs="Helvetica"/>
              </w:rPr>
              <w:t>Systems Engineer</w:t>
            </w:r>
            <w:r w:rsidR="000A3FDA">
              <w:rPr>
                <w:rFonts w:ascii="Helvetica" w:hAnsi="Helvetica" w:cs="Helvetica"/>
              </w:rPr>
              <w:t>ing</w:t>
            </w:r>
          </w:p>
        </w:tc>
      </w:tr>
      <w:tr w:rsidR="00662A06" w14:paraId="1621B28B"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EC125F2" w14:textId="77777777" w:rsidR="00662A06" w:rsidRDefault="00662A06">
            <w:pPr>
              <w:jc w:val="center"/>
              <w:rPr>
                <w:rFonts w:ascii="Helvetica" w:hAnsi="Helvetica" w:cs="Helvetica"/>
              </w:rPr>
            </w:pPr>
            <w:r>
              <w:rPr>
                <w:rFonts w:ascii="Helvetica" w:hAnsi="Helvetica" w:cs="Helvetica"/>
              </w:rPr>
              <w:t>Nicolás Gagliardi</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2D9AD06" w14:textId="7955482A" w:rsidR="00662A06" w:rsidRDefault="004C6B74">
            <w:pPr>
              <w:jc w:val="center"/>
              <w:rPr>
                <w:rFonts w:ascii="Helvetica" w:hAnsi="Helvetica" w:cs="Helvetica"/>
              </w:rPr>
            </w:pPr>
            <w:r>
              <w:rPr>
                <w:rFonts w:ascii="Helvetica" w:hAnsi="Helvetica" w:cs="Helvetica"/>
              </w:rPr>
              <w:t>NGAGLIA2</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3CF9F9E" w14:textId="701C5868" w:rsidR="00662A06" w:rsidRDefault="00BC0CB7">
            <w:pPr>
              <w:jc w:val="center"/>
              <w:rPr>
                <w:rFonts w:ascii="Helvetica" w:hAnsi="Helvetica" w:cs="Helvetica"/>
              </w:rPr>
            </w:pPr>
            <w:hyperlink r:id="rId14" w:history="1">
              <w:r w:rsidR="00351532" w:rsidRPr="00AA18F2">
                <w:rPr>
                  <w:rStyle w:val="Hyperlink"/>
                  <w:rFonts w:ascii="Helvetica" w:hAnsi="Helvetica" w:cs="Helvetica"/>
                </w:rPr>
                <w:t>ngaglia2@ford.com</w:t>
              </w:r>
            </w:hyperlink>
            <w:r w:rsidR="00351532">
              <w:rPr>
                <w:rFonts w:ascii="Helvetica" w:hAnsi="Helvetica" w:cs="Helvetica"/>
              </w:rPr>
              <w:t xml:space="preserve"> </w:t>
            </w:r>
          </w:p>
        </w:tc>
        <w:tc>
          <w:tcPr>
            <w:tcW w:w="2235" w:type="dxa"/>
            <w:tcBorders>
              <w:top w:val="single" w:sz="4" w:space="0" w:color="auto"/>
              <w:left w:val="single" w:sz="4" w:space="0" w:color="auto"/>
              <w:bottom w:val="single" w:sz="4" w:space="0" w:color="auto"/>
              <w:right w:val="single" w:sz="4" w:space="0" w:color="auto"/>
            </w:tcBorders>
            <w:vAlign w:val="center"/>
            <w:hideMark/>
          </w:tcPr>
          <w:p w14:paraId="4F2B1B1B" w14:textId="77777777" w:rsidR="00662A06" w:rsidRDefault="00662A06">
            <w:pPr>
              <w:jc w:val="center"/>
              <w:rPr>
                <w:rFonts w:ascii="Helvetica" w:hAnsi="Helvetica" w:cs="Helvetica"/>
              </w:rPr>
            </w:pPr>
            <w:r>
              <w:rPr>
                <w:rFonts w:ascii="Helvetica" w:hAnsi="Helvetica" w:cs="Helvetica"/>
              </w:rPr>
              <w:t>Model Architect</w:t>
            </w:r>
          </w:p>
        </w:tc>
        <w:tc>
          <w:tcPr>
            <w:tcW w:w="1736" w:type="dxa"/>
            <w:tcBorders>
              <w:top w:val="single" w:sz="4" w:space="0" w:color="auto"/>
              <w:left w:val="single" w:sz="4" w:space="0" w:color="auto"/>
              <w:bottom w:val="single" w:sz="4" w:space="0" w:color="auto"/>
              <w:right w:val="single" w:sz="4" w:space="0" w:color="auto"/>
            </w:tcBorders>
            <w:vAlign w:val="center"/>
            <w:hideMark/>
          </w:tcPr>
          <w:p w14:paraId="43BBC92E" w14:textId="77777777" w:rsidR="00662A06" w:rsidRDefault="00662A06">
            <w:pPr>
              <w:jc w:val="center"/>
              <w:rPr>
                <w:rFonts w:ascii="Helvetica" w:hAnsi="Helvetica" w:cs="Helvetica"/>
              </w:rPr>
            </w:pPr>
            <w:r>
              <w:rPr>
                <w:rFonts w:ascii="Helvetica" w:hAnsi="Helvetica" w:cs="Helvetica"/>
              </w:rPr>
              <w:t>Model Based System Engineering</w:t>
            </w:r>
          </w:p>
        </w:tc>
      </w:tr>
      <w:tr w:rsidR="000A3FDA" w:rsidRPr="00B91CD4" w14:paraId="592138E1"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22D4568C" w14:textId="4BC31186" w:rsidR="000A3FDA" w:rsidRDefault="000A3FDA">
            <w:pPr>
              <w:jc w:val="center"/>
              <w:rPr>
                <w:rFonts w:ascii="Helvetica" w:hAnsi="Helvetica" w:cs="Helvetica"/>
              </w:rPr>
            </w:pPr>
            <w:r>
              <w:rPr>
                <w:rFonts w:ascii="Helvetica" w:hAnsi="Helvetica" w:cs="Helvetica"/>
              </w:rPr>
              <w:t>Lucas Santos</w:t>
            </w:r>
          </w:p>
        </w:tc>
        <w:tc>
          <w:tcPr>
            <w:tcW w:w="1587" w:type="dxa"/>
            <w:tcBorders>
              <w:top w:val="single" w:sz="4" w:space="0" w:color="auto"/>
              <w:left w:val="single" w:sz="4" w:space="0" w:color="auto"/>
              <w:bottom w:val="single" w:sz="4" w:space="0" w:color="auto"/>
              <w:right w:val="single" w:sz="4" w:space="0" w:color="auto"/>
            </w:tcBorders>
            <w:vAlign w:val="center"/>
          </w:tcPr>
          <w:p w14:paraId="4708F613" w14:textId="1F905B8D" w:rsidR="000A3FDA" w:rsidRDefault="000A3FDA">
            <w:pPr>
              <w:jc w:val="center"/>
              <w:rPr>
                <w:rFonts w:ascii="Helvetica" w:hAnsi="Helvetica" w:cs="Helvetica"/>
              </w:rPr>
            </w:pPr>
            <w:r>
              <w:rPr>
                <w:rFonts w:ascii="Helvetica" w:hAnsi="Helvetica" w:cs="Helvetica"/>
              </w:rPr>
              <w:t>LSANT318</w:t>
            </w:r>
          </w:p>
        </w:tc>
        <w:tc>
          <w:tcPr>
            <w:tcW w:w="2269" w:type="dxa"/>
            <w:tcBorders>
              <w:top w:val="single" w:sz="4" w:space="0" w:color="auto"/>
              <w:left w:val="single" w:sz="4" w:space="0" w:color="auto"/>
              <w:bottom w:val="single" w:sz="4" w:space="0" w:color="auto"/>
              <w:right w:val="single" w:sz="4" w:space="0" w:color="auto"/>
            </w:tcBorders>
            <w:vAlign w:val="center"/>
          </w:tcPr>
          <w:p w14:paraId="3DD5201A" w14:textId="0A788CCA" w:rsidR="000A3FDA" w:rsidRDefault="00BC0CB7">
            <w:pPr>
              <w:jc w:val="center"/>
            </w:pPr>
            <w:hyperlink r:id="rId15" w:history="1">
              <w:r w:rsidR="000A3FDA" w:rsidRPr="0093066E">
                <w:rPr>
                  <w:rStyle w:val="Hyperlink"/>
                </w:rPr>
                <w:t>lsant318@ford.com</w:t>
              </w:r>
            </w:hyperlink>
            <w:r w:rsidR="000A3FDA">
              <w:t xml:space="preserve"> </w:t>
            </w:r>
          </w:p>
        </w:tc>
        <w:tc>
          <w:tcPr>
            <w:tcW w:w="2235" w:type="dxa"/>
            <w:tcBorders>
              <w:top w:val="single" w:sz="4" w:space="0" w:color="auto"/>
              <w:left w:val="single" w:sz="4" w:space="0" w:color="auto"/>
              <w:bottom w:val="single" w:sz="4" w:space="0" w:color="auto"/>
              <w:right w:val="single" w:sz="4" w:space="0" w:color="auto"/>
            </w:tcBorders>
            <w:vAlign w:val="center"/>
          </w:tcPr>
          <w:p w14:paraId="343D602F" w14:textId="44F6B124" w:rsidR="000A3FDA" w:rsidRDefault="000A3FDA">
            <w:pPr>
              <w:jc w:val="center"/>
              <w:rPr>
                <w:rFonts w:ascii="Helvetica" w:hAnsi="Helvetica" w:cs="Helvetica"/>
              </w:rPr>
            </w:pPr>
            <w:r>
              <w:rPr>
                <w:rFonts w:ascii="Helvetica" w:hAnsi="Helvetica" w:cs="Helvetica"/>
              </w:rPr>
              <w:t>Core Feature Owner</w:t>
            </w:r>
          </w:p>
        </w:tc>
        <w:tc>
          <w:tcPr>
            <w:tcW w:w="1736" w:type="dxa"/>
            <w:tcBorders>
              <w:top w:val="single" w:sz="4" w:space="0" w:color="auto"/>
              <w:left w:val="single" w:sz="4" w:space="0" w:color="auto"/>
              <w:bottom w:val="single" w:sz="4" w:space="0" w:color="auto"/>
              <w:right w:val="single" w:sz="4" w:space="0" w:color="auto"/>
            </w:tcBorders>
            <w:vAlign w:val="center"/>
          </w:tcPr>
          <w:p w14:paraId="319FC3A4" w14:textId="5E380FB1" w:rsidR="000A3FDA" w:rsidRDefault="000A3FDA">
            <w:pPr>
              <w:jc w:val="center"/>
              <w:rPr>
                <w:rFonts w:ascii="Helvetica" w:hAnsi="Helvetica" w:cs="Helvetica"/>
              </w:rPr>
            </w:pPr>
            <w:r>
              <w:rPr>
                <w:rFonts w:ascii="Helvetica" w:hAnsi="Helvetica" w:cs="Helvetica"/>
              </w:rPr>
              <w:t>Systems Engineering</w:t>
            </w:r>
          </w:p>
        </w:tc>
      </w:tr>
      <w:tr w:rsidR="002B227F" w:rsidRPr="00B91CD4" w14:paraId="5627EAE1"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556E5283" w14:textId="15E479B8" w:rsidR="002B227F" w:rsidRDefault="00A06898">
            <w:pPr>
              <w:jc w:val="center"/>
              <w:rPr>
                <w:rFonts w:ascii="Helvetica" w:hAnsi="Helvetica" w:cs="Helvetica"/>
              </w:rPr>
            </w:pPr>
            <w:r>
              <w:rPr>
                <w:rFonts w:ascii="Helvetica" w:hAnsi="Helvetica" w:cs="Helvetica"/>
              </w:rPr>
              <w:t>Jeff Mesko</w:t>
            </w:r>
          </w:p>
        </w:tc>
        <w:tc>
          <w:tcPr>
            <w:tcW w:w="1587" w:type="dxa"/>
            <w:tcBorders>
              <w:top w:val="single" w:sz="4" w:space="0" w:color="auto"/>
              <w:left w:val="single" w:sz="4" w:space="0" w:color="auto"/>
              <w:bottom w:val="single" w:sz="4" w:space="0" w:color="auto"/>
              <w:right w:val="single" w:sz="4" w:space="0" w:color="auto"/>
            </w:tcBorders>
            <w:vAlign w:val="center"/>
          </w:tcPr>
          <w:p w14:paraId="0460431C" w14:textId="03C2C837" w:rsidR="002B227F" w:rsidRDefault="00A06898">
            <w:pPr>
              <w:jc w:val="center"/>
              <w:rPr>
                <w:rFonts w:ascii="Helvetica" w:hAnsi="Helvetica" w:cs="Helvetica"/>
              </w:rPr>
            </w:pPr>
            <w:r>
              <w:rPr>
                <w:rFonts w:ascii="Helvetica" w:hAnsi="Helvetica" w:cs="Helvetica"/>
              </w:rPr>
              <w:t>JMESKO</w:t>
            </w:r>
          </w:p>
        </w:tc>
        <w:tc>
          <w:tcPr>
            <w:tcW w:w="2269" w:type="dxa"/>
            <w:tcBorders>
              <w:top w:val="single" w:sz="4" w:space="0" w:color="auto"/>
              <w:left w:val="single" w:sz="4" w:space="0" w:color="auto"/>
              <w:bottom w:val="single" w:sz="4" w:space="0" w:color="auto"/>
              <w:right w:val="single" w:sz="4" w:space="0" w:color="auto"/>
            </w:tcBorders>
            <w:vAlign w:val="center"/>
          </w:tcPr>
          <w:p w14:paraId="7BFB42A3" w14:textId="4DBDD05D" w:rsidR="002B227F" w:rsidRDefault="00BC0CB7">
            <w:pPr>
              <w:jc w:val="center"/>
              <w:rPr>
                <w:rFonts w:ascii="Helvetica" w:hAnsi="Helvetica" w:cs="Helvetica"/>
              </w:rPr>
            </w:pPr>
            <w:hyperlink r:id="rId16" w:history="1">
              <w:r w:rsidR="00351532" w:rsidRPr="00AA18F2">
                <w:rPr>
                  <w:rStyle w:val="Hyperlink"/>
                  <w:rFonts w:ascii="Helvetica" w:hAnsi="Helvetica" w:cs="Helvetica"/>
                </w:rPr>
                <w:t>jmesko@ford.com</w:t>
              </w:r>
            </w:hyperlink>
            <w:r w:rsidR="00351532">
              <w:rPr>
                <w:rFonts w:ascii="Helvetica" w:hAnsi="Helvetica" w:cs="Helvetica"/>
              </w:rPr>
              <w:t xml:space="preserve"> </w:t>
            </w:r>
          </w:p>
        </w:tc>
        <w:tc>
          <w:tcPr>
            <w:tcW w:w="2235" w:type="dxa"/>
            <w:tcBorders>
              <w:top w:val="single" w:sz="4" w:space="0" w:color="auto"/>
              <w:left w:val="single" w:sz="4" w:space="0" w:color="auto"/>
              <w:bottom w:val="single" w:sz="4" w:space="0" w:color="auto"/>
              <w:right w:val="single" w:sz="4" w:space="0" w:color="auto"/>
            </w:tcBorders>
            <w:vAlign w:val="center"/>
          </w:tcPr>
          <w:p w14:paraId="713873A1" w14:textId="2B0594DC" w:rsidR="002B227F" w:rsidRDefault="009C3055">
            <w:pPr>
              <w:jc w:val="center"/>
              <w:rPr>
                <w:rFonts w:ascii="Helvetica" w:hAnsi="Helvetica" w:cs="Helvetica"/>
              </w:rPr>
            </w:pPr>
            <w:r>
              <w:rPr>
                <w:rFonts w:ascii="Helvetica" w:hAnsi="Helvetica" w:cs="Helvetica"/>
              </w:rPr>
              <w:t>Core Lighting Feature</w:t>
            </w:r>
            <w:r w:rsidR="00B91CD4">
              <w:rPr>
                <w:rFonts w:ascii="Helvetica" w:hAnsi="Helvetica" w:cs="Helvetica"/>
              </w:rPr>
              <w:t>/Function Engineer</w:t>
            </w:r>
          </w:p>
        </w:tc>
        <w:tc>
          <w:tcPr>
            <w:tcW w:w="1736" w:type="dxa"/>
            <w:tcBorders>
              <w:top w:val="single" w:sz="4" w:space="0" w:color="auto"/>
              <w:left w:val="single" w:sz="4" w:space="0" w:color="auto"/>
              <w:bottom w:val="single" w:sz="4" w:space="0" w:color="auto"/>
              <w:right w:val="single" w:sz="4" w:space="0" w:color="auto"/>
            </w:tcBorders>
            <w:vAlign w:val="center"/>
          </w:tcPr>
          <w:p w14:paraId="1DB8D09D" w14:textId="11C441D9" w:rsidR="002B227F" w:rsidRDefault="00B91CD4">
            <w:pPr>
              <w:jc w:val="center"/>
              <w:rPr>
                <w:rFonts w:ascii="Helvetica" w:hAnsi="Helvetica" w:cs="Helvetica"/>
              </w:rPr>
            </w:pPr>
            <w:r>
              <w:rPr>
                <w:rFonts w:ascii="Helvetica" w:hAnsi="Helvetica" w:cs="Helvetica"/>
              </w:rPr>
              <w:t>Core Lighting</w:t>
            </w:r>
          </w:p>
        </w:tc>
      </w:tr>
      <w:tr w:rsidR="00321177" w:rsidRPr="00B91CD4" w14:paraId="58F0C031"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49D7EA41" w14:textId="6CE3FB68" w:rsidR="00321177" w:rsidRDefault="00DA145E">
            <w:pPr>
              <w:jc w:val="center"/>
              <w:rPr>
                <w:rFonts w:ascii="Helvetica" w:hAnsi="Helvetica" w:cs="Helvetica"/>
              </w:rPr>
            </w:pPr>
            <w:r>
              <w:rPr>
                <w:rFonts w:ascii="Helvetica" w:hAnsi="Helvetica" w:cs="Helvetica"/>
              </w:rPr>
              <w:t>Herta Lusho</w:t>
            </w:r>
          </w:p>
        </w:tc>
        <w:tc>
          <w:tcPr>
            <w:tcW w:w="1587" w:type="dxa"/>
            <w:tcBorders>
              <w:top w:val="single" w:sz="4" w:space="0" w:color="auto"/>
              <w:left w:val="single" w:sz="4" w:space="0" w:color="auto"/>
              <w:bottom w:val="single" w:sz="4" w:space="0" w:color="auto"/>
              <w:right w:val="single" w:sz="4" w:space="0" w:color="auto"/>
            </w:tcBorders>
            <w:vAlign w:val="center"/>
          </w:tcPr>
          <w:p w14:paraId="7B428CDC" w14:textId="3FE0A291" w:rsidR="00321177" w:rsidRDefault="00DA145E">
            <w:pPr>
              <w:jc w:val="center"/>
              <w:rPr>
                <w:rFonts w:ascii="Helvetica" w:hAnsi="Helvetica" w:cs="Helvetica"/>
              </w:rPr>
            </w:pPr>
            <w:r>
              <w:rPr>
                <w:rFonts w:ascii="Helvetica" w:hAnsi="Helvetica" w:cs="Helvetica"/>
              </w:rPr>
              <w:t>HLLUSHO</w:t>
            </w:r>
          </w:p>
        </w:tc>
        <w:tc>
          <w:tcPr>
            <w:tcW w:w="2269" w:type="dxa"/>
            <w:tcBorders>
              <w:top w:val="single" w:sz="4" w:space="0" w:color="auto"/>
              <w:left w:val="single" w:sz="4" w:space="0" w:color="auto"/>
              <w:bottom w:val="single" w:sz="4" w:space="0" w:color="auto"/>
              <w:right w:val="single" w:sz="4" w:space="0" w:color="auto"/>
            </w:tcBorders>
            <w:vAlign w:val="center"/>
          </w:tcPr>
          <w:p w14:paraId="4322DE8A" w14:textId="05EF555B" w:rsidR="00321177" w:rsidRDefault="00BC0CB7">
            <w:pPr>
              <w:jc w:val="center"/>
              <w:rPr>
                <w:rFonts w:ascii="Helvetica" w:hAnsi="Helvetica" w:cs="Helvetica"/>
              </w:rPr>
            </w:pPr>
            <w:hyperlink r:id="rId17" w:history="1">
              <w:r w:rsidR="00351532" w:rsidRPr="00AA18F2">
                <w:rPr>
                  <w:rStyle w:val="Hyperlink"/>
                  <w:rFonts w:ascii="Helvetica" w:hAnsi="Helvetica" w:cs="Helvetica"/>
                </w:rPr>
                <w:t>hllusho@ford.com</w:t>
              </w:r>
            </w:hyperlink>
            <w:r w:rsidR="00351532">
              <w:rPr>
                <w:rFonts w:ascii="Helvetica" w:hAnsi="Helvetica" w:cs="Helvetica"/>
              </w:rPr>
              <w:t xml:space="preserve"> </w:t>
            </w:r>
          </w:p>
        </w:tc>
        <w:tc>
          <w:tcPr>
            <w:tcW w:w="2235" w:type="dxa"/>
            <w:tcBorders>
              <w:top w:val="single" w:sz="4" w:space="0" w:color="auto"/>
              <w:left w:val="single" w:sz="4" w:space="0" w:color="auto"/>
              <w:bottom w:val="single" w:sz="4" w:space="0" w:color="auto"/>
              <w:right w:val="single" w:sz="4" w:space="0" w:color="auto"/>
            </w:tcBorders>
            <w:vAlign w:val="center"/>
          </w:tcPr>
          <w:p w14:paraId="2BC02F79" w14:textId="71D790BF" w:rsidR="00321177" w:rsidRDefault="00402341">
            <w:pPr>
              <w:jc w:val="center"/>
              <w:rPr>
                <w:rFonts w:ascii="Helvetica" w:hAnsi="Helvetica" w:cs="Helvetica"/>
              </w:rPr>
            </w:pPr>
            <w:r>
              <w:rPr>
                <w:rFonts w:ascii="Helvetica" w:hAnsi="Helvetica" w:cs="Helvetica"/>
              </w:rPr>
              <w:t>Core Lighting</w:t>
            </w:r>
          </w:p>
        </w:tc>
        <w:tc>
          <w:tcPr>
            <w:tcW w:w="1736" w:type="dxa"/>
            <w:tcBorders>
              <w:top w:val="single" w:sz="4" w:space="0" w:color="auto"/>
              <w:left w:val="single" w:sz="4" w:space="0" w:color="auto"/>
              <w:bottom w:val="single" w:sz="4" w:space="0" w:color="auto"/>
              <w:right w:val="single" w:sz="4" w:space="0" w:color="auto"/>
            </w:tcBorders>
            <w:vAlign w:val="center"/>
          </w:tcPr>
          <w:p w14:paraId="06E9F88C" w14:textId="35D9B335" w:rsidR="00321177" w:rsidRDefault="00505673">
            <w:pPr>
              <w:jc w:val="center"/>
              <w:rPr>
                <w:rFonts w:ascii="Helvetica" w:hAnsi="Helvetica" w:cs="Helvetica"/>
              </w:rPr>
            </w:pPr>
            <w:r>
              <w:rPr>
                <w:rFonts w:ascii="Helvetica" w:hAnsi="Helvetica" w:cs="Helvetica"/>
              </w:rPr>
              <w:t>Core Lighting</w:t>
            </w:r>
          </w:p>
        </w:tc>
      </w:tr>
      <w:tr w:rsidR="00AB1C98" w:rsidRPr="00B91CD4" w14:paraId="33C46FFA" w14:textId="77777777" w:rsidTr="000A3FDA">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08276E61" w14:textId="0CEA2336" w:rsidR="00AB1C98" w:rsidRDefault="00D260FC">
            <w:pPr>
              <w:jc w:val="center"/>
              <w:rPr>
                <w:rFonts w:ascii="Helvetica" w:hAnsi="Helvetica" w:cs="Helvetica"/>
              </w:rPr>
            </w:pPr>
            <w:r w:rsidRPr="00D260FC">
              <w:rPr>
                <w:rFonts w:ascii="Helvetica" w:hAnsi="Helvetica" w:cs="Helvetica"/>
              </w:rPr>
              <w:t>Anthony Strzelczyk</w:t>
            </w:r>
          </w:p>
        </w:tc>
        <w:tc>
          <w:tcPr>
            <w:tcW w:w="1587" w:type="dxa"/>
            <w:tcBorders>
              <w:top w:val="single" w:sz="4" w:space="0" w:color="auto"/>
              <w:left w:val="single" w:sz="4" w:space="0" w:color="auto"/>
              <w:bottom w:val="single" w:sz="4" w:space="0" w:color="auto"/>
              <w:right w:val="single" w:sz="4" w:space="0" w:color="auto"/>
            </w:tcBorders>
            <w:vAlign w:val="center"/>
          </w:tcPr>
          <w:p w14:paraId="6BC23795" w14:textId="1D995ADF" w:rsidR="00AB1C98" w:rsidRDefault="0049660D">
            <w:pPr>
              <w:jc w:val="center"/>
              <w:rPr>
                <w:rFonts w:ascii="Helvetica" w:hAnsi="Helvetica" w:cs="Helvetica"/>
              </w:rPr>
            </w:pPr>
            <w:r>
              <w:rPr>
                <w:rFonts w:ascii="Helvetica" w:hAnsi="Helvetica" w:cs="Helvetica"/>
              </w:rPr>
              <w:t>ASTRZELC</w:t>
            </w:r>
          </w:p>
        </w:tc>
        <w:tc>
          <w:tcPr>
            <w:tcW w:w="2269" w:type="dxa"/>
            <w:tcBorders>
              <w:top w:val="single" w:sz="4" w:space="0" w:color="auto"/>
              <w:left w:val="single" w:sz="4" w:space="0" w:color="auto"/>
              <w:bottom w:val="single" w:sz="4" w:space="0" w:color="auto"/>
              <w:right w:val="single" w:sz="4" w:space="0" w:color="auto"/>
            </w:tcBorders>
            <w:vAlign w:val="center"/>
          </w:tcPr>
          <w:p w14:paraId="14DB3FC0" w14:textId="49AA482B" w:rsidR="00AB1C98" w:rsidRDefault="00BC0CB7">
            <w:pPr>
              <w:jc w:val="center"/>
              <w:rPr>
                <w:rFonts w:ascii="Helvetica" w:hAnsi="Helvetica" w:cs="Helvetica"/>
              </w:rPr>
            </w:pPr>
            <w:hyperlink r:id="rId18" w:history="1">
              <w:r w:rsidR="00940E97" w:rsidRPr="00AA18F2">
                <w:rPr>
                  <w:rStyle w:val="Hyperlink"/>
                  <w:rFonts w:ascii="Helvetica" w:hAnsi="Helvetica" w:cs="Helvetica"/>
                </w:rPr>
                <w:t>astrzelc@ford.com</w:t>
              </w:r>
            </w:hyperlink>
          </w:p>
        </w:tc>
        <w:tc>
          <w:tcPr>
            <w:tcW w:w="2235" w:type="dxa"/>
            <w:tcBorders>
              <w:top w:val="single" w:sz="4" w:space="0" w:color="auto"/>
              <w:left w:val="single" w:sz="4" w:space="0" w:color="auto"/>
              <w:bottom w:val="single" w:sz="4" w:space="0" w:color="auto"/>
              <w:right w:val="single" w:sz="4" w:space="0" w:color="auto"/>
            </w:tcBorders>
            <w:vAlign w:val="center"/>
          </w:tcPr>
          <w:p w14:paraId="3A295C87" w14:textId="5671E957" w:rsidR="00AB1C98" w:rsidRDefault="00402341">
            <w:pPr>
              <w:jc w:val="center"/>
              <w:rPr>
                <w:rFonts w:ascii="Helvetica" w:hAnsi="Helvetica" w:cs="Helvetica"/>
              </w:rPr>
            </w:pPr>
            <w:r>
              <w:rPr>
                <w:rFonts w:ascii="Helvetica" w:hAnsi="Helvetica" w:cs="Helvetica"/>
              </w:rPr>
              <w:t>Core Lighting</w:t>
            </w:r>
          </w:p>
        </w:tc>
        <w:tc>
          <w:tcPr>
            <w:tcW w:w="1736" w:type="dxa"/>
            <w:tcBorders>
              <w:top w:val="single" w:sz="4" w:space="0" w:color="auto"/>
              <w:left w:val="single" w:sz="4" w:space="0" w:color="auto"/>
              <w:bottom w:val="single" w:sz="4" w:space="0" w:color="auto"/>
              <w:right w:val="single" w:sz="4" w:space="0" w:color="auto"/>
            </w:tcBorders>
            <w:vAlign w:val="center"/>
          </w:tcPr>
          <w:p w14:paraId="5FCF6E39" w14:textId="64876420" w:rsidR="00AB1C98" w:rsidRDefault="00505673">
            <w:pPr>
              <w:jc w:val="center"/>
              <w:rPr>
                <w:rFonts w:ascii="Helvetica" w:hAnsi="Helvetica" w:cs="Helvetica"/>
              </w:rPr>
            </w:pPr>
            <w:r>
              <w:rPr>
                <w:rFonts w:ascii="Helvetica" w:hAnsi="Helvetica" w:cs="Helvetica"/>
              </w:rPr>
              <w:t>Core Lighting</w:t>
            </w:r>
          </w:p>
        </w:tc>
      </w:tr>
    </w:tbl>
    <w:p w14:paraId="40963382" w14:textId="77777777" w:rsidR="00662A06" w:rsidRDefault="00662A06" w:rsidP="00662A06">
      <w:pPr>
        <w:pStyle w:val="BodyText"/>
        <w:spacing w:line="240" w:lineRule="atLeast"/>
        <w:jc w:val="both"/>
      </w:pPr>
    </w:p>
    <w:p w14:paraId="3A45BA41" w14:textId="77777777" w:rsidR="00514EE8" w:rsidRDefault="00514EE8">
      <w:pPr>
        <w:pStyle w:val="Heading2"/>
        <w:tabs>
          <w:tab w:val="num" w:pos="718"/>
        </w:tabs>
        <w:spacing w:line="240" w:lineRule="atLeast"/>
        <w:ind w:left="601" w:hanging="601"/>
        <w:pPrChange w:id="255" w:author="Strzelczyk, Anthony (A.)" w:date="2020-12-11T12:24:00Z">
          <w:pPr>
            <w:pStyle w:val="Heading2"/>
            <w:tabs>
              <w:tab w:val="num" w:pos="718"/>
            </w:tabs>
            <w:ind w:left="601" w:hanging="601"/>
          </w:pPr>
        </w:pPrChange>
      </w:pPr>
      <w:bookmarkStart w:id="256" w:name="_Toc89439533"/>
      <w:bookmarkStart w:id="257" w:name="_Toc215652130"/>
      <w:bookmarkStart w:id="258" w:name="_Toc397081415"/>
      <w:r>
        <w:t>Document Organization</w:t>
      </w:r>
      <w:bookmarkEnd w:id="256"/>
    </w:p>
    <w:p w14:paraId="20072C60" w14:textId="77777777" w:rsidR="00514EE8" w:rsidRDefault="00514EE8">
      <w:pPr>
        <w:pStyle w:val="Heading3"/>
        <w:numPr>
          <w:ilvl w:val="2"/>
          <w:numId w:val="8"/>
        </w:numPr>
        <w:spacing w:line="240" w:lineRule="atLeast"/>
        <w:pPrChange w:id="259" w:author="Strzelczyk, Anthony (A.)" w:date="2020-12-11T12:24:00Z">
          <w:pPr>
            <w:pStyle w:val="Heading3"/>
            <w:numPr>
              <w:numId w:val="8"/>
            </w:numPr>
            <w:ind w:left="0" w:firstLine="0"/>
          </w:pPr>
        </w:pPrChange>
      </w:pPr>
      <w:bookmarkStart w:id="260" w:name="_Toc420397665"/>
      <w:bookmarkStart w:id="261" w:name="_Toc519694212"/>
      <w:bookmarkStart w:id="262" w:name="_Toc89439534"/>
      <w:r>
        <w:t>Document Context</w:t>
      </w:r>
      <w:bookmarkEnd w:id="260"/>
      <w:bookmarkEnd w:id="261"/>
      <w:bookmarkEnd w:id="262"/>
    </w:p>
    <w:p w14:paraId="4E3E33C5" w14:textId="14C1202C" w:rsidR="00514EE8" w:rsidRDefault="00514EE8">
      <w:pPr>
        <w:pStyle w:val="BlockText"/>
        <w:spacing w:line="240" w:lineRule="atLeast"/>
        <w:ind w:left="0" w:hanging="11"/>
        <w:pPrChange w:id="263" w:author="Strzelczyk, Anthony (A.)" w:date="2020-12-11T12:24:00Z">
          <w:pPr>
            <w:pStyle w:val="BlockText"/>
            <w:ind w:left="0" w:hanging="11"/>
          </w:pPr>
        </w:pPrChange>
      </w:pPr>
      <w:r>
        <w:t xml:space="preserve">Refer to the </w:t>
      </w:r>
      <w:r w:rsidR="002824A3">
        <w:fldChar w:fldCharType="begin"/>
      </w:r>
      <w:r w:rsidR="002824A3">
        <w:instrText xml:space="preserve"> HYPERLINK "http://wiki.ford.com/display/RequirementsEngineering/Specification+templates" </w:instrText>
      </w:r>
      <w:r w:rsidR="002824A3">
        <w:fldChar w:fldCharType="separate"/>
      </w:r>
      <w:r w:rsidRPr="007312EA">
        <w:rPr>
          <w:rStyle w:val="Hyperlink"/>
        </w:rPr>
        <w:t>Specification Structure page</w:t>
      </w:r>
      <w:r w:rsidR="002824A3">
        <w:rPr>
          <w:rStyle w:val="Hyperlink"/>
        </w:rPr>
        <w:fldChar w:fldCharType="end"/>
      </w:r>
      <w:r>
        <w:t xml:space="preserve"> in the </w:t>
      </w:r>
      <w:r w:rsidR="002824A3">
        <w:fldChar w:fldCharType="begin"/>
      </w:r>
      <w:r w:rsidR="002824A3">
        <w:instrText xml:space="preserve"> HYPERLINK "http://wiki.ford.com/display/RequirementsEngineering/Requirements+Engineering+for+SW+Enabled+Features" </w:instrText>
      </w:r>
      <w:r w:rsidR="002824A3">
        <w:fldChar w:fldCharType="separate"/>
      </w:r>
      <w:r w:rsidR="00043512" w:rsidRPr="00DE5C04">
        <w:rPr>
          <w:rStyle w:val="Hyperlink"/>
          <w:rFonts w:cs="Arial"/>
        </w:rPr>
        <w:t>Ford RE Wiki</w:t>
      </w:r>
      <w:r w:rsidR="002824A3">
        <w:rPr>
          <w:rStyle w:val="Hyperlink"/>
          <w:rFonts w:cs="Arial"/>
        </w:rPr>
        <w:fldChar w:fldCharType="end"/>
      </w:r>
      <w:r>
        <w:t xml:space="preserve"> to understand how the FD relates to other Ford Requirements Documents and Specifications. </w:t>
      </w:r>
    </w:p>
    <w:p w14:paraId="4354DEB0" w14:textId="77777777" w:rsidR="0027671B" w:rsidRPr="007C20FA" w:rsidRDefault="0027671B">
      <w:pPr>
        <w:pStyle w:val="Heading3"/>
        <w:spacing w:line="240" w:lineRule="atLeast"/>
        <w:pPrChange w:id="264" w:author="Strzelczyk, Anthony (A.)" w:date="2020-12-11T12:24:00Z">
          <w:pPr>
            <w:pStyle w:val="Heading3"/>
          </w:pPr>
        </w:pPrChange>
      </w:pPr>
      <w:bookmarkStart w:id="265" w:name="_Toc89439535"/>
      <w:r w:rsidRPr="007C20FA">
        <w:t xml:space="preserve">Document </w:t>
      </w:r>
      <w:bookmarkEnd w:id="257"/>
      <w:bookmarkEnd w:id="258"/>
      <w:r w:rsidR="00514EE8">
        <w:t>Structure</w:t>
      </w:r>
      <w:bookmarkEnd w:id="265"/>
    </w:p>
    <w:p w14:paraId="29EFE2C6" w14:textId="77777777" w:rsidR="0027671B" w:rsidRDefault="0027671B">
      <w:pPr>
        <w:pStyle w:val="BodyText"/>
        <w:spacing w:line="240" w:lineRule="atLeast"/>
        <w:ind w:right="142"/>
        <w:rPr>
          <w:rFonts w:cs="Arial"/>
          <w:lang w:val="en-US"/>
        </w:rPr>
        <w:pPrChange w:id="266" w:author="Strzelczyk, Anthony (A.)" w:date="2020-12-11T12:24:00Z">
          <w:pPr>
            <w:pStyle w:val="BodyText"/>
            <w:ind w:right="142"/>
          </w:pPr>
        </w:pPrChange>
      </w:pPr>
      <w:r w:rsidRPr="007C20FA">
        <w:rPr>
          <w:rFonts w:cs="Arial"/>
          <w:lang w:val="en-US"/>
        </w:rPr>
        <w:t>The structure of this document is explained below:</w:t>
      </w:r>
    </w:p>
    <w:p w14:paraId="72DBA1CA" w14:textId="77777777" w:rsidR="007B7C43" w:rsidRPr="007C20FA" w:rsidRDefault="007B7C43">
      <w:pPr>
        <w:pStyle w:val="BodyText"/>
        <w:spacing w:line="240" w:lineRule="atLeast"/>
        <w:ind w:right="142"/>
        <w:rPr>
          <w:rFonts w:cs="Arial"/>
          <w:lang w:val="en-US"/>
        </w:rPr>
        <w:pPrChange w:id="267" w:author="Strzelczyk, Anthony (A.)" w:date="2020-12-11T12:24:00Z">
          <w:pPr>
            <w:pStyle w:val="BodyText"/>
            <w:ind w:right="142"/>
          </w:pPr>
        </w:pPrChange>
      </w:pPr>
    </w:p>
    <w:p w14:paraId="6EDAB6BE" w14:textId="5EC92AA3" w:rsidR="0027671B" w:rsidRPr="007C20FA" w:rsidRDefault="007B7C43">
      <w:pPr>
        <w:pStyle w:val="BodyText"/>
        <w:tabs>
          <w:tab w:val="clear" w:pos="1134"/>
          <w:tab w:val="clear" w:pos="3402"/>
          <w:tab w:val="left" w:pos="2977"/>
        </w:tabs>
        <w:spacing w:line="240" w:lineRule="atLeast"/>
        <w:ind w:left="3261" w:right="142" w:hanging="2693"/>
        <w:rPr>
          <w:rFonts w:cs="Arial"/>
          <w:lang w:val="en-US"/>
        </w:rPr>
        <w:pPrChange w:id="268" w:author="Strzelczyk, Anthony (A.)" w:date="2020-12-11T12:24:00Z">
          <w:pPr>
            <w:pStyle w:val="BodyText"/>
            <w:tabs>
              <w:tab w:val="clear" w:pos="1134"/>
              <w:tab w:val="clear" w:pos="3402"/>
              <w:tab w:val="left" w:pos="2977"/>
            </w:tabs>
            <w:ind w:left="3261" w:right="142" w:hanging="2693"/>
          </w:pPr>
        </w:pPrChange>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005277C2" w:rsidRPr="005277C2">
        <w:rPr>
          <w:b/>
        </w:rPr>
        <w:t>Introduction</w:t>
      </w:r>
      <w:r w:rsidRPr="00126516">
        <w:rPr>
          <w:rFonts w:cs="Arial"/>
          <w:b/>
          <w:bCs/>
          <w:lang w:val="en-US"/>
        </w:rPr>
        <w:fldChar w:fldCharType="end"/>
      </w:r>
      <w:r>
        <w:rPr>
          <w:rFonts w:cs="Arial"/>
          <w:bCs/>
          <w:lang w:val="en-US"/>
        </w:rPr>
        <w:tab/>
      </w:r>
      <w:r>
        <w:rPr>
          <w:rFonts w:cs="Arial"/>
          <w:bCs/>
          <w:lang w:val="en-US"/>
        </w:rPr>
        <w:tab/>
      </w:r>
      <w:r w:rsidR="0027671B" w:rsidRPr="007C20FA">
        <w:rPr>
          <w:rFonts w:cs="Arial"/>
          <w:lang w:val="en-US"/>
        </w:rPr>
        <w:t>–</w:t>
      </w:r>
      <w:r>
        <w:rPr>
          <w:rFonts w:cs="Arial"/>
          <w:lang w:val="en-US"/>
        </w:rPr>
        <w:t xml:space="preserve"> </w:t>
      </w:r>
      <w:r>
        <w:rPr>
          <w:rFonts w:cs="Arial"/>
          <w:lang w:val="en-US"/>
        </w:rPr>
        <w:tab/>
        <w:t xml:space="preserve">Explains </w:t>
      </w:r>
      <w:r w:rsidR="0027671B" w:rsidRPr="007C20FA">
        <w:rPr>
          <w:rFonts w:cs="Arial"/>
          <w:lang w:val="en-US"/>
        </w:rPr>
        <w:t>how to use this document including responsibilities and requisite documents. Explains the t</w:t>
      </w:r>
      <w:r w:rsidR="0027671B" w:rsidRPr="007C20FA">
        <w:rPr>
          <w:snapToGrid w:val="0"/>
          <w:lang w:val="en-US"/>
        </w:rPr>
        <w:t>erminology. Gives a clarification of the definitions, concepts and abbreviations used in the document.</w:t>
      </w:r>
    </w:p>
    <w:p w14:paraId="57A19AAC" w14:textId="45134F41" w:rsidR="0027671B" w:rsidRPr="007C56E9" w:rsidRDefault="007B7C43">
      <w:pPr>
        <w:pStyle w:val="BodyText"/>
        <w:tabs>
          <w:tab w:val="clear" w:pos="1134"/>
          <w:tab w:val="clear" w:pos="3402"/>
          <w:tab w:val="left" w:pos="2977"/>
        </w:tabs>
        <w:spacing w:line="240" w:lineRule="atLeast"/>
        <w:ind w:left="3261" w:right="142" w:hanging="2693"/>
        <w:jc w:val="both"/>
        <w:rPr>
          <w:rFonts w:cs="Arial"/>
          <w:lang w:val="en-US"/>
        </w:rPr>
        <w:pPrChange w:id="269"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005277C2" w:rsidRPr="005277C2">
        <w:rPr>
          <w:b/>
        </w:rPr>
        <w:t>Feature Overview</w:t>
      </w:r>
      <w:r w:rsidRPr="007B7C43">
        <w:rPr>
          <w:b/>
        </w:rPr>
        <w:fldChar w:fldCharType="end"/>
      </w:r>
      <w:r>
        <w:rPr>
          <w:b/>
        </w:rPr>
        <w:tab/>
      </w:r>
      <w:r>
        <w:rPr>
          <w:b/>
        </w:rPr>
        <w:tab/>
      </w:r>
      <w:r w:rsidR="0027671B" w:rsidRPr="007C20FA">
        <w:rPr>
          <w:rFonts w:cs="Arial"/>
          <w:lang w:val="en-US"/>
        </w:rPr>
        <w:t xml:space="preserve">– </w:t>
      </w:r>
      <w:r>
        <w:rPr>
          <w:rFonts w:cs="Arial"/>
          <w:lang w:val="en-US"/>
        </w:rPr>
        <w:tab/>
      </w:r>
      <w:r w:rsidR="0027671B" w:rsidRPr="007C20FA">
        <w:rPr>
          <w:rFonts w:cs="Arial"/>
          <w:lang w:val="en-US"/>
        </w:rPr>
        <w:t xml:space="preserve">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6DB797DE" w14:textId="33F57ECC" w:rsidR="0027671B" w:rsidRDefault="007B7C43">
      <w:pPr>
        <w:pStyle w:val="BodyText"/>
        <w:tabs>
          <w:tab w:val="clear" w:pos="1134"/>
          <w:tab w:val="clear" w:pos="3402"/>
          <w:tab w:val="left" w:pos="2977"/>
        </w:tabs>
        <w:spacing w:line="240" w:lineRule="atLeast"/>
        <w:ind w:left="3261" w:right="142" w:hanging="2693"/>
        <w:jc w:val="both"/>
        <w:rPr>
          <w:snapToGrid w:val="0"/>
          <w:lang w:val="en-US"/>
        </w:rPr>
        <w:pPrChange w:id="270" w:author="Strzelczyk, Anthony (A.)" w:date="2020-12-11T12:24:00Z">
          <w:pPr>
            <w:pStyle w:val="BodyText"/>
            <w:tabs>
              <w:tab w:val="clear" w:pos="1134"/>
              <w:tab w:val="clear" w:pos="3402"/>
              <w:tab w:val="left" w:pos="2977"/>
            </w:tabs>
            <w:ind w:left="3261" w:right="142" w:hanging="2693"/>
            <w:jc w:val="both"/>
          </w:pPr>
        </w:pPrChange>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005277C2" w:rsidRPr="005277C2">
        <w:rPr>
          <w:b/>
        </w:rPr>
        <w:t>Feature Context</w:t>
      </w:r>
      <w:r>
        <w:rPr>
          <w:rFonts w:cs="Arial"/>
          <w:b/>
          <w:bCs/>
          <w:lang w:val="en-US"/>
        </w:rPr>
        <w:fldChar w:fldCharType="end"/>
      </w:r>
      <w:r w:rsidR="0027671B" w:rsidRPr="007C20FA">
        <w:rPr>
          <w:rFonts w:cs="Arial"/>
          <w:lang w:val="en-US"/>
        </w:rPr>
        <w:t xml:space="preserve"> </w:t>
      </w:r>
      <w:r>
        <w:rPr>
          <w:rFonts w:cs="Arial"/>
          <w:lang w:val="en-US"/>
        </w:rPr>
        <w:tab/>
      </w:r>
      <w:r>
        <w:rPr>
          <w:rFonts w:cs="Arial"/>
          <w:lang w:val="en-US"/>
        </w:rPr>
        <w:tab/>
      </w:r>
      <w:r w:rsidR="0027671B" w:rsidRPr="007C20FA">
        <w:rPr>
          <w:rFonts w:cs="Arial"/>
          <w:lang w:val="en-US"/>
        </w:rPr>
        <w:t xml:space="preserve">– </w:t>
      </w:r>
      <w:r w:rsidR="0027671B" w:rsidRPr="007C20FA">
        <w:rPr>
          <w:rFonts w:cs="Arial"/>
          <w:lang w:val="en-US"/>
        </w:rPr>
        <w:tab/>
      </w:r>
      <w:r w:rsidR="00423987">
        <w:rPr>
          <w:snapToGrid w:val="0"/>
          <w:lang w:val="en-US"/>
        </w:rPr>
        <w:t>describes all external entities, which have an influence on the feature</w:t>
      </w:r>
      <w:r w:rsidR="0027671B" w:rsidRPr="007C20FA">
        <w:rPr>
          <w:snapToGrid w:val="0"/>
          <w:lang w:val="en-US"/>
        </w:rPr>
        <w:t>.</w:t>
      </w:r>
    </w:p>
    <w:p w14:paraId="374A0241" w14:textId="77777777" w:rsidR="007B7C43"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71" w:author="Strzelczyk, Anthony (A.)" w:date="2020-12-11T12:24:00Z">
          <w:pPr>
            <w:pStyle w:val="BodyText"/>
            <w:tabs>
              <w:tab w:val="clear" w:pos="1134"/>
              <w:tab w:val="clear" w:pos="3402"/>
              <w:tab w:val="left" w:pos="2977"/>
            </w:tabs>
            <w:ind w:left="3261" w:right="142" w:hanging="2693"/>
            <w:jc w:val="both"/>
          </w:pPr>
        </w:pPrChange>
      </w:pPr>
    </w:p>
    <w:p w14:paraId="2D4552F4" w14:textId="17829D9C" w:rsidR="0027671B"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72" w:author="Strzelczyk, Anthony (A.)" w:date="2020-12-11T12:24:00Z">
          <w:pPr>
            <w:pStyle w:val="BodyText"/>
            <w:tabs>
              <w:tab w:val="clear" w:pos="1134"/>
              <w:tab w:val="clear" w:pos="3402"/>
              <w:tab w:val="left" w:pos="2977"/>
            </w:tabs>
            <w:ind w:left="3261" w:right="142" w:hanging="2693"/>
            <w:jc w:val="both"/>
          </w:pPr>
        </w:pPrChange>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005277C2" w:rsidRPr="005277C2">
        <w:rPr>
          <w:b/>
        </w:rPr>
        <w:t>Feature Modeling</w:t>
      </w:r>
      <w:r>
        <w:rPr>
          <w:rFonts w:cs="Arial"/>
          <w:b/>
          <w:bCs/>
          <w:lang w:val="en-US"/>
        </w:rPr>
        <w:fldChar w:fldCharType="end"/>
      </w:r>
      <w:r w:rsidR="0027671B" w:rsidRPr="007C20FA">
        <w:rPr>
          <w:rFonts w:cs="Arial"/>
          <w:lang w:val="en-US"/>
        </w:rPr>
        <w:t xml:space="preserve"> </w:t>
      </w:r>
      <w:r>
        <w:rPr>
          <w:rFonts w:cs="Arial"/>
          <w:lang w:val="en-US"/>
        </w:rPr>
        <w:tab/>
      </w:r>
      <w:r w:rsidR="0027671B" w:rsidRPr="007C20FA">
        <w:rPr>
          <w:rFonts w:cs="Arial"/>
          <w:lang w:val="en-US"/>
        </w:rPr>
        <w:t xml:space="preserve">– </w:t>
      </w:r>
      <w:r w:rsidR="0027671B" w:rsidRPr="007C20FA">
        <w:rPr>
          <w:rFonts w:cs="Arial"/>
          <w:lang w:val="en-US"/>
        </w:rPr>
        <w:tab/>
      </w:r>
      <w:r w:rsidR="00E049EE">
        <w:rPr>
          <w:rFonts w:cs="Arial"/>
          <w:lang w:val="en-US"/>
        </w:rPr>
        <w:t>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578C1E3A" w14:textId="24DE6AB5" w:rsidR="008F7DC3" w:rsidRDefault="007B7C43">
      <w:pPr>
        <w:pStyle w:val="BodyText"/>
        <w:tabs>
          <w:tab w:val="clear" w:pos="1134"/>
          <w:tab w:val="clear" w:pos="3402"/>
          <w:tab w:val="left" w:pos="2977"/>
        </w:tabs>
        <w:spacing w:line="240" w:lineRule="atLeast"/>
        <w:ind w:left="3261" w:right="142" w:hanging="2693"/>
        <w:jc w:val="both"/>
        <w:rPr>
          <w:rFonts w:cs="Arial"/>
          <w:lang w:val="en-US"/>
        </w:rPr>
        <w:pPrChange w:id="273"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005277C2" w:rsidRPr="005277C2">
        <w:rPr>
          <w:b/>
        </w:rPr>
        <w:t>Feature Requirements</w:t>
      </w:r>
      <w:r w:rsidRPr="007B7C43">
        <w:rPr>
          <w:b/>
        </w:rPr>
        <w:fldChar w:fldCharType="end"/>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t>Lists functional and non-functional requirements of the feature.</w:t>
      </w:r>
    </w:p>
    <w:p w14:paraId="35706AC4" w14:textId="77777777" w:rsidR="007B7C43"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74" w:author="Strzelczyk, Anthony (A.)" w:date="2020-12-11T12:24:00Z">
          <w:pPr>
            <w:pStyle w:val="BodyText"/>
            <w:tabs>
              <w:tab w:val="clear" w:pos="1134"/>
              <w:tab w:val="clear" w:pos="3402"/>
              <w:tab w:val="left" w:pos="2977"/>
            </w:tabs>
            <w:ind w:left="3261" w:right="142" w:hanging="2693"/>
            <w:jc w:val="both"/>
          </w:pPr>
        </w:pPrChange>
      </w:pPr>
    </w:p>
    <w:p w14:paraId="34BCB6EC" w14:textId="21EE8386" w:rsidR="0027671B"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75" w:author="Strzelczyk, Anthony (A.)" w:date="2020-12-11T12:24:00Z">
          <w:pPr>
            <w:pStyle w:val="BodyText"/>
            <w:tabs>
              <w:tab w:val="clear" w:pos="1134"/>
              <w:tab w:val="clear" w:pos="3402"/>
              <w:tab w:val="left" w:pos="2977"/>
            </w:tabs>
            <w:ind w:left="3261" w:right="142" w:hanging="2693"/>
            <w:jc w:val="both"/>
          </w:pPr>
        </w:pPrChange>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005277C2" w:rsidRPr="005277C2">
        <w:rPr>
          <w:b/>
        </w:rPr>
        <w:t>Functional Safety</w:t>
      </w:r>
      <w:r>
        <w:rPr>
          <w:rFonts w:cs="Arial"/>
          <w:b/>
          <w:bCs/>
          <w:lang w:val="en-US"/>
        </w:rPr>
        <w:fldChar w:fldCharType="end"/>
      </w:r>
      <w:r>
        <w:rPr>
          <w:rFonts w:cs="Arial"/>
          <w:b/>
          <w:bCs/>
          <w:lang w:val="en-US"/>
        </w:rPr>
        <w:tab/>
      </w:r>
      <w:r>
        <w:rPr>
          <w:rFonts w:cs="Arial"/>
          <w:b/>
          <w:bCs/>
          <w:lang w:val="en-US"/>
        </w:rPr>
        <w:tab/>
      </w:r>
      <w:r w:rsidR="0027671B" w:rsidRPr="007C20FA">
        <w:rPr>
          <w:rFonts w:cs="Arial"/>
          <w:lang w:val="en-US"/>
        </w:rPr>
        <w:t xml:space="preserve">– </w:t>
      </w:r>
      <w:r w:rsidR="0027671B" w:rsidRPr="007C20FA">
        <w:rPr>
          <w:rFonts w:cs="Arial"/>
          <w:lang w:val="en-US"/>
        </w:rPr>
        <w:tab/>
      </w:r>
      <w:r w:rsidR="00E635F1" w:rsidRPr="00E635F1">
        <w:rPr>
          <w:rFonts w:cs="Arial"/>
          <w:lang w:val="en-US"/>
        </w:rPr>
        <w:t>Lists System Behaviors</w:t>
      </w:r>
      <w:r w:rsidR="008F7DC3">
        <w:rPr>
          <w:rFonts w:cs="Arial"/>
          <w:lang w:val="en-US"/>
        </w:rPr>
        <w:t>,</w:t>
      </w:r>
      <w:r w:rsidR="00E635F1" w:rsidRPr="00E635F1">
        <w:rPr>
          <w:rFonts w:cs="Arial"/>
          <w:lang w:val="en-US"/>
        </w:rPr>
        <w:t xml:space="preserve"> Safety Goals </w:t>
      </w:r>
      <w:r w:rsidR="008F7DC3">
        <w:rPr>
          <w:rFonts w:cs="Arial"/>
          <w:lang w:val="en-US"/>
        </w:rPr>
        <w:t xml:space="preserve">and Safety Requirements </w:t>
      </w:r>
      <w:r w:rsidR="00E635F1" w:rsidRPr="00E635F1">
        <w:rPr>
          <w:rFonts w:cs="Arial"/>
          <w:lang w:val="en-US"/>
        </w:rPr>
        <w:t>of the feature</w:t>
      </w:r>
      <w:r w:rsidR="00E635F1">
        <w:rPr>
          <w:rFonts w:cs="Arial"/>
          <w:lang w:val="en-US"/>
        </w:rPr>
        <w:t>.</w:t>
      </w:r>
    </w:p>
    <w:p w14:paraId="46C24DC8" w14:textId="291B1AB8" w:rsidR="008F7DC3" w:rsidRDefault="007B7C43">
      <w:pPr>
        <w:pStyle w:val="BodyText"/>
        <w:tabs>
          <w:tab w:val="clear" w:pos="1134"/>
          <w:tab w:val="clear" w:pos="3402"/>
          <w:tab w:val="left" w:pos="2977"/>
        </w:tabs>
        <w:spacing w:line="240" w:lineRule="atLeast"/>
        <w:ind w:left="3261" w:right="142" w:hanging="2693"/>
        <w:jc w:val="both"/>
        <w:rPr>
          <w:rFonts w:cs="Arial"/>
          <w:lang w:val="en-US"/>
        </w:rPr>
        <w:pPrChange w:id="276"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005277C2" w:rsidRPr="005277C2">
        <w:rPr>
          <w:b/>
        </w:rPr>
        <w:t>Cybersecurity</w:t>
      </w:r>
      <w:r w:rsidRPr="007B7C43">
        <w:rPr>
          <w:b/>
        </w:rPr>
        <w:fldChar w:fldCharType="end"/>
      </w:r>
      <w:r>
        <w:rPr>
          <w:b/>
        </w:rPr>
        <w:tab/>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r>
      <w:r w:rsidR="008F7DC3">
        <w:rPr>
          <w:rFonts w:cs="Arial"/>
          <w:lang w:val="en-US"/>
        </w:rPr>
        <w:t>Lists Security</w:t>
      </w:r>
      <w:r w:rsidR="008F7DC3" w:rsidRPr="00E635F1">
        <w:rPr>
          <w:rFonts w:cs="Arial"/>
          <w:lang w:val="en-US"/>
        </w:rPr>
        <w:t xml:space="preserve"> Goals </w:t>
      </w:r>
      <w:r w:rsidR="008F7DC3">
        <w:rPr>
          <w:rFonts w:cs="Arial"/>
          <w:lang w:val="en-US"/>
        </w:rPr>
        <w:t xml:space="preserve">and Security Requirements </w:t>
      </w:r>
      <w:r w:rsidR="008F7DC3" w:rsidRPr="00E635F1">
        <w:rPr>
          <w:rFonts w:cs="Arial"/>
          <w:lang w:val="en-US"/>
        </w:rPr>
        <w:t>of the feature</w:t>
      </w:r>
      <w:r w:rsidR="008F7DC3">
        <w:rPr>
          <w:rFonts w:cs="Arial"/>
          <w:lang w:val="en-US"/>
        </w:rPr>
        <w:t>.</w:t>
      </w:r>
    </w:p>
    <w:p w14:paraId="272EC787" w14:textId="77777777" w:rsidR="007B7C43" w:rsidRDefault="007B7C43">
      <w:pPr>
        <w:pStyle w:val="BodyText"/>
        <w:tabs>
          <w:tab w:val="clear" w:pos="1134"/>
          <w:tab w:val="clear" w:pos="3402"/>
          <w:tab w:val="left" w:pos="2977"/>
        </w:tabs>
        <w:spacing w:line="240" w:lineRule="atLeast"/>
        <w:ind w:left="3261" w:right="142" w:hanging="2693"/>
        <w:jc w:val="both"/>
        <w:rPr>
          <w:rFonts w:cs="Arial"/>
          <w:lang w:val="en-US"/>
        </w:rPr>
        <w:pPrChange w:id="277" w:author="Strzelczyk, Anthony (A.)" w:date="2020-12-11T12:24:00Z">
          <w:pPr>
            <w:pStyle w:val="BodyText"/>
            <w:tabs>
              <w:tab w:val="clear" w:pos="1134"/>
              <w:tab w:val="clear" w:pos="3402"/>
              <w:tab w:val="left" w:pos="2977"/>
            </w:tabs>
            <w:ind w:left="3261" w:right="142" w:hanging="2693"/>
            <w:jc w:val="both"/>
          </w:pPr>
        </w:pPrChange>
      </w:pPr>
    </w:p>
    <w:p w14:paraId="48A93FAA" w14:textId="53644349" w:rsidR="0027671B"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78"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005277C2" w:rsidRPr="005277C2">
        <w:rPr>
          <w:b/>
        </w:rPr>
        <w:t>Architecture</w:t>
      </w:r>
      <w:r w:rsidRPr="007B7C43">
        <w:rPr>
          <w:b/>
        </w:rPr>
        <w:fldChar w:fldCharType="end"/>
      </w:r>
      <w:r w:rsidR="008F7DC3" w:rsidRPr="007C20FA">
        <w:rPr>
          <w:rFonts w:cs="Arial"/>
          <w:lang w:val="en-US"/>
        </w:rPr>
        <w:t xml:space="preserve"> </w:t>
      </w:r>
      <w:r>
        <w:rPr>
          <w:rFonts w:cs="Arial"/>
          <w:lang w:val="en-US"/>
        </w:rPr>
        <w:tab/>
      </w:r>
      <w:r>
        <w:rPr>
          <w:rFonts w:cs="Arial"/>
          <w:lang w:val="en-US"/>
        </w:rPr>
        <w:tab/>
      </w:r>
      <w:r w:rsidR="008F7DC3" w:rsidRPr="007C20FA">
        <w:rPr>
          <w:rFonts w:cs="Arial"/>
          <w:lang w:val="en-US"/>
        </w:rPr>
        <w:t xml:space="preserve">– </w:t>
      </w:r>
      <w:r w:rsidR="008F7DC3" w:rsidRPr="007C20FA">
        <w:rPr>
          <w:rFonts w:cs="Arial"/>
          <w:lang w:val="en-US"/>
        </w:rPr>
        <w:tab/>
      </w:r>
      <w:r w:rsidR="00E049EE">
        <w:rPr>
          <w:rFonts w:cs="Arial"/>
          <w:lang w:val="en-US"/>
        </w:rPr>
        <w:t>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1FFC2A63" w14:textId="1B560688" w:rsidR="008F7DC3"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79"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005277C2" w:rsidRPr="005277C2">
        <w:rPr>
          <w:b/>
        </w:rPr>
        <w:t>Traceability Matrix</w:t>
      </w:r>
      <w:r w:rsidRPr="007B7C43">
        <w:rPr>
          <w:b/>
        </w:rPr>
        <w:fldChar w:fldCharType="end"/>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r>
      <w:r w:rsidR="008F7DC3">
        <w:rPr>
          <w:rFonts w:cs="Arial"/>
          <w:lang w:val="en-US"/>
        </w:rPr>
        <w:t xml:space="preserve">Traceability Matrix. </w:t>
      </w:r>
      <w:r>
        <w:rPr>
          <w:rFonts w:cs="Arial"/>
          <w:lang w:val="en-US"/>
        </w:rPr>
        <w:br/>
      </w:r>
    </w:p>
    <w:p w14:paraId="27F2D256" w14:textId="0DC6A7CA" w:rsidR="008F7DC3" w:rsidRDefault="007B7C43">
      <w:pPr>
        <w:pStyle w:val="BodyText"/>
        <w:tabs>
          <w:tab w:val="clear" w:pos="1134"/>
          <w:tab w:val="clear" w:pos="3402"/>
          <w:tab w:val="left" w:pos="2977"/>
        </w:tabs>
        <w:spacing w:line="240" w:lineRule="atLeast"/>
        <w:ind w:left="3261" w:right="142" w:hanging="2693"/>
        <w:jc w:val="both"/>
        <w:rPr>
          <w:rFonts w:cs="Arial"/>
          <w:lang w:val="en-US"/>
        </w:rPr>
        <w:pPrChange w:id="280"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005277C2" w:rsidRPr="005277C2">
        <w:rPr>
          <w:b/>
        </w:rPr>
        <w:t>Open Concerns</w:t>
      </w:r>
      <w:r w:rsidRPr="007B7C43">
        <w:rPr>
          <w:b/>
        </w:rPr>
        <w:fldChar w:fldCharType="end"/>
      </w:r>
      <w:r>
        <w:rPr>
          <w:b/>
        </w:rPr>
        <w:tab/>
      </w:r>
      <w:r>
        <w:rPr>
          <w:b/>
        </w:rPr>
        <w:tab/>
      </w:r>
      <w:r w:rsidR="008F7DC3" w:rsidRPr="007C20FA">
        <w:rPr>
          <w:rFonts w:cs="Arial"/>
          <w:lang w:val="en-US"/>
        </w:rPr>
        <w:t xml:space="preserve">– </w:t>
      </w:r>
      <w:r w:rsidR="008F7DC3" w:rsidRPr="007C20FA">
        <w:rPr>
          <w:rFonts w:cs="Arial"/>
          <w:lang w:val="en-US"/>
        </w:rPr>
        <w:tab/>
      </w:r>
      <w:r w:rsidR="008F7DC3">
        <w:rPr>
          <w:rFonts w:cs="Arial"/>
          <w:lang w:val="en-US"/>
        </w:rPr>
        <w:t xml:space="preserve">List of </w:t>
      </w:r>
      <w:r w:rsidR="008F7DC3" w:rsidRPr="007C20FA">
        <w:rPr>
          <w:rFonts w:cs="Arial"/>
          <w:lang w:val="en-US"/>
        </w:rPr>
        <w:t xml:space="preserve">Open </w:t>
      </w:r>
      <w:r w:rsidR="008F7DC3">
        <w:rPr>
          <w:rFonts w:cs="Arial"/>
          <w:lang w:val="en-US"/>
        </w:rPr>
        <w:t>Con</w:t>
      </w:r>
      <w:r w:rsidR="00126516">
        <w:rPr>
          <w:rFonts w:cs="Arial"/>
          <w:lang w:val="en-US"/>
        </w:rPr>
        <w:t>c</w:t>
      </w:r>
      <w:r w:rsidR="008F7DC3">
        <w:rPr>
          <w:rFonts w:cs="Arial"/>
          <w:lang w:val="en-US"/>
        </w:rPr>
        <w:t>erns</w:t>
      </w:r>
    </w:p>
    <w:p w14:paraId="297BF3D4" w14:textId="77777777" w:rsidR="007B7C43"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81" w:author="Strzelczyk, Anthony (A.)" w:date="2020-12-11T12:24:00Z">
          <w:pPr>
            <w:pStyle w:val="BodyText"/>
            <w:tabs>
              <w:tab w:val="clear" w:pos="1134"/>
              <w:tab w:val="clear" w:pos="3402"/>
              <w:tab w:val="left" w:pos="2977"/>
            </w:tabs>
            <w:ind w:left="3261" w:right="142" w:hanging="2693"/>
            <w:jc w:val="both"/>
          </w:pPr>
        </w:pPrChange>
      </w:pPr>
    </w:p>
    <w:p w14:paraId="1345C38A" w14:textId="27D3CA59" w:rsidR="0027671B" w:rsidRDefault="007B7C43">
      <w:pPr>
        <w:pStyle w:val="BodyText"/>
        <w:tabs>
          <w:tab w:val="clear" w:pos="1134"/>
          <w:tab w:val="clear" w:pos="3402"/>
          <w:tab w:val="left" w:pos="2977"/>
        </w:tabs>
        <w:spacing w:line="240" w:lineRule="atLeast"/>
        <w:ind w:left="3261" w:right="142" w:hanging="2693"/>
        <w:jc w:val="both"/>
        <w:rPr>
          <w:rFonts w:cs="Arial"/>
          <w:lang w:val="en-US"/>
        </w:rPr>
        <w:pPrChange w:id="282"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005277C2" w:rsidRPr="005277C2">
        <w:rPr>
          <w:b/>
        </w:rPr>
        <w:t>Revision History</w:t>
      </w:r>
      <w:r w:rsidRPr="007B7C43">
        <w:rPr>
          <w:b/>
        </w:rPr>
        <w:fldChar w:fldCharType="end"/>
      </w:r>
      <w:r w:rsidR="0027671B" w:rsidRPr="007C20FA">
        <w:rPr>
          <w:rFonts w:cs="Arial"/>
          <w:lang w:val="en-US"/>
        </w:rPr>
        <w:t xml:space="preserve"> </w:t>
      </w:r>
      <w:r>
        <w:rPr>
          <w:rFonts w:cs="Arial"/>
          <w:lang w:val="en-US"/>
        </w:rPr>
        <w:tab/>
      </w:r>
      <w:r>
        <w:rPr>
          <w:rFonts w:cs="Arial"/>
          <w:lang w:val="en-US"/>
        </w:rPr>
        <w:tab/>
      </w:r>
      <w:r w:rsidR="0027671B" w:rsidRPr="007C20FA">
        <w:rPr>
          <w:rFonts w:cs="Arial"/>
          <w:lang w:val="en-US"/>
        </w:rPr>
        <w:t xml:space="preserve">– </w:t>
      </w:r>
      <w:r w:rsidR="0027671B" w:rsidRPr="007C20FA">
        <w:rPr>
          <w:rFonts w:cs="Arial"/>
          <w:lang w:val="en-US"/>
        </w:rPr>
        <w:tab/>
      </w:r>
      <w:r w:rsidR="00685C0E">
        <w:rPr>
          <w:rFonts w:cs="Arial"/>
          <w:lang w:val="en-US"/>
        </w:rPr>
        <w:t>Document Change Hi</w:t>
      </w:r>
      <w:r w:rsidR="0027671B"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766B4F75" w14:textId="21581FFD" w:rsidR="009A5EBD" w:rsidRPr="007C20FA" w:rsidRDefault="007B7C43">
      <w:pPr>
        <w:pStyle w:val="BodyText"/>
        <w:tabs>
          <w:tab w:val="clear" w:pos="1134"/>
          <w:tab w:val="clear" w:pos="3402"/>
          <w:tab w:val="left" w:pos="2977"/>
        </w:tabs>
        <w:spacing w:line="240" w:lineRule="atLeast"/>
        <w:ind w:left="3261" w:right="142" w:hanging="2693"/>
        <w:jc w:val="both"/>
        <w:rPr>
          <w:rFonts w:cs="Arial"/>
          <w:lang w:val="en-US"/>
        </w:rPr>
        <w:pPrChange w:id="283" w:author="Strzelczyk, Anthony (A.)" w:date="2020-12-11T12:24:00Z">
          <w:pPr>
            <w:pStyle w:val="BodyText"/>
            <w:tabs>
              <w:tab w:val="clear" w:pos="1134"/>
              <w:tab w:val="clear" w:pos="3402"/>
              <w:tab w:val="left" w:pos="2977"/>
            </w:tabs>
            <w:ind w:left="3261" w:right="142" w:hanging="2693"/>
            <w:jc w:val="both"/>
          </w:pPr>
        </w:pPrChange>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005277C2" w:rsidRPr="005277C2">
        <w:rPr>
          <w:b/>
        </w:rPr>
        <w:t>Appendix</w:t>
      </w:r>
      <w:r w:rsidRPr="007B7C43">
        <w:rPr>
          <w:b/>
        </w:rPr>
        <w:fldChar w:fldCharType="end"/>
      </w:r>
      <w:r>
        <w:rPr>
          <w:b/>
        </w:rPr>
        <w:tab/>
      </w:r>
      <w:r>
        <w:rPr>
          <w:b/>
        </w:rPr>
        <w:tab/>
      </w:r>
      <w:r w:rsidR="009A5EBD" w:rsidRPr="007C20FA">
        <w:rPr>
          <w:rFonts w:cs="Arial"/>
          <w:lang w:val="en-US"/>
        </w:rPr>
        <w:t xml:space="preserve">– </w:t>
      </w:r>
      <w:r w:rsidR="009A5EBD" w:rsidRPr="007C20FA">
        <w:rPr>
          <w:rFonts w:cs="Arial"/>
          <w:lang w:val="en-US"/>
        </w:rPr>
        <w:tab/>
      </w:r>
      <w:r w:rsidR="009A5EBD">
        <w:rPr>
          <w:rFonts w:cs="Arial"/>
          <w:lang w:val="en-US"/>
        </w:rPr>
        <w:t>Appendix</w:t>
      </w:r>
    </w:p>
    <w:p w14:paraId="0DD442E7" w14:textId="77777777" w:rsidR="009A5EBD" w:rsidRDefault="009A5EBD">
      <w:pPr>
        <w:pStyle w:val="BodyText"/>
        <w:tabs>
          <w:tab w:val="clear" w:pos="1134"/>
          <w:tab w:val="left" w:pos="1276"/>
          <w:tab w:val="left" w:pos="2977"/>
        </w:tabs>
        <w:spacing w:line="240" w:lineRule="atLeast"/>
        <w:ind w:left="3261" w:right="142" w:hanging="2693"/>
        <w:jc w:val="both"/>
        <w:rPr>
          <w:rFonts w:cs="Arial"/>
          <w:lang w:val="en-US"/>
        </w:rPr>
        <w:pPrChange w:id="284" w:author="Strzelczyk, Anthony (A.)" w:date="2020-12-11T12:24:00Z">
          <w:pPr>
            <w:pStyle w:val="BodyText"/>
            <w:tabs>
              <w:tab w:val="clear" w:pos="1134"/>
              <w:tab w:val="left" w:pos="1276"/>
              <w:tab w:val="left" w:pos="2977"/>
            </w:tabs>
            <w:ind w:left="3261" w:right="142" w:hanging="2693"/>
            <w:jc w:val="both"/>
          </w:pPr>
        </w:pPrChange>
      </w:pPr>
    </w:p>
    <w:p w14:paraId="23175416" w14:textId="77777777" w:rsidR="00C35116" w:rsidRPr="00C35116" w:rsidRDefault="00C35116">
      <w:pPr>
        <w:spacing w:line="240" w:lineRule="atLeast"/>
        <w:pPrChange w:id="285" w:author="Strzelczyk, Anthony (A.)" w:date="2020-12-11T12:24:00Z">
          <w:pPr/>
        </w:pPrChange>
      </w:pPr>
    </w:p>
    <w:p w14:paraId="5101A45C" w14:textId="77777777" w:rsidR="00514EE8" w:rsidRPr="007C20FA" w:rsidRDefault="00514EE8">
      <w:pPr>
        <w:pStyle w:val="Heading2"/>
        <w:tabs>
          <w:tab w:val="num" w:pos="718"/>
        </w:tabs>
        <w:spacing w:line="240" w:lineRule="atLeast"/>
        <w:ind w:left="601" w:hanging="601"/>
        <w:pPrChange w:id="286" w:author="Strzelczyk, Anthony (A.)" w:date="2020-12-11T12:24:00Z">
          <w:pPr>
            <w:pStyle w:val="Heading2"/>
            <w:tabs>
              <w:tab w:val="num" w:pos="718"/>
            </w:tabs>
            <w:ind w:left="601" w:hanging="601"/>
          </w:pPr>
        </w:pPrChange>
      </w:pPr>
      <w:bookmarkStart w:id="287" w:name="_Toc89439536"/>
      <w:bookmarkStart w:id="288" w:name="_Toc397081418"/>
      <w:bookmarkStart w:id="289" w:name="_Toc211245114"/>
      <w:bookmarkStart w:id="290" w:name="_Toc216841808"/>
      <w:bookmarkStart w:id="291" w:name="_Toc215652133"/>
      <w:r>
        <w:t>Document Conventions</w:t>
      </w:r>
      <w:bookmarkEnd w:id="287"/>
    </w:p>
    <w:p w14:paraId="470B4B7E" w14:textId="77777777" w:rsidR="004142BA" w:rsidRDefault="004142BA">
      <w:pPr>
        <w:pStyle w:val="Heading3"/>
        <w:spacing w:line="240" w:lineRule="atLeast"/>
        <w:rPr>
          <w:iCs w:val="0"/>
        </w:rPr>
        <w:pPrChange w:id="292" w:author="Strzelczyk, Anthony (A.)" w:date="2020-12-11T12:24:00Z">
          <w:pPr>
            <w:pStyle w:val="Heading3"/>
          </w:pPr>
        </w:pPrChange>
      </w:pPr>
      <w:bookmarkStart w:id="293" w:name="_Toc89439537"/>
      <w:bookmarkStart w:id="294" w:name="_Toc388364620"/>
      <w:bookmarkStart w:id="295" w:name="_Toc396825968"/>
      <w:bookmarkStart w:id="296" w:name="_Ref402369865"/>
      <w:r w:rsidRPr="00855283">
        <w:rPr>
          <w:iCs w:val="0"/>
        </w:rPr>
        <w:t>Classification of Chapters</w:t>
      </w:r>
      <w:bookmarkEnd w:id="293"/>
    </w:p>
    <w:p w14:paraId="175BF419" w14:textId="77777777" w:rsidR="004142BA" w:rsidRPr="00855283" w:rsidRDefault="004142BA">
      <w:pPr>
        <w:spacing w:line="240" w:lineRule="atLeast"/>
        <w:pPrChange w:id="297" w:author="Strzelczyk, Anthony (A.)" w:date="2020-12-11T12:24:00Z">
          <w:pPr/>
        </w:pPrChange>
      </w:pPr>
      <w:r>
        <w:t>A chapter is considered mandatory, unless the chapter or its parent chapter(s) are categorized by using the tag:</w:t>
      </w:r>
    </w:p>
    <w:p w14:paraId="3DB015F5" w14:textId="77777777" w:rsidR="004142BA" w:rsidRDefault="004142BA">
      <w:pPr>
        <w:spacing w:line="240" w:lineRule="atLeast"/>
        <w:rPr>
          <w:rStyle w:val="SubtleEmphasis"/>
          <w:b/>
        </w:rPr>
        <w:pPrChange w:id="298" w:author="Strzelczyk, Anthony (A.)" w:date="2020-12-11T12:24:00Z">
          <w:pPr/>
        </w:pPrChange>
      </w:pPr>
    </w:p>
    <w:p w14:paraId="27473EA8" w14:textId="77777777" w:rsidR="004142BA" w:rsidRDefault="004142BA">
      <w:pPr>
        <w:spacing w:line="240" w:lineRule="atLeast"/>
        <w:ind w:left="720"/>
        <w:rPr>
          <w:rStyle w:val="SubtleEmphasis"/>
        </w:rPr>
        <w:pPrChange w:id="299" w:author="Strzelczyk, Anthony (A.)" w:date="2020-12-11T12:24:00Z">
          <w:pPr>
            <w:ind w:left="720"/>
          </w:pPr>
        </w:pPrChange>
      </w:pPr>
      <w:r w:rsidRPr="00347A88">
        <w:rPr>
          <w:rStyle w:val="SubtleEmphasis"/>
          <w:b/>
        </w:rPr>
        <w:t>#Classification</w:t>
      </w:r>
      <w:r>
        <w:rPr>
          <w:rStyle w:val="SubtleEmphasis"/>
          <w:b/>
        </w:rPr>
        <w:t xml:space="preserve">: </w:t>
      </w:r>
      <w:r w:rsidRPr="00A02C2C">
        <w:rPr>
          <w:rStyle w:val="SubtleEmphasis"/>
        </w:rPr>
        <w:t>Some Condition</w:t>
      </w:r>
    </w:p>
    <w:p w14:paraId="733B8706" w14:textId="77777777" w:rsidR="004142BA" w:rsidRDefault="004142BA">
      <w:pPr>
        <w:spacing w:line="240" w:lineRule="atLeast"/>
        <w:pPrChange w:id="300" w:author="Strzelczyk, Anthony (A.)" w:date="2020-12-11T12:24:00Z">
          <w:pPr/>
        </w:pPrChange>
      </w:pPr>
    </w:p>
    <w:p w14:paraId="4DB7E2C5" w14:textId="77777777" w:rsidR="004142BA" w:rsidRDefault="004142BA">
      <w:pPr>
        <w:spacing w:line="240" w:lineRule="atLeast"/>
        <w:pPrChange w:id="301" w:author="Strzelczyk, Anthony (A.)" w:date="2020-12-11T12:24:00Z">
          <w:pPr/>
        </w:pPrChange>
      </w:pPr>
      <w:r>
        <w:t xml:space="preserve">If no requirement/other content is known for a mandatory chapter, leave a statement “Not Applicable” </w:t>
      </w:r>
    </w:p>
    <w:p w14:paraId="2283877E" w14:textId="77777777" w:rsidR="004142BA" w:rsidRDefault="004142BA">
      <w:pPr>
        <w:spacing w:line="240" w:lineRule="atLeast"/>
        <w:pPrChange w:id="302" w:author="Strzelczyk, Anthony (A.)" w:date="2020-12-11T12:24:00Z">
          <w:pPr/>
        </w:pPrChange>
      </w:pPr>
    </w:p>
    <w:p w14:paraId="2AF1C424" w14:textId="77777777" w:rsidR="004142BA" w:rsidRDefault="004142BA">
      <w:pPr>
        <w:spacing w:line="240" w:lineRule="atLeast"/>
        <w:pPrChange w:id="303" w:author="Strzelczyk, Anthony (A.)" w:date="2020-12-11T12:24:00Z">
          <w:pPr/>
        </w:pPrChange>
      </w:pPr>
      <w:r>
        <w:t>Some chapters have a follow certain rules in context of specific Ford processes, e.g. Functional Safety. This is indicated at the beginning of the corresponding chapter by the tags:</w:t>
      </w:r>
    </w:p>
    <w:p w14:paraId="17FE6AFA" w14:textId="77777777" w:rsidR="004142BA" w:rsidRDefault="004142BA">
      <w:pPr>
        <w:spacing w:line="240" w:lineRule="atLeast"/>
        <w:pPrChange w:id="304" w:author="Strzelczyk, Anthony (A.)" w:date="2020-12-11T12:24:00Z">
          <w:pPr/>
        </w:pPrChange>
      </w:pPr>
    </w:p>
    <w:p w14:paraId="165AC0C1" w14:textId="77777777" w:rsidR="004142BA" w:rsidRDefault="004142BA">
      <w:pPr>
        <w:spacing w:line="240" w:lineRule="atLeast"/>
        <w:ind w:left="720"/>
        <w:rPr>
          <w:rStyle w:val="SubtleEmphasis"/>
          <w:b/>
        </w:rPr>
        <w:pPrChange w:id="305" w:author="Strzelczyk, Anthony (A.)" w:date="2020-12-11T12:24:00Z">
          <w:pPr>
            <w:ind w:left="720"/>
          </w:pPr>
        </w:pPrChange>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32A16DFA" w14:textId="77777777" w:rsidR="004142BA" w:rsidRPr="00301FF4" w:rsidRDefault="004142BA">
      <w:pPr>
        <w:spacing w:line="240" w:lineRule="atLeast"/>
        <w:ind w:left="720"/>
        <w:rPr>
          <w:rStyle w:val="SubtleEmphasis"/>
          <w:i w:val="0"/>
          <w:color w:val="auto"/>
        </w:rPr>
        <w:pPrChange w:id="306" w:author="Strzelczyk, Anthony (A.)" w:date="2020-12-11T12:24:00Z">
          <w:pPr>
            <w:ind w:left="720"/>
          </w:pPr>
        </w:pPrChange>
      </w:pPr>
      <w:r>
        <w:rPr>
          <w:rStyle w:val="SubtleEmphasis"/>
          <w:b/>
        </w:rPr>
        <w:t xml:space="preserve">#Cybersecurity: </w:t>
      </w:r>
      <w:r w:rsidRPr="00A02C2C">
        <w:rPr>
          <w:rStyle w:val="SubtleEmphasis"/>
        </w:rPr>
        <w:t>Some process specific explanation</w:t>
      </w:r>
    </w:p>
    <w:p w14:paraId="7604DCB2" w14:textId="77777777" w:rsidR="00514EE8" w:rsidRDefault="00514EE8">
      <w:pPr>
        <w:pStyle w:val="Heading3"/>
        <w:spacing w:line="240" w:lineRule="atLeast"/>
        <w:pPrChange w:id="307" w:author="Strzelczyk, Anthony (A.)" w:date="2020-12-11T12:24:00Z">
          <w:pPr>
            <w:pStyle w:val="Heading3"/>
          </w:pPr>
        </w:pPrChange>
      </w:pPr>
      <w:bookmarkStart w:id="308" w:name="_Toc89439538"/>
      <w:r w:rsidRPr="007C20FA">
        <w:lastRenderedPageBreak/>
        <w:t>Requirements Templates</w:t>
      </w:r>
      <w:bookmarkEnd w:id="308"/>
    </w:p>
    <w:bookmarkEnd w:id="294"/>
    <w:bookmarkEnd w:id="295"/>
    <w:bookmarkEnd w:id="296"/>
    <w:p w14:paraId="33938071" w14:textId="733C1C58" w:rsidR="0028488D" w:rsidRPr="008023EE" w:rsidRDefault="0028488D">
      <w:pPr>
        <w:spacing w:line="240" w:lineRule="atLeast"/>
        <w:rPr>
          <w:rStyle w:val="SubtleEmphasis"/>
          <w:rFonts w:cs="Arial"/>
          <w:b/>
          <w:bCs/>
          <w:i w:val="0"/>
          <w:iCs w:val="0"/>
          <w:color w:val="auto"/>
          <w:kern w:val="32"/>
          <w:sz w:val="24"/>
          <w:szCs w:val="26"/>
        </w:rPr>
        <w:pPrChange w:id="309" w:author="Strzelczyk, Anthony (A.)" w:date="2020-12-11T12:24:00Z">
          <w:pPr/>
        </w:pPrChange>
      </w:pPr>
      <w:r w:rsidRPr="00C755F5">
        <w:rPr>
          <w:rStyle w:val="SubtleEmphasis"/>
          <w:i w:val="0"/>
          <w:color w:val="auto"/>
        </w:rPr>
        <w:t xml:space="preserve">Refer to </w:t>
      </w:r>
      <w:r w:rsidRPr="00C755F5">
        <w:rPr>
          <w:rStyle w:val="SubtleEmphasis"/>
          <w:i w:val="0"/>
          <w:color w:val="0000FF"/>
        </w:rPr>
        <w:t>“</w:t>
      </w:r>
      <w:r w:rsidR="002824A3">
        <w:fldChar w:fldCharType="begin"/>
      </w:r>
      <w:r w:rsidR="002824A3">
        <w:instrText xml:space="preserve"> HYPERLINK "http://wiki.ford.com/display/RequirementsEngineering/How+to+use+the+Specification+Templates?src=contextnavpagetreemode" </w:instrText>
      </w:r>
      <w:r w:rsidR="002824A3">
        <w:fldChar w:fldCharType="separate"/>
      </w:r>
      <w:r w:rsidRPr="00C755F5">
        <w:rPr>
          <w:rStyle w:val="SubtleEmphasis"/>
          <w:i w:val="0"/>
          <w:color w:val="0000FF"/>
        </w:rPr>
        <w:t>How to use the Specification Templates</w:t>
      </w:r>
      <w:r w:rsidR="002824A3">
        <w:rPr>
          <w:rStyle w:val="SubtleEmphasis"/>
          <w:i w:val="0"/>
          <w:color w:val="0000FF"/>
        </w:rPr>
        <w:fldChar w:fldCharType="end"/>
      </w:r>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3CB3388E" w14:textId="77777777" w:rsidR="00855283" w:rsidRDefault="00855283">
      <w:pPr>
        <w:spacing w:line="240" w:lineRule="atLeast"/>
        <w:rPr>
          <w:rStyle w:val="SubtleEmphasis"/>
          <w:i w:val="0"/>
          <w:color w:val="auto"/>
        </w:rPr>
        <w:pPrChange w:id="310" w:author="Strzelczyk, Anthony (A.)" w:date="2020-12-11T12:24:00Z">
          <w:pPr/>
        </w:pPrChange>
      </w:pPr>
    </w:p>
    <w:p w14:paraId="428D80B1" w14:textId="77777777" w:rsidR="001B66CB" w:rsidRPr="00D003AB" w:rsidRDefault="001B66CB">
      <w:pPr>
        <w:pStyle w:val="Heading4"/>
        <w:tabs>
          <w:tab w:val="num" w:pos="993"/>
        </w:tabs>
        <w:spacing w:line="240" w:lineRule="atLeast"/>
        <w:ind w:left="993" w:hanging="993"/>
        <w:pPrChange w:id="311" w:author="Strzelczyk, Anthony (A.)" w:date="2020-12-11T12:24:00Z">
          <w:pPr>
            <w:pStyle w:val="Heading4"/>
            <w:tabs>
              <w:tab w:val="num" w:pos="993"/>
            </w:tabs>
            <w:ind w:left="993" w:hanging="993"/>
          </w:pPr>
        </w:pPrChange>
      </w:pPr>
      <w:r w:rsidRPr="00D003AB">
        <w:t>Identification of requirements</w:t>
      </w:r>
    </w:p>
    <w:p w14:paraId="498EEFBA" w14:textId="77777777" w:rsidR="001B66CB" w:rsidRPr="007C20FA" w:rsidRDefault="001B66CB">
      <w:pPr>
        <w:pStyle w:val="BodyText"/>
        <w:spacing w:line="240" w:lineRule="atLeast"/>
        <w:pPrChange w:id="312" w:author="Strzelczyk, Anthony (A.)" w:date="2020-12-11T12:24:00Z">
          <w:pPr>
            <w:pStyle w:val="BodyText"/>
          </w:pPr>
        </w:pPrChange>
      </w:pPr>
      <w:r w:rsidRPr="007C20FA">
        <w:t>The unique requirement ID given in the headline of any requirement follows the requirement throughout the development process. The requirement ID format follows a well-defined syntax.</w:t>
      </w:r>
    </w:p>
    <w:p w14:paraId="0B8F7BDB" w14:textId="77777777" w:rsidR="001B66CB" w:rsidRDefault="001B66CB">
      <w:pPr>
        <w:spacing w:line="240" w:lineRule="atLeast"/>
        <w:rPr>
          <w:rStyle w:val="SubtleEmphasis"/>
          <w:i w:val="0"/>
          <w:color w:val="auto"/>
          <w:lang w:val="en-GB"/>
        </w:rPr>
        <w:pPrChange w:id="313" w:author="Strzelczyk, Anthony (A.)" w:date="2020-12-11T12:24:00Z">
          <w:pPr/>
        </w:pPrChange>
      </w:pPr>
    </w:p>
    <w:p w14:paraId="1A8F2666" w14:textId="77777777" w:rsidR="005C492B" w:rsidRPr="00870BF7" w:rsidRDefault="005C492B">
      <w:pPr>
        <w:spacing w:line="240" w:lineRule="atLeast"/>
        <w:rPr>
          <w:rFonts w:cs="Arial"/>
        </w:rPr>
        <w:pPrChange w:id="314" w:author="Strzelczyk, Anthony (A.)" w:date="2020-12-11T12:24:00Z">
          <w:pPr/>
        </w:pPrChange>
      </w:pPr>
      <w:r>
        <w:t xml:space="preserve">All identifiers in </w:t>
      </w:r>
      <w:r>
        <w:rPr>
          <w:rFonts w:cs="Arial"/>
        </w:rPr>
        <w:t xml:space="preserve">a FD </w:t>
      </w:r>
      <w:r w:rsidRPr="00870BF7">
        <w:rPr>
          <w:rFonts w:cs="Arial"/>
        </w:rPr>
        <w:t xml:space="preserve">shall be composed of </w:t>
      </w:r>
      <w:r>
        <w:rPr>
          <w:rFonts w:cs="Arial"/>
        </w:rPr>
        <w:t>4</w:t>
      </w:r>
      <w:r w:rsidRPr="00870BF7">
        <w:rPr>
          <w:rFonts w:cs="Arial"/>
        </w:rPr>
        <w:t xml:space="preserve"> parts:</w:t>
      </w:r>
    </w:p>
    <w:p w14:paraId="00C0E67C" w14:textId="77777777" w:rsidR="005C492B" w:rsidRDefault="005C492B">
      <w:pPr>
        <w:pStyle w:val="ListParagraph"/>
        <w:numPr>
          <w:ilvl w:val="0"/>
          <w:numId w:val="6"/>
        </w:numPr>
        <w:spacing w:line="240" w:lineRule="atLeast"/>
        <w:rPr>
          <w:rFonts w:ascii="Arial" w:hAnsi="Arial" w:cs="Arial"/>
        </w:rPr>
        <w:pPrChange w:id="315" w:author="Strzelczyk, Anthony (A.)" w:date="2020-12-11T12:24:00Z">
          <w:pPr>
            <w:pStyle w:val="ListParagraph"/>
            <w:numPr>
              <w:numId w:val="6"/>
            </w:numPr>
            <w:ind w:left="1080" w:hanging="360"/>
          </w:pPr>
        </w:pPrChange>
      </w:pPr>
      <w:r w:rsidRPr="00870BF7">
        <w:rPr>
          <w:rFonts w:ascii="Arial" w:hAnsi="Arial" w:cs="Arial"/>
        </w:rPr>
        <w:t xml:space="preserve">A leading </w:t>
      </w:r>
      <w:r>
        <w:rPr>
          <w:rFonts w:ascii="Arial" w:hAnsi="Arial" w:cs="Arial"/>
        </w:rPr>
        <w:t>prefix, which indicates the type of requirement (R=Requirement, UC=Use Case, SC=Scenario, …)</w:t>
      </w:r>
    </w:p>
    <w:p w14:paraId="0356C4D8" w14:textId="77777777" w:rsidR="005C492B" w:rsidRPr="00870BF7" w:rsidRDefault="005C492B">
      <w:pPr>
        <w:pStyle w:val="ListParagraph"/>
        <w:numPr>
          <w:ilvl w:val="0"/>
          <w:numId w:val="6"/>
        </w:numPr>
        <w:spacing w:line="240" w:lineRule="atLeast"/>
        <w:rPr>
          <w:rFonts w:ascii="Arial" w:hAnsi="Arial" w:cs="Arial"/>
        </w:rPr>
        <w:pPrChange w:id="316" w:author="Strzelczyk, Anthony (A.)" w:date="2020-12-11T12:24:00Z">
          <w:pPr>
            <w:pStyle w:val="ListParagraph"/>
            <w:numPr>
              <w:numId w:val="6"/>
            </w:numPr>
            <w:ind w:left="1080" w:hanging="360"/>
          </w:pPr>
        </w:pPrChange>
      </w:pPr>
      <w:r>
        <w:rPr>
          <w:rFonts w:ascii="Arial" w:hAnsi="Arial" w:cs="Arial"/>
        </w:rPr>
        <w:t xml:space="preserve">A prefix, which indicates the abstraction level (F=Feature, FNC=Function, </w:t>
      </w:r>
      <w:r w:rsidRPr="00870BF7">
        <w:rPr>
          <w:rFonts w:ascii="Arial" w:hAnsi="Arial" w:cs="Arial"/>
        </w:rPr>
        <w:t>CMP = component).</w:t>
      </w:r>
    </w:p>
    <w:p w14:paraId="32CA42E0" w14:textId="77777777" w:rsidR="005C492B" w:rsidRPr="00870BF7" w:rsidRDefault="005C492B">
      <w:pPr>
        <w:pStyle w:val="ListParagraph"/>
        <w:numPr>
          <w:ilvl w:val="0"/>
          <w:numId w:val="6"/>
        </w:numPr>
        <w:spacing w:line="240" w:lineRule="atLeast"/>
        <w:rPr>
          <w:rFonts w:ascii="Arial" w:hAnsi="Arial" w:cs="Arial"/>
        </w:rPr>
        <w:pPrChange w:id="317" w:author="Strzelczyk, Anthony (A.)" w:date="2020-12-11T12:24:00Z">
          <w:pPr>
            <w:pStyle w:val="ListParagraph"/>
            <w:numPr>
              <w:numId w:val="6"/>
            </w:numPr>
            <w:ind w:left="1080" w:hanging="360"/>
          </w:pPr>
        </w:pPrChange>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14745763" w14:textId="77777777" w:rsidR="005C492B" w:rsidRPr="00870BF7" w:rsidRDefault="005C492B">
      <w:pPr>
        <w:pStyle w:val="ListParagraph"/>
        <w:numPr>
          <w:ilvl w:val="0"/>
          <w:numId w:val="6"/>
        </w:numPr>
        <w:spacing w:line="240" w:lineRule="atLeast"/>
        <w:rPr>
          <w:rFonts w:ascii="Arial" w:hAnsi="Arial" w:cs="Arial"/>
        </w:rPr>
        <w:pPrChange w:id="318" w:author="Strzelczyk, Anthony (A.)" w:date="2020-12-11T12:24:00Z">
          <w:pPr>
            <w:pStyle w:val="ListParagraph"/>
            <w:numPr>
              <w:numId w:val="6"/>
            </w:numPr>
            <w:ind w:left="1080" w:hanging="360"/>
          </w:pPr>
        </w:pPrChange>
      </w:pPr>
      <w:r w:rsidRPr="00870BF7">
        <w:rPr>
          <w:rFonts w:ascii="Arial" w:hAnsi="Arial" w:cs="Arial"/>
        </w:rPr>
        <w:t xml:space="preserve">Ending with the actual requirement number </w:t>
      </w:r>
    </w:p>
    <w:p w14:paraId="4E493A82" w14:textId="77777777" w:rsidR="005C492B" w:rsidRPr="00870BF7" w:rsidRDefault="005C492B">
      <w:pPr>
        <w:spacing w:line="240" w:lineRule="atLeast"/>
        <w:rPr>
          <w:rFonts w:cs="Arial"/>
          <w:b/>
          <w:sz w:val="16"/>
          <w:szCs w:val="16"/>
        </w:rPr>
        <w:pPrChange w:id="319" w:author="Strzelczyk, Anthony (A.)" w:date="2020-12-11T12:24:00Z">
          <w:pPr/>
        </w:pPrChange>
      </w:pPr>
      <w:r w:rsidRPr="00870BF7">
        <w:rPr>
          <w:rFonts w:cs="Arial"/>
          <w:i/>
          <w:iCs/>
          <w:szCs w:val="22"/>
        </w:rPr>
        <w:t>Example:</w:t>
      </w:r>
    </w:p>
    <w:p w14:paraId="6A565EA2" w14:textId="77777777" w:rsidR="005C492B" w:rsidRPr="00870BF7" w:rsidRDefault="005C492B">
      <w:pPr>
        <w:spacing w:line="240" w:lineRule="atLeast"/>
        <w:ind w:left="3600" w:hanging="3600"/>
        <w:rPr>
          <w:rFonts w:cs="Arial"/>
          <w:iCs/>
          <w:szCs w:val="22"/>
        </w:rPr>
        <w:pPrChange w:id="320" w:author="Strzelczyk, Anthony (A.)" w:date="2020-12-11T12:24:00Z">
          <w:pPr>
            <w:ind w:left="3600" w:hanging="3600"/>
          </w:pPr>
        </w:pPrChange>
      </w:pPr>
      <w:r>
        <w:rPr>
          <w:rFonts w:cs="Arial"/>
          <w:i/>
          <w:iCs/>
          <w:szCs w:val="22"/>
        </w:rPr>
        <w:t>R_F</w:t>
      </w:r>
      <w:r w:rsidRPr="00870BF7">
        <w:rPr>
          <w:rFonts w:cs="Arial"/>
          <w:i/>
          <w:iCs/>
          <w:szCs w:val="22"/>
        </w:rPr>
        <w:t>_</w:t>
      </w:r>
      <w:r>
        <w:rPr>
          <w:rFonts w:cs="Arial"/>
          <w:i/>
          <w:iCs/>
          <w:szCs w:val="22"/>
        </w:rPr>
        <w:t>AutoLamps</w:t>
      </w:r>
      <w:r w:rsidRPr="00870BF7">
        <w:rPr>
          <w:rFonts w:cs="Arial"/>
          <w:i/>
          <w:iCs/>
          <w:szCs w:val="22"/>
        </w:rPr>
        <w:t>_00004</w:t>
      </w:r>
      <w:r w:rsidRPr="00870BF7">
        <w:rPr>
          <w:rFonts w:cs="Arial"/>
          <w:i/>
          <w:iCs/>
          <w:szCs w:val="22"/>
        </w:rPr>
        <w:tab/>
      </w:r>
      <w:r w:rsidRPr="00870BF7">
        <w:rPr>
          <w:rFonts w:cs="Arial"/>
          <w:iCs/>
          <w:szCs w:val="22"/>
        </w:rPr>
        <w:t xml:space="preserve">This is the fourth requirement on </w:t>
      </w:r>
      <w:r>
        <w:rPr>
          <w:rFonts w:cs="Arial"/>
          <w:iCs/>
          <w:szCs w:val="22"/>
        </w:rPr>
        <w:t>feature</w:t>
      </w:r>
      <w:r w:rsidRPr="00870BF7">
        <w:rPr>
          <w:rFonts w:cs="Arial"/>
          <w:iCs/>
          <w:szCs w:val="22"/>
        </w:rPr>
        <w:t xml:space="preserve"> level for the </w:t>
      </w:r>
      <w:r>
        <w:rPr>
          <w:rFonts w:cs="Arial"/>
          <w:iCs/>
          <w:szCs w:val="22"/>
        </w:rPr>
        <w:t>feature</w:t>
      </w:r>
      <w:r w:rsidRPr="00870BF7">
        <w:rPr>
          <w:rFonts w:cs="Arial"/>
          <w:iCs/>
          <w:szCs w:val="22"/>
        </w:rPr>
        <w:t xml:space="preserve"> </w:t>
      </w:r>
      <w:r>
        <w:rPr>
          <w:rFonts w:cs="Arial"/>
          <w:iCs/>
          <w:szCs w:val="22"/>
        </w:rPr>
        <w:t>Autolamps</w:t>
      </w:r>
      <w:r w:rsidRPr="00870BF7">
        <w:rPr>
          <w:rFonts w:cs="Arial"/>
          <w:iCs/>
          <w:szCs w:val="22"/>
        </w:rPr>
        <w:t>.</w:t>
      </w:r>
    </w:p>
    <w:p w14:paraId="0E796770" w14:textId="77777777" w:rsidR="005C492B" w:rsidRDefault="005C492B">
      <w:pPr>
        <w:spacing w:line="240" w:lineRule="atLeast"/>
        <w:rPr>
          <w:rStyle w:val="SubtleEmphasis"/>
          <w:i w:val="0"/>
          <w:color w:val="auto"/>
        </w:rPr>
        <w:pPrChange w:id="321" w:author="Strzelczyk, Anthony (A.)" w:date="2020-12-11T12:24:00Z">
          <w:pPr/>
        </w:pPrChange>
      </w:pPr>
    </w:p>
    <w:p w14:paraId="6281ED75" w14:textId="77777777" w:rsidR="00514EE8" w:rsidRPr="00D003AB" w:rsidRDefault="00514EE8">
      <w:pPr>
        <w:pStyle w:val="Heading4"/>
        <w:tabs>
          <w:tab w:val="num" w:pos="993"/>
        </w:tabs>
        <w:spacing w:line="240" w:lineRule="atLeast"/>
        <w:ind w:left="993" w:hanging="993"/>
        <w:pPrChange w:id="322" w:author="Strzelczyk, Anthony (A.)" w:date="2020-12-11T12:24:00Z">
          <w:pPr>
            <w:pStyle w:val="Heading4"/>
            <w:tabs>
              <w:tab w:val="num" w:pos="993"/>
            </w:tabs>
            <w:ind w:left="993" w:hanging="993"/>
          </w:pPr>
        </w:pPrChange>
      </w:pPr>
      <w:r w:rsidRPr="00C755F5">
        <w:t>Requirements</w:t>
      </w:r>
      <w:r w:rsidRPr="00D003AB">
        <w:t xml:space="preserve"> Attributes</w:t>
      </w:r>
    </w:p>
    <w:p w14:paraId="2D7F7D11" w14:textId="6418514E" w:rsidR="00514EE8" w:rsidRPr="007C20FA" w:rsidRDefault="00514EE8">
      <w:pPr>
        <w:pStyle w:val="BodyText"/>
        <w:spacing w:line="240" w:lineRule="atLeast"/>
        <w:pPrChange w:id="323" w:author="Strzelczyk, Anthony (A.)" w:date="2020-12-11T12:24:00Z">
          <w:pPr>
            <w:pStyle w:val="BodyText"/>
          </w:pPr>
        </w:pPrChange>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r w:rsidR="002824A3">
        <w:fldChar w:fldCharType="begin"/>
      </w:r>
      <w:r w:rsidR="002824A3">
        <w:instrText xml:space="preserve"> HYPERLINK "http://wiki.ford.com/display/RequirementsEngineering/Requirements+Attributes?src=contextnavpagetreemode" </w:instrText>
      </w:r>
      <w:r w:rsidR="002824A3">
        <w:fldChar w:fldCharType="separate"/>
      </w:r>
      <w:r w:rsidRPr="00DE5C04">
        <w:rPr>
          <w:rStyle w:val="Hyperlink"/>
        </w:rPr>
        <w:t>RE Wiki - Requirements Attributes</w:t>
      </w:r>
      <w:r w:rsidR="002824A3">
        <w:rPr>
          <w:rStyle w:val="Hyperlink"/>
        </w:rPr>
        <w:fldChar w:fldCharType="end"/>
      </w:r>
      <w:r w:rsidRPr="007C20FA">
        <w:t>.</w:t>
      </w:r>
    </w:p>
    <w:p w14:paraId="0EEDCDAB" w14:textId="77777777" w:rsidR="00514EE8" w:rsidRPr="007C20FA" w:rsidRDefault="00514EE8">
      <w:pPr>
        <w:pStyle w:val="BodyText"/>
        <w:spacing w:line="240" w:lineRule="atLeast"/>
        <w:pPrChange w:id="324" w:author="Strzelczyk, Anthony (A.)" w:date="2020-12-11T12:24:00Z">
          <w:pPr>
            <w:pStyle w:val="BodyText"/>
          </w:pPr>
        </w:pPrChange>
      </w:pPr>
    </w:p>
    <w:p w14:paraId="53F7E074" w14:textId="77777777" w:rsidR="00F2058E" w:rsidRPr="007C20FA" w:rsidRDefault="00F2058E">
      <w:pPr>
        <w:pStyle w:val="Heading2"/>
        <w:tabs>
          <w:tab w:val="num" w:pos="718"/>
        </w:tabs>
        <w:spacing w:line="240" w:lineRule="atLeast"/>
        <w:ind w:left="601" w:hanging="601"/>
        <w:pPrChange w:id="325" w:author="Strzelczyk, Anthony (A.)" w:date="2020-12-11T12:24:00Z">
          <w:pPr>
            <w:pStyle w:val="Heading2"/>
            <w:tabs>
              <w:tab w:val="num" w:pos="718"/>
            </w:tabs>
            <w:ind w:left="601" w:hanging="601"/>
          </w:pPr>
        </w:pPrChange>
      </w:pPr>
      <w:bookmarkStart w:id="326" w:name="_Ref11687038"/>
      <w:bookmarkStart w:id="327" w:name="_Ref11687049"/>
      <w:bookmarkStart w:id="328" w:name="_Toc89439539"/>
      <w:bookmarkEnd w:id="288"/>
      <w:bookmarkEnd w:id="289"/>
      <w:bookmarkEnd w:id="290"/>
      <w:bookmarkEnd w:id="291"/>
      <w:r w:rsidRPr="007C20FA">
        <w:t>References</w:t>
      </w:r>
      <w:bookmarkEnd w:id="326"/>
      <w:bookmarkEnd w:id="327"/>
      <w:bookmarkEnd w:id="328"/>
    </w:p>
    <w:p w14:paraId="676A98FB" w14:textId="77777777" w:rsidR="00F2058E" w:rsidRDefault="00F2058E">
      <w:pPr>
        <w:pStyle w:val="Heading3"/>
        <w:spacing w:line="240" w:lineRule="atLeast"/>
        <w:pPrChange w:id="329" w:author="Strzelczyk, Anthony (A.)" w:date="2020-12-11T12:24:00Z">
          <w:pPr>
            <w:pStyle w:val="Heading3"/>
          </w:pPr>
        </w:pPrChange>
      </w:pPr>
      <w:bookmarkStart w:id="330" w:name="_Toc216853727"/>
      <w:bookmarkStart w:id="331" w:name="_Toc397081419"/>
      <w:bookmarkStart w:id="332" w:name="_Toc89439540"/>
      <w:r w:rsidRPr="007C20FA">
        <w:t xml:space="preserve">Ford </w:t>
      </w:r>
      <w:r>
        <w:t>D</w:t>
      </w:r>
      <w:r w:rsidRPr="007C20FA">
        <w:t>ocuments</w:t>
      </w:r>
      <w:bookmarkEnd w:id="330"/>
      <w:bookmarkEnd w:id="331"/>
      <w:bookmarkEnd w:id="332"/>
    </w:p>
    <w:p w14:paraId="7F7BC306" w14:textId="77777777" w:rsidR="00F2058E" w:rsidRPr="007C20FA" w:rsidRDefault="00F2058E">
      <w:pPr>
        <w:pStyle w:val="BodyText"/>
        <w:spacing w:line="240" w:lineRule="atLeast"/>
        <w:ind w:right="142"/>
        <w:jc w:val="both"/>
        <w:rPr>
          <w:rFonts w:cs="Arial"/>
          <w:lang w:val="en-US"/>
        </w:rPr>
        <w:pPrChange w:id="333" w:author="Strzelczyk, Anthony (A.)" w:date="2020-12-11T12:24:00Z">
          <w:pPr>
            <w:pStyle w:val="BodyText"/>
            <w:ind w:right="142"/>
            <w:jc w:val="both"/>
          </w:pPr>
        </w:pPrChange>
      </w:pPr>
      <w:r w:rsidRPr="007C20FA">
        <w:rPr>
          <w:rFonts w:cs="Arial"/>
          <w:lang w:val="en-US"/>
        </w:rPr>
        <w:t>List here all Ford internal documents, which are directly related to the feature.</w:t>
      </w:r>
    </w:p>
    <w:p w14:paraId="49F5C852" w14:textId="77777777" w:rsidR="00F2058E" w:rsidRPr="007C20FA" w:rsidRDefault="00F2058E">
      <w:pPr>
        <w:spacing w:line="240" w:lineRule="atLeast"/>
        <w:pPrChange w:id="334"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9A7C67" w:rsidRPr="007C20FA" w14:paraId="731E6A29" w14:textId="77777777" w:rsidTr="00866024">
        <w:trPr>
          <w:cantSplit/>
          <w:tblHeader/>
        </w:trPr>
        <w:tc>
          <w:tcPr>
            <w:tcW w:w="1418" w:type="dxa"/>
            <w:shd w:val="clear" w:color="auto" w:fill="E0E0E0"/>
          </w:tcPr>
          <w:p w14:paraId="7512D777" w14:textId="77777777" w:rsidR="00F2058E" w:rsidRPr="007C20FA" w:rsidRDefault="00F2058E">
            <w:pPr>
              <w:spacing w:line="240" w:lineRule="atLeast"/>
              <w:rPr>
                <w:rFonts w:ascii="Helvetica" w:hAnsi="Helvetica" w:cs="Helvetica"/>
                <w:b/>
              </w:rPr>
              <w:pPrChange w:id="335" w:author="Strzelczyk, Anthony (A.)" w:date="2020-12-11T12:24:00Z">
                <w:pPr/>
              </w:pPrChange>
            </w:pPr>
            <w:r w:rsidRPr="007C20FA">
              <w:rPr>
                <w:rFonts w:ascii="Helvetica" w:hAnsi="Helvetica" w:cs="Helvetica"/>
                <w:b/>
              </w:rPr>
              <w:t>Reference</w:t>
            </w:r>
          </w:p>
        </w:tc>
        <w:tc>
          <w:tcPr>
            <w:tcW w:w="3969" w:type="dxa"/>
            <w:shd w:val="clear" w:color="auto" w:fill="E0E0E0"/>
          </w:tcPr>
          <w:p w14:paraId="6EE0DCB9" w14:textId="77777777" w:rsidR="00F2058E" w:rsidRPr="007C20FA" w:rsidRDefault="00F2058E">
            <w:pPr>
              <w:spacing w:line="240" w:lineRule="atLeast"/>
              <w:rPr>
                <w:rFonts w:ascii="Helvetica" w:hAnsi="Helvetica" w:cs="Helvetica"/>
                <w:b/>
              </w:rPr>
              <w:pPrChange w:id="336" w:author="Strzelczyk, Anthony (A.)" w:date="2020-12-11T12:24:00Z">
                <w:pPr/>
              </w:pPrChange>
            </w:pPr>
            <w:r w:rsidRPr="007C20FA">
              <w:rPr>
                <w:rFonts w:ascii="Helvetica" w:hAnsi="Helvetica" w:cs="Helvetica"/>
                <w:b/>
              </w:rPr>
              <w:t>Title</w:t>
            </w:r>
          </w:p>
        </w:tc>
        <w:tc>
          <w:tcPr>
            <w:tcW w:w="1417" w:type="dxa"/>
            <w:shd w:val="clear" w:color="auto" w:fill="E0E0E0"/>
          </w:tcPr>
          <w:p w14:paraId="4380A602" w14:textId="77777777" w:rsidR="00F2058E" w:rsidRPr="007C20FA" w:rsidRDefault="00F2058E">
            <w:pPr>
              <w:spacing w:line="240" w:lineRule="atLeast"/>
              <w:rPr>
                <w:rFonts w:ascii="Helvetica" w:hAnsi="Helvetica" w:cs="Helvetica"/>
                <w:b/>
              </w:rPr>
              <w:pPrChange w:id="337" w:author="Strzelczyk, Anthony (A.)" w:date="2020-12-11T12:24:00Z">
                <w:pPr/>
              </w:pPrChange>
            </w:pPr>
            <w:r w:rsidRPr="007C20FA">
              <w:rPr>
                <w:rFonts w:ascii="Helvetica" w:hAnsi="Helvetica" w:cs="Helvetica"/>
                <w:b/>
              </w:rPr>
              <w:t>Doc. ID</w:t>
            </w:r>
          </w:p>
        </w:tc>
        <w:tc>
          <w:tcPr>
            <w:tcW w:w="2269" w:type="dxa"/>
            <w:shd w:val="clear" w:color="auto" w:fill="E0E0E0"/>
          </w:tcPr>
          <w:p w14:paraId="396D7DDB" w14:textId="77777777" w:rsidR="00F2058E" w:rsidRPr="007C20FA" w:rsidRDefault="00F2058E">
            <w:pPr>
              <w:spacing w:line="240" w:lineRule="atLeast"/>
              <w:rPr>
                <w:rFonts w:ascii="Helvetica" w:hAnsi="Helvetica" w:cs="Helvetica"/>
                <w:b/>
              </w:rPr>
              <w:pPrChange w:id="338" w:author="Strzelczyk, Anthony (A.)" w:date="2020-12-11T12:24:00Z">
                <w:pPr/>
              </w:pPrChange>
            </w:pPr>
            <w:r>
              <w:rPr>
                <w:rFonts w:ascii="Helvetica" w:hAnsi="Helvetica" w:cs="Helvetica"/>
                <w:b/>
              </w:rPr>
              <w:t>Document Location</w:t>
            </w:r>
          </w:p>
        </w:tc>
        <w:tc>
          <w:tcPr>
            <w:tcW w:w="1133" w:type="dxa"/>
            <w:shd w:val="clear" w:color="auto" w:fill="E0E0E0"/>
          </w:tcPr>
          <w:p w14:paraId="38822050" w14:textId="77777777" w:rsidR="00F2058E" w:rsidRPr="007C20FA" w:rsidRDefault="00F2058E">
            <w:pPr>
              <w:spacing w:line="240" w:lineRule="atLeast"/>
              <w:rPr>
                <w:rFonts w:ascii="Helvetica" w:hAnsi="Helvetica" w:cs="Helvetica"/>
                <w:b/>
              </w:rPr>
              <w:pPrChange w:id="339" w:author="Strzelczyk, Anthony (A.)" w:date="2020-12-11T12:24:00Z">
                <w:pPr/>
              </w:pPrChange>
            </w:pPr>
            <w:r w:rsidRPr="007C20FA">
              <w:rPr>
                <w:rFonts w:ascii="Helvetica" w:hAnsi="Helvetica" w:cs="Helvetica"/>
                <w:b/>
              </w:rPr>
              <w:t>Revision</w:t>
            </w:r>
          </w:p>
        </w:tc>
      </w:tr>
      <w:tr w:rsidR="00F2058E" w:rsidRPr="007C20FA" w14:paraId="4BF00AD3" w14:textId="77777777" w:rsidTr="00866024">
        <w:tc>
          <w:tcPr>
            <w:tcW w:w="1418" w:type="dxa"/>
          </w:tcPr>
          <w:p w14:paraId="70DBA393" w14:textId="77777777" w:rsidR="00F2058E" w:rsidRPr="00D410AE" w:rsidRDefault="00FB4286">
            <w:pPr>
              <w:spacing w:line="240" w:lineRule="atLeast"/>
              <w:rPr>
                <w:rFonts w:cs="Arial"/>
              </w:rPr>
              <w:pPrChange w:id="340" w:author="Strzelczyk, Anthony (A.)" w:date="2020-12-11T12:24:00Z">
                <w:pPr/>
              </w:pPrChange>
            </w:pPr>
            <w:r>
              <w:rPr>
                <w:rFonts w:cs="Arial"/>
              </w:rPr>
              <w:t>[</w:t>
            </w:r>
            <w:r w:rsidRPr="00FB4286">
              <w:rPr>
                <w:rFonts w:cs="Arial"/>
              </w:rPr>
              <w:t>FFSG01.10</w:t>
            </w:r>
            <w:r>
              <w:rPr>
                <w:rFonts w:cs="Arial"/>
              </w:rPr>
              <w:t>]</w:t>
            </w:r>
          </w:p>
        </w:tc>
        <w:tc>
          <w:tcPr>
            <w:tcW w:w="3969" w:type="dxa"/>
          </w:tcPr>
          <w:p w14:paraId="351F21D5" w14:textId="77777777" w:rsidR="00F2058E" w:rsidRPr="00D672D3" w:rsidRDefault="00D672D3">
            <w:pPr>
              <w:spacing w:line="240" w:lineRule="atLeast"/>
              <w:rPr>
                <w:rFonts w:cs="Arial"/>
              </w:rPr>
              <w:pPrChange w:id="341" w:author="Strzelczyk, Anthony (A.)" w:date="2020-12-11T12:24:00Z">
                <w:pPr/>
              </w:pPrChange>
            </w:pPr>
            <w:r w:rsidRPr="00D672D3">
              <w:t>FFSG01.10 Feature Document Guideline</w:t>
            </w:r>
          </w:p>
        </w:tc>
        <w:tc>
          <w:tcPr>
            <w:tcW w:w="1417" w:type="dxa"/>
          </w:tcPr>
          <w:p w14:paraId="0661C3B8" w14:textId="77777777" w:rsidR="00F2058E" w:rsidRPr="00D410AE" w:rsidRDefault="00BB4A01">
            <w:pPr>
              <w:spacing w:line="240" w:lineRule="atLeast"/>
              <w:rPr>
                <w:rFonts w:cs="Arial"/>
              </w:rPr>
              <w:pPrChange w:id="342" w:author="Strzelczyk, Anthony (A.)" w:date="2020-12-11T12:24:00Z">
                <w:pPr/>
              </w:pPrChange>
            </w:pPr>
            <w:r w:rsidRPr="00D672D3">
              <w:t>FFSG01.10</w:t>
            </w:r>
          </w:p>
        </w:tc>
        <w:tc>
          <w:tcPr>
            <w:tcW w:w="2269" w:type="dxa"/>
          </w:tcPr>
          <w:p w14:paraId="6F9E2D6D" w14:textId="13F40890" w:rsidR="00F2058E" w:rsidRPr="00AD07E4" w:rsidRDefault="002824A3">
            <w:pPr>
              <w:spacing w:line="240" w:lineRule="atLeast"/>
              <w:rPr>
                <w:rFonts w:cs="Arial"/>
                <w:highlight w:val="yellow"/>
              </w:rPr>
              <w:pPrChange w:id="343" w:author="Strzelczyk, Anthony (A.)" w:date="2020-12-11T12:24:00Z">
                <w:pPr/>
              </w:pPrChange>
            </w:pPr>
            <w:r>
              <w:fldChar w:fldCharType="begin"/>
            </w:r>
            <w:r>
              <w:instrText xml:space="preserve"> HYPERLINK "https://azureford.sharepoint.com/sites/GlobalFunctionalSafety/Released%20Templates%20Guidelines%20and%20Examples/Guidelines/FFSG01.10_FeatureDocument_Guideline.pdf" </w:instrText>
            </w:r>
            <w:r>
              <w:fldChar w:fldCharType="separate"/>
            </w:r>
            <w:r w:rsidR="00D672D3" w:rsidRPr="00A345CC">
              <w:rPr>
                <w:rStyle w:val="Hyperlink"/>
                <w:rFonts w:cs="Arial"/>
              </w:rPr>
              <w:t>https://azureford.sharepoint.com/sites/GlobalFunctionalSafety/Released%20Templates%20Guidelines%20and%20Examples/Guidelines/FFSG01.10_FeatureDocument_Guideline.pdf</w:t>
            </w:r>
            <w:r>
              <w:rPr>
                <w:rStyle w:val="Hyperlink"/>
                <w:rFonts w:cs="Arial"/>
              </w:rPr>
              <w:fldChar w:fldCharType="end"/>
            </w:r>
            <w:r w:rsidR="00D672D3">
              <w:rPr>
                <w:rFonts w:cs="Arial"/>
              </w:rPr>
              <w:t xml:space="preserve"> </w:t>
            </w:r>
          </w:p>
        </w:tc>
        <w:tc>
          <w:tcPr>
            <w:tcW w:w="1133" w:type="dxa"/>
          </w:tcPr>
          <w:p w14:paraId="2241A8A8" w14:textId="77777777" w:rsidR="00F2058E" w:rsidRPr="00D410AE" w:rsidRDefault="00F2058E">
            <w:pPr>
              <w:spacing w:line="240" w:lineRule="atLeast"/>
              <w:rPr>
                <w:rFonts w:cs="Arial"/>
              </w:rPr>
              <w:pPrChange w:id="344" w:author="Strzelczyk, Anthony (A.)" w:date="2020-12-11T12:24:00Z">
                <w:pPr/>
              </w:pPrChange>
            </w:pPr>
          </w:p>
        </w:tc>
      </w:tr>
    </w:tbl>
    <w:p w14:paraId="52DC19AB" w14:textId="0A3D9FC0" w:rsidR="00F2058E" w:rsidRPr="00C7649D" w:rsidRDefault="00F2058E" w:rsidP="00A20123">
      <w:pPr>
        <w:pStyle w:val="Caption"/>
        <w:spacing w:line="240" w:lineRule="atLeast"/>
      </w:pPr>
      <w:bookmarkStart w:id="345" w:name="_Toc89440090"/>
      <w:bookmarkStart w:id="346" w:name="_Toc215652136"/>
      <w:bookmarkStart w:id="347" w:name="_Toc216853729"/>
      <w:bookmarkStart w:id="348" w:name="_Toc397081420"/>
      <w:r w:rsidRPr="001B1565">
        <w:t xml:space="preserve">Table </w:t>
      </w:r>
      <w:r>
        <w:rPr>
          <w:noProof/>
        </w:rPr>
        <w:fldChar w:fldCharType="begin"/>
      </w:r>
      <w:r>
        <w:rPr>
          <w:noProof/>
        </w:rPr>
        <w:instrText xml:space="preserve"> SEQ Table \* ARABIC </w:instrText>
      </w:r>
      <w:r>
        <w:rPr>
          <w:noProof/>
        </w:rPr>
        <w:fldChar w:fldCharType="separate"/>
      </w:r>
      <w:r w:rsidR="005277C2">
        <w:rPr>
          <w:noProof/>
        </w:rPr>
        <w:t>2</w:t>
      </w:r>
      <w:r>
        <w:rPr>
          <w:noProof/>
        </w:rPr>
        <w:fldChar w:fldCharType="end"/>
      </w:r>
      <w:r w:rsidRPr="001B1565">
        <w:t xml:space="preserve">: </w:t>
      </w:r>
      <w:r>
        <w:t>Ford internal Documents</w:t>
      </w:r>
      <w:bookmarkEnd w:id="345"/>
    </w:p>
    <w:p w14:paraId="60D186DE" w14:textId="77777777" w:rsidR="00F2058E" w:rsidRPr="007C20FA" w:rsidRDefault="00F2058E">
      <w:pPr>
        <w:pStyle w:val="Heading3"/>
        <w:spacing w:line="240" w:lineRule="atLeast"/>
        <w:pPrChange w:id="349" w:author="Strzelczyk, Anthony (A.)" w:date="2020-12-11T12:24:00Z">
          <w:pPr>
            <w:pStyle w:val="Heading3"/>
          </w:pPr>
        </w:pPrChange>
      </w:pPr>
      <w:bookmarkStart w:id="350" w:name="_Toc89439541"/>
      <w:r w:rsidRPr="007C20FA">
        <w:t xml:space="preserve">External </w:t>
      </w:r>
      <w:r>
        <w:t>Documents and P</w:t>
      </w:r>
      <w:r w:rsidRPr="007C20FA">
        <w:t>ublications</w:t>
      </w:r>
      <w:bookmarkEnd w:id="346"/>
      <w:bookmarkEnd w:id="347"/>
      <w:bookmarkEnd w:id="348"/>
      <w:bookmarkEnd w:id="350"/>
    </w:p>
    <w:p w14:paraId="612FD301" w14:textId="77777777" w:rsidR="00F2058E" w:rsidRDefault="00F2058E">
      <w:pPr>
        <w:pStyle w:val="BodyText"/>
        <w:spacing w:line="240" w:lineRule="atLeast"/>
        <w:pPrChange w:id="351" w:author="Strzelczyk, Anthony (A.)" w:date="2020-12-11T12:24:00Z">
          <w:pPr>
            <w:pStyle w:val="BodyText"/>
          </w:pPr>
        </w:pPrChange>
      </w:pPr>
      <w:r w:rsidRPr="000F2AEC">
        <w:t>The list of external documents could include books, reports and online sources.</w:t>
      </w:r>
    </w:p>
    <w:p w14:paraId="02BEBDD6" w14:textId="09FF77F6" w:rsidR="00F2058E" w:rsidRPr="00347A88" w:rsidRDefault="00F2058E">
      <w:pPr>
        <w:pStyle w:val="REUserHint"/>
        <w:spacing w:line="240" w:lineRule="atLeast"/>
        <w:rPr>
          <w:rStyle w:val="SubtleEmphasis"/>
          <w:lang w:val="en-GB"/>
        </w:rPr>
        <w:pPrChange w:id="352" w:author="Strzelczyk, Anthony (A.)" w:date="2020-12-11T12:24:00Z">
          <w:pPr>
            <w:pStyle w:val="REUserHint"/>
          </w:pPr>
        </w:pPrChange>
      </w:pPr>
      <w:r w:rsidRPr="00347A88">
        <w:rPr>
          <w:rStyle w:val="SubtleEmphasis"/>
          <w:b/>
        </w:rPr>
        <w:t>#Hint:</w:t>
      </w:r>
      <w:r w:rsidRPr="00347A88">
        <w:rPr>
          <w:rStyle w:val="SubtleEmphasis"/>
        </w:rPr>
        <w:t xml:space="preserve"> You may refer to </w:t>
      </w:r>
      <w:r w:rsidR="002824A3">
        <w:fldChar w:fldCharType="begin"/>
      </w:r>
      <w:r w:rsidR="002824A3">
        <w:instrText xml:space="preserve"> HYPERLINK "http://www.ieee.org/documents/ieeecitationref.pdf" </w:instrText>
      </w:r>
      <w:r w:rsidR="002824A3">
        <w:fldChar w:fldCharType="separate"/>
      </w:r>
      <w:r w:rsidRPr="00DE5C04">
        <w:rPr>
          <w:rStyle w:val="SubtleEmphasis"/>
          <w:color w:val="0000FF"/>
        </w:rPr>
        <w:t>IEEE Citation Reference</w:t>
      </w:r>
      <w:r w:rsidR="002824A3">
        <w:rPr>
          <w:rStyle w:val="SubtleEmphasis"/>
          <w:color w:val="0000FF"/>
        </w:rPr>
        <w:fldChar w:fldCharType="end"/>
      </w:r>
      <w:r w:rsidRPr="00347A88">
        <w:rPr>
          <w:rStyle w:val="SubtleEmphasis"/>
        </w:rPr>
        <w:t xml:space="preserve"> on how to format a reference.</w:t>
      </w:r>
    </w:p>
    <w:p w14:paraId="6A856081" w14:textId="77777777" w:rsidR="00F2058E" w:rsidRDefault="00F2058E">
      <w:pPr>
        <w:spacing w:line="240" w:lineRule="atLeast"/>
        <w:rPr>
          <w:rFonts w:cs="Arial"/>
        </w:rPr>
        <w:pPrChange w:id="353"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F2058E" w:rsidRPr="007C20FA" w14:paraId="6B12DA52" w14:textId="77777777" w:rsidTr="00866024">
        <w:trPr>
          <w:cantSplit/>
          <w:tblHeader/>
        </w:trPr>
        <w:tc>
          <w:tcPr>
            <w:tcW w:w="1418" w:type="dxa"/>
            <w:shd w:val="clear" w:color="auto" w:fill="E0E0E0"/>
          </w:tcPr>
          <w:p w14:paraId="19D423B0" w14:textId="77777777" w:rsidR="00F2058E" w:rsidRPr="007C20FA" w:rsidRDefault="00F2058E">
            <w:pPr>
              <w:spacing w:line="240" w:lineRule="atLeast"/>
              <w:rPr>
                <w:rFonts w:ascii="Helvetica" w:hAnsi="Helvetica" w:cs="Helvetica"/>
                <w:b/>
              </w:rPr>
              <w:pPrChange w:id="354" w:author="Strzelczyk, Anthony (A.)" w:date="2020-12-11T12:24:00Z">
                <w:pPr/>
              </w:pPrChange>
            </w:pPr>
            <w:r w:rsidRPr="007C20FA">
              <w:rPr>
                <w:rFonts w:ascii="Helvetica" w:hAnsi="Helvetica" w:cs="Helvetica"/>
                <w:b/>
              </w:rPr>
              <w:t>Reference</w:t>
            </w:r>
          </w:p>
        </w:tc>
        <w:tc>
          <w:tcPr>
            <w:tcW w:w="6520" w:type="dxa"/>
            <w:shd w:val="clear" w:color="auto" w:fill="E0E0E0"/>
          </w:tcPr>
          <w:p w14:paraId="7A69D3DA" w14:textId="77777777" w:rsidR="00F2058E" w:rsidRPr="007C20FA" w:rsidRDefault="00F2058E">
            <w:pPr>
              <w:spacing w:line="240" w:lineRule="atLeast"/>
              <w:rPr>
                <w:rFonts w:ascii="Helvetica" w:hAnsi="Helvetica" w:cs="Helvetica"/>
                <w:b/>
              </w:rPr>
              <w:pPrChange w:id="355" w:author="Strzelczyk, Anthony (A.)" w:date="2020-12-11T12:24:00Z">
                <w:pPr/>
              </w:pPrChange>
            </w:pPr>
            <w:r>
              <w:rPr>
                <w:rFonts w:ascii="Helvetica" w:hAnsi="Helvetica" w:cs="Helvetica"/>
                <w:b/>
              </w:rPr>
              <w:t>Document / Publication</w:t>
            </w:r>
          </w:p>
        </w:tc>
        <w:tc>
          <w:tcPr>
            <w:tcW w:w="2268" w:type="dxa"/>
            <w:shd w:val="clear" w:color="auto" w:fill="E0E0E0"/>
          </w:tcPr>
          <w:p w14:paraId="48F145E2" w14:textId="77777777" w:rsidR="00F2058E" w:rsidRDefault="00F2058E">
            <w:pPr>
              <w:spacing w:line="240" w:lineRule="atLeast"/>
              <w:rPr>
                <w:rFonts w:ascii="Helvetica" w:hAnsi="Helvetica" w:cs="Helvetica"/>
                <w:b/>
              </w:rPr>
              <w:pPrChange w:id="356" w:author="Strzelczyk, Anthony (A.)" w:date="2020-12-11T12:24:00Z">
                <w:pPr/>
              </w:pPrChange>
            </w:pPr>
            <w:r>
              <w:rPr>
                <w:rFonts w:ascii="Helvetica" w:hAnsi="Helvetica" w:cs="Helvetica"/>
                <w:b/>
              </w:rPr>
              <w:t>Document Location</w:t>
            </w:r>
          </w:p>
        </w:tc>
      </w:tr>
      <w:tr w:rsidR="00F2058E" w:rsidRPr="007C20FA" w14:paraId="267353D8" w14:textId="77777777" w:rsidTr="00866024">
        <w:trPr>
          <w:trHeight w:val="104"/>
        </w:trPr>
        <w:tc>
          <w:tcPr>
            <w:tcW w:w="1418" w:type="dxa"/>
          </w:tcPr>
          <w:p w14:paraId="4D4E7938" w14:textId="77777777" w:rsidR="00F2058E" w:rsidRPr="00D410AE" w:rsidRDefault="00F2058E">
            <w:pPr>
              <w:spacing w:line="240" w:lineRule="atLeast"/>
              <w:rPr>
                <w:rFonts w:cs="Arial"/>
              </w:rPr>
              <w:pPrChange w:id="357" w:author="Strzelczyk, Anthony (A.)" w:date="2020-12-11T12:24:00Z">
                <w:pPr/>
              </w:pPrChange>
            </w:pPr>
          </w:p>
        </w:tc>
        <w:tc>
          <w:tcPr>
            <w:tcW w:w="6520" w:type="dxa"/>
          </w:tcPr>
          <w:p w14:paraId="568D35E1" w14:textId="77777777" w:rsidR="00F2058E" w:rsidRPr="00EF0135" w:rsidRDefault="00F2058E">
            <w:pPr>
              <w:spacing w:line="240" w:lineRule="atLeast"/>
              <w:rPr>
                <w:rFonts w:cs="Arial"/>
              </w:rPr>
              <w:pPrChange w:id="358" w:author="Strzelczyk, Anthony (A.)" w:date="2020-12-11T12:24:00Z">
                <w:pPr/>
              </w:pPrChange>
            </w:pPr>
          </w:p>
        </w:tc>
        <w:tc>
          <w:tcPr>
            <w:tcW w:w="2268" w:type="dxa"/>
          </w:tcPr>
          <w:p w14:paraId="0258DF18" w14:textId="77777777" w:rsidR="00F2058E" w:rsidRPr="00EF0135" w:rsidRDefault="00F2058E">
            <w:pPr>
              <w:spacing w:line="240" w:lineRule="atLeast"/>
              <w:rPr>
                <w:rFonts w:cs="Arial"/>
              </w:rPr>
              <w:pPrChange w:id="359" w:author="Strzelczyk, Anthony (A.)" w:date="2020-12-11T12:24:00Z">
                <w:pPr/>
              </w:pPrChange>
            </w:pPr>
          </w:p>
        </w:tc>
      </w:tr>
      <w:tr w:rsidR="00F2058E" w:rsidRPr="007C20FA" w14:paraId="71FA39E7" w14:textId="77777777" w:rsidTr="00866024">
        <w:trPr>
          <w:trHeight w:val="104"/>
        </w:trPr>
        <w:tc>
          <w:tcPr>
            <w:tcW w:w="1418" w:type="dxa"/>
          </w:tcPr>
          <w:p w14:paraId="31643AD2" w14:textId="77777777" w:rsidR="00F2058E" w:rsidRDefault="00F2058E">
            <w:pPr>
              <w:spacing w:line="240" w:lineRule="atLeast"/>
              <w:rPr>
                <w:rFonts w:cs="Arial"/>
              </w:rPr>
              <w:pPrChange w:id="360" w:author="Strzelczyk, Anthony (A.)" w:date="2020-12-11T12:24:00Z">
                <w:pPr/>
              </w:pPrChange>
            </w:pPr>
          </w:p>
        </w:tc>
        <w:tc>
          <w:tcPr>
            <w:tcW w:w="6520" w:type="dxa"/>
          </w:tcPr>
          <w:p w14:paraId="6D31615A" w14:textId="77777777" w:rsidR="00F2058E" w:rsidRPr="00EF0135" w:rsidRDefault="00F2058E">
            <w:pPr>
              <w:spacing w:line="240" w:lineRule="atLeast"/>
              <w:rPr>
                <w:rFonts w:cs="Arial"/>
              </w:rPr>
              <w:pPrChange w:id="361" w:author="Strzelczyk, Anthony (A.)" w:date="2020-12-11T12:24:00Z">
                <w:pPr/>
              </w:pPrChange>
            </w:pPr>
          </w:p>
        </w:tc>
        <w:tc>
          <w:tcPr>
            <w:tcW w:w="2268" w:type="dxa"/>
          </w:tcPr>
          <w:p w14:paraId="1A70BC73" w14:textId="77777777" w:rsidR="00F2058E" w:rsidRPr="00EF0135" w:rsidRDefault="00F2058E">
            <w:pPr>
              <w:spacing w:line="240" w:lineRule="atLeast"/>
              <w:rPr>
                <w:rFonts w:cs="Arial"/>
              </w:rPr>
              <w:pPrChange w:id="362" w:author="Strzelczyk, Anthony (A.)" w:date="2020-12-11T12:24:00Z">
                <w:pPr/>
              </w:pPrChange>
            </w:pPr>
          </w:p>
        </w:tc>
      </w:tr>
    </w:tbl>
    <w:p w14:paraId="278C409D" w14:textId="69C2C6AE" w:rsidR="00F2058E" w:rsidRDefault="00F2058E" w:rsidP="00573D95">
      <w:pPr>
        <w:pStyle w:val="Caption"/>
        <w:spacing w:line="240" w:lineRule="atLeast"/>
      </w:pPr>
      <w:bookmarkStart w:id="363" w:name="_Toc89440091"/>
      <w:r w:rsidRPr="001B1565">
        <w:t xml:space="preserve">Table </w:t>
      </w:r>
      <w:r>
        <w:rPr>
          <w:noProof/>
        </w:rPr>
        <w:fldChar w:fldCharType="begin"/>
      </w:r>
      <w:r>
        <w:rPr>
          <w:noProof/>
        </w:rPr>
        <w:instrText xml:space="preserve"> SEQ Table \* ARABIC </w:instrText>
      </w:r>
      <w:r>
        <w:rPr>
          <w:noProof/>
        </w:rPr>
        <w:fldChar w:fldCharType="separate"/>
      </w:r>
      <w:r w:rsidR="005277C2">
        <w:rPr>
          <w:noProof/>
        </w:rPr>
        <w:t>3</w:t>
      </w:r>
      <w:r>
        <w:rPr>
          <w:noProof/>
        </w:rPr>
        <w:fldChar w:fldCharType="end"/>
      </w:r>
      <w:r w:rsidRPr="001B1565">
        <w:t xml:space="preserve">: </w:t>
      </w:r>
      <w:r w:rsidRPr="007C20FA">
        <w:t>External documents and publications</w:t>
      </w:r>
      <w:bookmarkEnd w:id="363"/>
    </w:p>
    <w:p w14:paraId="4A979DE0" w14:textId="77777777" w:rsidR="00F2058E" w:rsidRDefault="00F2058E">
      <w:pPr>
        <w:pStyle w:val="Heading2"/>
        <w:tabs>
          <w:tab w:val="num" w:pos="718"/>
        </w:tabs>
        <w:spacing w:line="240" w:lineRule="atLeast"/>
        <w:ind w:left="601" w:hanging="601"/>
        <w:pPrChange w:id="364" w:author="Strzelczyk, Anthony (A.)" w:date="2020-12-11T12:24:00Z">
          <w:pPr>
            <w:pStyle w:val="Heading2"/>
            <w:tabs>
              <w:tab w:val="num" w:pos="718"/>
            </w:tabs>
            <w:ind w:left="601" w:hanging="601"/>
          </w:pPr>
        </w:pPrChange>
      </w:pPr>
      <w:bookmarkStart w:id="365" w:name="_Toc89439542"/>
      <w:r>
        <w:t>Glossary</w:t>
      </w:r>
      <w:bookmarkEnd w:id="365"/>
    </w:p>
    <w:p w14:paraId="35908839" w14:textId="77777777" w:rsidR="00F2058E" w:rsidRPr="00347A88" w:rsidRDefault="00F2058E">
      <w:pPr>
        <w:pStyle w:val="REUserHint"/>
        <w:spacing w:line="240" w:lineRule="atLeast"/>
        <w:rPr>
          <w:rStyle w:val="SubtleEmphasis"/>
          <w:rFonts w:cs="Arial"/>
          <w:b/>
          <w:iCs w:val="0"/>
          <w:kern w:val="32"/>
          <w:sz w:val="28"/>
          <w:szCs w:val="28"/>
        </w:rPr>
        <w:pPrChange w:id="366" w:author="Strzelczyk, Anthony (A.)" w:date="2020-12-11T12:24:00Z">
          <w:pPr>
            <w:pStyle w:val="REUserHint"/>
          </w:pPr>
        </w:pPrChange>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04C6B120" w14:textId="13940CB9" w:rsidR="00F2058E" w:rsidRPr="00347A88" w:rsidRDefault="00F2058E">
      <w:pPr>
        <w:pStyle w:val="REUserHint"/>
        <w:spacing w:line="240" w:lineRule="atLeast"/>
        <w:rPr>
          <w:rStyle w:val="SubtleEmphasis"/>
        </w:rPr>
        <w:pPrChange w:id="367" w:author="Strzelczyk, Anthony (A.)" w:date="2020-12-11T12:24:00Z">
          <w:pPr>
            <w:pStyle w:val="REUserHint"/>
          </w:pPr>
        </w:pPrChange>
      </w:pPr>
      <w:r w:rsidRPr="00347A88">
        <w:rPr>
          <w:rStyle w:val="SubtleEmphasis"/>
        </w:rPr>
        <w:lastRenderedPageBreak/>
        <w:t xml:space="preserve">The tables below have feature specific definitions and abbreviations. For additional, non-feature specific terms please refer to the </w:t>
      </w:r>
      <w:r w:rsidR="002824A3">
        <w:fldChar w:fldCharType="begin"/>
      </w:r>
      <w:r w:rsidR="002824A3">
        <w:instrText xml:space="preserve"> HYPERLINK "https://wiki.ford.com/display/RequirementsEngineering/RE+Glossary" </w:instrText>
      </w:r>
      <w:r w:rsidR="002824A3">
        <w:fldChar w:fldCharType="separate"/>
      </w:r>
      <w:r w:rsidRPr="00DE5C04">
        <w:rPr>
          <w:rStyle w:val="SubtleEmphasis"/>
          <w:color w:val="0000FF"/>
        </w:rPr>
        <w:t>RE Glossary</w:t>
      </w:r>
      <w:r w:rsidR="002824A3">
        <w:rPr>
          <w:rStyle w:val="SubtleEmphasis"/>
          <w:color w:val="0000FF"/>
        </w:rPr>
        <w:fldChar w:fldCharType="end"/>
      </w:r>
    </w:p>
    <w:p w14:paraId="5585D7DD" w14:textId="3F87135D" w:rsidR="00F2058E" w:rsidRDefault="00F2058E">
      <w:pPr>
        <w:pStyle w:val="Heading3"/>
        <w:spacing w:line="240" w:lineRule="atLeast"/>
        <w:rPr>
          <w:ins w:id="368" w:author="Strzelczyk, Anthony (A.)" w:date="2021-01-25T12:15:00Z"/>
        </w:rPr>
        <w:pPrChange w:id="369" w:author="Strzelczyk, Anthony (A.)" w:date="2020-12-11T12:24:00Z">
          <w:pPr>
            <w:pStyle w:val="Heading3"/>
          </w:pPr>
        </w:pPrChange>
      </w:pPr>
      <w:bookmarkStart w:id="370" w:name="_Toc216841809"/>
      <w:bookmarkStart w:id="371" w:name="_Toc397081422"/>
      <w:bookmarkStart w:id="372" w:name="_Toc89439543"/>
      <w:r w:rsidRPr="007C20FA">
        <w:t>Definitions</w:t>
      </w:r>
      <w:bookmarkEnd w:id="370"/>
      <w:bookmarkEnd w:id="371"/>
      <w:bookmarkEnd w:id="372"/>
    </w:p>
    <w:p w14:paraId="3BFEB4E5" w14:textId="77777777" w:rsidR="00DE1291" w:rsidRPr="00D93E13" w:rsidRDefault="00DE1291">
      <w:pPr>
        <w:pPrChange w:id="373" w:author="Strzelczyk, Anthony (A.)" w:date="2021-01-25T12:15:00Z">
          <w:pPr>
            <w:pStyle w:val="Heading3"/>
          </w:pPr>
        </w:pPrChange>
      </w:pP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374" w:author="Strzelczyk, Anthony (A.)" w:date="2021-01-19T15:42:00Z">
          <w:tblPr>
            <w:tblW w:w="68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2268"/>
        <w:gridCol w:w="2479"/>
        <w:gridCol w:w="3191"/>
        <w:gridCol w:w="2479"/>
        <w:tblGridChange w:id="375">
          <w:tblGrid>
            <w:gridCol w:w="2268"/>
            <w:gridCol w:w="4549"/>
            <w:gridCol w:w="1121"/>
            <w:gridCol w:w="3428"/>
          </w:tblGrid>
        </w:tblGridChange>
      </w:tblGrid>
      <w:tr w:rsidR="00CC7D65" w:rsidRPr="007C20FA" w14:paraId="0079B7F2" w14:textId="77777777" w:rsidTr="00CC7D65">
        <w:trPr>
          <w:tblHeader/>
          <w:trPrChange w:id="376" w:author="Strzelczyk, Anthony (A.)" w:date="2021-01-19T15:42:00Z">
            <w:trPr>
              <w:tblHeader/>
            </w:trPr>
          </w:trPrChange>
        </w:trPr>
        <w:tc>
          <w:tcPr>
            <w:tcW w:w="2268" w:type="dxa"/>
            <w:shd w:val="pct20" w:color="auto" w:fill="FFFFFF"/>
            <w:tcPrChange w:id="377" w:author="Strzelczyk, Anthony (A.)" w:date="2021-01-19T15:42:00Z">
              <w:tcPr>
                <w:tcW w:w="2268" w:type="dxa"/>
                <w:shd w:val="pct20" w:color="auto" w:fill="FFFFFF"/>
              </w:tcPr>
            </w:tcPrChange>
          </w:tcPr>
          <w:p w14:paraId="0AB71ED1" w14:textId="77777777" w:rsidR="00CC7D65" w:rsidRPr="00B40B0A" w:rsidRDefault="00CC7D65">
            <w:pPr>
              <w:spacing w:line="240" w:lineRule="atLeast"/>
              <w:rPr>
                <w:rFonts w:ascii="Helvetica" w:hAnsi="Helvetica" w:cs="Helvetica"/>
                <w:b/>
              </w:rPr>
              <w:pPrChange w:id="378" w:author="Strzelczyk, Anthony (A.)" w:date="2020-12-11T12:24:00Z">
                <w:pPr/>
              </w:pPrChange>
            </w:pPr>
            <w:r w:rsidRPr="00B40B0A">
              <w:rPr>
                <w:rFonts w:ascii="Helvetica" w:hAnsi="Helvetica" w:cs="Helvetica"/>
                <w:b/>
              </w:rPr>
              <w:t>Definition</w:t>
            </w:r>
          </w:p>
        </w:tc>
        <w:tc>
          <w:tcPr>
            <w:tcW w:w="2479" w:type="dxa"/>
            <w:shd w:val="pct20" w:color="auto" w:fill="FFFFFF"/>
            <w:tcPrChange w:id="379" w:author="Strzelczyk, Anthony (A.)" w:date="2021-01-19T15:42:00Z">
              <w:tcPr>
                <w:tcW w:w="4549" w:type="dxa"/>
                <w:shd w:val="pct20" w:color="auto" w:fill="FFFFFF"/>
              </w:tcPr>
            </w:tcPrChange>
          </w:tcPr>
          <w:p w14:paraId="28A4B263" w14:textId="77777777" w:rsidR="00CC7D65" w:rsidRPr="00B40B0A" w:rsidRDefault="00CC7D65">
            <w:pPr>
              <w:spacing w:line="240" w:lineRule="atLeast"/>
              <w:rPr>
                <w:ins w:id="380" w:author="Strzelczyk, Anthony (A.)" w:date="2021-01-19T15:41:00Z"/>
                <w:rFonts w:ascii="Helvetica" w:hAnsi="Helvetica" w:cs="Helvetica"/>
                <w:b/>
              </w:rPr>
            </w:pPr>
          </w:p>
        </w:tc>
        <w:tc>
          <w:tcPr>
            <w:tcW w:w="5670" w:type="dxa"/>
            <w:gridSpan w:val="2"/>
            <w:shd w:val="pct20" w:color="auto" w:fill="FFFFFF"/>
            <w:tcPrChange w:id="381" w:author="Strzelczyk, Anthony (A.)" w:date="2021-01-19T15:42:00Z">
              <w:tcPr>
                <w:tcW w:w="4549" w:type="dxa"/>
                <w:gridSpan w:val="2"/>
                <w:shd w:val="pct20" w:color="auto" w:fill="FFFFFF"/>
              </w:tcPr>
            </w:tcPrChange>
          </w:tcPr>
          <w:p w14:paraId="2E25F020" w14:textId="5D693860" w:rsidR="00CC7D65" w:rsidRPr="00B40B0A" w:rsidRDefault="00CC7D65">
            <w:pPr>
              <w:spacing w:line="240" w:lineRule="atLeast"/>
              <w:rPr>
                <w:rFonts w:ascii="Helvetica" w:hAnsi="Helvetica" w:cs="Helvetica"/>
                <w:b/>
              </w:rPr>
              <w:pPrChange w:id="382" w:author="Strzelczyk, Anthony (A.)" w:date="2020-12-11T12:24:00Z">
                <w:pPr/>
              </w:pPrChange>
            </w:pPr>
            <w:r w:rsidRPr="00B40B0A">
              <w:rPr>
                <w:rFonts w:ascii="Helvetica" w:hAnsi="Helvetica" w:cs="Helvetica"/>
                <w:b/>
              </w:rPr>
              <w:t>Description</w:t>
            </w:r>
          </w:p>
        </w:tc>
      </w:tr>
      <w:tr w:rsidR="00CC7D65" w:rsidRPr="007C20FA" w14:paraId="78F4FA7F" w14:textId="77777777" w:rsidTr="00CC7D65">
        <w:tc>
          <w:tcPr>
            <w:tcW w:w="2268" w:type="dxa"/>
            <w:tcPrChange w:id="383" w:author="Strzelczyk, Anthony (A.)" w:date="2021-01-19T15:42:00Z">
              <w:tcPr>
                <w:tcW w:w="2268" w:type="dxa"/>
              </w:tcPr>
            </w:tcPrChange>
          </w:tcPr>
          <w:p w14:paraId="58927ADB" w14:textId="2E1308A0" w:rsidR="00CC7D65" w:rsidRPr="007C20FA" w:rsidRDefault="00CC7D65">
            <w:pPr>
              <w:pStyle w:val="BodyText"/>
              <w:spacing w:line="240" w:lineRule="atLeast"/>
              <w:rPr>
                <w:lang w:val="en-US"/>
              </w:rPr>
              <w:pPrChange w:id="384" w:author="Strzelczyk, Anthony (A.)" w:date="2020-12-11T12:24:00Z">
                <w:pPr>
                  <w:pStyle w:val="BodyText"/>
                </w:pPr>
              </w:pPrChange>
            </w:pPr>
          </w:p>
        </w:tc>
        <w:tc>
          <w:tcPr>
            <w:tcW w:w="2479" w:type="dxa"/>
            <w:tcPrChange w:id="385" w:author="Strzelczyk, Anthony (A.)" w:date="2021-01-19T15:42:00Z">
              <w:tcPr>
                <w:tcW w:w="4549" w:type="dxa"/>
              </w:tcPr>
            </w:tcPrChange>
          </w:tcPr>
          <w:p w14:paraId="5D4D3842" w14:textId="7584D406" w:rsidR="00CC7D65" w:rsidRDefault="00DE1291">
            <w:pPr>
              <w:overflowPunct/>
              <w:autoSpaceDE/>
              <w:autoSpaceDN/>
              <w:adjustRightInd/>
              <w:spacing w:line="240" w:lineRule="atLeast"/>
              <w:textAlignment w:val="auto"/>
              <w:rPr>
                <w:ins w:id="386" w:author="Strzelczyk, Anthony (A.)" w:date="2021-01-19T15:41:00Z"/>
                <w:rFonts w:ascii="Segoe UI" w:hAnsi="Segoe UI" w:cs="Segoe UI"/>
                <w:color w:val="000000"/>
                <w:sz w:val="21"/>
                <w:szCs w:val="21"/>
                <w:shd w:val="clear" w:color="auto" w:fill="FFFFFF"/>
              </w:rPr>
            </w:pPr>
            <w:ins w:id="387" w:author="Strzelczyk, Anthony (A.)" w:date="2021-01-25T12:15:00Z">
              <w:r>
                <w:rPr>
                  <w:rFonts w:ascii="Helvetica" w:hAnsi="Helvetica" w:cs="Helvetica"/>
                  <w:noProof/>
                </w:rPr>
                <w:t xml:space="preserve"> </w:t>
              </w:r>
              <w:r>
                <w:rPr>
                  <w:rFonts w:ascii="Segoe UI" w:hAnsi="Segoe UI" w:cs="Segoe UI"/>
                  <w:color w:val="000000"/>
                  <w:sz w:val="21"/>
                  <w:szCs w:val="21"/>
                  <w:shd w:val="clear" w:color="auto" w:fill="FFFFFF"/>
                </w:rPr>
                <w:t xml:space="preserve"> </w:t>
              </w:r>
            </w:ins>
          </w:p>
        </w:tc>
        <w:tc>
          <w:tcPr>
            <w:tcW w:w="5670" w:type="dxa"/>
            <w:gridSpan w:val="2"/>
            <w:tcPrChange w:id="388" w:author="Strzelczyk, Anthony (A.)" w:date="2021-01-19T15:42:00Z">
              <w:tcPr>
                <w:tcW w:w="4549" w:type="dxa"/>
                <w:gridSpan w:val="2"/>
              </w:tcPr>
            </w:tcPrChange>
          </w:tcPr>
          <w:p w14:paraId="06800964" w14:textId="4176F5CA" w:rsidR="00CC7D65" w:rsidRPr="00F56742" w:rsidRDefault="00DE1291">
            <w:pPr>
              <w:overflowPunct/>
              <w:autoSpaceDE/>
              <w:autoSpaceDN/>
              <w:adjustRightInd/>
              <w:spacing w:line="240" w:lineRule="atLeast"/>
              <w:textAlignment w:val="auto"/>
              <w:rPr>
                <w:rFonts w:ascii="Segoe UI" w:hAnsi="Segoe UI" w:cs="Segoe UI"/>
                <w:color w:val="000000"/>
                <w:sz w:val="21"/>
                <w:szCs w:val="21"/>
                <w:shd w:val="clear" w:color="auto" w:fill="FFFFFF"/>
                <w:rPrChange w:id="389" w:author="Strzelczyk, Anthony (A.)" w:date="2021-01-11T12:24:00Z">
                  <w:rPr/>
                </w:rPrChange>
              </w:rPr>
              <w:pPrChange w:id="390" w:author="Strzelczyk, Anthony (A.)" w:date="2021-01-11T12:24:00Z">
                <w:pPr>
                  <w:overflowPunct/>
                  <w:autoSpaceDE/>
                  <w:autoSpaceDN/>
                  <w:adjustRightInd/>
                  <w:textAlignment w:val="auto"/>
                </w:pPr>
              </w:pPrChange>
            </w:pPr>
            <w:ins w:id="391" w:author="Strzelczyk, Anthony (A.)" w:date="2021-01-25T12:15:00Z">
              <w:r>
                <w:rPr>
                  <w:rFonts w:ascii="Segoe UI" w:hAnsi="Segoe UI" w:cs="Segoe UI"/>
                  <w:color w:val="000000"/>
                  <w:sz w:val="21"/>
                  <w:szCs w:val="21"/>
                  <w:shd w:val="clear" w:color="auto" w:fill="FFFFFF"/>
                </w:rPr>
                <w:t xml:space="preserve"> </w:t>
              </w:r>
            </w:ins>
            <w:ins w:id="392" w:author="Strzelczyk, Anthony (A.)" w:date="2021-01-11T12:23:00Z">
              <w:r w:rsidR="00CC7D65">
                <w:rPr>
                  <w:rFonts w:ascii="Segoe UI" w:hAnsi="Segoe UI" w:cs="Segoe UI"/>
                  <w:color w:val="000000"/>
                  <w:sz w:val="21"/>
                  <w:szCs w:val="21"/>
                  <w:shd w:val="clear" w:color="auto" w:fill="FFFFFF"/>
                </w:rPr>
                <w:t xml:space="preserve"> </w:t>
              </w:r>
            </w:ins>
          </w:p>
        </w:tc>
      </w:tr>
      <w:tr w:rsidR="00CC7D65" w:rsidRPr="007C20FA" w14:paraId="7AAE82C6" w14:textId="77777777" w:rsidTr="00CC7D65">
        <w:tc>
          <w:tcPr>
            <w:tcW w:w="2268" w:type="dxa"/>
            <w:tcPrChange w:id="393" w:author="Strzelczyk, Anthony (A.)" w:date="2021-01-19T15:42:00Z">
              <w:tcPr>
                <w:tcW w:w="2268" w:type="dxa"/>
              </w:tcPr>
            </w:tcPrChange>
          </w:tcPr>
          <w:p w14:paraId="693ACAAD" w14:textId="001DBD04" w:rsidR="00CC7D65" w:rsidRPr="007C20FA" w:rsidRDefault="00CC7D65">
            <w:pPr>
              <w:spacing w:line="240" w:lineRule="atLeast"/>
              <w:rPr>
                <w:snapToGrid w:val="0"/>
              </w:rPr>
              <w:pPrChange w:id="394" w:author="Strzelczyk, Anthony (A.)" w:date="2021-01-11T12:22:00Z">
                <w:pPr/>
              </w:pPrChange>
            </w:pPr>
          </w:p>
        </w:tc>
        <w:tc>
          <w:tcPr>
            <w:tcW w:w="2479" w:type="dxa"/>
            <w:tcPrChange w:id="395" w:author="Strzelczyk, Anthony (A.)" w:date="2021-01-19T15:42:00Z">
              <w:tcPr>
                <w:tcW w:w="4549" w:type="dxa"/>
              </w:tcPr>
            </w:tcPrChange>
          </w:tcPr>
          <w:p w14:paraId="61B47F39" w14:textId="11578B29" w:rsidR="00CC7D65" w:rsidRDefault="00CC7D65">
            <w:pPr>
              <w:spacing w:line="240" w:lineRule="atLeast"/>
              <w:rPr>
                <w:ins w:id="396" w:author="Strzelczyk, Anthony (A.)" w:date="2021-01-19T15:41:00Z"/>
                <w:rFonts w:ascii="Segoe UI" w:hAnsi="Segoe UI" w:cs="Segoe UI"/>
                <w:color w:val="000000"/>
                <w:sz w:val="21"/>
                <w:szCs w:val="21"/>
                <w:shd w:val="clear" w:color="auto" w:fill="FFFFFF"/>
              </w:rPr>
            </w:pPr>
          </w:p>
        </w:tc>
        <w:tc>
          <w:tcPr>
            <w:tcW w:w="5670" w:type="dxa"/>
            <w:gridSpan w:val="2"/>
            <w:tcPrChange w:id="397" w:author="Strzelczyk, Anthony (A.)" w:date="2021-01-19T15:42:00Z">
              <w:tcPr>
                <w:tcW w:w="4549" w:type="dxa"/>
                <w:gridSpan w:val="2"/>
              </w:tcPr>
            </w:tcPrChange>
          </w:tcPr>
          <w:p w14:paraId="0F7E4876" w14:textId="47E362A8" w:rsidR="00CC7D65" w:rsidRPr="007C20FA" w:rsidRDefault="00DE1291">
            <w:pPr>
              <w:spacing w:line="240" w:lineRule="atLeast"/>
              <w:rPr>
                <w:snapToGrid w:val="0"/>
              </w:rPr>
              <w:pPrChange w:id="398" w:author="Strzelczyk, Anthony (A.)" w:date="2021-01-20T05:56:00Z">
                <w:pPr/>
              </w:pPrChange>
            </w:pPr>
            <w:ins w:id="399" w:author="Strzelczyk, Anthony (A.)" w:date="2021-01-25T12:15:00Z">
              <w:r>
                <w:rPr>
                  <w:rFonts w:ascii="Segoe UI" w:hAnsi="Segoe UI" w:cs="Segoe UI"/>
                  <w:color w:val="000000"/>
                  <w:sz w:val="21"/>
                  <w:szCs w:val="21"/>
                  <w:shd w:val="clear" w:color="auto" w:fill="FFFFFF"/>
                </w:rPr>
                <w:t xml:space="preserve"> </w:t>
              </w:r>
            </w:ins>
          </w:p>
        </w:tc>
      </w:tr>
      <w:tr w:rsidR="00CC7D65" w:rsidRPr="007C20FA" w:rsidDel="00CC7D65" w14:paraId="7119EAB5" w14:textId="69B3BC82" w:rsidTr="00CC7D65">
        <w:trPr>
          <w:gridAfter w:val="1"/>
          <w:wAfter w:w="2479" w:type="dxa"/>
          <w:del w:id="400" w:author="Strzelczyk, Anthony (A.)" w:date="2021-01-19T15:43:00Z"/>
        </w:trPr>
        <w:tc>
          <w:tcPr>
            <w:tcW w:w="2268" w:type="dxa"/>
          </w:tcPr>
          <w:p w14:paraId="13DBD0B5" w14:textId="4759B54F" w:rsidR="00CC7D65" w:rsidDel="00CC7D65" w:rsidRDefault="00CC7D65">
            <w:pPr>
              <w:spacing w:line="240" w:lineRule="atLeast"/>
              <w:rPr>
                <w:del w:id="401" w:author="Strzelczyk, Anthony (A.)" w:date="2021-01-19T15:43:00Z"/>
                <w:snapToGrid w:val="0"/>
              </w:rPr>
              <w:pPrChange w:id="402" w:author="Strzelczyk, Anthony (A.)" w:date="2020-12-11T12:24:00Z">
                <w:pPr/>
              </w:pPrChange>
            </w:pPr>
          </w:p>
        </w:tc>
        <w:tc>
          <w:tcPr>
            <w:tcW w:w="5670" w:type="dxa"/>
            <w:gridSpan w:val="2"/>
          </w:tcPr>
          <w:p w14:paraId="72E25D15" w14:textId="578D7AFA" w:rsidR="00CC7D65" w:rsidDel="00CC7D65" w:rsidRDefault="00CC7D65">
            <w:pPr>
              <w:spacing w:line="240" w:lineRule="atLeast"/>
              <w:rPr>
                <w:del w:id="403" w:author="Strzelczyk, Anthony (A.)" w:date="2021-01-19T15:43:00Z"/>
                <w:snapToGrid w:val="0"/>
              </w:rPr>
              <w:pPrChange w:id="404" w:author="Strzelczyk, Anthony (A.)" w:date="2020-12-11T12:24:00Z">
                <w:pPr/>
              </w:pPrChange>
            </w:pPr>
          </w:p>
        </w:tc>
      </w:tr>
    </w:tbl>
    <w:p w14:paraId="0A4E1A2B" w14:textId="5F53E867" w:rsidR="00F2058E" w:rsidRDefault="00F2058E">
      <w:pPr>
        <w:pStyle w:val="Caption"/>
        <w:spacing w:line="240" w:lineRule="atLeast"/>
        <w:rPr>
          <w:ins w:id="405" w:author="Strzelczyk, Anthony (A.)" w:date="2021-01-25T12:16:00Z"/>
        </w:rPr>
        <w:pPrChange w:id="406" w:author="Strzelczyk, Anthony (A.)" w:date="2020-12-11T12:24:00Z">
          <w:pPr>
            <w:pStyle w:val="Caption"/>
          </w:pPr>
        </w:pPrChange>
      </w:pPr>
      <w:bookmarkStart w:id="407" w:name="_Toc89440092"/>
      <w:bookmarkStart w:id="408" w:name="_Toc216768466"/>
      <w:bookmarkStart w:id="409" w:name="_Toc500052220"/>
      <w:bookmarkStart w:id="410" w:name="_Toc211245116"/>
      <w:r w:rsidRPr="002B1398">
        <w:t xml:space="preserve">Table </w:t>
      </w:r>
      <w:r>
        <w:rPr>
          <w:noProof/>
        </w:rPr>
        <w:fldChar w:fldCharType="begin"/>
      </w:r>
      <w:r>
        <w:rPr>
          <w:noProof/>
        </w:rPr>
        <w:instrText xml:space="preserve"> SEQ Table \* ARABIC </w:instrText>
      </w:r>
      <w:r>
        <w:rPr>
          <w:noProof/>
        </w:rPr>
        <w:fldChar w:fldCharType="separate"/>
      </w:r>
      <w:r w:rsidR="005277C2">
        <w:rPr>
          <w:noProof/>
        </w:rPr>
        <w:t>4</w:t>
      </w:r>
      <w:r>
        <w:rPr>
          <w:noProof/>
        </w:rPr>
        <w:fldChar w:fldCharType="end"/>
      </w:r>
      <w:r w:rsidRPr="002B1398">
        <w:t>: Definitions used in this document</w:t>
      </w:r>
      <w:bookmarkEnd w:id="407"/>
    </w:p>
    <w:p w14:paraId="2E87143F" w14:textId="77777777" w:rsidR="00DE1291" w:rsidRPr="00D93E13" w:rsidRDefault="00DE1291">
      <w:pPr>
        <w:rPr>
          <w:ins w:id="411" w:author="Strzelczyk, Anthony (A.)" w:date="2021-01-25T12:15:00Z"/>
        </w:rPr>
        <w:pPrChange w:id="412" w:author="Strzelczyk, Anthony (A.)" w:date="2021-01-25T12:16:00Z">
          <w:pPr>
            <w:pStyle w:val="Caption"/>
          </w:pPr>
        </w:pPrChange>
      </w:pP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479"/>
        <w:gridCol w:w="5670"/>
      </w:tblGrid>
      <w:tr w:rsidR="00DE1291" w:rsidRPr="00B40B0A" w14:paraId="7965A738" w14:textId="77777777" w:rsidTr="00DE1291">
        <w:trPr>
          <w:tblHeader/>
          <w:ins w:id="413" w:author="Strzelczyk, Anthony (A.)" w:date="2021-01-25T12:15:00Z"/>
        </w:trPr>
        <w:tc>
          <w:tcPr>
            <w:tcW w:w="2268" w:type="dxa"/>
            <w:shd w:val="pct20" w:color="auto" w:fill="FFFFFF"/>
          </w:tcPr>
          <w:p w14:paraId="53ED97EA" w14:textId="0C29B417" w:rsidR="00DE1291" w:rsidRPr="00B40B0A" w:rsidRDefault="00DE1291" w:rsidP="00DE1291">
            <w:pPr>
              <w:spacing w:line="240" w:lineRule="atLeast"/>
              <w:rPr>
                <w:ins w:id="414" w:author="Strzelczyk, Anthony (A.)" w:date="2021-01-25T12:15:00Z"/>
                <w:rFonts w:ascii="Helvetica" w:hAnsi="Helvetica" w:cs="Helvetica"/>
                <w:b/>
              </w:rPr>
            </w:pPr>
            <w:ins w:id="415" w:author="Strzelczyk, Anthony (A.)" w:date="2021-01-25T12:16:00Z">
              <w:r>
                <w:rPr>
                  <w:rFonts w:ascii="Helvetica" w:hAnsi="Helvetica" w:cs="Helvetica"/>
                  <w:b/>
                </w:rPr>
                <w:t>Part ID</w:t>
              </w:r>
            </w:ins>
          </w:p>
        </w:tc>
        <w:tc>
          <w:tcPr>
            <w:tcW w:w="2479" w:type="dxa"/>
            <w:shd w:val="pct20" w:color="auto" w:fill="FFFFFF"/>
          </w:tcPr>
          <w:p w14:paraId="5CE9C47F" w14:textId="77777777" w:rsidR="00DE1291" w:rsidRPr="00B40B0A" w:rsidRDefault="00DE1291" w:rsidP="00DE1291">
            <w:pPr>
              <w:spacing w:line="240" w:lineRule="atLeast"/>
              <w:rPr>
                <w:ins w:id="416" w:author="Strzelczyk, Anthony (A.)" w:date="2021-01-25T12:15:00Z"/>
                <w:rFonts w:ascii="Helvetica" w:hAnsi="Helvetica" w:cs="Helvetica"/>
                <w:b/>
              </w:rPr>
            </w:pPr>
          </w:p>
        </w:tc>
        <w:tc>
          <w:tcPr>
            <w:tcW w:w="5670" w:type="dxa"/>
            <w:shd w:val="pct20" w:color="auto" w:fill="FFFFFF"/>
          </w:tcPr>
          <w:p w14:paraId="0F2429D6" w14:textId="77777777" w:rsidR="00DE1291" w:rsidRPr="00B40B0A" w:rsidRDefault="00DE1291" w:rsidP="00DE1291">
            <w:pPr>
              <w:spacing w:line="240" w:lineRule="atLeast"/>
              <w:rPr>
                <w:ins w:id="417" w:author="Strzelczyk, Anthony (A.)" w:date="2021-01-25T12:15:00Z"/>
                <w:rFonts w:ascii="Helvetica" w:hAnsi="Helvetica" w:cs="Helvetica"/>
                <w:b/>
              </w:rPr>
            </w:pPr>
            <w:ins w:id="418" w:author="Strzelczyk, Anthony (A.)" w:date="2021-01-25T12:15:00Z">
              <w:r w:rsidRPr="00B40B0A">
                <w:rPr>
                  <w:rFonts w:ascii="Helvetica" w:hAnsi="Helvetica" w:cs="Helvetica"/>
                  <w:b/>
                </w:rPr>
                <w:t>Description</w:t>
              </w:r>
            </w:ins>
          </w:p>
        </w:tc>
      </w:tr>
      <w:tr w:rsidR="00DE1291" w:rsidRPr="007924D8" w14:paraId="1A3BFB71" w14:textId="77777777" w:rsidTr="00DE1291">
        <w:trPr>
          <w:ins w:id="419" w:author="Strzelczyk, Anthony (A.)" w:date="2021-01-25T12:15:00Z"/>
        </w:trPr>
        <w:tc>
          <w:tcPr>
            <w:tcW w:w="2268" w:type="dxa"/>
          </w:tcPr>
          <w:p w14:paraId="4BCCFD30" w14:textId="14C2D4D5" w:rsidR="00DE1291" w:rsidRPr="00120696" w:rsidRDefault="00DE1291" w:rsidP="00DE1291">
            <w:pPr>
              <w:pStyle w:val="BodyText"/>
              <w:spacing w:line="240" w:lineRule="atLeast"/>
              <w:rPr>
                <w:ins w:id="420" w:author="Strzelczyk, Anthony (A.)" w:date="2021-01-25T12:15:00Z"/>
                <w:rFonts w:cs="Arial"/>
                <w:lang w:val="en-US"/>
              </w:rPr>
            </w:pPr>
            <w:ins w:id="421" w:author="Strzelczyk, Anthony (A.)" w:date="2021-01-25T12:16:00Z">
              <w:r w:rsidRPr="00120696">
                <w:rPr>
                  <w:rFonts w:cs="Arial"/>
                </w:rPr>
                <w:t xml:space="preserve">13D061 - </w:t>
              </w:r>
            </w:ins>
            <w:ins w:id="422" w:author="Strzelczyk, Anthony (A.)" w:date="2021-01-25T12:15:00Z">
              <w:r w:rsidRPr="00120696">
                <w:rPr>
                  <w:rFonts w:cs="Arial"/>
                  <w:color w:val="000000"/>
                  <w:shd w:val="clear" w:color="auto" w:fill="FFFFFF"/>
                </w:rPr>
                <w:t>Master Lighting Control Switch</w:t>
              </w:r>
            </w:ins>
            <w:ins w:id="423" w:author="Strzelczyk, Anthony (A.)" w:date="2021-02-17T14:24:00Z">
              <w:r w:rsidR="00E7188D" w:rsidRPr="00120696">
                <w:rPr>
                  <w:rFonts w:cs="Arial"/>
                  <w:color w:val="000000"/>
                  <w:shd w:val="clear" w:color="auto" w:fill="FFFFFF"/>
                </w:rPr>
                <w:t xml:space="preserve"> (or MLS)</w:t>
              </w:r>
            </w:ins>
          </w:p>
        </w:tc>
        <w:tc>
          <w:tcPr>
            <w:tcW w:w="2479" w:type="dxa"/>
          </w:tcPr>
          <w:p w14:paraId="1219FF5E" w14:textId="77777777" w:rsidR="00DE1291" w:rsidRPr="00120696" w:rsidRDefault="00DE1291" w:rsidP="00DE1291">
            <w:pPr>
              <w:overflowPunct/>
              <w:autoSpaceDE/>
              <w:autoSpaceDN/>
              <w:adjustRightInd/>
              <w:spacing w:line="240" w:lineRule="atLeast"/>
              <w:textAlignment w:val="auto"/>
              <w:rPr>
                <w:ins w:id="424" w:author="Strzelczyk, Anthony (A.)" w:date="2021-01-25T12:15:00Z"/>
                <w:rFonts w:cs="Arial"/>
                <w:color w:val="000000"/>
                <w:shd w:val="clear" w:color="auto" w:fill="FFFFFF"/>
              </w:rPr>
            </w:pPr>
            <w:ins w:id="425" w:author="Strzelczyk, Anthony (A.)" w:date="2021-01-25T12:15:00Z">
              <w:r w:rsidRPr="00120696">
                <w:rPr>
                  <w:rFonts w:cs="Arial"/>
                  <w:noProof/>
                </w:rPr>
                <w:drawing>
                  <wp:inline distT="0" distB="0" distL="0" distR="0" wp14:anchorId="40032FDA" wp14:editId="554F9F74">
                    <wp:extent cx="1195705" cy="54229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5705" cy="542290"/>
                            </a:xfrm>
                            <a:prstGeom prst="rect">
                              <a:avLst/>
                            </a:prstGeom>
                          </pic:spPr>
                        </pic:pic>
                      </a:graphicData>
                    </a:graphic>
                  </wp:inline>
                </w:drawing>
              </w:r>
            </w:ins>
          </w:p>
        </w:tc>
        <w:tc>
          <w:tcPr>
            <w:tcW w:w="5670" w:type="dxa"/>
          </w:tcPr>
          <w:p w14:paraId="0A668654" w14:textId="127BB52D" w:rsidR="00DE1291" w:rsidRPr="00120696" w:rsidRDefault="00DE1291" w:rsidP="00120696">
            <w:pPr>
              <w:spacing w:line="240" w:lineRule="atLeast"/>
              <w:rPr>
                <w:ins w:id="426" w:author="Strzelczyk, Anthony (A.)" w:date="2021-01-25T12:15:00Z"/>
                <w:rFonts w:cs="Arial"/>
                <w:color w:val="000000"/>
                <w:shd w:val="clear" w:color="auto" w:fill="FFFFFF"/>
              </w:rPr>
            </w:pPr>
            <w:ins w:id="427" w:author="Strzelczyk, Anthony (A.)" w:date="2021-01-25T12:15:00Z">
              <w:r w:rsidRPr="00120696">
                <w:rPr>
                  <w:rFonts w:cs="Arial"/>
                  <w:color w:val="000000"/>
                  <w:shd w:val="clear" w:color="auto" w:fill="FFFFFF"/>
                </w:rPr>
                <w:t xml:space="preserve">This is the multi-position switch on the panel inside the vehicle. Usually located on the left side of the steering column. </w:t>
              </w:r>
            </w:ins>
            <w:r w:rsidR="00B22835" w:rsidRPr="00120696">
              <w:rPr>
                <w:rFonts w:cs="Arial"/>
                <w:color w:val="000000"/>
                <w:shd w:val="clear" w:color="auto" w:fill="FFFFFF"/>
              </w:rPr>
              <w:t>Typical configuration:  Separate push button Fog Switches (Front and/or Rear).  Rotary switch positions: OFF, POSITION</w:t>
            </w:r>
            <w:r w:rsidR="00887BC6" w:rsidRPr="00120696">
              <w:rPr>
                <w:rFonts w:cs="Arial"/>
                <w:color w:val="000000"/>
                <w:shd w:val="clear" w:color="auto" w:fill="FFFFFF"/>
              </w:rPr>
              <w:t>/ PARKLAMPS</w:t>
            </w:r>
            <w:r w:rsidR="00B22835" w:rsidRPr="00120696">
              <w:rPr>
                <w:rFonts w:cs="Arial"/>
                <w:color w:val="000000"/>
                <w:shd w:val="clear" w:color="auto" w:fill="FFFFFF"/>
              </w:rPr>
              <w:t>, HEADLAMP (LOW BEAM), and AUTOLAMP. Note: POSITION is the same as PARKLAMP</w:t>
            </w:r>
            <w:r w:rsidR="00887BC6" w:rsidRPr="00120696">
              <w:rPr>
                <w:rFonts w:cs="Arial"/>
                <w:color w:val="000000"/>
                <w:shd w:val="clear" w:color="auto" w:fill="FFFFFF"/>
              </w:rPr>
              <w:t>S</w:t>
            </w:r>
            <w:r w:rsidR="00B22835" w:rsidRPr="00120696">
              <w:rPr>
                <w:rFonts w:cs="Arial"/>
                <w:color w:val="000000"/>
                <w:shd w:val="clear" w:color="auto" w:fill="FFFFFF"/>
              </w:rPr>
              <w:t xml:space="preserve"> but the term POSITION is used in </w:t>
            </w:r>
            <w:r w:rsidR="0013137D" w:rsidRPr="00120696">
              <w:rPr>
                <w:rFonts w:cs="Arial"/>
                <w:color w:val="000000"/>
                <w:shd w:val="clear" w:color="auto" w:fill="FFFFFF"/>
              </w:rPr>
              <w:t>EU</w:t>
            </w:r>
            <w:r w:rsidR="005564B9" w:rsidRPr="00120696">
              <w:rPr>
                <w:rFonts w:cs="Arial"/>
                <w:color w:val="000000"/>
                <w:shd w:val="clear" w:color="auto" w:fill="FFFFFF"/>
              </w:rPr>
              <w:t xml:space="preserve"> markets</w:t>
            </w:r>
            <w:r w:rsidR="00B22835" w:rsidRPr="00120696">
              <w:rPr>
                <w:rFonts w:cs="Arial"/>
                <w:color w:val="000000"/>
                <w:shd w:val="clear" w:color="auto" w:fill="FFFFFF"/>
              </w:rPr>
              <w:t>.</w:t>
            </w:r>
          </w:p>
        </w:tc>
      </w:tr>
      <w:tr w:rsidR="00DE1291" w:rsidRPr="007C20FA" w14:paraId="2BB7AA0B" w14:textId="77777777" w:rsidTr="00DE1291">
        <w:trPr>
          <w:ins w:id="428" w:author="Strzelczyk, Anthony (A.)" w:date="2021-01-25T12:15:00Z"/>
        </w:trPr>
        <w:tc>
          <w:tcPr>
            <w:tcW w:w="2268" w:type="dxa"/>
          </w:tcPr>
          <w:p w14:paraId="0A29D700" w14:textId="3CE3F688" w:rsidR="00DE1291" w:rsidRPr="00120696" w:rsidRDefault="00DE1291" w:rsidP="00DE1291">
            <w:pPr>
              <w:spacing w:line="240" w:lineRule="atLeast"/>
              <w:rPr>
                <w:ins w:id="429" w:author="Strzelczyk, Anthony (A.)" w:date="2021-01-25T12:15:00Z"/>
                <w:rFonts w:cs="Arial"/>
                <w:snapToGrid w:val="0"/>
              </w:rPr>
            </w:pPr>
            <w:ins w:id="430" w:author="Strzelczyk, Anthony (A.)" w:date="2021-01-25T12:16:00Z">
              <w:r w:rsidRPr="00120696">
                <w:rPr>
                  <w:rFonts w:cs="Arial"/>
                </w:rPr>
                <w:t xml:space="preserve">14B522 - </w:t>
              </w:r>
            </w:ins>
            <w:ins w:id="431" w:author="Strzelczyk, Anthony (A.)" w:date="2021-01-25T12:15:00Z">
              <w:r w:rsidRPr="00120696">
                <w:rPr>
                  <w:rFonts w:cs="Arial"/>
                  <w:color w:val="000000"/>
                  <w:shd w:val="clear" w:color="auto" w:fill="FFFFFF"/>
                </w:rPr>
                <w:t>Hi/Lo Beam Headlamp Stalk Switch</w:t>
              </w:r>
            </w:ins>
          </w:p>
        </w:tc>
        <w:tc>
          <w:tcPr>
            <w:tcW w:w="2479" w:type="dxa"/>
          </w:tcPr>
          <w:p w14:paraId="0229D047" w14:textId="77777777" w:rsidR="00DE1291" w:rsidRPr="00120696" w:rsidRDefault="00DE1291" w:rsidP="00DE1291">
            <w:pPr>
              <w:spacing w:line="240" w:lineRule="atLeast"/>
              <w:rPr>
                <w:ins w:id="432" w:author="Strzelczyk, Anthony (A.)" w:date="2021-01-25T12:15:00Z"/>
                <w:rFonts w:cs="Arial"/>
                <w:color w:val="000000"/>
                <w:shd w:val="clear" w:color="auto" w:fill="FFFFFF"/>
              </w:rPr>
            </w:pPr>
            <w:ins w:id="433" w:author="Strzelczyk, Anthony (A.)" w:date="2021-01-25T12:15:00Z">
              <w:r w:rsidRPr="00120696">
                <w:rPr>
                  <w:rFonts w:cs="Arial"/>
                  <w:noProof/>
                  <w:color w:val="000000"/>
                  <w:shd w:val="clear" w:color="auto" w:fill="FFFFFF"/>
                </w:rPr>
                <w:drawing>
                  <wp:inline distT="0" distB="0" distL="0" distR="0" wp14:anchorId="6AA4F623" wp14:editId="5583841D">
                    <wp:extent cx="1195070" cy="95694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5070" cy="956945"/>
                            </a:xfrm>
                            <a:prstGeom prst="rect">
                              <a:avLst/>
                            </a:prstGeom>
                            <a:noFill/>
                          </pic:spPr>
                        </pic:pic>
                      </a:graphicData>
                    </a:graphic>
                  </wp:inline>
                </w:drawing>
              </w:r>
            </w:ins>
          </w:p>
        </w:tc>
        <w:tc>
          <w:tcPr>
            <w:tcW w:w="5670" w:type="dxa"/>
          </w:tcPr>
          <w:p w14:paraId="1927ECE4" w14:textId="4BFDB704" w:rsidR="00DE1291" w:rsidRPr="00120696" w:rsidRDefault="00DE1291" w:rsidP="00DE1291">
            <w:pPr>
              <w:spacing w:line="240" w:lineRule="atLeast"/>
              <w:rPr>
                <w:ins w:id="434" w:author="Strzelczyk, Anthony (A.)" w:date="2021-01-25T12:15:00Z"/>
                <w:rFonts w:cs="Arial"/>
                <w:snapToGrid w:val="0"/>
              </w:rPr>
            </w:pPr>
            <w:ins w:id="435" w:author="Strzelczyk, Anthony (A.)" w:date="2021-01-25T12:15:00Z">
              <w:r w:rsidRPr="00120696">
                <w:rPr>
                  <w:rFonts w:cs="Arial"/>
                  <w:color w:val="000000"/>
                  <w:shd w:val="clear" w:color="auto" w:fill="FFFFFF"/>
                </w:rPr>
                <w:t xml:space="preserve">This is the turn signal stalk which incorporates the Hi/Lo Headlamp switch.  Push forward to activate high beams, </w:t>
              </w:r>
              <w:del w:id="436" w:author="Anthony" w:date="2021-03-07T08:33:00Z">
                <w:r w:rsidRPr="00120696" w:rsidDel="00A645CA">
                  <w:rPr>
                    <w:rFonts w:cs="Arial"/>
                    <w:color w:val="000000"/>
                    <w:shd w:val="clear" w:color="auto" w:fill="FFFFFF"/>
                  </w:rPr>
                  <w:delText>Reset</w:delText>
                </w:r>
              </w:del>
            </w:ins>
            <w:r w:rsidR="00774184" w:rsidRPr="00120696">
              <w:rPr>
                <w:rFonts w:cs="Arial"/>
                <w:color w:val="000000"/>
                <w:shd w:val="clear" w:color="auto" w:fill="FFFFFF"/>
              </w:rPr>
              <w:t>push again to</w:t>
            </w:r>
            <w:ins w:id="437" w:author="Strzelczyk, Anthony (A.)" w:date="2021-01-25T12:15:00Z">
              <w:r w:rsidRPr="00120696">
                <w:rPr>
                  <w:rFonts w:cs="Arial"/>
                  <w:color w:val="000000"/>
                  <w:shd w:val="clear" w:color="auto" w:fill="FFFFFF"/>
                </w:rPr>
                <w:t xml:space="preserve"> turn the high beams off.</w:t>
              </w:r>
            </w:ins>
            <w:r w:rsidR="00774184" w:rsidRPr="00120696">
              <w:rPr>
                <w:rFonts w:cs="Arial"/>
                <w:color w:val="000000"/>
                <w:shd w:val="clear" w:color="auto" w:fill="FFFFFF"/>
              </w:rPr>
              <w:t xml:space="preserve">  Flash to Pass by pulling the stalk towards you.</w:t>
            </w:r>
          </w:p>
        </w:tc>
      </w:tr>
      <w:tr w:rsidR="001F34EE" w:rsidRPr="007C20FA" w14:paraId="2BF0EA97" w14:textId="77777777" w:rsidTr="00DE1291">
        <w:tc>
          <w:tcPr>
            <w:tcW w:w="2268" w:type="dxa"/>
          </w:tcPr>
          <w:p w14:paraId="001547EC" w14:textId="79B31A53" w:rsidR="001F34EE" w:rsidRPr="00120696" w:rsidRDefault="001F34EE" w:rsidP="00DE1291">
            <w:pPr>
              <w:spacing w:line="240" w:lineRule="atLeast"/>
              <w:rPr>
                <w:rFonts w:cs="Arial"/>
              </w:rPr>
            </w:pPr>
            <w:r w:rsidRPr="00120696">
              <w:rPr>
                <w:rFonts w:cs="Arial"/>
              </w:rPr>
              <w:t>Center Stack Touch Screen</w:t>
            </w:r>
          </w:p>
        </w:tc>
        <w:tc>
          <w:tcPr>
            <w:tcW w:w="2479" w:type="dxa"/>
          </w:tcPr>
          <w:p w14:paraId="4B74CEB9" w14:textId="107F6697" w:rsidR="001F34EE" w:rsidRPr="00120696" w:rsidRDefault="001F34EE" w:rsidP="00DE1291">
            <w:pPr>
              <w:spacing w:line="240" w:lineRule="atLeast"/>
              <w:rPr>
                <w:rFonts w:cs="Arial"/>
                <w:noProof/>
                <w:color w:val="000000"/>
                <w:shd w:val="clear" w:color="auto" w:fill="FFFFFF"/>
              </w:rPr>
            </w:pPr>
            <w:r w:rsidRPr="00120696">
              <w:rPr>
                <w:rFonts w:cs="Arial"/>
                <w:noProof/>
              </w:rPr>
              <w:drawing>
                <wp:inline distT="0" distB="0" distL="0" distR="0" wp14:anchorId="5580BD2E" wp14:editId="46E661EE">
                  <wp:extent cx="1437005" cy="820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7005" cy="820420"/>
                          </a:xfrm>
                          <a:prstGeom prst="rect">
                            <a:avLst/>
                          </a:prstGeom>
                        </pic:spPr>
                      </pic:pic>
                    </a:graphicData>
                  </a:graphic>
                </wp:inline>
              </w:drawing>
            </w:r>
          </w:p>
        </w:tc>
        <w:tc>
          <w:tcPr>
            <w:tcW w:w="5670" w:type="dxa"/>
          </w:tcPr>
          <w:p w14:paraId="5B2B6C91" w14:textId="5EEF3AD9" w:rsidR="001F34EE" w:rsidRPr="00120696" w:rsidRDefault="001F34EE" w:rsidP="001F34EE">
            <w:pPr>
              <w:spacing w:line="240" w:lineRule="atLeast"/>
              <w:rPr>
                <w:rFonts w:cs="Arial"/>
                <w:color w:val="000000"/>
                <w:shd w:val="clear" w:color="auto" w:fill="FFFFFF"/>
              </w:rPr>
            </w:pPr>
            <w:r w:rsidRPr="00120696">
              <w:rPr>
                <w:rFonts w:cs="Arial"/>
                <w:shd w:val="clear" w:color="auto" w:fill="FFFFFF"/>
              </w:rPr>
              <w:t xml:space="preserve">This is the Center stack touch screen that incorporates Front and Rear Fog lights activation / deactivation. </w:t>
            </w:r>
            <w:r w:rsidRPr="00120696">
              <w:rPr>
                <w:rFonts w:cs="Arial"/>
              </w:rPr>
              <w:t>Fog Light</w:t>
            </w:r>
            <w:r w:rsidR="002E7447" w:rsidRPr="00120696">
              <w:rPr>
                <w:rFonts w:cs="Arial"/>
              </w:rPr>
              <w:t>s</w:t>
            </w:r>
            <w:r w:rsidRPr="00120696">
              <w:rPr>
                <w:rFonts w:cs="Arial"/>
              </w:rPr>
              <w:t xml:space="preserve"> shall be activated via touch screen interface (soft button). Pressing the screen</w:t>
            </w:r>
            <w:ins w:id="438" w:author="Strzelczyk, Anthony (A.)" w:date="2021-03-05T08:16:00Z">
              <w:r w:rsidRPr="00120696">
                <w:rPr>
                  <w:rFonts w:cs="Arial"/>
                </w:rPr>
                <w:t xml:space="preserve"> </w:t>
              </w:r>
            </w:ins>
            <w:r w:rsidRPr="00120696">
              <w:rPr>
                <w:rFonts w:cs="Arial"/>
              </w:rPr>
              <w:t xml:space="preserve">button to activate </w:t>
            </w:r>
            <w:ins w:id="439" w:author="Strzelczyk, Anthony (A.)" w:date="2020-12-12T21:50:00Z">
              <w:r w:rsidRPr="00120696">
                <w:rPr>
                  <w:rFonts w:cs="Arial"/>
                  <w:rPrChange w:id="440" w:author="Strzelczyk, Anthony (A.)" w:date="2020-12-18T09:19:00Z">
                    <w:rPr>
                      <w:rFonts w:ascii="Times New Roman" w:hAnsi="Times New Roman"/>
                    </w:rPr>
                  </w:rPrChange>
                </w:rPr>
                <w:t>the Fog Lamps on. Pressing the</w:t>
              </w:r>
            </w:ins>
            <w:ins w:id="441" w:author="Strzelczyk, Anthony (A.)" w:date="2020-12-12T21:52:00Z">
              <w:r w:rsidRPr="00120696">
                <w:rPr>
                  <w:rFonts w:cs="Arial"/>
                  <w:rPrChange w:id="442" w:author="Strzelczyk, Anthony (A.)" w:date="2020-12-18T09:19:00Z">
                    <w:rPr>
                      <w:rFonts w:ascii="Times New Roman" w:hAnsi="Times New Roman"/>
                    </w:rPr>
                  </w:rPrChange>
                </w:rPr>
                <w:t xml:space="preserve"> </w:t>
              </w:r>
            </w:ins>
            <w:r w:rsidRPr="00120696">
              <w:rPr>
                <w:rFonts w:cs="Arial"/>
              </w:rPr>
              <w:t xml:space="preserve">screen button </w:t>
            </w:r>
            <w:ins w:id="443" w:author="Strzelczyk, Anthony (A.)" w:date="2020-12-12T21:50:00Z">
              <w:r w:rsidRPr="00120696">
                <w:rPr>
                  <w:rFonts w:cs="Arial"/>
                  <w:rPrChange w:id="444" w:author="Strzelczyk, Anthony (A.)" w:date="2020-12-18T09:19:00Z">
                    <w:rPr>
                      <w:rFonts w:ascii="Times New Roman" w:hAnsi="Times New Roman"/>
                    </w:rPr>
                  </w:rPrChange>
                </w:rPr>
                <w:t xml:space="preserve">again </w:t>
              </w:r>
            </w:ins>
            <w:r w:rsidRPr="00120696">
              <w:rPr>
                <w:rFonts w:cs="Arial"/>
              </w:rPr>
              <w:t xml:space="preserve">to </w:t>
            </w:r>
            <w:ins w:id="445" w:author="Strzelczyk, Anthony (A.)" w:date="2020-12-12T21:50:00Z">
              <w:r w:rsidRPr="00120696">
                <w:rPr>
                  <w:rFonts w:cs="Arial"/>
                  <w:rPrChange w:id="446" w:author="Strzelczyk, Anthony (A.)" w:date="2020-12-18T09:19:00Z">
                    <w:rPr>
                      <w:rFonts w:ascii="Times New Roman" w:hAnsi="Times New Roman"/>
                    </w:rPr>
                  </w:rPrChange>
                </w:rPr>
                <w:t>turn them off.</w:t>
              </w:r>
            </w:ins>
          </w:p>
        </w:tc>
      </w:tr>
    </w:tbl>
    <w:p w14:paraId="5C82B9FC" w14:textId="70FF1831" w:rsidR="00DE1291" w:rsidRDefault="00DE1291" w:rsidP="00DE1291">
      <w:pPr>
        <w:pStyle w:val="Caption"/>
        <w:rPr>
          <w:ins w:id="447" w:author="Strzelczyk, Anthony (A.)" w:date="2021-01-25T12:16:00Z"/>
        </w:rPr>
      </w:pPr>
      <w:bookmarkStart w:id="448" w:name="_Toc89440093"/>
      <w:ins w:id="449" w:author="Strzelczyk, Anthony (A.)" w:date="2021-01-25T12:16:00Z">
        <w:r>
          <w:t xml:space="preserve">Table </w:t>
        </w:r>
        <w:r>
          <w:rPr>
            <w:noProof/>
          </w:rPr>
          <w:fldChar w:fldCharType="begin"/>
        </w:r>
        <w:r>
          <w:rPr>
            <w:noProof/>
          </w:rPr>
          <w:instrText xml:space="preserve"> SEQ Table \* ARABIC </w:instrText>
        </w:r>
        <w:r>
          <w:rPr>
            <w:noProof/>
          </w:rPr>
          <w:fldChar w:fldCharType="separate"/>
        </w:r>
      </w:ins>
      <w:r w:rsidR="005277C2">
        <w:rPr>
          <w:noProof/>
        </w:rPr>
        <w:t>5</w:t>
      </w:r>
      <w:ins w:id="450" w:author="Strzelczyk, Anthony (A.)" w:date="2021-01-25T12:16:00Z">
        <w:r>
          <w:rPr>
            <w:noProof/>
          </w:rPr>
          <w:fldChar w:fldCharType="end"/>
        </w:r>
        <w:r>
          <w:t>: HMI Fog and Headlamp Switches</w:t>
        </w:r>
        <w:bookmarkEnd w:id="448"/>
      </w:ins>
    </w:p>
    <w:p w14:paraId="7EB58374" w14:textId="77777777" w:rsidR="00DE1291" w:rsidRPr="00D93E13" w:rsidRDefault="00DE1291">
      <w:pPr>
        <w:pPrChange w:id="451" w:author="Strzelczyk, Anthony (A.)" w:date="2021-01-25T12:15:00Z">
          <w:pPr>
            <w:pStyle w:val="Caption"/>
          </w:pPr>
        </w:pPrChange>
      </w:pPr>
    </w:p>
    <w:p w14:paraId="714E9333" w14:textId="77777777" w:rsidR="00F2058E" w:rsidRPr="007C20FA" w:rsidRDefault="00F2058E">
      <w:pPr>
        <w:pStyle w:val="Heading3"/>
        <w:spacing w:line="240" w:lineRule="atLeast"/>
        <w:pPrChange w:id="452" w:author="Strzelczyk, Anthony (A.)" w:date="2020-12-11T12:24:00Z">
          <w:pPr>
            <w:pStyle w:val="Heading3"/>
          </w:pPr>
        </w:pPrChange>
      </w:pPr>
      <w:bookmarkStart w:id="453" w:name="_Toc216841810"/>
      <w:bookmarkStart w:id="454" w:name="_Toc397081423"/>
      <w:bookmarkStart w:id="455" w:name="_Toc89439544"/>
      <w:r w:rsidRPr="007C20FA">
        <w:t>Abbreviations</w:t>
      </w:r>
      <w:bookmarkEnd w:id="408"/>
      <w:bookmarkEnd w:id="453"/>
      <w:bookmarkEnd w:id="454"/>
      <w:bookmarkEnd w:id="455"/>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F2058E" w:rsidRPr="007C20FA" w14:paraId="0BCCAD93" w14:textId="77777777" w:rsidTr="00866024">
        <w:trPr>
          <w:tblHeader/>
        </w:trPr>
        <w:tc>
          <w:tcPr>
            <w:tcW w:w="1276" w:type="dxa"/>
            <w:shd w:val="pct20" w:color="auto" w:fill="FFFFFF"/>
          </w:tcPr>
          <w:p w14:paraId="6E71F27A" w14:textId="77777777" w:rsidR="00F2058E" w:rsidRPr="00B40B0A" w:rsidRDefault="00F2058E">
            <w:pPr>
              <w:spacing w:line="240" w:lineRule="atLeast"/>
              <w:rPr>
                <w:rFonts w:ascii="Helvetica" w:hAnsi="Helvetica" w:cs="Helvetica"/>
                <w:b/>
              </w:rPr>
              <w:pPrChange w:id="456" w:author="Strzelczyk, Anthony (A.)" w:date="2020-12-11T12:24:00Z">
                <w:pPr/>
              </w:pPrChange>
            </w:pPr>
            <w:r w:rsidRPr="00B40B0A">
              <w:rPr>
                <w:rFonts w:ascii="Helvetica" w:hAnsi="Helvetica" w:cs="Helvetica"/>
                <w:b/>
              </w:rPr>
              <w:t>Abbr.</w:t>
            </w:r>
          </w:p>
        </w:tc>
        <w:tc>
          <w:tcPr>
            <w:tcW w:w="3402" w:type="dxa"/>
            <w:shd w:val="pct20" w:color="auto" w:fill="FFFFFF"/>
          </w:tcPr>
          <w:p w14:paraId="24702257" w14:textId="77777777" w:rsidR="00F2058E" w:rsidRPr="00B40B0A" w:rsidRDefault="00F2058E">
            <w:pPr>
              <w:spacing w:line="240" w:lineRule="atLeast"/>
              <w:rPr>
                <w:rFonts w:ascii="Helvetica" w:hAnsi="Helvetica" w:cs="Helvetica"/>
                <w:b/>
              </w:rPr>
              <w:pPrChange w:id="457" w:author="Strzelczyk, Anthony (A.)" w:date="2020-12-11T12:24:00Z">
                <w:pPr/>
              </w:pPrChange>
            </w:pPr>
            <w:r w:rsidRPr="00B40B0A">
              <w:rPr>
                <w:rFonts w:ascii="Helvetica" w:hAnsi="Helvetica" w:cs="Helvetica"/>
                <w:b/>
              </w:rPr>
              <w:t>Stands for</w:t>
            </w:r>
          </w:p>
        </w:tc>
        <w:tc>
          <w:tcPr>
            <w:tcW w:w="5528" w:type="dxa"/>
            <w:shd w:val="pct20" w:color="auto" w:fill="FFFFFF"/>
          </w:tcPr>
          <w:p w14:paraId="7CE22C5C" w14:textId="77777777" w:rsidR="00F2058E" w:rsidRPr="00B40B0A" w:rsidRDefault="00F2058E">
            <w:pPr>
              <w:spacing w:line="240" w:lineRule="atLeast"/>
              <w:rPr>
                <w:rFonts w:ascii="Helvetica" w:hAnsi="Helvetica" w:cs="Helvetica"/>
                <w:b/>
              </w:rPr>
              <w:pPrChange w:id="458" w:author="Strzelczyk, Anthony (A.)" w:date="2020-12-11T12:24:00Z">
                <w:pPr/>
              </w:pPrChange>
            </w:pPr>
            <w:r w:rsidRPr="00B40B0A">
              <w:rPr>
                <w:rFonts w:ascii="Helvetica" w:hAnsi="Helvetica" w:cs="Helvetica"/>
                <w:b/>
              </w:rPr>
              <w:t>Description</w:t>
            </w:r>
          </w:p>
        </w:tc>
      </w:tr>
      <w:tr w:rsidR="001B66CB" w:rsidRPr="007C20FA" w14:paraId="60EF9947" w14:textId="77777777" w:rsidTr="00866024">
        <w:tc>
          <w:tcPr>
            <w:tcW w:w="1276" w:type="dxa"/>
          </w:tcPr>
          <w:p w14:paraId="462BA676" w14:textId="77777777" w:rsidR="001B66CB" w:rsidRPr="007C20FA" w:rsidRDefault="001B66CB">
            <w:pPr>
              <w:spacing w:line="240" w:lineRule="atLeast"/>
              <w:ind w:right="142"/>
              <w:rPr>
                <w:rFonts w:cs="Arial"/>
                <w:snapToGrid w:val="0"/>
              </w:rPr>
              <w:pPrChange w:id="459" w:author="Strzelczyk, Anthony (A.)" w:date="2020-12-11T12:24:00Z">
                <w:pPr>
                  <w:ind w:right="142"/>
                </w:pPr>
              </w:pPrChange>
            </w:pPr>
            <w:r>
              <w:rPr>
                <w:rFonts w:cs="Arial"/>
                <w:snapToGrid w:val="0"/>
              </w:rPr>
              <w:t>FFL</w:t>
            </w:r>
          </w:p>
        </w:tc>
        <w:tc>
          <w:tcPr>
            <w:tcW w:w="3402" w:type="dxa"/>
          </w:tcPr>
          <w:p w14:paraId="139DD057" w14:textId="77777777" w:rsidR="001B66CB" w:rsidRPr="007C20FA" w:rsidRDefault="001B66CB">
            <w:pPr>
              <w:spacing w:line="240" w:lineRule="atLeast"/>
              <w:ind w:right="142"/>
              <w:rPr>
                <w:rFonts w:cs="Arial"/>
                <w:snapToGrid w:val="0"/>
              </w:rPr>
              <w:pPrChange w:id="460" w:author="Strzelczyk, Anthony (A.)" w:date="2020-12-11T12:24:00Z">
                <w:pPr>
                  <w:ind w:right="142"/>
                </w:pPr>
              </w:pPrChange>
            </w:pPr>
            <w:r>
              <w:rPr>
                <w:rFonts w:cs="Arial"/>
                <w:snapToGrid w:val="0"/>
              </w:rPr>
              <w:t>Front Fog Light</w:t>
            </w:r>
          </w:p>
        </w:tc>
        <w:tc>
          <w:tcPr>
            <w:tcW w:w="5528" w:type="dxa"/>
          </w:tcPr>
          <w:p w14:paraId="284E5A6C" w14:textId="77777777" w:rsidR="001B66CB" w:rsidRPr="007C20FA" w:rsidRDefault="001B66CB">
            <w:pPr>
              <w:spacing w:line="240" w:lineRule="atLeast"/>
              <w:ind w:right="142"/>
              <w:rPr>
                <w:rFonts w:cs="Arial"/>
                <w:snapToGrid w:val="0"/>
              </w:rPr>
              <w:pPrChange w:id="461" w:author="Strzelczyk, Anthony (A.)" w:date="2020-12-11T12:24:00Z">
                <w:pPr>
                  <w:ind w:right="142"/>
                </w:pPr>
              </w:pPrChange>
            </w:pPr>
          </w:p>
        </w:tc>
      </w:tr>
      <w:tr w:rsidR="001B66CB" w:rsidRPr="007C20FA" w14:paraId="3ED542CB" w14:textId="77777777" w:rsidTr="00866024">
        <w:tc>
          <w:tcPr>
            <w:tcW w:w="1276" w:type="dxa"/>
          </w:tcPr>
          <w:p w14:paraId="62D833E6" w14:textId="77777777" w:rsidR="001B66CB" w:rsidRPr="007C20FA" w:rsidRDefault="001B66CB">
            <w:pPr>
              <w:spacing w:line="240" w:lineRule="atLeast"/>
              <w:ind w:right="142"/>
              <w:rPr>
                <w:rFonts w:cs="Arial"/>
                <w:snapToGrid w:val="0"/>
              </w:rPr>
              <w:pPrChange w:id="462" w:author="Strzelczyk, Anthony (A.)" w:date="2020-12-11T12:24:00Z">
                <w:pPr>
                  <w:ind w:right="142"/>
                </w:pPr>
              </w:pPrChange>
            </w:pPr>
            <w:r>
              <w:rPr>
                <w:rFonts w:cs="Arial"/>
                <w:snapToGrid w:val="0"/>
              </w:rPr>
              <w:t>RFL</w:t>
            </w:r>
          </w:p>
        </w:tc>
        <w:tc>
          <w:tcPr>
            <w:tcW w:w="3402" w:type="dxa"/>
          </w:tcPr>
          <w:p w14:paraId="1B4BE91B" w14:textId="77777777" w:rsidR="001B66CB" w:rsidRPr="007C20FA" w:rsidRDefault="001B66CB">
            <w:pPr>
              <w:spacing w:line="240" w:lineRule="atLeast"/>
              <w:ind w:right="142"/>
              <w:rPr>
                <w:rFonts w:cs="Arial"/>
                <w:snapToGrid w:val="0"/>
              </w:rPr>
              <w:pPrChange w:id="463" w:author="Strzelczyk, Anthony (A.)" w:date="2020-12-11T12:24:00Z">
                <w:pPr>
                  <w:ind w:right="142"/>
                </w:pPr>
              </w:pPrChange>
            </w:pPr>
            <w:r>
              <w:rPr>
                <w:rFonts w:cs="Arial"/>
                <w:snapToGrid w:val="0"/>
              </w:rPr>
              <w:t>Rear Fog Light</w:t>
            </w:r>
          </w:p>
        </w:tc>
        <w:tc>
          <w:tcPr>
            <w:tcW w:w="5528" w:type="dxa"/>
          </w:tcPr>
          <w:p w14:paraId="4A3A6F86" w14:textId="77777777" w:rsidR="001B66CB" w:rsidRPr="007C20FA" w:rsidRDefault="001B66CB">
            <w:pPr>
              <w:spacing w:line="240" w:lineRule="atLeast"/>
              <w:ind w:right="142"/>
              <w:rPr>
                <w:rFonts w:cs="Arial"/>
                <w:snapToGrid w:val="0"/>
              </w:rPr>
              <w:pPrChange w:id="464" w:author="Strzelczyk, Anthony (A.)" w:date="2020-12-11T12:24:00Z">
                <w:pPr>
                  <w:ind w:right="142"/>
                </w:pPr>
              </w:pPrChange>
            </w:pPr>
          </w:p>
        </w:tc>
      </w:tr>
      <w:tr w:rsidR="001B66CB" w:rsidRPr="007C20FA" w14:paraId="15999C8E" w14:textId="77777777" w:rsidTr="00866024">
        <w:tc>
          <w:tcPr>
            <w:tcW w:w="1276" w:type="dxa"/>
          </w:tcPr>
          <w:p w14:paraId="16703ACB" w14:textId="32BABCB0" w:rsidR="001B66CB" w:rsidRPr="007C20FA" w:rsidRDefault="009F7563">
            <w:pPr>
              <w:spacing w:line="240" w:lineRule="atLeast"/>
              <w:ind w:right="142"/>
              <w:rPr>
                <w:rFonts w:cs="Arial"/>
                <w:snapToGrid w:val="0"/>
              </w:rPr>
              <w:pPrChange w:id="465" w:author="Strzelczyk, Anthony (A.)" w:date="2020-12-11T12:24:00Z">
                <w:pPr>
                  <w:ind w:right="142"/>
                </w:pPr>
              </w:pPrChange>
            </w:pPr>
            <w:ins w:id="466" w:author="Strzelczyk, Anthony (A.)" w:date="2020-12-13T12:23:00Z">
              <w:r>
                <w:rPr>
                  <w:rFonts w:cs="Arial"/>
                  <w:snapToGrid w:val="0"/>
                </w:rPr>
                <w:t>MLS</w:t>
              </w:r>
            </w:ins>
          </w:p>
        </w:tc>
        <w:tc>
          <w:tcPr>
            <w:tcW w:w="3402" w:type="dxa"/>
          </w:tcPr>
          <w:p w14:paraId="6A8C3770" w14:textId="5A3F46E3" w:rsidR="001B66CB" w:rsidRPr="007C20FA" w:rsidRDefault="009F7563">
            <w:pPr>
              <w:spacing w:line="240" w:lineRule="atLeast"/>
              <w:ind w:right="142"/>
              <w:rPr>
                <w:rFonts w:cs="Arial"/>
              </w:rPr>
              <w:pPrChange w:id="467" w:author="Strzelczyk, Anthony (A.)" w:date="2020-12-11T12:24:00Z">
                <w:pPr>
                  <w:ind w:right="142"/>
                </w:pPr>
              </w:pPrChange>
            </w:pPr>
            <w:ins w:id="468" w:author="Strzelczyk, Anthony (A.)" w:date="2020-12-13T12:23:00Z">
              <w:r>
                <w:rPr>
                  <w:rFonts w:cs="Arial"/>
                </w:rPr>
                <w:t>Master</w:t>
              </w:r>
            </w:ins>
            <w:ins w:id="469" w:author="Strzelczyk, Anthony (A.)" w:date="2020-12-13T12:24:00Z">
              <w:r>
                <w:rPr>
                  <w:rFonts w:cs="Arial"/>
                </w:rPr>
                <w:t>/Main</w:t>
              </w:r>
            </w:ins>
            <w:ins w:id="470" w:author="Strzelczyk, Anthony (A.)" w:date="2020-12-13T12:23:00Z">
              <w:r>
                <w:rPr>
                  <w:rFonts w:cs="Arial"/>
                </w:rPr>
                <w:t xml:space="preserve"> Light Switch</w:t>
              </w:r>
            </w:ins>
          </w:p>
        </w:tc>
        <w:tc>
          <w:tcPr>
            <w:tcW w:w="5528" w:type="dxa"/>
          </w:tcPr>
          <w:p w14:paraId="2037BEA6" w14:textId="71145457" w:rsidR="001B66CB" w:rsidRPr="007C20FA" w:rsidRDefault="009F7563">
            <w:pPr>
              <w:spacing w:line="240" w:lineRule="atLeast"/>
              <w:ind w:right="142"/>
              <w:rPr>
                <w:rFonts w:cs="Arial"/>
              </w:rPr>
              <w:pPrChange w:id="471" w:author="Strzelczyk, Anthony (A.)" w:date="2020-12-11T12:24:00Z">
                <w:pPr>
                  <w:ind w:right="142"/>
                </w:pPr>
              </w:pPrChange>
            </w:pPr>
            <w:ins w:id="472" w:author="Strzelczyk, Anthony (A.)" w:date="2020-12-13T12:23:00Z">
              <w:r>
                <w:rPr>
                  <w:rFonts w:cs="Arial"/>
                </w:rPr>
                <w:t>Head Lamp Switch</w:t>
              </w:r>
            </w:ins>
          </w:p>
        </w:tc>
      </w:tr>
      <w:tr w:rsidR="00DE1291" w:rsidRPr="007C20FA" w14:paraId="397391D6" w14:textId="77777777" w:rsidTr="00866024">
        <w:trPr>
          <w:ins w:id="473" w:author="Strzelczyk, Anthony (A.)" w:date="2021-01-25T12:18:00Z"/>
        </w:trPr>
        <w:tc>
          <w:tcPr>
            <w:tcW w:w="1276" w:type="dxa"/>
          </w:tcPr>
          <w:p w14:paraId="6CFEDE79" w14:textId="6C1CEA4F" w:rsidR="00DE1291" w:rsidRDefault="00DE1291">
            <w:pPr>
              <w:spacing w:line="240" w:lineRule="atLeast"/>
              <w:ind w:right="142"/>
              <w:rPr>
                <w:ins w:id="474" w:author="Strzelczyk, Anthony (A.)" w:date="2021-01-25T12:18:00Z"/>
                <w:rFonts w:cs="Arial"/>
                <w:snapToGrid w:val="0"/>
              </w:rPr>
            </w:pPr>
            <w:ins w:id="475" w:author="Strzelczyk, Anthony (A.)" w:date="2021-01-25T12:18:00Z">
              <w:r>
                <w:rPr>
                  <w:rFonts w:cs="Arial"/>
                  <w:snapToGrid w:val="0"/>
                </w:rPr>
                <w:t>HMI</w:t>
              </w:r>
            </w:ins>
          </w:p>
        </w:tc>
        <w:tc>
          <w:tcPr>
            <w:tcW w:w="3402" w:type="dxa"/>
          </w:tcPr>
          <w:p w14:paraId="08A9BA87" w14:textId="128F8802" w:rsidR="00DE1291" w:rsidRDefault="00DE1291">
            <w:pPr>
              <w:spacing w:line="240" w:lineRule="atLeast"/>
              <w:ind w:right="142"/>
              <w:rPr>
                <w:ins w:id="476" w:author="Strzelczyk, Anthony (A.)" w:date="2021-01-25T12:18:00Z"/>
                <w:rFonts w:cs="Arial"/>
              </w:rPr>
            </w:pPr>
            <w:ins w:id="477" w:author="Strzelczyk, Anthony (A.)" w:date="2021-01-25T12:18:00Z">
              <w:r>
                <w:rPr>
                  <w:rFonts w:cs="Arial"/>
                </w:rPr>
                <w:t>Human Machine Interface</w:t>
              </w:r>
            </w:ins>
          </w:p>
        </w:tc>
        <w:tc>
          <w:tcPr>
            <w:tcW w:w="5528" w:type="dxa"/>
          </w:tcPr>
          <w:p w14:paraId="7265762D" w14:textId="152BAD42" w:rsidR="00DE1291" w:rsidRDefault="00BD4F9B">
            <w:pPr>
              <w:spacing w:line="240" w:lineRule="atLeast"/>
              <w:ind w:right="142"/>
              <w:rPr>
                <w:ins w:id="478" w:author="Strzelczyk, Anthony (A.)" w:date="2021-01-25T12:18:00Z"/>
                <w:rFonts w:cs="Arial"/>
              </w:rPr>
            </w:pPr>
            <w:ins w:id="479" w:author="Anthony" w:date="2021-03-04T15:44:00Z">
              <w:r>
                <w:rPr>
                  <w:rFonts w:cs="Arial"/>
                </w:rPr>
                <w:t>Switches or touch screens</w:t>
              </w:r>
            </w:ins>
            <w:ins w:id="480" w:author="Anthony" w:date="2021-03-04T15:45:00Z">
              <w:r>
                <w:rPr>
                  <w:rFonts w:cs="Arial"/>
                </w:rPr>
                <w:t>, etc.</w:t>
              </w:r>
            </w:ins>
          </w:p>
        </w:tc>
      </w:tr>
      <w:tr w:rsidR="009F7563" w:rsidRPr="007C20FA" w14:paraId="237D1EFE" w14:textId="77777777" w:rsidTr="00866024">
        <w:trPr>
          <w:ins w:id="481" w:author="Strzelczyk, Anthony (A.)" w:date="2020-12-13T12:24:00Z"/>
        </w:trPr>
        <w:tc>
          <w:tcPr>
            <w:tcW w:w="1276" w:type="dxa"/>
          </w:tcPr>
          <w:p w14:paraId="7EFD795A" w14:textId="39A583D5" w:rsidR="009F7563" w:rsidRDefault="00973E71">
            <w:pPr>
              <w:spacing w:line="240" w:lineRule="atLeast"/>
              <w:ind w:right="142"/>
              <w:rPr>
                <w:ins w:id="482" w:author="Strzelczyk, Anthony (A.)" w:date="2020-12-13T12:24:00Z"/>
                <w:rFonts w:cs="Arial"/>
                <w:snapToGrid w:val="0"/>
              </w:rPr>
            </w:pPr>
            <w:ins w:id="483" w:author="Strzelczyk, Anthony (A.)" w:date="2020-12-21T09:20:00Z">
              <w:r>
                <w:rPr>
                  <w:rFonts w:cs="Arial"/>
                  <w:snapToGrid w:val="0"/>
                </w:rPr>
                <w:t>IP</w:t>
              </w:r>
            </w:ins>
            <w:r w:rsidR="00FE1D2F">
              <w:rPr>
                <w:rFonts w:cs="Arial"/>
                <w:snapToGrid w:val="0"/>
              </w:rPr>
              <w:t xml:space="preserve"> or IPC</w:t>
            </w:r>
          </w:p>
        </w:tc>
        <w:tc>
          <w:tcPr>
            <w:tcW w:w="3402" w:type="dxa"/>
          </w:tcPr>
          <w:p w14:paraId="5D257B0A" w14:textId="063F885B" w:rsidR="009F7563" w:rsidRDefault="00973E71">
            <w:pPr>
              <w:spacing w:line="240" w:lineRule="atLeast"/>
              <w:ind w:right="142"/>
              <w:rPr>
                <w:ins w:id="484" w:author="Strzelczyk, Anthony (A.)" w:date="2020-12-13T12:24:00Z"/>
                <w:rFonts w:cs="Arial"/>
              </w:rPr>
            </w:pPr>
            <w:ins w:id="485" w:author="Strzelczyk, Anthony (A.)" w:date="2020-12-21T09:20:00Z">
              <w:r>
                <w:rPr>
                  <w:rFonts w:cs="Arial"/>
                </w:rPr>
                <w:t>Instrument Panel</w:t>
              </w:r>
            </w:ins>
            <w:ins w:id="486" w:author="Strzelczyk, Anthony (A.)" w:date="2020-12-21T09:26:00Z">
              <w:r>
                <w:rPr>
                  <w:rFonts w:cs="Arial"/>
                </w:rPr>
                <w:t xml:space="preserve"> </w:t>
              </w:r>
            </w:ins>
            <w:ins w:id="487" w:author="Strzelczyk, Anthony (A.)" w:date="2020-12-21T09:27:00Z">
              <w:r>
                <w:rPr>
                  <w:rFonts w:cs="Arial"/>
                </w:rPr>
                <w:t>or Instrument Cluster</w:t>
              </w:r>
            </w:ins>
          </w:p>
        </w:tc>
        <w:tc>
          <w:tcPr>
            <w:tcW w:w="5528" w:type="dxa"/>
          </w:tcPr>
          <w:p w14:paraId="01EE0687" w14:textId="1491CE8B" w:rsidR="009F7563" w:rsidRDefault="00973E71">
            <w:pPr>
              <w:spacing w:line="240" w:lineRule="atLeast"/>
              <w:ind w:right="142"/>
              <w:rPr>
                <w:ins w:id="488" w:author="Strzelczyk, Anthony (A.)" w:date="2020-12-13T12:24:00Z"/>
                <w:rFonts w:cs="Arial"/>
              </w:rPr>
            </w:pPr>
            <w:ins w:id="489" w:author="Strzelczyk, Anthony (A.)" w:date="2020-12-21T09:27:00Z">
              <w:r>
                <w:rPr>
                  <w:rFonts w:cs="Arial"/>
                </w:rPr>
                <w:t xml:space="preserve">Vehicle </w:t>
              </w:r>
              <w:del w:id="490" w:author="Anthony" w:date="2021-03-04T15:44:00Z">
                <w:r>
                  <w:rPr>
                    <w:rFonts w:cs="Arial"/>
                  </w:rPr>
                  <w:delText>operators</w:delText>
                </w:r>
              </w:del>
            </w:ins>
            <w:ins w:id="491" w:author="Anthony" w:date="2021-03-04T15:44:00Z">
              <w:r w:rsidR="00BD4F9B">
                <w:rPr>
                  <w:rFonts w:cs="Arial"/>
                </w:rPr>
                <w:t>operators’</w:t>
              </w:r>
            </w:ins>
            <w:ins w:id="492" w:author="Strzelczyk, Anthony (A.)" w:date="2020-12-21T09:27:00Z">
              <w:r>
                <w:rPr>
                  <w:rFonts w:cs="Arial"/>
                </w:rPr>
                <w:t xml:space="preserve"> visual feedback of the vehicle’s operation</w:t>
              </w:r>
            </w:ins>
          </w:p>
        </w:tc>
      </w:tr>
      <w:tr w:rsidR="003848B1" w:rsidRPr="007C20FA" w14:paraId="1AC42706" w14:textId="77777777" w:rsidTr="00866024">
        <w:trPr>
          <w:ins w:id="493" w:author="Strzelczyk, Anthony (A.)" w:date="2020-12-21T09:40:00Z"/>
        </w:trPr>
        <w:tc>
          <w:tcPr>
            <w:tcW w:w="1276" w:type="dxa"/>
          </w:tcPr>
          <w:p w14:paraId="34C6E591" w14:textId="204A9E31" w:rsidR="003848B1" w:rsidRDefault="00A00434">
            <w:pPr>
              <w:spacing w:line="240" w:lineRule="atLeast"/>
              <w:ind w:right="142"/>
              <w:rPr>
                <w:ins w:id="494" w:author="Strzelczyk, Anthony (A.)" w:date="2020-12-21T09:40:00Z"/>
                <w:rFonts w:cs="Arial"/>
                <w:snapToGrid w:val="0"/>
              </w:rPr>
            </w:pPr>
            <w:r>
              <w:rPr>
                <w:rFonts w:cs="Arial"/>
                <w:snapToGrid w:val="0"/>
              </w:rPr>
              <w:t>BCM</w:t>
            </w:r>
          </w:p>
        </w:tc>
        <w:tc>
          <w:tcPr>
            <w:tcW w:w="3402" w:type="dxa"/>
          </w:tcPr>
          <w:p w14:paraId="4D61B568" w14:textId="6DEBDC81" w:rsidR="003848B1" w:rsidRDefault="00A00434">
            <w:pPr>
              <w:spacing w:line="240" w:lineRule="atLeast"/>
              <w:ind w:right="142"/>
              <w:rPr>
                <w:ins w:id="495" w:author="Strzelczyk, Anthony (A.)" w:date="2020-12-21T09:40:00Z"/>
                <w:rFonts w:cs="Arial"/>
              </w:rPr>
            </w:pPr>
            <w:r>
              <w:rPr>
                <w:rFonts w:cs="Arial"/>
              </w:rPr>
              <w:t>Body Control Module</w:t>
            </w:r>
          </w:p>
        </w:tc>
        <w:tc>
          <w:tcPr>
            <w:tcW w:w="5528" w:type="dxa"/>
          </w:tcPr>
          <w:p w14:paraId="3879266E" w14:textId="77777777" w:rsidR="003848B1" w:rsidRDefault="003848B1">
            <w:pPr>
              <w:spacing w:line="240" w:lineRule="atLeast"/>
              <w:ind w:right="142"/>
              <w:rPr>
                <w:ins w:id="496" w:author="Strzelczyk, Anthony (A.)" w:date="2020-12-21T09:40:00Z"/>
                <w:rFonts w:cs="Arial"/>
              </w:rPr>
            </w:pPr>
          </w:p>
        </w:tc>
      </w:tr>
      <w:tr w:rsidR="00C2568C" w:rsidRPr="007C20FA" w14:paraId="70564B02" w14:textId="77777777" w:rsidTr="00866024">
        <w:trPr>
          <w:ins w:id="497" w:author="Strzelczyk, Anthony (A.)" w:date="2021-01-23T08:50:00Z"/>
        </w:trPr>
        <w:tc>
          <w:tcPr>
            <w:tcW w:w="1276" w:type="dxa"/>
          </w:tcPr>
          <w:p w14:paraId="25A4F7DF" w14:textId="1E09E17E" w:rsidR="00C2568C" w:rsidRDefault="00C2568C">
            <w:pPr>
              <w:spacing w:line="240" w:lineRule="atLeast"/>
              <w:ind w:right="142"/>
              <w:rPr>
                <w:ins w:id="498" w:author="Strzelczyk, Anthony (A.)" w:date="2021-01-23T08:50:00Z"/>
                <w:rFonts w:cs="Arial"/>
                <w:snapToGrid w:val="0"/>
              </w:rPr>
            </w:pPr>
            <w:ins w:id="499" w:author="Strzelczyk, Anthony (A.)" w:date="2021-01-23T08:50:00Z">
              <w:r>
                <w:rPr>
                  <w:rFonts w:cs="Arial"/>
                  <w:snapToGrid w:val="0"/>
                </w:rPr>
                <w:t>SCCM</w:t>
              </w:r>
            </w:ins>
          </w:p>
        </w:tc>
        <w:tc>
          <w:tcPr>
            <w:tcW w:w="3402" w:type="dxa"/>
          </w:tcPr>
          <w:p w14:paraId="44C5E733" w14:textId="7292E9B8" w:rsidR="00C2568C" w:rsidRDefault="00C2568C">
            <w:pPr>
              <w:spacing w:line="240" w:lineRule="atLeast"/>
              <w:ind w:right="142"/>
              <w:rPr>
                <w:ins w:id="500" w:author="Strzelczyk, Anthony (A.)" w:date="2021-01-23T08:50:00Z"/>
                <w:rFonts w:cs="Arial"/>
              </w:rPr>
            </w:pPr>
            <w:ins w:id="501" w:author="Strzelczyk, Anthony (A.)" w:date="2021-01-23T08:50:00Z">
              <w:r w:rsidRPr="009F6FBD">
                <w:rPr>
                  <w:rFonts w:cs="Arial"/>
                </w:rPr>
                <w:t>Steering Column Control Module</w:t>
              </w:r>
              <w:r>
                <w:rPr>
                  <w:rFonts w:ascii="Times New Roman" w:hAnsi="Times New Roman"/>
                </w:rPr>
                <w:t xml:space="preserve"> </w:t>
              </w:r>
            </w:ins>
          </w:p>
        </w:tc>
        <w:tc>
          <w:tcPr>
            <w:tcW w:w="5528" w:type="dxa"/>
          </w:tcPr>
          <w:p w14:paraId="77436A6A" w14:textId="63B9F2DB" w:rsidR="00C2568C" w:rsidRDefault="00C2568C">
            <w:pPr>
              <w:spacing w:line="240" w:lineRule="atLeast"/>
              <w:ind w:right="142"/>
              <w:rPr>
                <w:ins w:id="502" w:author="Strzelczyk, Anthony (A.)" w:date="2021-01-23T08:50:00Z"/>
                <w:rFonts w:cs="Arial"/>
              </w:rPr>
            </w:pPr>
          </w:p>
        </w:tc>
      </w:tr>
      <w:tr w:rsidR="00C6284D" w:rsidRPr="007C20FA" w14:paraId="207C2EA2" w14:textId="77777777" w:rsidTr="00866024">
        <w:trPr>
          <w:ins w:id="503" w:author="Strzelczyk, Anthony (A.)" w:date="2021-01-26T14:16:00Z"/>
        </w:trPr>
        <w:tc>
          <w:tcPr>
            <w:tcW w:w="1276" w:type="dxa"/>
          </w:tcPr>
          <w:p w14:paraId="480F10B8" w14:textId="6F50D14C" w:rsidR="00C6284D" w:rsidRDefault="00C6284D" w:rsidP="00C6284D">
            <w:pPr>
              <w:spacing w:line="240" w:lineRule="atLeast"/>
              <w:ind w:right="142"/>
              <w:rPr>
                <w:ins w:id="504" w:author="Strzelczyk, Anthony (A.)" w:date="2021-01-26T14:16:00Z"/>
                <w:rFonts w:cs="Arial"/>
                <w:snapToGrid w:val="0"/>
              </w:rPr>
            </w:pPr>
            <w:ins w:id="505" w:author="Strzelczyk, Anthony (A.)" w:date="2021-01-26T14:17:00Z">
              <w:r>
                <w:rPr>
                  <w:rFonts w:cs="Arial"/>
                  <w:snapToGrid w:val="0"/>
                </w:rPr>
                <w:t>FSR</w:t>
              </w:r>
            </w:ins>
          </w:p>
        </w:tc>
        <w:tc>
          <w:tcPr>
            <w:tcW w:w="3402" w:type="dxa"/>
          </w:tcPr>
          <w:p w14:paraId="05012F6D" w14:textId="0A7A467A" w:rsidR="00C6284D" w:rsidRDefault="00C6284D" w:rsidP="00C6284D">
            <w:pPr>
              <w:spacing w:line="240" w:lineRule="atLeast"/>
              <w:ind w:right="142"/>
              <w:rPr>
                <w:ins w:id="506" w:author="Strzelczyk, Anthony (A.)" w:date="2021-01-26T14:16:00Z"/>
                <w:rFonts w:ascii="Times New Roman" w:hAnsi="Times New Roman"/>
              </w:rPr>
            </w:pPr>
            <w:ins w:id="507" w:author="Strzelczyk, Anthony (A.)" w:date="2021-01-26T14:17:00Z">
              <w:r>
                <w:rPr>
                  <w:rFonts w:cs="Arial"/>
                  <w:snapToGrid w:val="0"/>
                </w:rPr>
                <w:t xml:space="preserve">Function Safety Requirements </w:t>
              </w:r>
            </w:ins>
          </w:p>
        </w:tc>
        <w:tc>
          <w:tcPr>
            <w:tcW w:w="5528" w:type="dxa"/>
          </w:tcPr>
          <w:p w14:paraId="19850E24" w14:textId="0FEE5F29" w:rsidR="00C6284D" w:rsidRDefault="00C6284D" w:rsidP="00C6284D">
            <w:pPr>
              <w:spacing w:line="240" w:lineRule="atLeast"/>
              <w:ind w:right="142"/>
              <w:rPr>
                <w:ins w:id="508" w:author="Strzelczyk, Anthony (A.)" w:date="2021-01-26T14:16:00Z"/>
                <w:rFonts w:cs="Arial"/>
              </w:rPr>
            </w:pPr>
            <w:ins w:id="509" w:author="Strzelczyk, Anthony (A.)" w:date="2021-01-26T14:17:00Z">
              <w:r>
                <w:rPr>
                  <w:rFonts w:cs="Arial"/>
                  <w:snapToGrid w:val="0"/>
                </w:rPr>
                <w:t>ISO 26262 Related Requirements</w:t>
              </w:r>
            </w:ins>
          </w:p>
        </w:tc>
      </w:tr>
      <w:tr w:rsidR="00FF6CA6" w14:paraId="4E1BFDEE" w14:textId="77777777" w:rsidTr="00FF6CA6">
        <w:tc>
          <w:tcPr>
            <w:tcW w:w="1276" w:type="dxa"/>
            <w:tcBorders>
              <w:top w:val="single" w:sz="4" w:space="0" w:color="auto"/>
              <w:left w:val="single" w:sz="4" w:space="0" w:color="auto"/>
              <w:bottom w:val="single" w:sz="4" w:space="0" w:color="auto"/>
              <w:right w:val="single" w:sz="4" w:space="0" w:color="auto"/>
            </w:tcBorders>
          </w:tcPr>
          <w:p w14:paraId="7D7F682A" w14:textId="77777777" w:rsidR="00FF6CA6" w:rsidRDefault="00FF6CA6" w:rsidP="006B04F6">
            <w:pPr>
              <w:spacing w:line="240" w:lineRule="atLeast"/>
              <w:ind w:right="142"/>
              <w:rPr>
                <w:rFonts w:cs="Arial"/>
                <w:snapToGrid w:val="0"/>
              </w:rPr>
            </w:pPr>
            <w:r>
              <w:rPr>
                <w:rFonts w:cs="Arial"/>
                <w:snapToGrid w:val="0"/>
              </w:rPr>
              <w:t>FD</w:t>
            </w:r>
          </w:p>
        </w:tc>
        <w:tc>
          <w:tcPr>
            <w:tcW w:w="3402" w:type="dxa"/>
            <w:tcBorders>
              <w:top w:val="single" w:sz="4" w:space="0" w:color="auto"/>
              <w:left w:val="single" w:sz="4" w:space="0" w:color="auto"/>
              <w:bottom w:val="single" w:sz="4" w:space="0" w:color="auto"/>
              <w:right w:val="single" w:sz="4" w:space="0" w:color="auto"/>
            </w:tcBorders>
          </w:tcPr>
          <w:p w14:paraId="1BCC0A19" w14:textId="77777777" w:rsidR="00FF6CA6" w:rsidRDefault="00FF6CA6" w:rsidP="006B04F6">
            <w:pPr>
              <w:spacing w:line="240" w:lineRule="atLeast"/>
              <w:ind w:right="142"/>
              <w:rPr>
                <w:rFonts w:cs="Arial"/>
                <w:snapToGrid w:val="0"/>
              </w:rPr>
            </w:pPr>
            <w:r>
              <w:rPr>
                <w:rFonts w:cs="Arial"/>
                <w:snapToGrid w:val="0"/>
              </w:rPr>
              <w:t>Feature Document</w:t>
            </w:r>
          </w:p>
        </w:tc>
        <w:tc>
          <w:tcPr>
            <w:tcW w:w="5528" w:type="dxa"/>
            <w:tcBorders>
              <w:top w:val="single" w:sz="4" w:space="0" w:color="auto"/>
              <w:left w:val="single" w:sz="4" w:space="0" w:color="auto"/>
              <w:bottom w:val="single" w:sz="4" w:space="0" w:color="auto"/>
              <w:right w:val="single" w:sz="4" w:space="0" w:color="auto"/>
            </w:tcBorders>
          </w:tcPr>
          <w:p w14:paraId="7DAC17DA" w14:textId="77777777" w:rsidR="00FF6CA6" w:rsidRDefault="00FF6CA6" w:rsidP="006B04F6">
            <w:pPr>
              <w:spacing w:line="240" w:lineRule="atLeast"/>
              <w:ind w:right="142"/>
              <w:rPr>
                <w:rFonts w:cs="Arial"/>
                <w:snapToGrid w:val="0"/>
              </w:rPr>
            </w:pPr>
            <w:r>
              <w:rPr>
                <w:rFonts w:cs="Arial"/>
                <w:snapToGrid w:val="0"/>
              </w:rPr>
              <w:t>This document describes the feature basics</w:t>
            </w:r>
          </w:p>
        </w:tc>
      </w:tr>
      <w:tr w:rsidR="00FF6CA6" w14:paraId="552221C1" w14:textId="77777777" w:rsidTr="00FF6CA6">
        <w:tc>
          <w:tcPr>
            <w:tcW w:w="1276" w:type="dxa"/>
            <w:tcBorders>
              <w:top w:val="single" w:sz="4" w:space="0" w:color="auto"/>
              <w:left w:val="single" w:sz="4" w:space="0" w:color="auto"/>
              <w:bottom w:val="single" w:sz="4" w:space="0" w:color="auto"/>
              <w:right w:val="single" w:sz="4" w:space="0" w:color="auto"/>
            </w:tcBorders>
          </w:tcPr>
          <w:p w14:paraId="22E9777E" w14:textId="77777777" w:rsidR="00FF6CA6" w:rsidRDefault="00FF6CA6" w:rsidP="006B04F6">
            <w:pPr>
              <w:spacing w:line="240" w:lineRule="atLeast"/>
              <w:ind w:right="142"/>
              <w:rPr>
                <w:rFonts w:cs="Arial"/>
                <w:snapToGrid w:val="0"/>
              </w:rPr>
            </w:pPr>
            <w:r>
              <w:rPr>
                <w:rFonts w:cs="Arial"/>
                <w:snapToGrid w:val="0"/>
              </w:rPr>
              <w:t>FS</w:t>
            </w:r>
          </w:p>
        </w:tc>
        <w:tc>
          <w:tcPr>
            <w:tcW w:w="3402" w:type="dxa"/>
            <w:tcBorders>
              <w:top w:val="single" w:sz="4" w:space="0" w:color="auto"/>
              <w:left w:val="single" w:sz="4" w:space="0" w:color="auto"/>
              <w:bottom w:val="single" w:sz="4" w:space="0" w:color="auto"/>
              <w:right w:val="single" w:sz="4" w:space="0" w:color="auto"/>
            </w:tcBorders>
          </w:tcPr>
          <w:p w14:paraId="7199E30E" w14:textId="77777777" w:rsidR="00FF6CA6" w:rsidRPr="00FF6CA6" w:rsidRDefault="00FF6CA6" w:rsidP="006B04F6">
            <w:pPr>
              <w:spacing w:line="240" w:lineRule="atLeast"/>
              <w:ind w:right="142"/>
              <w:rPr>
                <w:rFonts w:cs="Arial"/>
                <w:snapToGrid w:val="0"/>
              </w:rPr>
            </w:pPr>
            <w:r>
              <w:rPr>
                <w:rFonts w:cs="Arial"/>
                <w:snapToGrid w:val="0"/>
              </w:rPr>
              <w:t>Functional Specification</w:t>
            </w:r>
          </w:p>
        </w:tc>
        <w:tc>
          <w:tcPr>
            <w:tcW w:w="5528" w:type="dxa"/>
            <w:tcBorders>
              <w:top w:val="single" w:sz="4" w:space="0" w:color="auto"/>
              <w:left w:val="single" w:sz="4" w:space="0" w:color="auto"/>
              <w:bottom w:val="single" w:sz="4" w:space="0" w:color="auto"/>
              <w:right w:val="single" w:sz="4" w:space="0" w:color="auto"/>
            </w:tcBorders>
          </w:tcPr>
          <w:p w14:paraId="37A87876" w14:textId="77777777" w:rsidR="00FF6CA6" w:rsidRPr="00FF6CA6" w:rsidRDefault="00FF6CA6" w:rsidP="006B04F6">
            <w:pPr>
              <w:spacing w:line="240" w:lineRule="atLeast"/>
              <w:ind w:right="142"/>
              <w:rPr>
                <w:rFonts w:cs="Arial"/>
                <w:snapToGrid w:val="0"/>
              </w:rPr>
            </w:pPr>
            <w:r w:rsidRPr="00185AC3">
              <w:rPr>
                <w:rFonts w:cs="Arial"/>
                <w:snapToGrid w:val="0"/>
              </w:rPr>
              <w:t xml:space="preserve">The document describing, collecting and developing the </w:t>
            </w:r>
            <w:r>
              <w:rPr>
                <w:rFonts w:cs="Arial"/>
                <w:snapToGrid w:val="0"/>
              </w:rPr>
              <w:t>requirements of a function or a group of functions</w:t>
            </w:r>
            <w:r w:rsidRPr="00185AC3">
              <w:rPr>
                <w:rFonts w:cs="Arial"/>
                <w:snapToGrid w:val="0"/>
              </w:rPr>
              <w:t>.</w:t>
            </w:r>
          </w:p>
        </w:tc>
      </w:tr>
      <w:tr w:rsidR="00FF6CA6" w14:paraId="22459CA3" w14:textId="77777777" w:rsidTr="00FF6CA6">
        <w:tc>
          <w:tcPr>
            <w:tcW w:w="1276" w:type="dxa"/>
            <w:tcBorders>
              <w:top w:val="single" w:sz="4" w:space="0" w:color="auto"/>
              <w:left w:val="single" w:sz="4" w:space="0" w:color="auto"/>
              <w:bottom w:val="single" w:sz="4" w:space="0" w:color="auto"/>
              <w:right w:val="single" w:sz="4" w:space="0" w:color="auto"/>
            </w:tcBorders>
          </w:tcPr>
          <w:p w14:paraId="1975CF9E" w14:textId="77777777" w:rsidR="00FF6CA6" w:rsidRDefault="00FF6CA6" w:rsidP="006B04F6">
            <w:pPr>
              <w:spacing w:line="240" w:lineRule="atLeast"/>
              <w:ind w:right="142"/>
              <w:rPr>
                <w:rFonts w:cs="Arial"/>
                <w:snapToGrid w:val="0"/>
              </w:rPr>
            </w:pPr>
            <w:r>
              <w:rPr>
                <w:rFonts w:cs="Arial"/>
                <w:snapToGrid w:val="0"/>
              </w:rPr>
              <w:t>FIS</w:t>
            </w:r>
          </w:p>
        </w:tc>
        <w:tc>
          <w:tcPr>
            <w:tcW w:w="3402" w:type="dxa"/>
            <w:tcBorders>
              <w:top w:val="single" w:sz="4" w:space="0" w:color="auto"/>
              <w:left w:val="single" w:sz="4" w:space="0" w:color="auto"/>
              <w:bottom w:val="single" w:sz="4" w:space="0" w:color="auto"/>
              <w:right w:val="single" w:sz="4" w:space="0" w:color="auto"/>
            </w:tcBorders>
          </w:tcPr>
          <w:p w14:paraId="57AAA675" w14:textId="77777777" w:rsidR="00FF6CA6" w:rsidRDefault="00FF6CA6" w:rsidP="006B04F6">
            <w:pPr>
              <w:spacing w:line="240" w:lineRule="atLeast"/>
              <w:ind w:right="142"/>
              <w:rPr>
                <w:rFonts w:cs="Arial"/>
                <w:snapToGrid w:val="0"/>
              </w:rPr>
            </w:pPr>
            <w:r>
              <w:rPr>
                <w:rFonts w:cs="Arial"/>
                <w:snapToGrid w:val="0"/>
              </w:rPr>
              <w:t>Feature Implementation Spec</w:t>
            </w:r>
          </w:p>
        </w:tc>
        <w:tc>
          <w:tcPr>
            <w:tcW w:w="5528" w:type="dxa"/>
            <w:tcBorders>
              <w:top w:val="single" w:sz="4" w:space="0" w:color="auto"/>
              <w:left w:val="single" w:sz="4" w:space="0" w:color="auto"/>
              <w:bottom w:val="single" w:sz="4" w:space="0" w:color="auto"/>
              <w:right w:val="single" w:sz="4" w:space="0" w:color="auto"/>
            </w:tcBorders>
          </w:tcPr>
          <w:p w14:paraId="48C0A9F9" w14:textId="77777777" w:rsidR="00FF6CA6" w:rsidRPr="00185AC3" w:rsidRDefault="00FF6CA6" w:rsidP="006B04F6">
            <w:pPr>
              <w:spacing w:line="240" w:lineRule="atLeast"/>
              <w:ind w:right="142"/>
              <w:rPr>
                <w:rFonts w:cs="Arial"/>
                <w:snapToGrid w:val="0"/>
              </w:rPr>
            </w:pPr>
            <w:r>
              <w:rPr>
                <w:rFonts w:cs="Arial"/>
                <w:snapToGrid w:val="0"/>
              </w:rPr>
              <w:t>Details how the feature is implemented in software</w:t>
            </w:r>
          </w:p>
        </w:tc>
      </w:tr>
      <w:tr w:rsidR="00FF6CA6" w14:paraId="631B9F6D" w14:textId="77777777" w:rsidTr="00FF6CA6">
        <w:tc>
          <w:tcPr>
            <w:tcW w:w="1276" w:type="dxa"/>
            <w:tcBorders>
              <w:top w:val="single" w:sz="4" w:space="0" w:color="auto"/>
              <w:left w:val="single" w:sz="4" w:space="0" w:color="auto"/>
              <w:bottom w:val="single" w:sz="4" w:space="0" w:color="auto"/>
              <w:right w:val="single" w:sz="4" w:space="0" w:color="auto"/>
            </w:tcBorders>
          </w:tcPr>
          <w:p w14:paraId="6396D142" w14:textId="77777777" w:rsidR="00FF6CA6" w:rsidRDefault="00FF6CA6" w:rsidP="006B04F6">
            <w:pPr>
              <w:spacing w:line="240" w:lineRule="atLeast"/>
              <w:ind w:right="142"/>
              <w:rPr>
                <w:rFonts w:cs="Arial"/>
                <w:snapToGrid w:val="0"/>
              </w:rPr>
            </w:pPr>
            <w:r>
              <w:rPr>
                <w:rFonts w:cs="Arial"/>
                <w:snapToGrid w:val="0"/>
              </w:rPr>
              <w:t>FSM</w:t>
            </w:r>
          </w:p>
        </w:tc>
        <w:tc>
          <w:tcPr>
            <w:tcW w:w="3402" w:type="dxa"/>
            <w:tcBorders>
              <w:top w:val="single" w:sz="4" w:space="0" w:color="auto"/>
              <w:left w:val="single" w:sz="4" w:space="0" w:color="auto"/>
              <w:bottom w:val="single" w:sz="4" w:space="0" w:color="auto"/>
              <w:right w:val="single" w:sz="4" w:space="0" w:color="auto"/>
            </w:tcBorders>
          </w:tcPr>
          <w:p w14:paraId="2BE6CC16" w14:textId="77777777" w:rsidR="00FF6CA6" w:rsidRDefault="00FF6CA6" w:rsidP="006B04F6">
            <w:pPr>
              <w:spacing w:line="240" w:lineRule="atLeast"/>
              <w:ind w:right="142"/>
              <w:rPr>
                <w:rFonts w:cs="Arial"/>
                <w:snapToGrid w:val="0"/>
              </w:rPr>
            </w:pPr>
            <w:r>
              <w:rPr>
                <w:rFonts w:cs="Arial"/>
                <w:snapToGrid w:val="0"/>
              </w:rPr>
              <w:t>Functional State Machine</w:t>
            </w:r>
          </w:p>
        </w:tc>
        <w:tc>
          <w:tcPr>
            <w:tcW w:w="5528" w:type="dxa"/>
            <w:tcBorders>
              <w:top w:val="single" w:sz="4" w:space="0" w:color="auto"/>
              <w:left w:val="single" w:sz="4" w:space="0" w:color="auto"/>
              <w:bottom w:val="single" w:sz="4" w:space="0" w:color="auto"/>
              <w:right w:val="single" w:sz="4" w:space="0" w:color="auto"/>
            </w:tcBorders>
          </w:tcPr>
          <w:p w14:paraId="50302C2D" w14:textId="77777777" w:rsidR="00FF6CA6" w:rsidRPr="00185AC3" w:rsidRDefault="00FF6CA6" w:rsidP="006B04F6">
            <w:pPr>
              <w:spacing w:line="240" w:lineRule="atLeast"/>
              <w:ind w:right="142"/>
              <w:rPr>
                <w:rFonts w:cs="Arial"/>
                <w:snapToGrid w:val="0"/>
              </w:rPr>
            </w:pPr>
            <w:r w:rsidRPr="00FF6CA6">
              <w:rPr>
                <w:rFonts w:cs="Arial"/>
                <w:snapToGrid w:val="0"/>
              </w:rPr>
              <w:t>Used to reference a state machine flow chart in the BCM</w:t>
            </w:r>
          </w:p>
        </w:tc>
      </w:tr>
    </w:tbl>
    <w:p w14:paraId="4117BA8B" w14:textId="1DFDCDA9" w:rsidR="00F2058E" w:rsidRDefault="00F2058E">
      <w:pPr>
        <w:pStyle w:val="Caption"/>
        <w:spacing w:line="240" w:lineRule="atLeast"/>
        <w:pPrChange w:id="510" w:author="Strzelczyk, Anthony (A.)" w:date="2020-12-11T12:24:00Z">
          <w:pPr>
            <w:pStyle w:val="Caption"/>
          </w:pPr>
        </w:pPrChange>
      </w:pPr>
      <w:bookmarkStart w:id="511" w:name="_Toc89440094"/>
      <w:r w:rsidRPr="002B1398">
        <w:t xml:space="preserve">Table </w:t>
      </w:r>
      <w:r>
        <w:rPr>
          <w:noProof/>
        </w:rPr>
        <w:fldChar w:fldCharType="begin"/>
      </w:r>
      <w:r>
        <w:rPr>
          <w:noProof/>
        </w:rPr>
        <w:instrText xml:space="preserve"> SEQ Table \* ARABIC </w:instrText>
      </w:r>
      <w:r>
        <w:rPr>
          <w:noProof/>
        </w:rPr>
        <w:fldChar w:fldCharType="separate"/>
      </w:r>
      <w:r w:rsidR="005277C2">
        <w:rPr>
          <w:noProof/>
        </w:rPr>
        <w:t>6</w:t>
      </w:r>
      <w:r>
        <w:rPr>
          <w:noProof/>
        </w:rPr>
        <w:fldChar w:fldCharType="end"/>
      </w:r>
      <w:r w:rsidRPr="002B1398">
        <w:t>: Abbreviations</w:t>
      </w:r>
      <w:bookmarkEnd w:id="511"/>
    </w:p>
    <w:p w14:paraId="465C40DC" w14:textId="77777777" w:rsidR="00F2058E" w:rsidRDefault="00F2058E">
      <w:pPr>
        <w:spacing w:line="240" w:lineRule="atLeast"/>
        <w:pPrChange w:id="512" w:author="Strzelczyk, Anthony (A.)" w:date="2020-12-11T12:24:00Z">
          <w:pPr/>
        </w:pPrChange>
      </w:pPr>
    </w:p>
    <w:p w14:paraId="5C311402" w14:textId="77777777" w:rsidR="00F2058E" w:rsidRPr="00372D88" w:rsidRDefault="00F2058E">
      <w:pPr>
        <w:pStyle w:val="Heading3"/>
        <w:spacing w:line="240" w:lineRule="atLeast"/>
        <w:rPr>
          <w:highlight w:val="yellow"/>
        </w:rPr>
        <w:pPrChange w:id="513" w:author="Strzelczyk, Anthony (A.)" w:date="2020-12-11T12:24:00Z">
          <w:pPr>
            <w:pStyle w:val="Heading3"/>
          </w:pPr>
        </w:pPrChange>
      </w:pPr>
      <w:bookmarkStart w:id="514" w:name="_Toc89439545"/>
      <w:r w:rsidRPr="00372D88">
        <w:rPr>
          <w:highlight w:val="yellow"/>
        </w:rPr>
        <w:lastRenderedPageBreak/>
        <w:t>Parameters / Values</w:t>
      </w:r>
      <w:bookmarkEnd w:id="51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515" w:author="Strzelczyk, Anthony (A.)" w:date="2020-12-13T12:20:00Z">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3289"/>
        <w:gridCol w:w="4536"/>
        <w:gridCol w:w="2381"/>
        <w:tblGridChange w:id="516">
          <w:tblGrid>
            <w:gridCol w:w="2268"/>
            <w:gridCol w:w="4707"/>
            <w:gridCol w:w="3231"/>
          </w:tblGrid>
        </w:tblGridChange>
      </w:tblGrid>
      <w:tr w:rsidR="00F2058E" w:rsidRPr="00895CD6" w14:paraId="4B42811E" w14:textId="77777777" w:rsidTr="006E0DFD">
        <w:trPr>
          <w:tblHeader/>
          <w:trPrChange w:id="517" w:author="Strzelczyk, Anthony (A.)" w:date="2020-12-13T12:20:00Z">
            <w:trPr>
              <w:tblHeader/>
            </w:trPr>
          </w:trPrChange>
        </w:trPr>
        <w:tc>
          <w:tcPr>
            <w:tcW w:w="3289" w:type="dxa"/>
            <w:shd w:val="pct20" w:color="auto" w:fill="FFFFFF"/>
            <w:tcPrChange w:id="518" w:author="Strzelczyk, Anthony (A.)" w:date="2020-12-13T12:20:00Z">
              <w:tcPr>
                <w:tcW w:w="2268" w:type="dxa"/>
                <w:shd w:val="pct20" w:color="auto" w:fill="FFFFFF"/>
              </w:tcPr>
            </w:tcPrChange>
          </w:tcPr>
          <w:p w14:paraId="61D973A1" w14:textId="77777777" w:rsidR="00F2058E" w:rsidRPr="000F7EE0" w:rsidRDefault="00F2058E">
            <w:pPr>
              <w:spacing w:line="240" w:lineRule="atLeast"/>
              <w:rPr>
                <w:rFonts w:ascii="Helvetica" w:hAnsi="Helvetica" w:cs="Helvetica"/>
                <w:b/>
              </w:rPr>
              <w:pPrChange w:id="519" w:author="Strzelczyk, Anthony (A.)" w:date="2020-12-11T12:24:00Z">
                <w:pPr/>
              </w:pPrChange>
            </w:pPr>
            <w:r w:rsidRPr="000F7EE0">
              <w:rPr>
                <w:rFonts w:ascii="Helvetica" w:hAnsi="Helvetica" w:cs="Helvetica"/>
                <w:b/>
              </w:rPr>
              <w:t>Name</w:t>
            </w:r>
          </w:p>
        </w:tc>
        <w:tc>
          <w:tcPr>
            <w:tcW w:w="4536" w:type="dxa"/>
            <w:shd w:val="pct20" w:color="auto" w:fill="FFFFFF"/>
            <w:tcPrChange w:id="520" w:author="Strzelczyk, Anthony (A.)" w:date="2020-12-13T12:20:00Z">
              <w:tcPr>
                <w:tcW w:w="4707" w:type="dxa"/>
                <w:shd w:val="pct20" w:color="auto" w:fill="FFFFFF"/>
              </w:tcPr>
            </w:tcPrChange>
          </w:tcPr>
          <w:p w14:paraId="6E35DEB2" w14:textId="77777777" w:rsidR="00F2058E" w:rsidRPr="000F7EE0" w:rsidRDefault="00F2058E">
            <w:pPr>
              <w:spacing w:line="240" w:lineRule="atLeast"/>
              <w:rPr>
                <w:rFonts w:ascii="Helvetica" w:hAnsi="Helvetica" w:cs="Helvetica"/>
                <w:b/>
              </w:rPr>
              <w:pPrChange w:id="521" w:author="Strzelczyk, Anthony (A.)" w:date="2020-12-11T12:24:00Z">
                <w:pPr/>
              </w:pPrChange>
            </w:pPr>
            <w:r w:rsidRPr="000F7EE0">
              <w:rPr>
                <w:rFonts w:ascii="Helvetica" w:hAnsi="Helvetica" w:cs="Helvetica"/>
                <w:b/>
              </w:rPr>
              <w:t>Description</w:t>
            </w:r>
          </w:p>
        </w:tc>
        <w:tc>
          <w:tcPr>
            <w:tcW w:w="2381" w:type="dxa"/>
            <w:shd w:val="pct20" w:color="auto" w:fill="FFFFFF"/>
            <w:tcPrChange w:id="522" w:author="Strzelczyk, Anthony (A.)" w:date="2020-12-13T12:20:00Z">
              <w:tcPr>
                <w:tcW w:w="3231" w:type="dxa"/>
                <w:shd w:val="pct20" w:color="auto" w:fill="FFFFFF"/>
              </w:tcPr>
            </w:tcPrChange>
          </w:tcPr>
          <w:p w14:paraId="23AD527E" w14:textId="77777777" w:rsidR="00F2058E" w:rsidRPr="000F7EE0" w:rsidRDefault="00F2058E">
            <w:pPr>
              <w:spacing w:line="240" w:lineRule="atLeast"/>
              <w:rPr>
                <w:rFonts w:ascii="Helvetica" w:hAnsi="Helvetica" w:cs="Helvetica"/>
                <w:b/>
              </w:rPr>
              <w:pPrChange w:id="523" w:author="Strzelczyk, Anthony (A.)" w:date="2020-12-11T12:24:00Z">
                <w:pPr/>
              </w:pPrChange>
            </w:pPr>
            <w:r w:rsidRPr="000F7EE0">
              <w:rPr>
                <w:rFonts w:ascii="Helvetica" w:hAnsi="Helvetica" w:cs="Helvetica"/>
                <w:b/>
              </w:rPr>
              <w:t>Range / Resolution</w:t>
            </w:r>
          </w:p>
        </w:tc>
      </w:tr>
      <w:tr w:rsidR="00F2058E" w:rsidRPr="00895CD6" w:rsidDel="00B406DC" w14:paraId="01D314BD" w14:textId="56C1A542" w:rsidTr="006E0DFD">
        <w:trPr>
          <w:del w:id="524" w:author="Strzelczyk, Anthony (A.)" w:date="2020-12-14T14:03:00Z"/>
        </w:trPr>
        <w:tc>
          <w:tcPr>
            <w:tcW w:w="3289" w:type="dxa"/>
            <w:tcPrChange w:id="525" w:author="Strzelczyk, Anthony (A.)" w:date="2020-12-13T12:20:00Z">
              <w:tcPr>
                <w:tcW w:w="2268" w:type="dxa"/>
              </w:tcPr>
            </w:tcPrChange>
          </w:tcPr>
          <w:p w14:paraId="51603177" w14:textId="71C28F40" w:rsidR="00F2058E" w:rsidRPr="00895CD6" w:rsidDel="00B406DC" w:rsidRDefault="00F2058E">
            <w:pPr>
              <w:pStyle w:val="BodyText"/>
              <w:spacing w:line="240" w:lineRule="atLeast"/>
              <w:rPr>
                <w:del w:id="526" w:author="Strzelczyk, Anthony (A.)" w:date="2020-12-14T14:03:00Z"/>
                <w:rFonts w:cs="Arial"/>
                <w:lang w:val="en-US"/>
              </w:rPr>
              <w:pPrChange w:id="527" w:author="Strzelczyk, Anthony (A.)" w:date="2020-12-11T12:24:00Z">
                <w:pPr>
                  <w:pStyle w:val="BodyText"/>
                </w:pPr>
              </w:pPrChange>
            </w:pPr>
          </w:p>
        </w:tc>
        <w:tc>
          <w:tcPr>
            <w:tcW w:w="4536" w:type="dxa"/>
            <w:tcPrChange w:id="528" w:author="Strzelczyk, Anthony (A.)" w:date="2020-12-13T12:20:00Z">
              <w:tcPr>
                <w:tcW w:w="4707" w:type="dxa"/>
              </w:tcPr>
            </w:tcPrChange>
          </w:tcPr>
          <w:p w14:paraId="72568CB3" w14:textId="4FFE855B" w:rsidR="00F2058E" w:rsidRPr="00895CD6" w:rsidDel="00B406DC" w:rsidRDefault="00F2058E">
            <w:pPr>
              <w:overflowPunct/>
              <w:autoSpaceDE/>
              <w:autoSpaceDN/>
              <w:adjustRightInd/>
              <w:spacing w:line="240" w:lineRule="atLeast"/>
              <w:textAlignment w:val="auto"/>
              <w:rPr>
                <w:del w:id="529" w:author="Strzelczyk, Anthony (A.)" w:date="2020-12-14T14:03:00Z"/>
                <w:rFonts w:cs="Arial"/>
              </w:rPr>
              <w:pPrChange w:id="530" w:author="Strzelczyk, Anthony (A.)" w:date="2020-12-11T12:24:00Z">
                <w:pPr>
                  <w:overflowPunct/>
                  <w:autoSpaceDE/>
                  <w:autoSpaceDN/>
                  <w:adjustRightInd/>
                  <w:textAlignment w:val="auto"/>
                </w:pPr>
              </w:pPrChange>
            </w:pPr>
          </w:p>
        </w:tc>
        <w:tc>
          <w:tcPr>
            <w:tcW w:w="2381" w:type="dxa"/>
            <w:tcPrChange w:id="531" w:author="Strzelczyk, Anthony (A.)" w:date="2020-12-13T12:20:00Z">
              <w:tcPr>
                <w:tcW w:w="3231" w:type="dxa"/>
              </w:tcPr>
            </w:tcPrChange>
          </w:tcPr>
          <w:p w14:paraId="7D60B37F" w14:textId="724EDEAE" w:rsidR="00F2058E" w:rsidRPr="00895CD6" w:rsidDel="00B406DC" w:rsidRDefault="00F2058E">
            <w:pPr>
              <w:overflowPunct/>
              <w:autoSpaceDE/>
              <w:autoSpaceDN/>
              <w:adjustRightInd/>
              <w:spacing w:line="240" w:lineRule="atLeast"/>
              <w:textAlignment w:val="auto"/>
              <w:rPr>
                <w:del w:id="532" w:author="Strzelczyk, Anthony (A.)" w:date="2020-12-14T14:03:00Z"/>
                <w:rFonts w:cs="Arial"/>
              </w:rPr>
              <w:pPrChange w:id="533" w:author="Strzelczyk, Anthony (A.)" w:date="2020-12-11T12:24:00Z">
                <w:pPr>
                  <w:overflowPunct/>
                  <w:autoSpaceDE/>
                  <w:autoSpaceDN/>
                  <w:adjustRightInd/>
                  <w:textAlignment w:val="auto"/>
                </w:pPr>
              </w:pPrChange>
            </w:pPr>
          </w:p>
        </w:tc>
      </w:tr>
      <w:tr w:rsidR="00F2058E" w:rsidRPr="00895CD6" w:rsidDel="00B406DC" w14:paraId="2B2B30CB" w14:textId="21B0729E" w:rsidTr="006E0DFD">
        <w:trPr>
          <w:del w:id="534" w:author="Strzelczyk, Anthony (A.)" w:date="2020-12-14T14:04:00Z"/>
        </w:trPr>
        <w:tc>
          <w:tcPr>
            <w:tcW w:w="3289" w:type="dxa"/>
            <w:tcPrChange w:id="535" w:author="Strzelczyk, Anthony (A.)" w:date="2020-12-13T12:20:00Z">
              <w:tcPr>
                <w:tcW w:w="2268" w:type="dxa"/>
              </w:tcPr>
            </w:tcPrChange>
          </w:tcPr>
          <w:p w14:paraId="19CF450B" w14:textId="5BFE0A47" w:rsidR="00F2058E" w:rsidRPr="00895CD6" w:rsidDel="00B406DC" w:rsidRDefault="00F2058E">
            <w:pPr>
              <w:spacing w:line="240" w:lineRule="atLeast"/>
              <w:rPr>
                <w:del w:id="536" w:author="Strzelczyk, Anthony (A.)" w:date="2020-12-14T14:04:00Z"/>
                <w:rFonts w:cs="Arial"/>
                <w:snapToGrid w:val="0"/>
              </w:rPr>
              <w:pPrChange w:id="537" w:author="Strzelczyk, Anthony (A.)" w:date="2020-12-11T12:24:00Z">
                <w:pPr/>
              </w:pPrChange>
            </w:pPr>
          </w:p>
        </w:tc>
        <w:tc>
          <w:tcPr>
            <w:tcW w:w="4536" w:type="dxa"/>
            <w:tcPrChange w:id="538" w:author="Strzelczyk, Anthony (A.)" w:date="2020-12-13T12:20:00Z">
              <w:tcPr>
                <w:tcW w:w="4707" w:type="dxa"/>
              </w:tcPr>
            </w:tcPrChange>
          </w:tcPr>
          <w:p w14:paraId="3F987B2F" w14:textId="3BDD1A76" w:rsidR="00F2058E" w:rsidRPr="00895CD6" w:rsidDel="00B406DC" w:rsidRDefault="00F2058E">
            <w:pPr>
              <w:spacing w:line="240" w:lineRule="atLeast"/>
              <w:rPr>
                <w:del w:id="539" w:author="Strzelczyk, Anthony (A.)" w:date="2020-12-14T14:04:00Z"/>
                <w:rFonts w:cs="Arial"/>
                <w:snapToGrid w:val="0"/>
              </w:rPr>
              <w:pPrChange w:id="540" w:author="Strzelczyk, Anthony (A.)" w:date="2020-12-11T12:24:00Z">
                <w:pPr/>
              </w:pPrChange>
            </w:pPr>
          </w:p>
        </w:tc>
        <w:tc>
          <w:tcPr>
            <w:tcW w:w="2381" w:type="dxa"/>
            <w:tcPrChange w:id="541" w:author="Strzelczyk, Anthony (A.)" w:date="2020-12-13T12:20:00Z">
              <w:tcPr>
                <w:tcW w:w="3231" w:type="dxa"/>
              </w:tcPr>
            </w:tcPrChange>
          </w:tcPr>
          <w:p w14:paraId="57BA8FCB" w14:textId="2C4D0473" w:rsidR="00F2058E" w:rsidRPr="00895CD6" w:rsidDel="00B406DC" w:rsidRDefault="00F2058E">
            <w:pPr>
              <w:spacing w:line="240" w:lineRule="atLeast"/>
              <w:rPr>
                <w:del w:id="542" w:author="Strzelczyk, Anthony (A.)" w:date="2020-12-14T14:04:00Z"/>
                <w:rFonts w:cs="Arial"/>
                <w:snapToGrid w:val="0"/>
              </w:rPr>
              <w:pPrChange w:id="543" w:author="Strzelczyk, Anthony (A.)" w:date="2020-12-11T12:24:00Z">
                <w:pPr/>
              </w:pPrChange>
            </w:pPr>
          </w:p>
        </w:tc>
      </w:tr>
      <w:tr w:rsidR="00F2058E" w:rsidRPr="00895CD6" w:rsidDel="00B406DC" w14:paraId="7ECA5CC8" w14:textId="079D2801" w:rsidTr="006E0DFD">
        <w:trPr>
          <w:del w:id="544" w:author="Strzelczyk, Anthony (A.)" w:date="2020-12-14T14:04:00Z"/>
        </w:trPr>
        <w:tc>
          <w:tcPr>
            <w:tcW w:w="3289" w:type="dxa"/>
            <w:tcPrChange w:id="545" w:author="Strzelczyk, Anthony (A.)" w:date="2020-12-13T12:20:00Z">
              <w:tcPr>
                <w:tcW w:w="2268" w:type="dxa"/>
              </w:tcPr>
            </w:tcPrChange>
          </w:tcPr>
          <w:p w14:paraId="32FBB19D" w14:textId="237B437F" w:rsidR="00F2058E" w:rsidRPr="00895CD6" w:rsidDel="00B406DC" w:rsidRDefault="00F2058E">
            <w:pPr>
              <w:spacing w:line="240" w:lineRule="atLeast"/>
              <w:rPr>
                <w:del w:id="546" w:author="Strzelczyk, Anthony (A.)" w:date="2020-12-14T14:04:00Z"/>
                <w:rFonts w:cs="Arial"/>
                <w:snapToGrid w:val="0"/>
              </w:rPr>
              <w:pPrChange w:id="547" w:author="Strzelczyk, Anthony (A.)" w:date="2020-12-11T12:24:00Z">
                <w:pPr/>
              </w:pPrChange>
            </w:pPr>
          </w:p>
        </w:tc>
        <w:tc>
          <w:tcPr>
            <w:tcW w:w="4536" w:type="dxa"/>
            <w:tcPrChange w:id="548" w:author="Strzelczyk, Anthony (A.)" w:date="2020-12-13T12:20:00Z">
              <w:tcPr>
                <w:tcW w:w="4707" w:type="dxa"/>
              </w:tcPr>
            </w:tcPrChange>
          </w:tcPr>
          <w:p w14:paraId="7CD9B404" w14:textId="4AD92D70" w:rsidR="00F2058E" w:rsidRPr="00895CD6" w:rsidDel="00B406DC" w:rsidRDefault="00F2058E">
            <w:pPr>
              <w:spacing w:line="240" w:lineRule="atLeast"/>
              <w:rPr>
                <w:del w:id="549" w:author="Strzelczyk, Anthony (A.)" w:date="2020-12-14T14:04:00Z"/>
                <w:rFonts w:cs="Arial"/>
                <w:snapToGrid w:val="0"/>
              </w:rPr>
              <w:pPrChange w:id="550" w:author="Strzelczyk, Anthony (A.)" w:date="2020-12-11T12:24:00Z">
                <w:pPr/>
              </w:pPrChange>
            </w:pPr>
          </w:p>
        </w:tc>
        <w:tc>
          <w:tcPr>
            <w:tcW w:w="2381" w:type="dxa"/>
            <w:tcPrChange w:id="551" w:author="Strzelczyk, Anthony (A.)" w:date="2020-12-13T12:20:00Z">
              <w:tcPr>
                <w:tcW w:w="3231" w:type="dxa"/>
              </w:tcPr>
            </w:tcPrChange>
          </w:tcPr>
          <w:p w14:paraId="46DBF171" w14:textId="08B0F469" w:rsidR="00F2058E" w:rsidRPr="00895CD6" w:rsidDel="00B406DC" w:rsidRDefault="00F2058E">
            <w:pPr>
              <w:spacing w:line="240" w:lineRule="atLeast"/>
              <w:rPr>
                <w:del w:id="552" w:author="Strzelczyk, Anthony (A.)" w:date="2020-12-14T14:04:00Z"/>
                <w:rFonts w:cs="Arial"/>
                <w:snapToGrid w:val="0"/>
              </w:rPr>
              <w:pPrChange w:id="553" w:author="Strzelczyk, Anthony (A.)" w:date="2020-12-11T12:24:00Z">
                <w:pPr/>
              </w:pPrChange>
            </w:pPr>
          </w:p>
        </w:tc>
      </w:tr>
      <w:tr w:rsidR="0050778C" w:rsidRPr="00895CD6" w14:paraId="214C2BDC" w14:textId="77777777" w:rsidTr="006E0DFD">
        <w:trPr>
          <w:ins w:id="554" w:author="Strzelczyk, Anthony (A.)" w:date="2020-12-13T12:16:00Z"/>
        </w:trPr>
        <w:tc>
          <w:tcPr>
            <w:tcW w:w="3289" w:type="dxa"/>
            <w:tcPrChange w:id="555" w:author="Strzelczyk, Anthony (A.)" w:date="2020-12-13T12:20:00Z">
              <w:tcPr>
                <w:tcW w:w="2268" w:type="dxa"/>
              </w:tcPr>
            </w:tcPrChange>
          </w:tcPr>
          <w:p w14:paraId="3198DEB4" w14:textId="55B48D49" w:rsidR="0050778C" w:rsidRPr="006E0DFD" w:rsidRDefault="00AD3C4F">
            <w:pPr>
              <w:overflowPunct/>
              <w:textAlignment w:val="auto"/>
              <w:rPr>
                <w:ins w:id="556" w:author="Strzelczyk, Anthony (A.)" w:date="2020-12-13T12:16:00Z"/>
                <w:rFonts w:cs="Arial"/>
              </w:rPr>
              <w:pPrChange w:id="557" w:author="Strzelczyk, Anthony (A.)" w:date="2020-12-13T12:32:00Z">
                <w:pPr>
                  <w:spacing w:line="240" w:lineRule="atLeast"/>
                </w:pPr>
              </w:pPrChange>
            </w:pPr>
            <w:ins w:id="558" w:author="Strzelczyk, Anthony (A.)" w:date="2021-01-06T08:55:00Z">
              <w:r w:rsidRPr="006E0DFD">
                <w:rPr>
                  <w:rFonts w:cs="Arial"/>
                  <w:bCs/>
                </w:rPr>
                <w:t xml:space="preserve"> </w:t>
              </w:r>
            </w:ins>
            <w:r w:rsidR="0090025C" w:rsidRPr="006E0DFD">
              <w:rPr>
                <w:rFonts w:cs="Arial"/>
                <w:b/>
                <w:bCs/>
              </w:rPr>
              <w:t>FrontFog_AutoCancel_Cfg</w:t>
            </w:r>
          </w:p>
        </w:tc>
        <w:tc>
          <w:tcPr>
            <w:tcW w:w="4536" w:type="dxa"/>
            <w:tcPrChange w:id="559" w:author="Strzelczyk, Anthony (A.)" w:date="2020-12-13T12:20:00Z">
              <w:tcPr>
                <w:tcW w:w="4707" w:type="dxa"/>
              </w:tcPr>
            </w:tcPrChange>
          </w:tcPr>
          <w:p w14:paraId="50A4617A" w14:textId="1917EC23" w:rsidR="0050778C" w:rsidRPr="006E0DFD" w:rsidRDefault="00E53819">
            <w:pPr>
              <w:spacing w:line="240" w:lineRule="atLeast"/>
              <w:rPr>
                <w:ins w:id="560" w:author="Strzelczyk, Anthony (A.)" w:date="2020-12-13T12:16:00Z"/>
                <w:rFonts w:cs="Arial"/>
                <w:snapToGrid w:val="0"/>
              </w:rPr>
            </w:pPr>
            <w:r w:rsidRPr="006E0DFD">
              <w:rPr>
                <w:rFonts w:cs="Arial"/>
                <w:color w:val="000000"/>
                <w:shd w:val="clear" w:color="auto" w:fill="FFFFFF"/>
              </w:rPr>
              <w:t xml:space="preserve">NO_CANCEL for US/Canada, CANCEL set for </w:t>
            </w:r>
            <w:r w:rsidR="00774184" w:rsidRPr="006E0DFD">
              <w:rPr>
                <w:rFonts w:cs="Arial"/>
                <w:color w:val="000000"/>
                <w:shd w:val="clear" w:color="auto" w:fill="FFFFFF"/>
              </w:rPr>
              <w:t>rest of world</w:t>
            </w:r>
          </w:p>
        </w:tc>
        <w:tc>
          <w:tcPr>
            <w:tcW w:w="2381" w:type="dxa"/>
            <w:tcPrChange w:id="561" w:author="Strzelczyk, Anthony (A.)" w:date="2020-12-13T12:20:00Z">
              <w:tcPr>
                <w:tcW w:w="3231" w:type="dxa"/>
              </w:tcPr>
            </w:tcPrChange>
          </w:tcPr>
          <w:p w14:paraId="4D3C671A" w14:textId="5616A2F0" w:rsidR="0050778C" w:rsidRPr="006E0DFD" w:rsidRDefault="0090025C">
            <w:pPr>
              <w:spacing w:line="240" w:lineRule="atLeast"/>
              <w:rPr>
                <w:ins w:id="562" w:author="Strzelczyk, Anthony (A.)" w:date="2020-12-13T12:16:00Z"/>
                <w:rFonts w:cs="Arial"/>
                <w:snapToGrid w:val="0"/>
              </w:rPr>
            </w:pPr>
            <w:r w:rsidRPr="006E0DFD">
              <w:rPr>
                <w:rFonts w:cs="Arial"/>
                <w:snapToGrid w:val="0"/>
              </w:rPr>
              <w:t>CANCEL/NO_CANCEL</w:t>
            </w:r>
          </w:p>
        </w:tc>
      </w:tr>
      <w:tr w:rsidR="0050778C" w:rsidRPr="00895CD6" w14:paraId="65A2E0F5" w14:textId="77777777" w:rsidTr="006E0DFD">
        <w:trPr>
          <w:ins w:id="563" w:author="Strzelczyk, Anthony (A.)" w:date="2020-12-13T12:16:00Z"/>
        </w:trPr>
        <w:tc>
          <w:tcPr>
            <w:tcW w:w="3289" w:type="dxa"/>
            <w:tcPrChange w:id="564" w:author="Strzelczyk, Anthony (A.)" w:date="2020-12-13T12:20:00Z">
              <w:tcPr>
                <w:tcW w:w="2268" w:type="dxa"/>
              </w:tcPr>
            </w:tcPrChange>
          </w:tcPr>
          <w:p w14:paraId="272B60B3" w14:textId="2EAB006E" w:rsidR="0050778C" w:rsidRPr="006E0DFD" w:rsidRDefault="00682B23">
            <w:pPr>
              <w:pStyle w:val="BodyText"/>
              <w:spacing w:line="240" w:lineRule="atLeast"/>
              <w:rPr>
                <w:ins w:id="565" w:author="Strzelczyk, Anthony (A.)" w:date="2020-12-13T12:16:00Z"/>
                <w:rFonts w:cs="Arial"/>
              </w:rPr>
              <w:pPrChange w:id="566" w:author="Strzelczyk, Anthony (A.)" w:date="2020-12-14T13:14:00Z">
                <w:pPr>
                  <w:spacing w:line="240" w:lineRule="atLeast"/>
                </w:pPr>
              </w:pPrChange>
            </w:pPr>
            <w:r w:rsidRPr="006E0DFD">
              <w:rPr>
                <w:rFonts w:cs="Arial"/>
                <w:b/>
                <w:bCs/>
              </w:rPr>
              <w:t>FrontFog_WithHighBeams_Cfg</w:t>
            </w:r>
          </w:p>
        </w:tc>
        <w:tc>
          <w:tcPr>
            <w:tcW w:w="4536" w:type="dxa"/>
            <w:tcPrChange w:id="567" w:author="Strzelczyk, Anthony (A.)" w:date="2020-12-13T12:20:00Z">
              <w:tcPr>
                <w:tcW w:w="4707" w:type="dxa"/>
              </w:tcPr>
            </w:tcPrChange>
          </w:tcPr>
          <w:p w14:paraId="46298D04" w14:textId="2F1C66C9" w:rsidR="0050778C" w:rsidRPr="006E0DFD" w:rsidRDefault="00682B23">
            <w:pPr>
              <w:spacing w:line="240" w:lineRule="atLeast"/>
              <w:rPr>
                <w:ins w:id="568" w:author="Strzelczyk, Anthony (A.)" w:date="2020-12-13T12:16:00Z"/>
                <w:rFonts w:cs="Arial"/>
                <w:snapToGrid w:val="0"/>
              </w:rPr>
            </w:pPr>
            <w:r w:rsidRPr="006E0DFD">
              <w:rPr>
                <w:rFonts w:cs="Arial"/>
                <w:color w:val="000000"/>
                <w:shd w:val="clear" w:color="auto" w:fill="FFFFFF"/>
              </w:rPr>
              <w:t xml:space="preserve">front fog lamps </w:t>
            </w:r>
            <w:r w:rsidR="00774184" w:rsidRPr="006E0DFD">
              <w:rPr>
                <w:rFonts w:cs="Arial"/>
                <w:color w:val="000000"/>
                <w:shd w:val="clear" w:color="auto" w:fill="FFFFFF"/>
              </w:rPr>
              <w:t xml:space="preserve">allowed </w:t>
            </w:r>
            <w:r w:rsidRPr="006E0DFD">
              <w:rPr>
                <w:rFonts w:cs="Arial"/>
                <w:color w:val="000000"/>
                <w:shd w:val="clear" w:color="auto" w:fill="FFFFFF"/>
              </w:rPr>
              <w:t>when high beam</w:t>
            </w:r>
            <w:r w:rsidRPr="006E0DFD">
              <w:rPr>
                <w:rFonts w:cs="Arial"/>
              </w:rPr>
              <w:t xml:space="preserve"> </w:t>
            </w:r>
            <w:r w:rsidRPr="006E0DFD">
              <w:rPr>
                <w:rFonts w:cs="Arial"/>
                <w:color w:val="000000"/>
                <w:shd w:val="clear" w:color="auto" w:fill="FFFFFF"/>
              </w:rPr>
              <w:t>headlamps are on</w:t>
            </w:r>
            <w:r w:rsidR="006D2337" w:rsidRPr="006E0DFD">
              <w:rPr>
                <w:rFonts w:cs="Arial"/>
                <w:color w:val="000000"/>
                <w:shd w:val="clear" w:color="auto" w:fill="FFFFFF"/>
              </w:rPr>
              <w:t xml:space="preserve"> – INHIBIT for U.S.</w:t>
            </w:r>
            <w:r w:rsidR="005F625A" w:rsidRPr="006E0DFD">
              <w:rPr>
                <w:rFonts w:cs="Arial"/>
                <w:color w:val="000000"/>
                <w:shd w:val="clear" w:color="auto" w:fill="FFFFFF"/>
              </w:rPr>
              <w:t xml:space="preserve"> and Canada</w:t>
            </w:r>
            <w:r w:rsidR="00774184" w:rsidRPr="006E0DFD">
              <w:rPr>
                <w:rFonts w:cs="Arial"/>
                <w:color w:val="000000"/>
                <w:shd w:val="clear" w:color="auto" w:fill="FFFFFF"/>
              </w:rPr>
              <w:t>, ALLOW for rest of world</w:t>
            </w:r>
          </w:p>
        </w:tc>
        <w:tc>
          <w:tcPr>
            <w:tcW w:w="2381" w:type="dxa"/>
            <w:tcPrChange w:id="569" w:author="Strzelczyk, Anthony (A.)" w:date="2020-12-13T12:20:00Z">
              <w:tcPr>
                <w:tcW w:w="3231" w:type="dxa"/>
              </w:tcPr>
            </w:tcPrChange>
          </w:tcPr>
          <w:p w14:paraId="4313B210" w14:textId="04F18898" w:rsidR="0050778C" w:rsidRPr="006E0DFD" w:rsidRDefault="006D2337">
            <w:pPr>
              <w:spacing w:line="240" w:lineRule="atLeast"/>
              <w:rPr>
                <w:ins w:id="570" w:author="Strzelczyk, Anthony (A.)" w:date="2020-12-13T12:16:00Z"/>
                <w:rFonts w:cs="Arial"/>
                <w:snapToGrid w:val="0"/>
              </w:rPr>
            </w:pPr>
            <w:r w:rsidRPr="006E0DFD">
              <w:rPr>
                <w:rFonts w:cs="Arial"/>
                <w:snapToGrid w:val="0"/>
              </w:rPr>
              <w:t>INHIBIT/ALLOW</w:t>
            </w:r>
          </w:p>
        </w:tc>
      </w:tr>
    </w:tbl>
    <w:p w14:paraId="3456519A" w14:textId="709322F0" w:rsidR="00F2058E" w:rsidRPr="002B1398" w:rsidRDefault="00F2058E">
      <w:pPr>
        <w:pStyle w:val="Caption"/>
        <w:spacing w:line="240" w:lineRule="atLeast"/>
        <w:pPrChange w:id="571" w:author="Strzelczyk, Anthony (A.)" w:date="2020-12-11T12:24:00Z">
          <w:pPr>
            <w:pStyle w:val="Caption"/>
          </w:pPr>
        </w:pPrChange>
      </w:pPr>
      <w:bookmarkStart w:id="572" w:name="_Toc89440095"/>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5277C2">
        <w:rPr>
          <w:noProof/>
        </w:rPr>
        <w:t>7</w:t>
      </w:r>
      <w:r w:rsidRPr="000F7EE0">
        <w:rPr>
          <w:noProof/>
        </w:rPr>
        <w:fldChar w:fldCharType="end"/>
      </w:r>
      <w:r w:rsidRPr="000F7EE0">
        <w:t>: Parameters / Values used in this document</w:t>
      </w:r>
      <w:bookmarkEnd w:id="572"/>
    </w:p>
    <w:p w14:paraId="6E855EFA" w14:textId="77777777" w:rsidR="00F2058E" w:rsidRPr="00CE3BD6" w:rsidRDefault="00F2058E">
      <w:pPr>
        <w:spacing w:line="240" w:lineRule="atLeast"/>
        <w:pPrChange w:id="573" w:author="Strzelczyk, Anthony (A.)" w:date="2020-12-11T12:24:00Z">
          <w:pPr/>
        </w:pPrChange>
      </w:pPr>
    </w:p>
    <w:p w14:paraId="0D999B74" w14:textId="77777777" w:rsidR="0027671B" w:rsidRPr="007C20FA" w:rsidRDefault="00D808DC">
      <w:pPr>
        <w:pStyle w:val="Heading1"/>
        <w:spacing w:line="240" w:lineRule="atLeast"/>
        <w:pPrChange w:id="574" w:author="Strzelczyk, Anthony (A.)" w:date="2020-12-11T12:24:00Z">
          <w:pPr>
            <w:pStyle w:val="Heading1"/>
          </w:pPr>
        </w:pPrChange>
      </w:pPr>
      <w:bookmarkStart w:id="575" w:name="_Ref51772575"/>
      <w:bookmarkStart w:id="576" w:name="_Toc89439546"/>
      <w:bookmarkEnd w:id="409"/>
      <w:bookmarkEnd w:id="410"/>
      <w:r>
        <w:lastRenderedPageBreak/>
        <w:t xml:space="preserve">Feature </w:t>
      </w:r>
      <w:r w:rsidR="005300DD">
        <w:t>Overview</w:t>
      </w:r>
      <w:bookmarkEnd w:id="575"/>
      <w:bookmarkEnd w:id="576"/>
    </w:p>
    <w:p w14:paraId="58ED63B7" w14:textId="77777777" w:rsidR="0027671B" w:rsidRDefault="00CC4DA9">
      <w:pPr>
        <w:pStyle w:val="Heading2"/>
        <w:tabs>
          <w:tab w:val="num" w:pos="718"/>
        </w:tabs>
        <w:spacing w:line="240" w:lineRule="atLeast"/>
        <w:ind w:left="601" w:hanging="601"/>
        <w:pPrChange w:id="577" w:author="Strzelczyk, Anthony (A.)" w:date="2020-12-11T12:24:00Z">
          <w:pPr>
            <w:pStyle w:val="Heading2"/>
            <w:tabs>
              <w:tab w:val="num" w:pos="718"/>
            </w:tabs>
            <w:ind w:left="601" w:hanging="601"/>
          </w:pPr>
        </w:pPrChange>
      </w:pPr>
      <w:bookmarkStart w:id="578" w:name="_Toc397081435"/>
      <w:bookmarkStart w:id="579" w:name="_Toc89439547"/>
      <w:bookmarkStart w:id="580" w:name="_Toc147810526"/>
      <w:bookmarkStart w:id="581" w:name="_Toc147810600"/>
      <w:bookmarkStart w:id="582" w:name="_Toc151542239"/>
      <w:bookmarkStart w:id="583" w:name="_Toc152475008"/>
      <w:bookmarkStart w:id="584" w:name="_Toc152665350"/>
      <w:bookmarkStart w:id="585" w:name="_Toc152743161"/>
      <w:bookmarkStart w:id="586" w:name="_Toc153182176"/>
      <w:bookmarkStart w:id="587" w:name="_Toc153183126"/>
      <w:bookmarkStart w:id="588" w:name="_Toc153267791"/>
      <w:bookmarkStart w:id="589" w:name="_Toc156292312"/>
      <w:bookmarkStart w:id="590" w:name="_Toc156293079"/>
      <w:bookmarkStart w:id="591" w:name="_Toc156293228"/>
      <w:bookmarkStart w:id="592" w:name="_Toc156379465"/>
      <w:bookmarkStart w:id="593" w:name="_Toc156712169"/>
      <w:bookmarkStart w:id="594" w:name="_Toc157239608"/>
      <w:bookmarkStart w:id="595" w:name="_Toc273517494"/>
      <w:r>
        <w:t xml:space="preserve">Purpose and </w:t>
      </w:r>
      <w:r w:rsidR="005300DD">
        <w:t>Description</w:t>
      </w:r>
      <w:r>
        <w:t xml:space="preserve"> of </w:t>
      </w:r>
      <w:r w:rsidRPr="007C20FA">
        <w:t>Feature</w:t>
      </w:r>
      <w:bookmarkEnd w:id="578"/>
      <w:bookmarkEnd w:id="579"/>
    </w:p>
    <w:p w14:paraId="3811E041" w14:textId="77777777" w:rsidR="00ED0D2C" w:rsidDel="0007604D" w:rsidRDefault="00ED0D2C">
      <w:pPr>
        <w:spacing w:line="240" w:lineRule="atLeast"/>
        <w:rPr>
          <w:del w:id="596" w:author="Strzelczyk, Anthony (A.)" w:date="2021-01-20T05:57:00Z"/>
          <w:rFonts w:cs="Arial"/>
        </w:rPr>
        <w:pPrChange w:id="597" w:author="Strzelczyk, Anthony (A.)" w:date="2020-12-11T12:24:00Z">
          <w:pPr/>
        </w:pPrChange>
      </w:pPr>
      <w:bookmarkStart w:id="598" w:name="_Toc273517495"/>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20D4ED44" w14:textId="6170E4AD" w:rsidR="00ED0D2C" w:rsidDel="0007604D" w:rsidRDefault="00ED0D2C">
      <w:pPr>
        <w:spacing w:line="240" w:lineRule="atLeast"/>
        <w:rPr>
          <w:del w:id="599" w:author="Strzelczyk, Anthony (A.)" w:date="2021-01-20T05:57:00Z"/>
          <w:rFonts w:cs="Arial"/>
        </w:rPr>
        <w:pPrChange w:id="600" w:author="Strzelczyk, Anthony (A.)" w:date="2020-12-11T12:24:00Z">
          <w:pPr/>
        </w:pPrChange>
      </w:pPr>
      <w:del w:id="601" w:author="Strzelczyk, Anthony (A.)" w:date="2021-01-20T05:57:00Z">
        <w:r w:rsidDel="0007604D">
          <w:rPr>
            <w:rFonts w:cs="Arial"/>
          </w:rPr>
          <w:delText xml:space="preserve">The </w:delText>
        </w:r>
        <w:r w:rsidR="00880F06" w:rsidRPr="007375EF" w:rsidDel="0007604D">
          <w:rPr>
            <w:rFonts w:cs="Arial"/>
          </w:rPr>
          <w:delText xml:space="preserve">Front Fog Light </w:delText>
        </w:r>
        <w:r w:rsidR="00880F06" w:rsidDel="0007604D">
          <w:rPr>
            <w:rFonts w:cs="Arial"/>
          </w:rPr>
          <w:delText>(</w:delText>
        </w:r>
        <w:r w:rsidDel="0007604D">
          <w:rPr>
            <w:rFonts w:cs="Arial"/>
          </w:rPr>
          <w:delText>FFL</w:delText>
        </w:r>
        <w:r w:rsidR="00880F06" w:rsidDel="0007604D">
          <w:rPr>
            <w:rFonts w:cs="Arial"/>
          </w:rPr>
          <w:delText>)</w:delText>
        </w:r>
        <w:r w:rsidDel="0007604D">
          <w:rPr>
            <w:rFonts w:cs="Arial"/>
          </w:rPr>
          <w:delText xml:space="preserve"> feature light brightness and intensity is governed by regulations.</w:delText>
        </w:r>
      </w:del>
    </w:p>
    <w:p w14:paraId="239F0067" w14:textId="77777777" w:rsidR="00305341" w:rsidRDefault="00305341">
      <w:pPr>
        <w:spacing w:line="240" w:lineRule="atLeast"/>
        <w:rPr>
          <w:rFonts w:cs="Arial"/>
        </w:rPr>
        <w:pPrChange w:id="602" w:author="Strzelczyk, Anthony (A.)" w:date="2020-12-11T12:24:00Z">
          <w:pPr/>
        </w:pPrChange>
      </w:pPr>
    </w:p>
    <w:p w14:paraId="25DF39D3" w14:textId="637CB777" w:rsidR="00ED0D2C" w:rsidRDefault="00ED0D2C">
      <w:pPr>
        <w:spacing w:line="240" w:lineRule="atLeast"/>
        <w:rPr>
          <w:rFonts w:cs="Arial"/>
        </w:rPr>
        <w:pPrChange w:id="603" w:author="Strzelczyk, Anthony (A.)" w:date="2020-12-11T12:24:00Z">
          <w:pPr/>
        </w:pPrChange>
      </w:pPr>
      <w:r>
        <w:rPr>
          <w:rFonts w:cs="Arial"/>
        </w:rPr>
        <w:t xml:space="preserve">The </w:t>
      </w:r>
      <w:r w:rsidR="00880F06" w:rsidRPr="007375EF">
        <w:rPr>
          <w:rFonts w:cs="Arial"/>
        </w:rPr>
        <w:t>Front Fog Light</w:t>
      </w:r>
      <w:ins w:id="604" w:author="Strzelczyk, Anthony (A.)" w:date="2021-01-20T05:59:00Z">
        <w:r w:rsidR="0007604D">
          <w:rPr>
            <w:rFonts w:cs="Arial"/>
          </w:rPr>
          <w:t>ing</w:t>
        </w:r>
      </w:ins>
      <w:r>
        <w:rPr>
          <w:rFonts w:cs="Arial"/>
        </w:rPr>
        <w:t xml:space="preserve"> can be provided by </w:t>
      </w:r>
      <w:r w:rsidR="00646AAC">
        <w:rPr>
          <w:rFonts w:cs="Arial"/>
        </w:rPr>
        <w:t>halogen</w:t>
      </w:r>
      <w:r>
        <w:rPr>
          <w:rFonts w:cs="Arial"/>
        </w:rPr>
        <w:t xml:space="preserve"> or Light Emitting Diode</w:t>
      </w:r>
      <w:r w:rsidR="00646AAC">
        <w:rPr>
          <w:rFonts w:cs="Arial"/>
        </w:rPr>
        <w:t xml:space="preserve"> (LED)</w:t>
      </w:r>
      <w:r w:rsidR="00AE40BC">
        <w:rPr>
          <w:rFonts w:cs="Arial"/>
        </w:rPr>
        <w:t xml:space="preserve"> light bulbs</w:t>
      </w:r>
      <w:r>
        <w:rPr>
          <w:rFonts w:cs="Arial"/>
        </w:rPr>
        <w:t>.</w:t>
      </w:r>
      <w:ins w:id="605" w:author="Strzelczyk, Anthony (A.)" w:date="2021-01-07T18:55:00Z">
        <w:r w:rsidR="008F420D">
          <w:rPr>
            <w:rFonts w:cs="Arial"/>
          </w:rPr>
          <w:t xml:space="preserve"> Front Fog Lights</w:t>
        </w:r>
      </w:ins>
      <w:r w:rsidR="00774184">
        <w:rPr>
          <w:rFonts w:cs="Arial"/>
        </w:rPr>
        <w:t xml:space="preserve"> are optional and not required in any market</w:t>
      </w:r>
      <w:ins w:id="606" w:author="Strzelczyk, Anthony (A.)" w:date="2021-01-07T18:55:00Z">
        <w:r w:rsidR="008F420D">
          <w:rPr>
            <w:rFonts w:cs="Arial"/>
          </w:rPr>
          <w:t>.</w:t>
        </w:r>
      </w:ins>
    </w:p>
    <w:p w14:paraId="7FBA1549" w14:textId="77777777" w:rsidR="00880F06" w:rsidRDefault="00880F06">
      <w:pPr>
        <w:spacing w:line="240" w:lineRule="atLeast"/>
        <w:rPr>
          <w:rFonts w:cs="Arial"/>
        </w:rPr>
        <w:pPrChange w:id="607" w:author="Strzelczyk, Anthony (A.)" w:date="2020-12-11T12:24:00Z">
          <w:pPr/>
        </w:pPrChange>
      </w:pPr>
    </w:p>
    <w:p w14:paraId="20CF9638" w14:textId="22AD22DE" w:rsidR="00880F06" w:rsidRPr="007375EF" w:rsidRDefault="00880F06">
      <w:pPr>
        <w:spacing w:line="240" w:lineRule="atLeast"/>
        <w:rPr>
          <w:rFonts w:cs="Arial"/>
        </w:rPr>
        <w:pPrChange w:id="608" w:author="Strzelczyk, Anthony (A.)" w:date="2020-12-11T12:24:00Z">
          <w:pPr/>
        </w:pPrChange>
      </w:pPr>
      <w:r w:rsidRPr="007375EF">
        <w:rPr>
          <w:rFonts w:cs="Arial"/>
        </w:rPr>
        <w:t xml:space="preserve">The primary goal of Front Fog Light Feature is to provide better up-front lighting </w:t>
      </w:r>
      <w:r w:rsidR="002E765B">
        <w:rPr>
          <w:rFonts w:cs="Arial"/>
        </w:rPr>
        <w:t xml:space="preserve">for the driver </w:t>
      </w:r>
      <w:r w:rsidRPr="007375EF">
        <w:rPr>
          <w:rFonts w:cs="Arial"/>
        </w:rPr>
        <w:t>during adverse weather conditions. An indicator telltale is illuminated whenever the front fog lamps are illuminated due to this feature. The FFL feature</w:t>
      </w:r>
      <w:r w:rsidR="00774184">
        <w:rPr>
          <w:rFonts w:cs="Arial"/>
        </w:rPr>
        <w:t xml:space="preserve"> activation and intensity</w:t>
      </w:r>
      <w:r w:rsidRPr="007375EF">
        <w:rPr>
          <w:rFonts w:cs="Arial"/>
        </w:rPr>
        <w:t xml:space="preserve"> </w:t>
      </w:r>
      <w:r>
        <w:rPr>
          <w:rFonts w:cs="Arial"/>
        </w:rPr>
        <w:t>are</w:t>
      </w:r>
      <w:r w:rsidRPr="007375EF">
        <w:rPr>
          <w:rFonts w:cs="Arial"/>
        </w:rPr>
        <w:t xml:space="preserve"> governed by regulations. </w:t>
      </w:r>
    </w:p>
    <w:p w14:paraId="56C2B031" w14:textId="77777777" w:rsidR="00880F06" w:rsidRDefault="00880F06">
      <w:pPr>
        <w:spacing w:line="240" w:lineRule="atLeast"/>
        <w:rPr>
          <w:rFonts w:cs="Arial"/>
        </w:rPr>
        <w:pPrChange w:id="609" w:author="Strzelczyk, Anthony (A.)" w:date="2020-12-11T12:24:00Z">
          <w:pPr/>
        </w:pPrChange>
      </w:pPr>
    </w:p>
    <w:p w14:paraId="05EE3D71" w14:textId="77777777" w:rsidR="00880F06" w:rsidRDefault="00880F06">
      <w:pPr>
        <w:keepNext/>
        <w:spacing w:line="240" w:lineRule="atLeast"/>
        <w:jc w:val="center"/>
        <w:pPrChange w:id="610" w:author="Strzelczyk, Anthony (A.)" w:date="2020-12-11T12:24:00Z">
          <w:pPr>
            <w:keepNext/>
            <w:jc w:val="center"/>
          </w:pPr>
        </w:pPrChange>
      </w:pPr>
      <w:r w:rsidRPr="00EC1153">
        <w:rPr>
          <w:noProof/>
        </w:rPr>
        <w:drawing>
          <wp:inline distT="0" distB="0" distL="0" distR="0" wp14:anchorId="7D520BE9" wp14:editId="4F9FD671">
            <wp:extent cx="3575050" cy="188951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4625" cy="1905145"/>
                    </a:xfrm>
                    <a:prstGeom prst="rect">
                      <a:avLst/>
                    </a:prstGeom>
                  </pic:spPr>
                </pic:pic>
              </a:graphicData>
            </a:graphic>
          </wp:inline>
        </w:drawing>
      </w:r>
      <w:r w:rsidRPr="00EC1153">
        <w:t xml:space="preserve"> </w:t>
      </w:r>
      <w:r>
        <w:t xml:space="preserve">      </w:t>
      </w:r>
      <w:r>
        <w:rPr>
          <w:noProof/>
        </w:rPr>
        <w:drawing>
          <wp:inline distT="0" distB="0" distL="0" distR="0" wp14:anchorId="41F27D00" wp14:editId="0EB23B93">
            <wp:extent cx="887240" cy="9144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8080" cy="925572"/>
                    </a:xfrm>
                    <a:prstGeom prst="rect">
                      <a:avLst/>
                    </a:prstGeom>
                  </pic:spPr>
                </pic:pic>
              </a:graphicData>
            </a:graphic>
          </wp:inline>
        </w:drawing>
      </w:r>
    </w:p>
    <w:p w14:paraId="1FB7D246" w14:textId="2ADF74FF" w:rsidR="00880F06" w:rsidRDefault="00880F06">
      <w:pPr>
        <w:pStyle w:val="Caption"/>
        <w:spacing w:line="240" w:lineRule="atLeast"/>
        <w:rPr>
          <w:rFonts w:cs="Arial"/>
        </w:rPr>
        <w:pPrChange w:id="611" w:author="Strzelczyk, Anthony (A.)" w:date="2020-12-11T12:24:00Z">
          <w:pPr>
            <w:pStyle w:val="Caption"/>
          </w:pPr>
        </w:pPrChange>
      </w:pPr>
      <w:bookmarkStart w:id="612" w:name="_Toc89440082"/>
      <w:r>
        <w:t xml:space="preserve">Figure </w:t>
      </w:r>
      <w:r>
        <w:fldChar w:fldCharType="begin"/>
      </w:r>
      <w:r>
        <w:instrText>SEQ Figure \* ARABIC</w:instrText>
      </w:r>
      <w:r>
        <w:fldChar w:fldCharType="separate"/>
      </w:r>
      <w:r w:rsidR="005277C2">
        <w:rPr>
          <w:noProof/>
        </w:rPr>
        <w:t>1</w:t>
      </w:r>
      <w:r>
        <w:fldChar w:fldCharType="end"/>
      </w:r>
      <w:r>
        <w:t>: Front Fog Light Feature Image</w:t>
      </w:r>
      <w:bookmarkEnd w:id="612"/>
    </w:p>
    <w:p w14:paraId="6A0A8013" w14:textId="77777777" w:rsidR="00880F06" w:rsidRDefault="00880F06">
      <w:pPr>
        <w:spacing w:line="240" w:lineRule="atLeast"/>
        <w:rPr>
          <w:rFonts w:cs="Arial"/>
        </w:rPr>
        <w:pPrChange w:id="613" w:author="Strzelczyk, Anthony (A.)" w:date="2020-12-11T12:24:00Z">
          <w:pPr/>
        </w:pPrChange>
      </w:pPr>
    </w:p>
    <w:p w14:paraId="2FE03F08" w14:textId="057D16C0" w:rsidR="00880F06" w:rsidDel="002C4126" w:rsidRDefault="00880F06">
      <w:pPr>
        <w:spacing w:line="240" w:lineRule="atLeast"/>
        <w:rPr>
          <w:del w:id="614" w:author="Strzelczyk, Anthony (A.)" w:date="2021-01-06T08:54:00Z"/>
          <w:rFonts w:cs="Arial"/>
        </w:rPr>
        <w:pPrChange w:id="615" w:author="Strzelczyk, Anthony (A.)" w:date="2020-12-11T12:24:00Z">
          <w:pPr/>
        </w:pPrChange>
      </w:pPr>
    </w:p>
    <w:p w14:paraId="48DEDF7C" w14:textId="40B5004F" w:rsidR="00880F06" w:rsidRDefault="00880F06">
      <w:pPr>
        <w:spacing w:line="240" w:lineRule="atLeast"/>
        <w:rPr>
          <w:ins w:id="616" w:author="Strzelczyk, Anthony (A.)" w:date="2021-01-05T15:12:00Z"/>
          <w:rFonts w:cs="Arial"/>
        </w:rPr>
        <w:pPrChange w:id="617" w:author="Strzelczyk, Anthony (A.)" w:date="2020-12-11T12:24:00Z">
          <w:pPr/>
        </w:pPrChange>
      </w:pPr>
      <w:r>
        <w:t>Rear Fog lights are provided to give additional lighting to the rear of the vehicle and are only to be used in conditions of severely reduced visibility. They consist of either one (mounted on the centerline or driver’s side of the vehicle) or two high intensity red lamps, to improve visibility of the vehicle to drivers approaching from the rear. RFL feature is meant for European</w:t>
      </w:r>
      <w:r w:rsidR="00774184">
        <w:t xml:space="preserve"> and China</w:t>
      </w:r>
      <w:r>
        <w:t xml:space="preserve"> applications only</w:t>
      </w:r>
      <w:r w:rsidR="00774184">
        <w:t>.</w:t>
      </w:r>
      <w:r>
        <w:t xml:space="preserve"> </w:t>
      </w:r>
      <w:r w:rsidR="00774184">
        <w:t xml:space="preserve"> F</w:t>
      </w:r>
      <w:r>
        <w:t xml:space="preserve">or North America this feature </w:t>
      </w:r>
      <w:r w:rsidR="00774184">
        <w:t>is not</w:t>
      </w:r>
      <w:r w:rsidR="00E2216F">
        <w:t xml:space="preserve"> installed</w:t>
      </w:r>
      <w:r>
        <w:t xml:space="preserve">. </w:t>
      </w:r>
      <w:r w:rsidRPr="007375EF">
        <w:rPr>
          <w:rFonts w:cs="Arial"/>
        </w:rPr>
        <w:t xml:space="preserve">An indicator telltale is illuminated whenever the </w:t>
      </w:r>
      <w:r>
        <w:rPr>
          <w:rFonts w:cs="Arial"/>
        </w:rPr>
        <w:t>RFL</w:t>
      </w:r>
      <w:r w:rsidRPr="007375EF">
        <w:rPr>
          <w:rFonts w:cs="Arial"/>
        </w:rPr>
        <w:t xml:space="preserve"> are illuminated due to this feature.</w:t>
      </w:r>
    </w:p>
    <w:p w14:paraId="516FA109" w14:textId="55C588BE" w:rsidR="00F751E2" w:rsidDel="002C4126" w:rsidRDefault="00F751E2">
      <w:pPr>
        <w:spacing w:line="240" w:lineRule="atLeast"/>
        <w:rPr>
          <w:del w:id="618" w:author="Strzelczyk, Anthony (A.)" w:date="2021-01-06T08:52:00Z"/>
          <w:rFonts w:cs="Arial"/>
        </w:rPr>
        <w:pPrChange w:id="619" w:author="Strzelczyk, Anthony (A.)" w:date="2020-12-11T12:24:00Z">
          <w:pPr/>
        </w:pPrChange>
      </w:pPr>
    </w:p>
    <w:p w14:paraId="161BBF49" w14:textId="3F26F00F" w:rsidR="002C4126" w:rsidRDefault="002C4126">
      <w:pPr>
        <w:spacing w:line="240" w:lineRule="atLeast"/>
        <w:rPr>
          <w:ins w:id="620" w:author="Strzelczyk, Anthony (A.)" w:date="2021-01-06T08:52:00Z"/>
          <w:rFonts w:cs="Arial"/>
        </w:rPr>
        <w:pPrChange w:id="621" w:author="Strzelczyk, Anthony (A.)" w:date="2020-12-11T12:24:00Z">
          <w:pPr/>
        </w:pPrChange>
      </w:pPr>
    </w:p>
    <w:p w14:paraId="53D45161" w14:textId="738D5803" w:rsidR="002C4126" w:rsidRDefault="002C4126">
      <w:pPr>
        <w:spacing w:line="240" w:lineRule="atLeast"/>
        <w:rPr>
          <w:ins w:id="622" w:author="Strzelczyk, Anthony (A.)" w:date="2021-01-06T08:52:00Z"/>
        </w:rPr>
        <w:pPrChange w:id="623" w:author="Strzelczyk, Anthony (A.)" w:date="2020-12-11T12:24:00Z">
          <w:pPr/>
        </w:pPrChange>
      </w:pPr>
      <w:ins w:id="624" w:author="Strzelczyk, Anthony (A.)" w:date="2021-01-06T08:52:00Z">
        <w:r w:rsidRPr="009E1CE3">
          <w:t>Rear Fog Lamp</w:t>
        </w:r>
        <w:r>
          <w:t xml:space="preserve"> can be on one side or</w:t>
        </w:r>
        <w:r w:rsidRPr="009E1CE3">
          <w:t xml:space="preserve"> on both side</w:t>
        </w:r>
        <w:r>
          <w:t>s</w:t>
        </w:r>
        <w:r w:rsidRPr="009E1CE3">
          <w:t xml:space="preserve"> of the vehicles rear lighting.</w:t>
        </w:r>
      </w:ins>
      <w:ins w:id="625" w:author="Strzelczyk, Anthony (A.)" w:date="2021-01-06T08:53:00Z">
        <w:r>
          <w:t xml:space="preserve"> </w:t>
        </w:r>
      </w:ins>
      <w:ins w:id="626" w:author="Strzelczyk, Anthony (A.)" w:date="2021-01-20T06:01:00Z">
        <w:r w:rsidR="0007604D">
          <w:t>A single sided fog</w:t>
        </w:r>
      </w:ins>
      <w:ins w:id="627" w:author="Strzelczyk, Anthony (A.)" w:date="2021-01-20T06:02:00Z">
        <w:r w:rsidR="0007604D">
          <w:t xml:space="preserve"> </w:t>
        </w:r>
      </w:ins>
      <w:ins w:id="628" w:author="Strzelczyk, Anthony (A.)" w:date="2021-01-20T06:01:00Z">
        <w:r w:rsidR="0007604D">
          <w:t>lamp is shown</w:t>
        </w:r>
      </w:ins>
      <w:ins w:id="629" w:author="Strzelczyk, Anthony (A.)" w:date="2021-01-20T06:02:00Z">
        <w:r w:rsidR="0007604D">
          <w:t xml:space="preserve"> in the figure below as an example.</w:t>
        </w:r>
      </w:ins>
      <w:ins w:id="630" w:author="Strzelczyk, Anthony (A.)" w:date="2021-01-06T08:53:00Z">
        <w:r>
          <w:t xml:space="preserve"> </w:t>
        </w:r>
      </w:ins>
    </w:p>
    <w:p w14:paraId="44B00A91" w14:textId="77777777" w:rsidR="00880F06" w:rsidRDefault="00880F06">
      <w:pPr>
        <w:keepNext/>
        <w:spacing w:line="240" w:lineRule="atLeast"/>
        <w:jc w:val="center"/>
        <w:pPrChange w:id="631" w:author="Strzelczyk, Anthony (A.)" w:date="2020-12-11T12:24:00Z">
          <w:pPr>
            <w:keepNext/>
            <w:jc w:val="center"/>
          </w:pPr>
        </w:pPrChange>
      </w:pPr>
      <w:r w:rsidRPr="00EA3AC8">
        <w:rPr>
          <w:noProof/>
        </w:rPr>
        <w:drawing>
          <wp:inline distT="0" distB="0" distL="0" distR="0" wp14:anchorId="66A43052" wp14:editId="0119F34B">
            <wp:extent cx="3371850" cy="16039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4750" cy="1629117"/>
                    </a:xfrm>
                    <a:prstGeom prst="rect">
                      <a:avLst/>
                    </a:prstGeom>
                  </pic:spPr>
                </pic:pic>
              </a:graphicData>
            </a:graphic>
          </wp:inline>
        </w:drawing>
      </w:r>
      <w:r w:rsidRPr="007108E3">
        <w:rPr>
          <w:noProof/>
        </w:rPr>
        <w:t xml:space="preserve"> </w:t>
      </w:r>
      <w:r>
        <w:rPr>
          <w:noProof/>
        </w:rPr>
        <w:t xml:space="preserve">           </w:t>
      </w:r>
      <w:r w:rsidRPr="007108E3">
        <w:rPr>
          <w:noProof/>
        </w:rPr>
        <w:drawing>
          <wp:inline distT="0" distB="0" distL="0" distR="0" wp14:anchorId="4F2B1E21" wp14:editId="442FC66F">
            <wp:extent cx="882650" cy="8610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4603" cy="872725"/>
                    </a:xfrm>
                    <a:prstGeom prst="rect">
                      <a:avLst/>
                    </a:prstGeom>
                  </pic:spPr>
                </pic:pic>
              </a:graphicData>
            </a:graphic>
          </wp:inline>
        </w:drawing>
      </w:r>
    </w:p>
    <w:p w14:paraId="30922655" w14:textId="7B2B1AD9" w:rsidR="00880F06" w:rsidRDefault="00880F06">
      <w:pPr>
        <w:pStyle w:val="Caption"/>
        <w:spacing w:line="240" w:lineRule="atLeast"/>
        <w:pPrChange w:id="632" w:author="Strzelczyk, Anthony (A.)" w:date="2020-12-11T12:24:00Z">
          <w:pPr>
            <w:pStyle w:val="Caption"/>
          </w:pPr>
        </w:pPrChange>
      </w:pPr>
      <w:bookmarkStart w:id="633" w:name="_Toc89440083"/>
      <w:r>
        <w:t xml:space="preserve">Figure </w:t>
      </w:r>
      <w:r>
        <w:fldChar w:fldCharType="begin"/>
      </w:r>
      <w:r>
        <w:instrText>SEQ Figure \* ARABIC</w:instrText>
      </w:r>
      <w:r>
        <w:fldChar w:fldCharType="separate"/>
      </w:r>
      <w:r w:rsidR="005277C2">
        <w:rPr>
          <w:noProof/>
        </w:rPr>
        <w:t>2</w:t>
      </w:r>
      <w:r>
        <w:fldChar w:fldCharType="end"/>
      </w:r>
      <w:r>
        <w:t>: Rear Fog Light Feature Image</w:t>
      </w:r>
      <w:bookmarkEnd w:id="633"/>
    </w:p>
    <w:p w14:paraId="2A3E46B9" w14:textId="77777777" w:rsidR="009618B0" w:rsidRDefault="009618B0" w:rsidP="009618B0">
      <w:pPr>
        <w:pStyle w:val="Heading2"/>
        <w:numPr>
          <w:ilvl w:val="0"/>
          <w:numId w:val="0"/>
        </w:numPr>
        <w:spacing w:line="240" w:lineRule="atLeast"/>
      </w:pPr>
      <w:bookmarkStart w:id="634" w:name="_Toc397081437"/>
    </w:p>
    <w:p w14:paraId="4DCA29F3" w14:textId="77777777" w:rsidR="009618B0" w:rsidRDefault="009618B0" w:rsidP="009618B0"/>
    <w:p w14:paraId="28EA6664" w14:textId="77777777" w:rsidR="00642933" w:rsidRDefault="00642933" w:rsidP="009618B0"/>
    <w:p w14:paraId="5B356F59" w14:textId="77777777" w:rsidR="00642933" w:rsidRDefault="00642933" w:rsidP="009618B0"/>
    <w:p w14:paraId="377002BA" w14:textId="77777777" w:rsidR="00642933" w:rsidRDefault="00642933" w:rsidP="009618B0"/>
    <w:p w14:paraId="391A2837" w14:textId="77777777" w:rsidR="00642933" w:rsidRDefault="00642933" w:rsidP="009618B0"/>
    <w:p w14:paraId="46CBB3EC" w14:textId="77777777" w:rsidR="00C749A5" w:rsidRPr="009618B0" w:rsidRDefault="00C749A5" w:rsidP="009618B0"/>
    <w:p w14:paraId="1FF37622" w14:textId="3EBE6BE7" w:rsidR="00741AA6" w:rsidRPr="007C20FA" w:rsidRDefault="00741AA6">
      <w:pPr>
        <w:pStyle w:val="Heading2"/>
        <w:tabs>
          <w:tab w:val="num" w:pos="718"/>
        </w:tabs>
        <w:spacing w:line="240" w:lineRule="atLeast"/>
        <w:ind w:left="601" w:hanging="601"/>
        <w:pPrChange w:id="635" w:author="Strzelczyk, Anthony (A.)" w:date="2020-12-11T12:24:00Z">
          <w:pPr>
            <w:pStyle w:val="Heading2"/>
            <w:tabs>
              <w:tab w:val="num" w:pos="718"/>
            </w:tabs>
            <w:ind w:left="601" w:hanging="601"/>
          </w:pPr>
        </w:pPrChange>
      </w:pPr>
      <w:bookmarkStart w:id="636" w:name="_Toc89439548"/>
      <w:r>
        <w:lastRenderedPageBreak/>
        <w:t>Feature Variants</w:t>
      </w:r>
      <w:bookmarkEnd w:id="636"/>
    </w:p>
    <w:p w14:paraId="1E77534F" w14:textId="77777777" w:rsidR="00741AA6" w:rsidRPr="007C20FA" w:rsidRDefault="00741AA6">
      <w:pPr>
        <w:spacing w:line="240" w:lineRule="atLeast"/>
        <w:rPr>
          <w:rFonts w:cs="Arial"/>
          <w:color w:val="808080"/>
          <w:szCs w:val="22"/>
        </w:rPr>
        <w:pPrChange w:id="637"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843"/>
        <w:gridCol w:w="5387"/>
        <w:gridCol w:w="2976"/>
      </w:tblGrid>
      <w:tr w:rsidR="00412038" w14:paraId="1179DCCD" w14:textId="77777777" w:rsidTr="00970381">
        <w:trPr>
          <w:trHeight w:val="805"/>
        </w:trPr>
        <w:tc>
          <w:tcPr>
            <w:tcW w:w="1843" w:type="dxa"/>
            <w:shd w:val="clear" w:color="auto" w:fill="D9D9D9" w:themeFill="background1" w:themeFillShade="D9"/>
          </w:tcPr>
          <w:p w14:paraId="62C3CA0D" w14:textId="77777777" w:rsidR="00412038" w:rsidRPr="000D0295" w:rsidRDefault="00412038">
            <w:pPr>
              <w:pStyle w:val="Caption"/>
              <w:spacing w:line="240" w:lineRule="atLeast"/>
              <w:rPr>
                <w:lang w:val="en-GB"/>
              </w:rPr>
              <w:pPrChange w:id="638" w:author="Strzelczyk, Anthony (A.)" w:date="2020-12-11T12:24:00Z">
                <w:pPr>
                  <w:pStyle w:val="Caption"/>
                </w:pPr>
              </w:pPrChange>
            </w:pPr>
            <w:r w:rsidRPr="000D0295">
              <w:rPr>
                <w:lang w:val="en-GB"/>
              </w:rPr>
              <w:t>Variant Name</w:t>
            </w:r>
          </w:p>
        </w:tc>
        <w:tc>
          <w:tcPr>
            <w:tcW w:w="5387" w:type="dxa"/>
            <w:shd w:val="clear" w:color="auto" w:fill="D9D9D9" w:themeFill="background1" w:themeFillShade="D9"/>
          </w:tcPr>
          <w:p w14:paraId="0C2B3216" w14:textId="77777777" w:rsidR="00412038" w:rsidRPr="000D0295" w:rsidRDefault="00412038">
            <w:pPr>
              <w:pStyle w:val="Caption"/>
              <w:spacing w:line="240" w:lineRule="atLeast"/>
              <w:rPr>
                <w:lang w:val="en-GB"/>
              </w:rPr>
              <w:pPrChange w:id="639" w:author="Strzelczyk, Anthony (A.)" w:date="2020-12-11T12:24:00Z">
                <w:pPr>
                  <w:pStyle w:val="Caption"/>
                </w:pPr>
              </w:pPrChange>
            </w:pPr>
            <w:r w:rsidRPr="000D0295">
              <w:rPr>
                <w:lang w:val="en-GB"/>
              </w:rPr>
              <w:t>Variant Description</w:t>
            </w:r>
          </w:p>
        </w:tc>
        <w:tc>
          <w:tcPr>
            <w:tcW w:w="2976" w:type="dxa"/>
            <w:shd w:val="clear" w:color="auto" w:fill="D9D9D9" w:themeFill="background1" w:themeFillShade="D9"/>
          </w:tcPr>
          <w:p w14:paraId="702D35E7" w14:textId="77777777" w:rsidR="00412038" w:rsidRPr="000D0295" w:rsidRDefault="009B22DC">
            <w:pPr>
              <w:pStyle w:val="Caption"/>
              <w:spacing w:line="240" w:lineRule="atLeast"/>
              <w:rPr>
                <w:lang w:val="en-GB"/>
              </w:rPr>
              <w:pPrChange w:id="640" w:author="Strzelczyk, Anthony (A.)" w:date="2020-12-11T12:24:00Z">
                <w:pPr>
                  <w:pStyle w:val="Caption"/>
                </w:pPr>
              </w:pPrChange>
            </w:pPr>
            <w:r>
              <w:rPr>
                <w:lang w:val="en-GB"/>
              </w:rPr>
              <w:t>Remarks</w:t>
            </w:r>
          </w:p>
        </w:tc>
      </w:tr>
      <w:tr w:rsidR="00412038" w14:paraId="7B7EDB90" w14:textId="77777777" w:rsidTr="00970381">
        <w:tc>
          <w:tcPr>
            <w:tcW w:w="1843" w:type="dxa"/>
          </w:tcPr>
          <w:p w14:paraId="0B185DF2" w14:textId="768F0D40" w:rsidR="00412038" w:rsidRPr="00E25501" w:rsidRDefault="00ED0D2C">
            <w:pPr>
              <w:spacing w:line="240" w:lineRule="atLeast"/>
              <w:rPr>
                <w:b/>
              </w:rPr>
              <w:pPrChange w:id="641" w:author="Strzelczyk, Anthony (A.)" w:date="2020-12-11T12:24:00Z">
                <w:pPr/>
              </w:pPrChange>
            </w:pPr>
            <w:del w:id="642" w:author="Mesko, Jeffrey (J.A.)" w:date="2021-03-05T11:15:00Z">
              <w:r w:rsidRPr="00E25501" w:rsidDel="00344CB1">
                <w:rPr>
                  <w:b/>
                </w:rPr>
                <w:delText xml:space="preserve">Europe </w:delText>
              </w:r>
            </w:del>
            <w:r w:rsidRPr="00E25501">
              <w:rPr>
                <w:b/>
              </w:rPr>
              <w:t>Front Fog Light</w:t>
            </w:r>
          </w:p>
        </w:tc>
        <w:tc>
          <w:tcPr>
            <w:tcW w:w="5387" w:type="dxa"/>
          </w:tcPr>
          <w:p w14:paraId="40D8CC9A" w14:textId="2AE08840" w:rsidR="00412038" w:rsidRPr="00E25501" w:rsidRDefault="00ED0D2C">
            <w:pPr>
              <w:spacing w:line="240" w:lineRule="atLeast"/>
              <w:pPrChange w:id="643" w:author="Strzelczyk, Anthony (A.)" w:date="2020-12-11T12:24:00Z">
                <w:pPr/>
              </w:pPrChange>
            </w:pPr>
            <w:del w:id="644" w:author="Mesko, Jeffrey (J.A.)" w:date="2021-03-05T11:15:00Z">
              <w:r w:rsidRPr="00E25501" w:rsidDel="00344CB1">
                <w:delText>European regulations require that front fog lamps and high beam headlamps be allowed to be on simultaneously.</w:delText>
              </w:r>
            </w:del>
            <w:ins w:id="645" w:author="Mesko, Jeffrey (J.A.)" w:date="2021-03-05T11:15:00Z">
              <w:r w:rsidR="00344CB1">
                <w:t xml:space="preserve">Forward facing </w:t>
              </w:r>
              <w:r w:rsidR="004B3B6F">
                <w:t>lamps that illuminate the area close to and in front of the vehicle for better visibility</w:t>
              </w:r>
            </w:ins>
            <w:ins w:id="646" w:author="Mesko, Jeffrey (J.A.)" w:date="2021-03-05T11:17:00Z">
              <w:r w:rsidR="000A20CC">
                <w:t xml:space="preserve"> to the driver</w:t>
              </w:r>
            </w:ins>
            <w:ins w:id="647" w:author="Mesko, Jeffrey (J.A.)" w:date="2021-03-05T11:15:00Z">
              <w:r w:rsidR="004B3B6F">
                <w:t xml:space="preserve"> in adverse weather conditions.</w:t>
              </w:r>
            </w:ins>
          </w:p>
        </w:tc>
        <w:tc>
          <w:tcPr>
            <w:tcW w:w="2976" w:type="dxa"/>
          </w:tcPr>
          <w:p w14:paraId="582E18EB" w14:textId="77777777" w:rsidR="00412038" w:rsidRDefault="00412038">
            <w:pPr>
              <w:spacing w:line="240" w:lineRule="atLeast"/>
              <w:pPrChange w:id="648" w:author="Strzelczyk, Anthony (A.)" w:date="2020-12-11T12:24:00Z">
                <w:pPr/>
              </w:pPrChange>
            </w:pPr>
          </w:p>
        </w:tc>
      </w:tr>
      <w:tr w:rsidR="00ED0D2C" w:rsidDel="004B3B6F" w14:paraId="0DBFD515" w14:textId="13AEFECA" w:rsidTr="00970381">
        <w:trPr>
          <w:del w:id="649" w:author="Mesko, Jeffrey (J.A.)" w:date="2021-03-05T11:15:00Z"/>
        </w:trPr>
        <w:tc>
          <w:tcPr>
            <w:tcW w:w="1843" w:type="dxa"/>
          </w:tcPr>
          <w:p w14:paraId="4CBA2E9B" w14:textId="20A9C0DA" w:rsidR="00ED0D2C" w:rsidRPr="00E25501" w:rsidDel="004B3B6F" w:rsidRDefault="00ED0D2C">
            <w:pPr>
              <w:spacing w:line="240" w:lineRule="atLeast"/>
              <w:rPr>
                <w:del w:id="650" w:author="Mesko, Jeffrey (J.A.)" w:date="2021-03-05T11:15:00Z"/>
                <w:b/>
              </w:rPr>
              <w:pPrChange w:id="651" w:author="Strzelczyk, Anthony (A.)" w:date="2020-12-11T12:24:00Z">
                <w:pPr/>
              </w:pPrChange>
            </w:pPr>
            <w:del w:id="652" w:author="Mesko, Jeffrey (J.A.)" w:date="2021-03-05T11:15:00Z">
              <w:r w:rsidRPr="00E25501" w:rsidDel="004B3B6F">
                <w:rPr>
                  <w:b/>
                </w:rPr>
                <w:delText>North America Front Fog</w:delText>
              </w:r>
            </w:del>
          </w:p>
        </w:tc>
        <w:tc>
          <w:tcPr>
            <w:tcW w:w="5387" w:type="dxa"/>
          </w:tcPr>
          <w:p w14:paraId="1D9ABD90" w14:textId="7396E4DD" w:rsidR="00ED0D2C" w:rsidRPr="00E25501" w:rsidDel="004B3B6F" w:rsidRDefault="00ED0D2C">
            <w:pPr>
              <w:spacing w:line="240" w:lineRule="atLeast"/>
              <w:rPr>
                <w:del w:id="653" w:author="Mesko, Jeffrey (J.A.)" w:date="2021-03-05T11:15:00Z"/>
              </w:rPr>
              <w:pPrChange w:id="654" w:author="Strzelczyk, Anthony (A.)" w:date="2020-12-11T12:24:00Z">
                <w:pPr/>
              </w:pPrChange>
            </w:pPr>
            <w:del w:id="655" w:author="Mesko, Jeffrey (J.A.)" w:date="2021-03-05T11:15:00Z">
              <w:r w:rsidRPr="00E25501" w:rsidDel="004B3B6F">
                <w:delText xml:space="preserve">Some U.S. state regulations require that the front fog lamps be extinguished when high beam headlamps are on. </w:delText>
              </w:r>
            </w:del>
          </w:p>
        </w:tc>
        <w:tc>
          <w:tcPr>
            <w:tcW w:w="2976" w:type="dxa"/>
          </w:tcPr>
          <w:p w14:paraId="5466FB34" w14:textId="7ED6DB7B" w:rsidR="00ED0D2C" w:rsidDel="004B3B6F" w:rsidRDefault="00ED0D2C">
            <w:pPr>
              <w:spacing w:line="240" w:lineRule="atLeast"/>
              <w:rPr>
                <w:del w:id="656" w:author="Mesko, Jeffrey (J.A.)" w:date="2021-03-05T11:15:00Z"/>
              </w:rPr>
              <w:pPrChange w:id="657" w:author="Strzelczyk, Anthony (A.)" w:date="2020-12-11T12:24:00Z">
                <w:pPr/>
              </w:pPrChange>
            </w:pPr>
          </w:p>
        </w:tc>
      </w:tr>
      <w:tr w:rsidR="00305341" w14:paraId="5C4F8C02" w14:textId="77777777" w:rsidTr="00970381">
        <w:tc>
          <w:tcPr>
            <w:tcW w:w="1843" w:type="dxa"/>
          </w:tcPr>
          <w:p w14:paraId="135E3C48" w14:textId="4B32FC2F" w:rsidR="00305341" w:rsidRPr="00E25501" w:rsidRDefault="00305341">
            <w:pPr>
              <w:spacing w:line="240" w:lineRule="atLeast"/>
              <w:rPr>
                <w:b/>
              </w:rPr>
              <w:pPrChange w:id="658" w:author="Strzelczyk, Anthony (A.)" w:date="2020-12-11T12:24:00Z">
                <w:pPr/>
              </w:pPrChange>
            </w:pPr>
            <w:r w:rsidRPr="00E25501">
              <w:rPr>
                <w:b/>
              </w:rPr>
              <w:t>Rear Fog L</w:t>
            </w:r>
            <w:ins w:id="659" w:author="Mesko, Jeffrey (J.A.)" w:date="2021-03-05T11:18:00Z">
              <w:r w:rsidR="000A20CC">
                <w:rPr>
                  <w:b/>
                </w:rPr>
                <w:t>ights</w:t>
              </w:r>
            </w:ins>
            <w:del w:id="660" w:author="Mesko, Jeffrey (J.A.)" w:date="2021-03-05T11:18:00Z">
              <w:r w:rsidRPr="00E25501" w:rsidDel="000A20CC">
                <w:rPr>
                  <w:b/>
                </w:rPr>
                <w:delText>amps</w:delText>
              </w:r>
            </w:del>
            <w:r w:rsidRPr="00E25501">
              <w:rPr>
                <w:b/>
              </w:rPr>
              <w:t xml:space="preserve"> </w:t>
            </w:r>
            <w:del w:id="661" w:author="Anthony" w:date="2021-03-04T16:34:00Z">
              <w:r w:rsidRPr="00E25501">
                <w:rPr>
                  <w:b/>
                </w:rPr>
                <w:delText>both sided</w:delText>
              </w:r>
            </w:del>
          </w:p>
        </w:tc>
        <w:tc>
          <w:tcPr>
            <w:tcW w:w="5387" w:type="dxa"/>
          </w:tcPr>
          <w:p w14:paraId="213B4BBB" w14:textId="1F52ECD5" w:rsidR="00305341" w:rsidRPr="00E25501" w:rsidRDefault="00305341">
            <w:pPr>
              <w:spacing w:line="240" w:lineRule="atLeast"/>
              <w:pPrChange w:id="662" w:author="Strzelczyk, Anthony (A.)" w:date="2020-12-11T12:24:00Z">
                <w:pPr/>
              </w:pPrChange>
            </w:pPr>
            <w:del w:id="663" w:author="Mesko, Jeffrey (J.A.)" w:date="2021-03-05T11:15:00Z">
              <w:r w:rsidRPr="00E25501" w:rsidDel="004B3B6F">
                <w:delText>Rear Fog Lamp on both side of the vehicles rear lighting</w:delText>
              </w:r>
            </w:del>
            <w:ins w:id="664" w:author="Anthony" w:date="2021-03-04T16:34:00Z">
              <w:del w:id="665" w:author="Mesko, Jeffrey (J.A.)" w:date="2021-03-05T11:15:00Z">
                <w:r w:rsidR="002F3170" w:rsidDel="004B3B6F">
                  <w:delText>Man</w:delText>
                </w:r>
              </w:del>
            </w:ins>
            <w:ins w:id="666" w:author="Anthony" w:date="2021-03-04T16:35:00Z">
              <w:del w:id="667" w:author="Mesko, Jeffrey (J.A.)" w:date="2021-03-05T11:15:00Z">
                <w:r w:rsidR="002F3170" w:rsidDel="004B3B6F">
                  <w:delText>datory for Europe and China.  Reference Table 9 for other options</w:delText>
                </w:r>
              </w:del>
            </w:ins>
            <w:del w:id="668" w:author="Mesko, Jeffrey (J.A.)" w:date="2021-03-05T11:15:00Z">
              <w:r w:rsidRPr="00E25501" w:rsidDel="004B3B6F">
                <w:delText>.</w:delText>
              </w:r>
            </w:del>
            <w:ins w:id="669" w:author="Mesko, Jeffrey (J.A.)" w:date="2021-03-05T11:15:00Z">
              <w:r w:rsidR="004B3B6F">
                <w:t>Rearward facing l</w:t>
              </w:r>
            </w:ins>
            <w:ins w:id="670" w:author="Mesko, Jeffrey (J.A.)" w:date="2021-03-05T11:16:00Z">
              <w:r w:rsidR="004B3B6F">
                <w:t xml:space="preserve">amp(s) </w:t>
              </w:r>
              <w:r w:rsidR="000A20CC">
                <w:t>to</w:t>
              </w:r>
            </w:ins>
            <w:ins w:id="671" w:author="Mesko, Jeffrey (J.A.)" w:date="2021-03-05T11:17:00Z">
              <w:r w:rsidR="000A20CC">
                <w:t xml:space="preserve"> improve visibility of the vehicle to other </w:t>
              </w:r>
            </w:ins>
            <w:r w:rsidR="00B5471D">
              <w:t>drivers</w:t>
            </w:r>
            <w:ins w:id="672" w:author="Mesko, Jeffrey (J.A.)" w:date="2021-03-05T11:17:00Z">
              <w:r w:rsidR="000A20CC">
                <w:t xml:space="preserve"> during adverse weather conditions.</w:t>
              </w:r>
            </w:ins>
          </w:p>
        </w:tc>
        <w:tc>
          <w:tcPr>
            <w:tcW w:w="2976" w:type="dxa"/>
          </w:tcPr>
          <w:p w14:paraId="7AD519E6" w14:textId="77777777" w:rsidR="00305341" w:rsidRDefault="00305341">
            <w:pPr>
              <w:keepNext/>
              <w:spacing w:line="240" w:lineRule="atLeast"/>
              <w:pPrChange w:id="673" w:author="Strzelczyk, Anthony (A.)" w:date="2020-12-11T12:24:00Z">
                <w:pPr>
                  <w:keepNext/>
                </w:pPr>
              </w:pPrChange>
            </w:pPr>
          </w:p>
        </w:tc>
      </w:tr>
      <w:tr w:rsidR="00305341" w14:paraId="692C2D97" w14:textId="77777777" w:rsidTr="00970381">
        <w:trPr>
          <w:del w:id="674" w:author="Anthony" w:date="2021-03-04T16:34:00Z"/>
        </w:trPr>
        <w:tc>
          <w:tcPr>
            <w:tcW w:w="1843" w:type="dxa"/>
          </w:tcPr>
          <w:p w14:paraId="72BB0184" w14:textId="3943DF8A" w:rsidR="00305341" w:rsidRPr="00E25501" w:rsidRDefault="00305341">
            <w:pPr>
              <w:spacing w:line="240" w:lineRule="atLeast"/>
              <w:rPr>
                <w:del w:id="675" w:author="Anthony" w:date="2021-03-04T16:34:00Z"/>
                <w:b/>
              </w:rPr>
              <w:pPrChange w:id="676" w:author="Strzelczyk, Anthony (A.)" w:date="2020-12-11T12:24:00Z">
                <w:pPr/>
              </w:pPrChange>
            </w:pPr>
            <w:del w:id="677" w:author="Anthony" w:date="2021-03-04T16:34:00Z">
              <w:r w:rsidRPr="00E25501">
                <w:rPr>
                  <w:b/>
                </w:rPr>
                <w:delText>Rear Fog Lamps one sided</w:delText>
              </w:r>
            </w:del>
          </w:p>
        </w:tc>
        <w:tc>
          <w:tcPr>
            <w:tcW w:w="5387" w:type="dxa"/>
          </w:tcPr>
          <w:p w14:paraId="0B360829" w14:textId="7F18FF75" w:rsidR="00305341" w:rsidRPr="00E25501" w:rsidRDefault="00305341">
            <w:pPr>
              <w:spacing w:line="240" w:lineRule="atLeast"/>
              <w:rPr>
                <w:del w:id="678" w:author="Anthony" w:date="2021-03-04T16:34:00Z"/>
              </w:rPr>
              <w:pPrChange w:id="679" w:author="Strzelczyk, Anthony (A.)" w:date="2020-12-11T12:24:00Z">
                <w:pPr/>
              </w:pPrChange>
            </w:pPr>
            <w:del w:id="680" w:author="Anthony" w:date="2021-03-04T16:34:00Z">
              <w:r w:rsidRPr="00E25501">
                <w:delText>Rear Fog Lamp only on one side of the vehicles rear lighting.</w:delText>
              </w:r>
            </w:del>
          </w:p>
        </w:tc>
        <w:tc>
          <w:tcPr>
            <w:tcW w:w="2976" w:type="dxa"/>
          </w:tcPr>
          <w:p w14:paraId="32E3D341" w14:textId="7D0D178C" w:rsidR="00305341" w:rsidRDefault="00305341">
            <w:pPr>
              <w:keepNext/>
              <w:spacing w:line="240" w:lineRule="atLeast"/>
              <w:rPr>
                <w:del w:id="681" w:author="Anthony" w:date="2021-03-04T16:34:00Z"/>
              </w:rPr>
              <w:pPrChange w:id="682" w:author="Strzelczyk, Anthony (A.)" w:date="2020-12-11T12:24:00Z">
                <w:pPr>
                  <w:keepNext/>
                </w:pPr>
              </w:pPrChange>
            </w:pPr>
          </w:p>
        </w:tc>
      </w:tr>
      <w:tr w:rsidR="00305341" w:rsidDel="000A20CC" w14:paraId="7E262898" w14:textId="50F139FB" w:rsidTr="00970381">
        <w:trPr>
          <w:del w:id="683" w:author="Mesko, Jeffrey (J.A.)" w:date="2021-03-05T11:17:00Z"/>
        </w:trPr>
        <w:tc>
          <w:tcPr>
            <w:tcW w:w="1843" w:type="dxa"/>
          </w:tcPr>
          <w:p w14:paraId="5EDDF6E9" w14:textId="272AE04C" w:rsidR="00305341" w:rsidRPr="00E25501" w:rsidDel="000A20CC" w:rsidRDefault="00305341">
            <w:pPr>
              <w:spacing w:line="240" w:lineRule="atLeast"/>
              <w:rPr>
                <w:del w:id="684" w:author="Mesko, Jeffrey (J.A.)" w:date="2021-03-05T11:17:00Z"/>
                <w:b/>
              </w:rPr>
              <w:pPrChange w:id="685" w:author="Strzelczyk, Anthony (A.)" w:date="2020-12-11T12:24:00Z">
                <w:pPr/>
              </w:pPrChange>
            </w:pPr>
            <w:del w:id="686" w:author="Mesko, Jeffrey (J.A.)" w:date="2021-03-05T11:17:00Z">
              <w:r w:rsidRPr="00E25501" w:rsidDel="000A20CC">
                <w:rPr>
                  <w:b/>
                </w:rPr>
                <w:delText>Rear Fog with Trailer</w:delText>
              </w:r>
            </w:del>
          </w:p>
        </w:tc>
        <w:tc>
          <w:tcPr>
            <w:tcW w:w="5387" w:type="dxa"/>
          </w:tcPr>
          <w:p w14:paraId="0456288F" w14:textId="374C886A" w:rsidR="00305341" w:rsidRPr="00E25501" w:rsidDel="000A20CC" w:rsidRDefault="00305341">
            <w:pPr>
              <w:spacing w:line="240" w:lineRule="atLeast"/>
              <w:rPr>
                <w:del w:id="687" w:author="Mesko, Jeffrey (J.A.)" w:date="2021-03-05T11:17:00Z"/>
              </w:rPr>
              <w:pPrChange w:id="688" w:author="Strzelczyk, Anthony (A.)" w:date="2020-12-11T12:24:00Z">
                <w:pPr/>
              </w:pPrChange>
            </w:pPr>
            <w:del w:id="689" w:author="Mesko, Jeffrey (J.A.)" w:date="2021-03-05T11:17:00Z">
              <w:r w:rsidRPr="00E25501" w:rsidDel="000A20CC">
                <w:delText xml:space="preserve">In the case a trailer is connected to the vehicle, the rear fog lamp on the trailer is illuminated, but the rear fog lamp on the vehicle is deactivated when Rear Fog Light is selected.  This is required for European applications and allowed by ECE regulations. </w:delText>
              </w:r>
            </w:del>
          </w:p>
          <w:p w14:paraId="785E963D" w14:textId="197D284D" w:rsidR="00305341" w:rsidRPr="00E25501" w:rsidDel="000A20CC" w:rsidRDefault="00305341">
            <w:pPr>
              <w:spacing w:line="240" w:lineRule="atLeast"/>
              <w:rPr>
                <w:del w:id="690" w:author="Mesko, Jeffrey (J.A.)" w:date="2021-03-05T11:17:00Z"/>
              </w:rPr>
              <w:pPrChange w:id="691" w:author="Strzelczyk, Anthony (A.)" w:date="2020-12-11T12:24:00Z">
                <w:pPr/>
              </w:pPrChange>
            </w:pPr>
            <w:del w:id="692" w:author="Mesko, Jeffrey (J.A.)" w:date="2021-03-05T11:17:00Z">
              <w:r w:rsidRPr="00E25501" w:rsidDel="000A20CC">
                <w:delText>For Brazil, both, vehicle and trailer rear fog lamps must be illuminated.</w:delText>
              </w:r>
            </w:del>
          </w:p>
        </w:tc>
        <w:tc>
          <w:tcPr>
            <w:tcW w:w="2976" w:type="dxa"/>
          </w:tcPr>
          <w:p w14:paraId="5FB6AD60" w14:textId="717FDA93" w:rsidR="00305341" w:rsidDel="000A20CC" w:rsidRDefault="00305341">
            <w:pPr>
              <w:keepNext/>
              <w:spacing w:line="240" w:lineRule="atLeast"/>
              <w:rPr>
                <w:del w:id="693" w:author="Mesko, Jeffrey (J.A.)" w:date="2021-03-05T11:17:00Z"/>
              </w:rPr>
              <w:pPrChange w:id="694" w:author="Strzelczyk, Anthony (A.)" w:date="2020-12-11T12:24:00Z">
                <w:pPr>
                  <w:keepNext/>
                </w:pPr>
              </w:pPrChange>
            </w:pPr>
          </w:p>
        </w:tc>
      </w:tr>
    </w:tbl>
    <w:p w14:paraId="18F03E91" w14:textId="4D5F7D59" w:rsidR="00741AA6" w:rsidRPr="009C2384" w:rsidRDefault="009C2384" w:rsidP="00A20123">
      <w:pPr>
        <w:pStyle w:val="Caption"/>
        <w:spacing w:line="240" w:lineRule="atLeast"/>
      </w:pPr>
      <w:bookmarkStart w:id="695" w:name="_Toc89440096"/>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8</w:t>
      </w:r>
      <w:r w:rsidR="002C1D22">
        <w:rPr>
          <w:noProof/>
        </w:rPr>
        <w:fldChar w:fldCharType="end"/>
      </w:r>
      <w:r w:rsidRPr="009C2384">
        <w:t>: Feature Variants</w:t>
      </w:r>
      <w:bookmarkEnd w:id="695"/>
    </w:p>
    <w:p w14:paraId="539CF127" w14:textId="77777777" w:rsidR="000C0B77" w:rsidRDefault="000C0B77">
      <w:pPr>
        <w:pStyle w:val="Heading3"/>
        <w:spacing w:line="240" w:lineRule="atLeast"/>
        <w:pPrChange w:id="696" w:author="Strzelczyk, Anthony (A.)" w:date="2020-12-11T12:24:00Z">
          <w:pPr>
            <w:pStyle w:val="Heading3"/>
          </w:pPr>
        </w:pPrChange>
      </w:pPr>
      <w:bookmarkStart w:id="697" w:name="_Toc89439549"/>
      <w:r>
        <w:t>Regions &amp; Markets</w:t>
      </w:r>
      <w:bookmarkEnd w:id="697"/>
    </w:p>
    <w:p w14:paraId="07BE9000" w14:textId="34A716E2" w:rsidR="00BD4F9B" w:rsidRDefault="00BD4F9B">
      <w:pPr>
        <w:spacing w:line="240" w:lineRule="atLeast"/>
        <w:rPr>
          <w:ins w:id="698" w:author="Anthony" w:date="2021-03-04T15:49:00Z"/>
        </w:rPr>
      </w:pPr>
    </w:p>
    <w:tbl>
      <w:tblPr>
        <w:tblW w:w="10563" w:type="dxa"/>
        <w:tblLook w:val="04A0" w:firstRow="1" w:lastRow="0" w:firstColumn="1" w:lastColumn="0" w:noHBand="0" w:noVBand="1"/>
      </w:tblPr>
      <w:tblGrid>
        <w:gridCol w:w="1133"/>
        <w:gridCol w:w="1406"/>
        <w:gridCol w:w="1450"/>
        <w:gridCol w:w="1239"/>
        <w:gridCol w:w="1237"/>
        <w:gridCol w:w="1239"/>
        <w:gridCol w:w="1386"/>
        <w:gridCol w:w="1492"/>
      </w:tblGrid>
      <w:tr w:rsidR="00CE01C9" w:rsidRPr="00CE01C9" w14:paraId="04473256" w14:textId="77777777" w:rsidTr="00CE01C9">
        <w:trPr>
          <w:trHeight w:val="424"/>
        </w:trPr>
        <w:tc>
          <w:tcPr>
            <w:tcW w:w="2520" w:type="dxa"/>
            <w:gridSpan w:val="2"/>
            <w:tcBorders>
              <w:top w:val="nil"/>
              <w:left w:val="nil"/>
              <w:bottom w:val="nil"/>
              <w:right w:val="nil"/>
            </w:tcBorders>
            <w:shd w:val="clear" w:color="auto" w:fill="auto"/>
            <w:vAlign w:val="center"/>
            <w:hideMark/>
          </w:tcPr>
          <w:p w14:paraId="19ED1D7C" w14:textId="77777777" w:rsidR="00CE01C9" w:rsidRPr="00CE01C9" w:rsidRDefault="00CE01C9" w:rsidP="00CE01C9">
            <w:pPr>
              <w:overflowPunct/>
              <w:autoSpaceDE/>
              <w:autoSpaceDN/>
              <w:adjustRightInd/>
              <w:textAlignment w:val="auto"/>
              <w:rPr>
                <w:rFonts w:ascii="Times New Roman" w:hAnsi="Times New Roman"/>
                <w:sz w:val="24"/>
                <w:szCs w:val="24"/>
              </w:rPr>
            </w:pPr>
          </w:p>
        </w:tc>
        <w:tc>
          <w:tcPr>
            <w:tcW w:w="1450" w:type="dxa"/>
            <w:tcBorders>
              <w:top w:val="single" w:sz="8" w:space="0" w:color="auto"/>
              <w:left w:val="single" w:sz="8" w:space="0" w:color="auto"/>
              <w:bottom w:val="nil"/>
              <w:right w:val="single" w:sz="8" w:space="0" w:color="auto"/>
            </w:tcBorders>
            <w:shd w:val="clear" w:color="auto" w:fill="auto"/>
            <w:vAlign w:val="center"/>
            <w:hideMark/>
          </w:tcPr>
          <w:p w14:paraId="3890DB30" w14:textId="77777777" w:rsidR="00CE01C9" w:rsidRPr="00CE01C9" w:rsidRDefault="00CE01C9" w:rsidP="00CE01C9">
            <w:pPr>
              <w:overflowPunct/>
              <w:autoSpaceDE/>
              <w:autoSpaceDN/>
              <w:adjustRightInd/>
              <w:jc w:val="center"/>
              <w:textAlignment w:val="auto"/>
              <w:rPr>
                <w:rFonts w:cs="Arial"/>
                <w:b/>
                <w:bCs/>
                <w:color w:val="000000"/>
                <w:sz w:val="18"/>
                <w:szCs w:val="18"/>
              </w:rPr>
            </w:pPr>
            <w:r w:rsidRPr="00CE01C9">
              <w:rPr>
                <w:rFonts w:cs="Arial"/>
                <w:b/>
                <w:bCs/>
                <w:color w:val="000000"/>
                <w:sz w:val="18"/>
                <w:szCs w:val="18"/>
              </w:rPr>
              <w:t>United States</w:t>
            </w:r>
          </w:p>
        </w:tc>
        <w:tc>
          <w:tcPr>
            <w:tcW w:w="1239" w:type="dxa"/>
            <w:tcBorders>
              <w:top w:val="single" w:sz="8" w:space="0" w:color="auto"/>
              <w:left w:val="nil"/>
              <w:bottom w:val="nil"/>
              <w:right w:val="single" w:sz="8" w:space="0" w:color="auto"/>
            </w:tcBorders>
            <w:shd w:val="clear" w:color="auto" w:fill="auto"/>
            <w:vAlign w:val="center"/>
            <w:hideMark/>
          </w:tcPr>
          <w:p w14:paraId="2835A2AC" w14:textId="77777777" w:rsidR="00CE01C9" w:rsidRPr="00CE01C9" w:rsidRDefault="00CE01C9" w:rsidP="00CE01C9">
            <w:pPr>
              <w:overflowPunct/>
              <w:autoSpaceDE/>
              <w:autoSpaceDN/>
              <w:adjustRightInd/>
              <w:jc w:val="center"/>
              <w:textAlignment w:val="auto"/>
              <w:rPr>
                <w:rFonts w:cs="Arial"/>
                <w:b/>
                <w:bCs/>
                <w:color w:val="000000"/>
                <w:sz w:val="18"/>
                <w:szCs w:val="18"/>
              </w:rPr>
            </w:pPr>
            <w:r w:rsidRPr="00CE01C9">
              <w:rPr>
                <w:rFonts w:cs="Arial"/>
                <w:b/>
                <w:bCs/>
                <w:color w:val="000000"/>
                <w:sz w:val="18"/>
                <w:szCs w:val="18"/>
              </w:rPr>
              <w:t>Canada</w:t>
            </w:r>
          </w:p>
        </w:tc>
        <w:tc>
          <w:tcPr>
            <w:tcW w:w="1237" w:type="dxa"/>
            <w:tcBorders>
              <w:top w:val="single" w:sz="8" w:space="0" w:color="auto"/>
              <w:left w:val="nil"/>
              <w:bottom w:val="nil"/>
              <w:right w:val="single" w:sz="8" w:space="0" w:color="auto"/>
            </w:tcBorders>
            <w:shd w:val="clear" w:color="auto" w:fill="auto"/>
            <w:vAlign w:val="center"/>
            <w:hideMark/>
          </w:tcPr>
          <w:p w14:paraId="2CAE58FB" w14:textId="7BC4098C" w:rsidR="00CE01C9" w:rsidRPr="00CE01C9" w:rsidRDefault="00CE01C9" w:rsidP="00CE01C9">
            <w:pPr>
              <w:overflowPunct/>
              <w:autoSpaceDE/>
              <w:autoSpaceDN/>
              <w:adjustRightInd/>
              <w:jc w:val="center"/>
              <w:textAlignment w:val="auto"/>
              <w:rPr>
                <w:rFonts w:cs="Arial"/>
                <w:b/>
                <w:bCs/>
                <w:color w:val="000000"/>
                <w:sz w:val="18"/>
                <w:szCs w:val="18"/>
              </w:rPr>
            </w:pPr>
            <w:r w:rsidRPr="00CE01C9">
              <w:rPr>
                <w:rFonts w:cs="Arial"/>
                <w:b/>
                <w:bCs/>
                <w:color w:val="000000"/>
                <w:sz w:val="18"/>
                <w:szCs w:val="18"/>
              </w:rPr>
              <w:t>Europe</w:t>
            </w:r>
          </w:p>
        </w:tc>
        <w:tc>
          <w:tcPr>
            <w:tcW w:w="1239" w:type="dxa"/>
            <w:tcBorders>
              <w:top w:val="single" w:sz="8" w:space="0" w:color="auto"/>
              <w:left w:val="nil"/>
              <w:bottom w:val="nil"/>
              <w:right w:val="single" w:sz="8" w:space="0" w:color="auto"/>
            </w:tcBorders>
            <w:shd w:val="clear" w:color="auto" w:fill="auto"/>
            <w:vAlign w:val="center"/>
            <w:hideMark/>
          </w:tcPr>
          <w:p w14:paraId="37986D60" w14:textId="77777777" w:rsidR="00CE01C9" w:rsidRPr="00CE01C9" w:rsidRDefault="00CE01C9" w:rsidP="00CE01C9">
            <w:pPr>
              <w:overflowPunct/>
              <w:autoSpaceDE/>
              <w:autoSpaceDN/>
              <w:adjustRightInd/>
              <w:jc w:val="center"/>
              <w:textAlignment w:val="auto"/>
              <w:rPr>
                <w:rFonts w:cs="Arial"/>
                <w:b/>
                <w:bCs/>
                <w:color w:val="000000"/>
                <w:sz w:val="18"/>
                <w:szCs w:val="18"/>
              </w:rPr>
            </w:pPr>
            <w:r w:rsidRPr="00CE01C9">
              <w:rPr>
                <w:rFonts w:cs="Arial"/>
                <w:b/>
                <w:bCs/>
                <w:color w:val="000000"/>
                <w:sz w:val="18"/>
                <w:szCs w:val="18"/>
              </w:rPr>
              <w:t>China</w:t>
            </w:r>
          </w:p>
        </w:tc>
        <w:tc>
          <w:tcPr>
            <w:tcW w:w="1386" w:type="dxa"/>
            <w:tcBorders>
              <w:top w:val="single" w:sz="8" w:space="0" w:color="auto"/>
              <w:left w:val="nil"/>
              <w:bottom w:val="nil"/>
              <w:right w:val="single" w:sz="8" w:space="0" w:color="auto"/>
            </w:tcBorders>
            <w:shd w:val="clear" w:color="auto" w:fill="auto"/>
            <w:vAlign w:val="center"/>
            <w:hideMark/>
          </w:tcPr>
          <w:p w14:paraId="6DA8CDB2" w14:textId="77777777" w:rsidR="00CE01C9" w:rsidRPr="00CE01C9" w:rsidRDefault="00CE01C9" w:rsidP="00CE01C9">
            <w:pPr>
              <w:overflowPunct/>
              <w:autoSpaceDE/>
              <w:autoSpaceDN/>
              <w:adjustRightInd/>
              <w:jc w:val="center"/>
              <w:textAlignment w:val="auto"/>
              <w:rPr>
                <w:rFonts w:cs="Arial"/>
                <w:b/>
                <w:bCs/>
                <w:color w:val="000000"/>
                <w:sz w:val="18"/>
                <w:szCs w:val="18"/>
              </w:rPr>
            </w:pPr>
            <w:r w:rsidRPr="00CE01C9">
              <w:rPr>
                <w:rFonts w:cs="Arial"/>
                <w:b/>
                <w:bCs/>
                <w:color w:val="000000"/>
                <w:sz w:val="18"/>
                <w:szCs w:val="18"/>
              </w:rPr>
              <w:t>Argentina</w:t>
            </w:r>
          </w:p>
        </w:tc>
        <w:tc>
          <w:tcPr>
            <w:tcW w:w="1492" w:type="dxa"/>
            <w:tcBorders>
              <w:top w:val="single" w:sz="8" w:space="0" w:color="auto"/>
              <w:left w:val="nil"/>
              <w:bottom w:val="nil"/>
              <w:right w:val="single" w:sz="8" w:space="0" w:color="auto"/>
            </w:tcBorders>
            <w:shd w:val="clear" w:color="auto" w:fill="auto"/>
            <w:vAlign w:val="center"/>
            <w:hideMark/>
          </w:tcPr>
          <w:p w14:paraId="7FE80CFD" w14:textId="77777777" w:rsidR="00CE01C9" w:rsidRPr="00CE01C9" w:rsidRDefault="00CE01C9" w:rsidP="00CE01C9">
            <w:pPr>
              <w:overflowPunct/>
              <w:autoSpaceDE/>
              <w:autoSpaceDN/>
              <w:adjustRightInd/>
              <w:jc w:val="center"/>
              <w:textAlignment w:val="auto"/>
              <w:rPr>
                <w:rFonts w:cs="Arial"/>
                <w:b/>
                <w:bCs/>
                <w:color w:val="000000"/>
                <w:sz w:val="18"/>
                <w:szCs w:val="18"/>
              </w:rPr>
            </w:pPr>
            <w:r w:rsidRPr="00CE01C9">
              <w:rPr>
                <w:rFonts w:cs="Arial"/>
                <w:b/>
                <w:bCs/>
                <w:color w:val="000000"/>
                <w:sz w:val="18"/>
                <w:szCs w:val="18"/>
              </w:rPr>
              <w:t>Brazil</w:t>
            </w:r>
          </w:p>
        </w:tc>
      </w:tr>
      <w:tr w:rsidR="00CE01C9" w:rsidRPr="00CE01C9" w14:paraId="0CB9E1CC" w14:textId="77777777" w:rsidTr="00CE01C9">
        <w:trPr>
          <w:trHeight w:val="201"/>
        </w:trPr>
        <w:tc>
          <w:tcPr>
            <w:tcW w:w="1133" w:type="dxa"/>
            <w:vMerge w:val="restart"/>
            <w:tcBorders>
              <w:top w:val="single" w:sz="8" w:space="0" w:color="auto"/>
              <w:left w:val="single" w:sz="8" w:space="0" w:color="auto"/>
              <w:bottom w:val="single" w:sz="4" w:space="0" w:color="auto"/>
              <w:right w:val="single" w:sz="8" w:space="0" w:color="auto"/>
            </w:tcBorders>
            <w:shd w:val="clear" w:color="auto" w:fill="auto"/>
            <w:vAlign w:val="center"/>
            <w:hideMark/>
          </w:tcPr>
          <w:p w14:paraId="3A62BA6D" w14:textId="1EA067CA" w:rsidR="00CE01C9" w:rsidRPr="00CE01C9" w:rsidRDefault="00CE01C9" w:rsidP="00CE01C9">
            <w:pPr>
              <w:overflowPunct/>
              <w:autoSpaceDE/>
              <w:autoSpaceDN/>
              <w:adjustRightInd/>
              <w:jc w:val="center"/>
              <w:textAlignment w:val="auto"/>
              <w:rPr>
                <w:rFonts w:cs="Arial"/>
                <w:b/>
                <w:bCs/>
                <w:color w:val="000000"/>
                <w:u w:val="single"/>
              </w:rPr>
            </w:pPr>
            <w:r w:rsidRPr="00CE01C9">
              <w:rPr>
                <w:rFonts w:cs="Arial"/>
                <w:b/>
                <w:bCs/>
                <w:color w:val="000000"/>
                <w:u w:val="single"/>
              </w:rPr>
              <w:t>Front Fog L</w:t>
            </w:r>
            <w:r w:rsidR="00306DBF">
              <w:rPr>
                <w:rFonts w:cs="Arial"/>
                <w:b/>
                <w:bCs/>
                <w:color w:val="000000"/>
                <w:u w:val="single"/>
              </w:rPr>
              <w:t>ight</w:t>
            </w:r>
          </w:p>
        </w:tc>
        <w:tc>
          <w:tcPr>
            <w:tcW w:w="1387" w:type="dxa"/>
            <w:tcBorders>
              <w:top w:val="single" w:sz="8" w:space="0" w:color="auto"/>
              <w:left w:val="nil"/>
              <w:bottom w:val="nil"/>
              <w:right w:val="single" w:sz="8" w:space="0" w:color="auto"/>
            </w:tcBorders>
            <w:shd w:val="clear" w:color="auto" w:fill="auto"/>
            <w:noWrap/>
            <w:vAlign w:val="center"/>
            <w:hideMark/>
          </w:tcPr>
          <w:p w14:paraId="7896AF60" w14:textId="77777777" w:rsidR="00CE01C9" w:rsidRPr="00CE01C9" w:rsidRDefault="00CE01C9" w:rsidP="00CE01C9">
            <w:pPr>
              <w:overflowPunct/>
              <w:autoSpaceDE/>
              <w:autoSpaceDN/>
              <w:adjustRightInd/>
              <w:jc w:val="center"/>
              <w:textAlignment w:val="auto"/>
              <w:rPr>
                <w:rFonts w:cs="Arial"/>
                <w:b/>
                <w:bCs/>
                <w:color w:val="000000"/>
              </w:rPr>
            </w:pPr>
            <w:r w:rsidRPr="00CE01C9">
              <w:rPr>
                <w:rFonts w:cs="Arial"/>
                <w:b/>
                <w:bCs/>
                <w:color w:val="000000"/>
              </w:rPr>
              <w:t>Applicability</w:t>
            </w:r>
          </w:p>
        </w:tc>
        <w:tc>
          <w:tcPr>
            <w:tcW w:w="2689" w:type="dxa"/>
            <w:gridSpan w:val="2"/>
            <w:tcBorders>
              <w:top w:val="single" w:sz="8" w:space="0" w:color="auto"/>
              <w:left w:val="nil"/>
              <w:bottom w:val="single" w:sz="8" w:space="0" w:color="auto"/>
              <w:right w:val="single" w:sz="8" w:space="0" w:color="000000"/>
            </w:tcBorders>
            <w:shd w:val="clear" w:color="auto" w:fill="auto"/>
            <w:vAlign w:val="center"/>
            <w:hideMark/>
          </w:tcPr>
          <w:p w14:paraId="47D2F687" w14:textId="77777777" w:rsidR="00CE01C9" w:rsidRPr="00CE01C9" w:rsidRDefault="00CE01C9" w:rsidP="00CE01C9">
            <w:pPr>
              <w:overflowPunct/>
              <w:autoSpaceDE/>
              <w:autoSpaceDN/>
              <w:adjustRightInd/>
              <w:jc w:val="center"/>
              <w:textAlignment w:val="auto"/>
              <w:rPr>
                <w:rFonts w:cs="Arial"/>
                <w:color w:val="000000"/>
              </w:rPr>
            </w:pPr>
            <w:r w:rsidRPr="00CE01C9">
              <w:rPr>
                <w:rFonts w:cs="Arial"/>
                <w:color w:val="000000"/>
              </w:rPr>
              <w:t>Optional</w:t>
            </w:r>
            <w:r w:rsidRPr="00CE01C9">
              <w:rPr>
                <w:rFonts w:cs="Arial"/>
                <w:color w:val="000000"/>
                <w:vertAlign w:val="superscript"/>
              </w:rPr>
              <w:t>2</w:t>
            </w:r>
          </w:p>
        </w:tc>
        <w:tc>
          <w:tcPr>
            <w:tcW w:w="5354" w:type="dxa"/>
            <w:gridSpan w:val="4"/>
            <w:tcBorders>
              <w:top w:val="single" w:sz="8" w:space="0" w:color="auto"/>
              <w:left w:val="nil"/>
              <w:bottom w:val="single" w:sz="8" w:space="0" w:color="auto"/>
              <w:right w:val="single" w:sz="8" w:space="0" w:color="000000"/>
            </w:tcBorders>
            <w:shd w:val="clear" w:color="auto" w:fill="auto"/>
            <w:vAlign w:val="center"/>
            <w:hideMark/>
          </w:tcPr>
          <w:p w14:paraId="03486E3E" w14:textId="77777777" w:rsidR="00CE01C9" w:rsidRPr="00CE01C9" w:rsidRDefault="00CE01C9" w:rsidP="00CE01C9">
            <w:pPr>
              <w:overflowPunct/>
              <w:autoSpaceDE/>
              <w:autoSpaceDN/>
              <w:adjustRightInd/>
              <w:jc w:val="center"/>
              <w:textAlignment w:val="auto"/>
              <w:rPr>
                <w:rFonts w:cs="Arial"/>
                <w:color w:val="000000"/>
              </w:rPr>
            </w:pPr>
            <w:r w:rsidRPr="00CE01C9">
              <w:rPr>
                <w:rFonts w:cs="Arial"/>
                <w:color w:val="000000"/>
              </w:rPr>
              <w:t>Optional</w:t>
            </w:r>
            <w:r w:rsidRPr="00CE01C9">
              <w:rPr>
                <w:rFonts w:cs="Arial"/>
                <w:color w:val="000000"/>
                <w:vertAlign w:val="superscript"/>
              </w:rPr>
              <w:t>3</w:t>
            </w:r>
          </w:p>
        </w:tc>
      </w:tr>
      <w:tr w:rsidR="00CE01C9" w:rsidRPr="00CE01C9" w14:paraId="5C6A02DE" w14:textId="77777777" w:rsidTr="00CE01C9">
        <w:trPr>
          <w:trHeight w:val="171"/>
        </w:trPr>
        <w:tc>
          <w:tcPr>
            <w:tcW w:w="1133" w:type="dxa"/>
            <w:vMerge/>
            <w:tcBorders>
              <w:top w:val="single" w:sz="8" w:space="0" w:color="auto"/>
              <w:left w:val="single" w:sz="8" w:space="0" w:color="auto"/>
              <w:bottom w:val="single" w:sz="4" w:space="0" w:color="auto"/>
              <w:right w:val="single" w:sz="8" w:space="0" w:color="auto"/>
            </w:tcBorders>
            <w:vAlign w:val="center"/>
            <w:hideMark/>
          </w:tcPr>
          <w:p w14:paraId="5217F519"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C22B46F" w14:textId="77777777" w:rsidR="00CE01C9" w:rsidRPr="00CE01C9" w:rsidRDefault="00CE01C9" w:rsidP="00CE01C9">
            <w:pPr>
              <w:overflowPunct/>
              <w:autoSpaceDE/>
              <w:autoSpaceDN/>
              <w:adjustRightInd/>
              <w:jc w:val="center"/>
              <w:textAlignment w:val="auto"/>
              <w:rPr>
                <w:rFonts w:cs="Arial"/>
                <w:b/>
                <w:bCs/>
                <w:color w:val="000000"/>
              </w:rPr>
            </w:pPr>
            <w:r w:rsidRPr="00CE01C9">
              <w:rPr>
                <w:rFonts w:cs="Arial"/>
                <w:b/>
                <w:bCs/>
                <w:color w:val="000000"/>
              </w:rPr>
              <w:t>Regulations</w:t>
            </w:r>
          </w:p>
        </w:tc>
        <w:tc>
          <w:tcPr>
            <w:tcW w:w="1450" w:type="dxa"/>
            <w:tcBorders>
              <w:top w:val="nil"/>
              <w:left w:val="nil"/>
              <w:bottom w:val="single" w:sz="4" w:space="0" w:color="auto"/>
              <w:right w:val="single" w:sz="8" w:space="0" w:color="auto"/>
            </w:tcBorders>
            <w:shd w:val="clear" w:color="auto" w:fill="auto"/>
            <w:noWrap/>
            <w:vAlign w:val="center"/>
            <w:hideMark/>
          </w:tcPr>
          <w:p w14:paraId="5A70FA9D" w14:textId="6784B863"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FMVSS 10</w:t>
            </w:r>
            <w:r w:rsidR="000A3FDA">
              <w:rPr>
                <w:rFonts w:cs="Arial"/>
                <w:color w:val="000000"/>
                <w:sz w:val="16"/>
                <w:szCs w:val="16"/>
              </w:rPr>
              <w:t>1</w:t>
            </w:r>
          </w:p>
        </w:tc>
        <w:tc>
          <w:tcPr>
            <w:tcW w:w="1239" w:type="dxa"/>
            <w:tcBorders>
              <w:top w:val="single" w:sz="4" w:space="0" w:color="auto"/>
              <w:left w:val="nil"/>
              <w:bottom w:val="nil"/>
              <w:right w:val="single" w:sz="8" w:space="0" w:color="auto"/>
            </w:tcBorders>
            <w:shd w:val="clear" w:color="auto" w:fill="auto"/>
            <w:noWrap/>
            <w:vAlign w:val="center"/>
            <w:hideMark/>
          </w:tcPr>
          <w:p w14:paraId="3B4B2F47" w14:textId="1C99ABFE"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CMVSS 10</w:t>
            </w:r>
            <w:r w:rsidR="000A3FDA">
              <w:rPr>
                <w:rFonts w:cs="Arial"/>
                <w:color w:val="000000"/>
                <w:sz w:val="16"/>
                <w:szCs w:val="16"/>
              </w:rPr>
              <w:t>1</w:t>
            </w:r>
          </w:p>
        </w:tc>
        <w:tc>
          <w:tcPr>
            <w:tcW w:w="1237" w:type="dxa"/>
            <w:tcBorders>
              <w:top w:val="nil"/>
              <w:left w:val="nil"/>
              <w:bottom w:val="single" w:sz="4" w:space="0" w:color="auto"/>
              <w:right w:val="single" w:sz="8" w:space="0" w:color="auto"/>
            </w:tcBorders>
            <w:shd w:val="clear" w:color="auto" w:fill="auto"/>
            <w:noWrap/>
            <w:vAlign w:val="bottom"/>
            <w:hideMark/>
          </w:tcPr>
          <w:p w14:paraId="4E619341"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R19</w:t>
            </w:r>
          </w:p>
        </w:tc>
        <w:tc>
          <w:tcPr>
            <w:tcW w:w="1239" w:type="dxa"/>
            <w:tcBorders>
              <w:top w:val="nil"/>
              <w:left w:val="nil"/>
              <w:bottom w:val="single" w:sz="4" w:space="0" w:color="auto"/>
              <w:right w:val="single" w:sz="8" w:space="0" w:color="auto"/>
            </w:tcBorders>
            <w:shd w:val="clear" w:color="auto" w:fill="auto"/>
            <w:noWrap/>
            <w:vAlign w:val="bottom"/>
            <w:hideMark/>
          </w:tcPr>
          <w:p w14:paraId="105B0400"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GB 4660</w:t>
            </w:r>
          </w:p>
        </w:tc>
        <w:tc>
          <w:tcPr>
            <w:tcW w:w="138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EB5303F"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Decree 779 Annex I</w:t>
            </w:r>
          </w:p>
        </w:tc>
        <w:tc>
          <w:tcPr>
            <w:tcW w:w="1492" w:type="dxa"/>
            <w:tcBorders>
              <w:top w:val="nil"/>
              <w:left w:val="nil"/>
              <w:bottom w:val="single" w:sz="4" w:space="0" w:color="auto"/>
              <w:right w:val="single" w:sz="8" w:space="0" w:color="auto"/>
            </w:tcBorders>
            <w:shd w:val="clear" w:color="auto" w:fill="auto"/>
            <w:noWrap/>
            <w:vAlign w:val="center"/>
            <w:hideMark/>
          </w:tcPr>
          <w:p w14:paraId="580895DC"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Res. No. 227</w:t>
            </w:r>
          </w:p>
        </w:tc>
      </w:tr>
      <w:tr w:rsidR="00CE01C9" w:rsidRPr="00CE01C9" w14:paraId="6A50F798" w14:textId="77777777" w:rsidTr="00CE01C9">
        <w:trPr>
          <w:trHeight w:val="171"/>
        </w:trPr>
        <w:tc>
          <w:tcPr>
            <w:tcW w:w="1133" w:type="dxa"/>
            <w:vMerge/>
            <w:tcBorders>
              <w:top w:val="single" w:sz="8" w:space="0" w:color="auto"/>
              <w:left w:val="single" w:sz="8" w:space="0" w:color="auto"/>
              <w:bottom w:val="single" w:sz="4" w:space="0" w:color="auto"/>
              <w:right w:val="single" w:sz="8" w:space="0" w:color="auto"/>
            </w:tcBorders>
            <w:vAlign w:val="center"/>
            <w:hideMark/>
          </w:tcPr>
          <w:p w14:paraId="69FCF8B4"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single" w:sz="8" w:space="0" w:color="auto"/>
              <w:left w:val="single" w:sz="8" w:space="0" w:color="auto"/>
              <w:bottom w:val="single" w:sz="8" w:space="0" w:color="000000"/>
              <w:right w:val="single" w:sz="8" w:space="0" w:color="auto"/>
            </w:tcBorders>
            <w:vAlign w:val="center"/>
            <w:hideMark/>
          </w:tcPr>
          <w:p w14:paraId="28DE0D79"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69B7AD00"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SAE J583</w:t>
            </w:r>
          </w:p>
        </w:tc>
        <w:tc>
          <w:tcPr>
            <w:tcW w:w="1237" w:type="dxa"/>
            <w:tcBorders>
              <w:top w:val="nil"/>
              <w:left w:val="nil"/>
              <w:bottom w:val="single" w:sz="4" w:space="0" w:color="auto"/>
              <w:right w:val="single" w:sz="8" w:space="0" w:color="auto"/>
            </w:tcBorders>
            <w:shd w:val="clear" w:color="auto" w:fill="auto"/>
            <w:noWrap/>
            <w:vAlign w:val="bottom"/>
            <w:hideMark/>
          </w:tcPr>
          <w:p w14:paraId="4674D53B"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R37</w:t>
            </w:r>
          </w:p>
        </w:tc>
        <w:tc>
          <w:tcPr>
            <w:tcW w:w="1239" w:type="dxa"/>
            <w:tcBorders>
              <w:top w:val="nil"/>
              <w:left w:val="nil"/>
              <w:bottom w:val="single" w:sz="4" w:space="0" w:color="auto"/>
              <w:right w:val="single" w:sz="8" w:space="0" w:color="auto"/>
            </w:tcBorders>
            <w:shd w:val="clear" w:color="auto" w:fill="auto"/>
            <w:noWrap/>
            <w:vAlign w:val="bottom"/>
            <w:hideMark/>
          </w:tcPr>
          <w:p w14:paraId="0B25186C"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GB 15766.1</w:t>
            </w:r>
          </w:p>
        </w:tc>
        <w:tc>
          <w:tcPr>
            <w:tcW w:w="1386" w:type="dxa"/>
            <w:vMerge/>
            <w:tcBorders>
              <w:top w:val="nil"/>
              <w:left w:val="single" w:sz="8" w:space="0" w:color="auto"/>
              <w:bottom w:val="single" w:sz="8" w:space="0" w:color="000000"/>
              <w:right w:val="single" w:sz="8" w:space="0" w:color="auto"/>
            </w:tcBorders>
            <w:vAlign w:val="center"/>
            <w:hideMark/>
          </w:tcPr>
          <w:p w14:paraId="29268E80" w14:textId="77777777" w:rsidR="00CE01C9" w:rsidRPr="00CE01C9" w:rsidRDefault="00CE01C9" w:rsidP="00CE01C9">
            <w:pPr>
              <w:overflowPunct/>
              <w:autoSpaceDE/>
              <w:autoSpaceDN/>
              <w:adjustRightInd/>
              <w:textAlignment w:val="auto"/>
              <w:rPr>
                <w:rFonts w:cs="Arial"/>
                <w:color w:val="000000"/>
                <w:sz w:val="16"/>
                <w:szCs w:val="16"/>
              </w:rPr>
            </w:pPr>
          </w:p>
        </w:tc>
        <w:tc>
          <w:tcPr>
            <w:tcW w:w="1492" w:type="dxa"/>
            <w:tcBorders>
              <w:top w:val="nil"/>
              <w:left w:val="nil"/>
              <w:bottom w:val="single" w:sz="4" w:space="0" w:color="auto"/>
              <w:right w:val="single" w:sz="8" w:space="0" w:color="auto"/>
            </w:tcBorders>
            <w:shd w:val="clear" w:color="auto" w:fill="auto"/>
            <w:noWrap/>
            <w:vAlign w:val="center"/>
            <w:hideMark/>
          </w:tcPr>
          <w:p w14:paraId="47357EDE"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Contran Res. No. 667</w:t>
            </w:r>
          </w:p>
        </w:tc>
      </w:tr>
      <w:tr w:rsidR="00CE01C9" w:rsidRPr="00CE01C9" w14:paraId="62B1D57B" w14:textId="77777777" w:rsidTr="00CE01C9">
        <w:trPr>
          <w:trHeight w:val="171"/>
        </w:trPr>
        <w:tc>
          <w:tcPr>
            <w:tcW w:w="1133" w:type="dxa"/>
            <w:vMerge/>
            <w:tcBorders>
              <w:top w:val="single" w:sz="8" w:space="0" w:color="auto"/>
              <w:left w:val="single" w:sz="8" w:space="0" w:color="auto"/>
              <w:bottom w:val="single" w:sz="4" w:space="0" w:color="auto"/>
              <w:right w:val="single" w:sz="8" w:space="0" w:color="auto"/>
            </w:tcBorders>
            <w:vAlign w:val="center"/>
            <w:hideMark/>
          </w:tcPr>
          <w:p w14:paraId="3F37601B"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single" w:sz="8" w:space="0" w:color="auto"/>
              <w:left w:val="single" w:sz="8" w:space="0" w:color="auto"/>
              <w:bottom w:val="single" w:sz="8" w:space="0" w:color="000000"/>
              <w:right w:val="single" w:sz="8" w:space="0" w:color="auto"/>
            </w:tcBorders>
            <w:vAlign w:val="center"/>
            <w:hideMark/>
          </w:tcPr>
          <w:p w14:paraId="4A6EB623"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tcBorders>
              <w:top w:val="nil"/>
              <w:left w:val="nil"/>
              <w:bottom w:val="single" w:sz="4" w:space="0" w:color="auto"/>
              <w:right w:val="single" w:sz="8" w:space="0" w:color="000000"/>
            </w:tcBorders>
            <w:shd w:val="clear" w:color="auto" w:fill="auto"/>
            <w:noWrap/>
            <w:vAlign w:val="center"/>
            <w:hideMark/>
          </w:tcPr>
          <w:p w14:paraId="144E3DC0"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SAE J578</w:t>
            </w:r>
          </w:p>
        </w:tc>
        <w:tc>
          <w:tcPr>
            <w:tcW w:w="1237" w:type="dxa"/>
            <w:tcBorders>
              <w:top w:val="nil"/>
              <w:left w:val="nil"/>
              <w:bottom w:val="single" w:sz="4" w:space="0" w:color="auto"/>
              <w:right w:val="single" w:sz="8" w:space="0" w:color="auto"/>
            </w:tcBorders>
            <w:shd w:val="clear" w:color="auto" w:fill="auto"/>
            <w:noWrap/>
            <w:vAlign w:val="bottom"/>
            <w:hideMark/>
          </w:tcPr>
          <w:p w14:paraId="18A3AAD8"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R48</w:t>
            </w:r>
          </w:p>
        </w:tc>
        <w:tc>
          <w:tcPr>
            <w:tcW w:w="1239" w:type="dxa"/>
            <w:tcBorders>
              <w:top w:val="nil"/>
              <w:left w:val="nil"/>
              <w:bottom w:val="single" w:sz="4" w:space="0" w:color="auto"/>
              <w:right w:val="single" w:sz="8" w:space="0" w:color="auto"/>
            </w:tcBorders>
            <w:shd w:val="clear" w:color="auto" w:fill="auto"/>
            <w:noWrap/>
            <w:vAlign w:val="bottom"/>
            <w:hideMark/>
          </w:tcPr>
          <w:p w14:paraId="59DDEDDE"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GB 4785</w:t>
            </w:r>
          </w:p>
        </w:tc>
        <w:tc>
          <w:tcPr>
            <w:tcW w:w="1386" w:type="dxa"/>
            <w:vMerge/>
            <w:tcBorders>
              <w:top w:val="nil"/>
              <w:left w:val="single" w:sz="8" w:space="0" w:color="auto"/>
              <w:bottom w:val="single" w:sz="8" w:space="0" w:color="000000"/>
              <w:right w:val="single" w:sz="8" w:space="0" w:color="auto"/>
            </w:tcBorders>
            <w:vAlign w:val="center"/>
            <w:hideMark/>
          </w:tcPr>
          <w:p w14:paraId="31FB4FD7" w14:textId="77777777" w:rsidR="00CE01C9" w:rsidRPr="00CE01C9" w:rsidRDefault="00CE01C9" w:rsidP="00CE01C9">
            <w:pPr>
              <w:overflowPunct/>
              <w:autoSpaceDE/>
              <w:autoSpaceDN/>
              <w:adjustRightInd/>
              <w:textAlignment w:val="auto"/>
              <w:rPr>
                <w:rFonts w:cs="Arial"/>
                <w:color w:val="000000"/>
                <w:sz w:val="16"/>
                <w:szCs w:val="16"/>
              </w:rPr>
            </w:pPr>
          </w:p>
        </w:tc>
        <w:tc>
          <w:tcPr>
            <w:tcW w:w="1492" w:type="dxa"/>
            <w:tcBorders>
              <w:top w:val="nil"/>
              <w:left w:val="nil"/>
              <w:bottom w:val="single" w:sz="4" w:space="0" w:color="auto"/>
              <w:right w:val="single" w:sz="8" w:space="0" w:color="auto"/>
            </w:tcBorders>
            <w:shd w:val="clear" w:color="auto" w:fill="auto"/>
            <w:noWrap/>
            <w:vAlign w:val="center"/>
            <w:hideMark/>
          </w:tcPr>
          <w:p w14:paraId="1132BE0E"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Contran Res. No. 758</w:t>
            </w:r>
          </w:p>
        </w:tc>
      </w:tr>
      <w:tr w:rsidR="00CE01C9" w:rsidRPr="00CE01C9" w14:paraId="6A595381" w14:textId="77777777" w:rsidTr="00CE01C9">
        <w:trPr>
          <w:trHeight w:val="171"/>
        </w:trPr>
        <w:tc>
          <w:tcPr>
            <w:tcW w:w="1133" w:type="dxa"/>
            <w:vMerge/>
            <w:tcBorders>
              <w:top w:val="single" w:sz="8" w:space="0" w:color="auto"/>
              <w:left w:val="single" w:sz="8" w:space="0" w:color="auto"/>
              <w:bottom w:val="single" w:sz="4" w:space="0" w:color="auto"/>
              <w:right w:val="single" w:sz="8" w:space="0" w:color="auto"/>
            </w:tcBorders>
            <w:vAlign w:val="center"/>
            <w:hideMark/>
          </w:tcPr>
          <w:p w14:paraId="5B57CAF0"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single" w:sz="8" w:space="0" w:color="auto"/>
              <w:left w:val="single" w:sz="8" w:space="0" w:color="auto"/>
              <w:bottom w:val="single" w:sz="8" w:space="0" w:color="000000"/>
              <w:right w:val="single" w:sz="8" w:space="0" w:color="auto"/>
            </w:tcBorders>
            <w:vAlign w:val="center"/>
            <w:hideMark/>
          </w:tcPr>
          <w:p w14:paraId="521151AC"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14:paraId="7D771051"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 </w:t>
            </w:r>
          </w:p>
        </w:tc>
        <w:tc>
          <w:tcPr>
            <w:tcW w:w="1237" w:type="dxa"/>
            <w:tcBorders>
              <w:top w:val="nil"/>
              <w:left w:val="nil"/>
              <w:bottom w:val="nil"/>
              <w:right w:val="single" w:sz="8" w:space="0" w:color="auto"/>
            </w:tcBorders>
            <w:shd w:val="clear" w:color="auto" w:fill="auto"/>
            <w:noWrap/>
            <w:vAlign w:val="bottom"/>
            <w:hideMark/>
          </w:tcPr>
          <w:p w14:paraId="5BB9F5A6"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R112</w:t>
            </w:r>
          </w:p>
        </w:tc>
        <w:tc>
          <w:tcPr>
            <w:tcW w:w="1239"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0811D5D2"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 </w:t>
            </w:r>
          </w:p>
        </w:tc>
        <w:tc>
          <w:tcPr>
            <w:tcW w:w="1386" w:type="dxa"/>
            <w:vMerge/>
            <w:tcBorders>
              <w:top w:val="nil"/>
              <w:left w:val="single" w:sz="8" w:space="0" w:color="auto"/>
              <w:bottom w:val="single" w:sz="8" w:space="0" w:color="000000"/>
              <w:right w:val="single" w:sz="8" w:space="0" w:color="auto"/>
            </w:tcBorders>
            <w:vAlign w:val="center"/>
            <w:hideMark/>
          </w:tcPr>
          <w:p w14:paraId="2F449E13" w14:textId="77777777" w:rsidR="00CE01C9" w:rsidRPr="00CE01C9" w:rsidRDefault="00CE01C9" w:rsidP="00CE01C9">
            <w:pPr>
              <w:overflowPunct/>
              <w:autoSpaceDE/>
              <w:autoSpaceDN/>
              <w:adjustRightInd/>
              <w:textAlignment w:val="auto"/>
              <w:rPr>
                <w:rFonts w:cs="Arial"/>
                <w:color w:val="000000"/>
                <w:sz w:val="16"/>
                <w:szCs w:val="16"/>
              </w:rPr>
            </w:pPr>
          </w:p>
        </w:tc>
        <w:tc>
          <w:tcPr>
            <w:tcW w:w="14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6710EFF"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 </w:t>
            </w:r>
          </w:p>
        </w:tc>
      </w:tr>
      <w:tr w:rsidR="00CE01C9" w:rsidRPr="00CE01C9" w14:paraId="71E0E975" w14:textId="77777777" w:rsidTr="00CE01C9">
        <w:trPr>
          <w:trHeight w:val="181"/>
        </w:trPr>
        <w:tc>
          <w:tcPr>
            <w:tcW w:w="1133" w:type="dxa"/>
            <w:vMerge/>
            <w:tcBorders>
              <w:top w:val="single" w:sz="8" w:space="0" w:color="auto"/>
              <w:left w:val="single" w:sz="8" w:space="0" w:color="auto"/>
              <w:bottom w:val="single" w:sz="4" w:space="0" w:color="auto"/>
              <w:right w:val="single" w:sz="8" w:space="0" w:color="auto"/>
            </w:tcBorders>
            <w:vAlign w:val="center"/>
            <w:hideMark/>
          </w:tcPr>
          <w:p w14:paraId="7FE57A44"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single" w:sz="8" w:space="0" w:color="auto"/>
              <w:left w:val="single" w:sz="8" w:space="0" w:color="auto"/>
              <w:bottom w:val="single" w:sz="8" w:space="0" w:color="000000"/>
              <w:right w:val="single" w:sz="8" w:space="0" w:color="auto"/>
            </w:tcBorders>
            <w:vAlign w:val="center"/>
            <w:hideMark/>
          </w:tcPr>
          <w:p w14:paraId="21906CF4"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vMerge/>
            <w:tcBorders>
              <w:top w:val="single" w:sz="4" w:space="0" w:color="auto"/>
              <w:left w:val="single" w:sz="8" w:space="0" w:color="auto"/>
              <w:bottom w:val="single" w:sz="8" w:space="0" w:color="000000"/>
              <w:right w:val="single" w:sz="8" w:space="0" w:color="000000"/>
            </w:tcBorders>
            <w:vAlign w:val="center"/>
            <w:hideMark/>
          </w:tcPr>
          <w:p w14:paraId="3CB095FF" w14:textId="77777777" w:rsidR="00CE01C9" w:rsidRPr="00CE01C9" w:rsidRDefault="00CE01C9" w:rsidP="00CE01C9">
            <w:pPr>
              <w:overflowPunct/>
              <w:autoSpaceDE/>
              <w:autoSpaceDN/>
              <w:adjustRightInd/>
              <w:textAlignment w:val="auto"/>
              <w:rPr>
                <w:rFonts w:cs="Arial"/>
                <w:color w:val="000000"/>
                <w:sz w:val="16"/>
                <w:szCs w:val="16"/>
              </w:rPr>
            </w:pPr>
          </w:p>
        </w:tc>
        <w:tc>
          <w:tcPr>
            <w:tcW w:w="1237" w:type="dxa"/>
            <w:tcBorders>
              <w:top w:val="single" w:sz="4" w:space="0" w:color="auto"/>
              <w:left w:val="nil"/>
              <w:bottom w:val="single" w:sz="8" w:space="0" w:color="auto"/>
              <w:right w:val="single" w:sz="8" w:space="0" w:color="auto"/>
            </w:tcBorders>
            <w:shd w:val="clear" w:color="auto" w:fill="auto"/>
            <w:noWrap/>
            <w:vAlign w:val="bottom"/>
            <w:hideMark/>
          </w:tcPr>
          <w:p w14:paraId="5D772ACE"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R121</w:t>
            </w:r>
          </w:p>
        </w:tc>
        <w:tc>
          <w:tcPr>
            <w:tcW w:w="1239" w:type="dxa"/>
            <w:vMerge/>
            <w:tcBorders>
              <w:top w:val="nil"/>
              <w:left w:val="single" w:sz="8" w:space="0" w:color="auto"/>
              <w:bottom w:val="single" w:sz="8" w:space="0" w:color="000000"/>
              <w:right w:val="single" w:sz="8" w:space="0" w:color="auto"/>
            </w:tcBorders>
            <w:vAlign w:val="center"/>
            <w:hideMark/>
          </w:tcPr>
          <w:p w14:paraId="3FB21281" w14:textId="77777777" w:rsidR="00CE01C9" w:rsidRPr="00CE01C9" w:rsidRDefault="00CE01C9" w:rsidP="00CE01C9">
            <w:pPr>
              <w:overflowPunct/>
              <w:autoSpaceDE/>
              <w:autoSpaceDN/>
              <w:adjustRightInd/>
              <w:textAlignment w:val="auto"/>
              <w:rPr>
                <w:rFonts w:cs="Arial"/>
                <w:color w:val="000000"/>
              </w:rPr>
            </w:pPr>
          </w:p>
        </w:tc>
        <w:tc>
          <w:tcPr>
            <w:tcW w:w="1386" w:type="dxa"/>
            <w:vMerge/>
            <w:tcBorders>
              <w:top w:val="nil"/>
              <w:left w:val="single" w:sz="8" w:space="0" w:color="auto"/>
              <w:bottom w:val="single" w:sz="8" w:space="0" w:color="000000"/>
              <w:right w:val="single" w:sz="8" w:space="0" w:color="auto"/>
            </w:tcBorders>
            <w:vAlign w:val="center"/>
            <w:hideMark/>
          </w:tcPr>
          <w:p w14:paraId="2D7CA765" w14:textId="77777777" w:rsidR="00CE01C9" w:rsidRPr="00CE01C9" w:rsidRDefault="00CE01C9" w:rsidP="00CE01C9">
            <w:pPr>
              <w:overflowPunct/>
              <w:autoSpaceDE/>
              <w:autoSpaceDN/>
              <w:adjustRightInd/>
              <w:textAlignment w:val="auto"/>
              <w:rPr>
                <w:rFonts w:cs="Arial"/>
                <w:color w:val="000000"/>
              </w:rPr>
            </w:pPr>
          </w:p>
        </w:tc>
        <w:tc>
          <w:tcPr>
            <w:tcW w:w="1492" w:type="dxa"/>
            <w:vMerge/>
            <w:tcBorders>
              <w:top w:val="nil"/>
              <w:left w:val="single" w:sz="8" w:space="0" w:color="auto"/>
              <w:bottom w:val="single" w:sz="8" w:space="0" w:color="000000"/>
              <w:right w:val="single" w:sz="8" w:space="0" w:color="auto"/>
            </w:tcBorders>
            <w:vAlign w:val="center"/>
            <w:hideMark/>
          </w:tcPr>
          <w:p w14:paraId="222EA0F0" w14:textId="77777777" w:rsidR="00CE01C9" w:rsidRPr="00CE01C9" w:rsidRDefault="00CE01C9" w:rsidP="00CE01C9">
            <w:pPr>
              <w:overflowPunct/>
              <w:autoSpaceDE/>
              <w:autoSpaceDN/>
              <w:adjustRightInd/>
              <w:textAlignment w:val="auto"/>
              <w:rPr>
                <w:rFonts w:cs="Arial"/>
                <w:color w:val="000000"/>
              </w:rPr>
            </w:pPr>
          </w:p>
        </w:tc>
      </w:tr>
      <w:tr w:rsidR="00CE01C9" w:rsidRPr="00CE01C9" w14:paraId="52B72991" w14:textId="77777777" w:rsidTr="00CE01C9">
        <w:trPr>
          <w:trHeight w:val="201"/>
        </w:trPr>
        <w:tc>
          <w:tcPr>
            <w:tcW w:w="113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C691846" w14:textId="064AC001" w:rsidR="00CE01C9" w:rsidRPr="00CE01C9" w:rsidRDefault="00CE01C9" w:rsidP="00CE01C9">
            <w:pPr>
              <w:overflowPunct/>
              <w:autoSpaceDE/>
              <w:autoSpaceDN/>
              <w:adjustRightInd/>
              <w:jc w:val="center"/>
              <w:textAlignment w:val="auto"/>
              <w:rPr>
                <w:rFonts w:cs="Arial"/>
                <w:b/>
                <w:bCs/>
                <w:color w:val="000000"/>
                <w:u w:val="single"/>
              </w:rPr>
            </w:pPr>
            <w:r w:rsidRPr="00CE01C9">
              <w:rPr>
                <w:rFonts w:cs="Arial"/>
                <w:b/>
                <w:bCs/>
                <w:color w:val="000000"/>
                <w:u w:val="single"/>
              </w:rPr>
              <w:t>Rear Fog L</w:t>
            </w:r>
            <w:r w:rsidR="00306DBF">
              <w:rPr>
                <w:rFonts w:cs="Arial"/>
                <w:b/>
                <w:bCs/>
                <w:color w:val="000000"/>
                <w:u w:val="single"/>
              </w:rPr>
              <w:t>ight</w:t>
            </w:r>
          </w:p>
        </w:tc>
        <w:tc>
          <w:tcPr>
            <w:tcW w:w="1387" w:type="dxa"/>
            <w:tcBorders>
              <w:top w:val="nil"/>
              <w:left w:val="nil"/>
              <w:bottom w:val="single" w:sz="8" w:space="0" w:color="auto"/>
              <w:right w:val="single" w:sz="8" w:space="0" w:color="auto"/>
            </w:tcBorders>
            <w:shd w:val="clear" w:color="auto" w:fill="auto"/>
            <w:noWrap/>
            <w:vAlign w:val="center"/>
            <w:hideMark/>
          </w:tcPr>
          <w:p w14:paraId="46D52F7D" w14:textId="77777777" w:rsidR="00CE01C9" w:rsidRPr="00CE01C9" w:rsidRDefault="00CE01C9" w:rsidP="00CE01C9">
            <w:pPr>
              <w:overflowPunct/>
              <w:autoSpaceDE/>
              <w:autoSpaceDN/>
              <w:adjustRightInd/>
              <w:jc w:val="center"/>
              <w:textAlignment w:val="auto"/>
              <w:rPr>
                <w:rFonts w:cs="Arial"/>
                <w:b/>
                <w:bCs/>
                <w:color w:val="000000"/>
              </w:rPr>
            </w:pPr>
            <w:r w:rsidRPr="00CE01C9">
              <w:rPr>
                <w:rFonts w:cs="Arial"/>
                <w:b/>
                <w:bCs/>
                <w:color w:val="000000"/>
              </w:rPr>
              <w:t>Applicability</w:t>
            </w:r>
          </w:p>
        </w:tc>
        <w:tc>
          <w:tcPr>
            <w:tcW w:w="2689" w:type="dxa"/>
            <w:gridSpan w:val="2"/>
            <w:tcBorders>
              <w:top w:val="single" w:sz="8" w:space="0" w:color="auto"/>
              <w:left w:val="nil"/>
              <w:bottom w:val="single" w:sz="8" w:space="0" w:color="auto"/>
              <w:right w:val="single" w:sz="8" w:space="0" w:color="000000"/>
            </w:tcBorders>
            <w:shd w:val="clear" w:color="auto" w:fill="auto"/>
            <w:vAlign w:val="center"/>
            <w:hideMark/>
          </w:tcPr>
          <w:p w14:paraId="7B8BA420" w14:textId="77777777" w:rsidR="00CE01C9" w:rsidRPr="00CE01C9" w:rsidRDefault="00CE01C9" w:rsidP="00CE01C9">
            <w:pPr>
              <w:overflowPunct/>
              <w:autoSpaceDE/>
              <w:autoSpaceDN/>
              <w:adjustRightInd/>
              <w:jc w:val="center"/>
              <w:textAlignment w:val="auto"/>
              <w:rPr>
                <w:rFonts w:cs="Arial"/>
                <w:color w:val="000000"/>
              </w:rPr>
            </w:pPr>
            <w:r w:rsidRPr="00CE01C9">
              <w:rPr>
                <w:rFonts w:cs="Arial"/>
                <w:color w:val="000000"/>
              </w:rPr>
              <w:t>Optional</w:t>
            </w:r>
            <w:r w:rsidRPr="00CE01C9">
              <w:rPr>
                <w:rFonts w:cs="Arial"/>
                <w:color w:val="000000"/>
                <w:vertAlign w:val="superscript"/>
              </w:rPr>
              <w:t>1</w:t>
            </w:r>
          </w:p>
        </w:tc>
        <w:tc>
          <w:tcPr>
            <w:tcW w:w="2476" w:type="dxa"/>
            <w:gridSpan w:val="2"/>
            <w:tcBorders>
              <w:top w:val="single" w:sz="8" w:space="0" w:color="auto"/>
              <w:left w:val="nil"/>
              <w:bottom w:val="single" w:sz="8" w:space="0" w:color="auto"/>
              <w:right w:val="single" w:sz="8" w:space="0" w:color="000000"/>
            </w:tcBorders>
            <w:shd w:val="clear" w:color="auto" w:fill="auto"/>
            <w:vAlign w:val="center"/>
            <w:hideMark/>
          </w:tcPr>
          <w:p w14:paraId="37245809" w14:textId="77777777" w:rsidR="00CE01C9" w:rsidRPr="00CE01C9" w:rsidRDefault="00CE01C9" w:rsidP="00CE01C9">
            <w:pPr>
              <w:overflowPunct/>
              <w:autoSpaceDE/>
              <w:autoSpaceDN/>
              <w:adjustRightInd/>
              <w:jc w:val="center"/>
              <w:textAlignment w:val="auto"/>
              <w:rPr>
                <w:rFonts w:cs="Arial"/>
                <w:color w:val="000000"/>
              </w:rPr>
            </w:pPr>
            <w:r w:rsidRPr="00CE01C9">
              <w:rPr>
                <w:rFonts w:cs="Arial"/>
                <w:color w:val="000000"/>
              </w:rPr>
              <w:t>Mandatory</w:t>
            </w:r>
          </w:p>
        </w:tc>
        <w:tc>
          <w:tcPr>
            <w:tcW w:w="2878" w:type="dxa"/>
            <w:gridSpan w:val="2"/>
            <w:tcBorders>
              <w:top w:val="single" w:sz="8" w:space="0" w:color="auto"/>
              <w:left w:val="nil"/>
              <w:bottom w:val="single" w:sz="8" w:space="0" w:color="auto"/>
              <w:right w:val="single" w:sz="8" w:space="0" w:color="000000"/>
            </w:tcBorders>
            <w:shd w:val="clear" w:color="auto" w:fill="auto"/>
            <w:vAlign w:val="center"/>
            <w:hideMark/>
          </w:tcPr>
          <w:p w14:paraId="08522737" w14:textId="77777777" w:rsidR="00CE01C9" w:rsidRPr="00CE01C9" w:rsidRDefault="00CE01C9" w:rsidP="00CE01C9">
            <w:pPr>
              <w:overflowPunct/>
              <w:autoSpaceDE/>
              <w:autoSpaceDN/>
              <w:adjustRightInd/>
              <w:jc w:val="center"/>
              <w:textAlignment w:val="auto"/>
              <w:rPr>
                <w:rFonts w:cs="Arial"/>
                <w:color w:val="000000"/>
              </w:rPr>
            </w:pPr>
            <w:r w:rsidRPr="00CE01C9">
              <w:rPr>
                <w:rFonts w:cs="Arial"/>
                <w:color w:val="000000"/>
              </w:rPr>
              <w:t>Optional</w:t>
            </w:r>
            <w:r w:rsidRPr="00CE01C9">
              <w:rPr>
                <w:rFonts w:cs="Arial"/>
                <w:color w:val="000000"/>
                <w:vertAlign w:val="superscript"/>
              </w:rPr>
              <w:t>1</w:t>
            </w:r>
          </w:p>
        </w:tc>
      </w:tr>
      <w:tr w:rsidR="00CE01C9" w:rsidRPr="00CE01C9" w14:paraId="6B747926" w14:textId="77777777" w:rsidTr="00CE01C9">
        <w:trPr>
          <w:trHeight w:val="201"/>
        </w:trPr>
        <w:tc>
          <w:tcPr>
            <w:tcW w:w="1133" w:type="dxa"/>
            <w:vMerge/>
            <w:tcBorders>
              <w:top w:val="single" w:sz="8" w:space="0" w:color="auto"/>
              <w:left w:val="single" w:sz="8" w:space="0" w:color="auto"/>
              <w:bottom w:val="single" w:sz="8" w:space="0" w:color="000000"/>
              <w:right w:val="single" w:sz="8" w:space="0" w:color="auto"/>
            </w:tcBorders>
            <w:vAlign w:val="center"/>
            <w:hideMark/>
          </w:tcPr>
          <w:p w14:paraId="57C28F8B"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E09A89A" w14:textId="77777777" w:rsidR="00CE01C9" w:rsidRPr="00CE01C9" w:rsidRDefault="00CE01C9" w:rsidP="00CE01C9">
            <w:pPr>
              <w:overflowPunct/>
              <w:autoSpaceDE/>
              <w:autoSpaceDN/>
              <w:adjustRightInd/>
              <w:jc w:val="center"/>
              <w:textAlignment w:val="auto"/>
              <w:rPr>
                <w:rFonts w:cs="Arial"/>
                <w:b/>
                <w:bCs/>
                <w:color w:val="000000"/>
              </w:rPr>
            </w:pPr>
            <w:r w:rsidRPr="00CE01C9">
              <w:rPr>
                <w:rFonts w:cs="Arial"/>
                <w:b/>
                <w:bCs/>
                <w:color w:val="000000"/>
              </w:rPr>
              <w:t>Regulations</w:t>
            </w:r>
          </w:p>
        </w:tc>
        <w:tc>
          <w:tcPr>
            <w:tcW w:w="1450" w:type="dxa"/>
            <w:tcBorders>
              <w:top w:val="nil"/>
              <w:left w:val="nil"/>
              <w:bottom w:val="single" w:sz="4" w:space="0" w:color="auto"/>
              <w:right w:val="single" w:sz="8" w:space="0" w:color="auto"/>
            </w:tcBorders>
            <w:shd w:val="clear" w:color="auto" w:fill="auto"/>
            <w:noWrap/>
            <w:vAlign w:val="center"/>
            <w:hideMark/>
          </w:tcPr>
          <w:p w14:paraId="3396055F" w14:textId="7C12CC88"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FMVSS 10</w:t>
            </w:r>
            <w:r w:rsidR="000A3FDA">
              <w:rPr>
                <w:rFonts w:cs="Arial"/>
                <w:color w:val="000000"/>
                <w:sz w:val="16"/>
                <w:szCs w:val="16"/>
              </w:rPr>
              <w:t>1</w:t>
            </w:r>
          </w:p>
        </w:tc>
        <w:tc>
          <w:tcPr>
            <w:tcW w:w="1239" w:type="dxa"/>
            <w:tcBorders>
              <w:top w:val="nil"/>
              <w:left w:val="nil"/>
              <w:bottom w:val="nil"/>
              <w:right w:val="single" w:sz="8" w:space="0" w:color="auto"/>
            </w:tcBorders>
            <w:shd w:val="clear" w:color="auto" w:fill="auto"/>
            <w:noWrap/>
            <w:vAlign w:val="center"/>
            <w:hideMark/>
          </w:tcPr>
          <w:p w14:paraId="1D58D6CB"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CMVSS 101</w:t>
            </w:r>
          </w:p>
        </w:tc>
        <w:tc>
          <w:tcPr>
            <w:tcW w:w="1237" w:type="dxa"/>
            <w:tcBorders>
              <w:top w:val="nil"/>
              <w:left w:val="nil"/>
              <w:bottom w:val="single" w:sz="4" w:space="0" w:color="auto"/>
              <w:right w:val="single" w:sz="8" w:space="0" w:color="auto"/>
            </w:tcBorders>
            <w:shd w:val="clear" w:color="auto" w:fill="auto"/>
            <w:vAlign w:val="center"/>
            <w:hideMark/>
          </w:tcPr>
          <w:p w14:paraId="7434F5F2"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R37</w:t>
            </w:r>
          </w:p>
        </w:tc>
        <w:tc>
          <w:tcPr>
            <w:tcW w:w="1239" w:type="dxa"/>
            <w:tcBorders>
              <w:top w:val="nil"/>
              <w:left w:val="nil"/>
              <w:bottom w:val="single" w:sz="4" w:space="0" w:color="auto"/>
              <w:right w:val="single" w:sz="8" w:space="0" w:color="auto"/>
            </w:tcBorders>
            <w:shd w:val="clear" w:color="auto" w:fill="auto"/>
            <w:noWrap/>
            <w:vAlign w:val="bottom"/>
            <w:hideMark/>
          </w:tcPr>
          <w:p w14:paraId="2ECC3AB4"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GB 11554</w:t>
            </w:r>
          </w:p>
        </w:tc>
        <w:tc>
          <w:tcPr>
            <w:tcW w:w="138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BF4D38B"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Decree 779 Annex I</w:t>
            </w:r>
          </w:p>
        </w:tc>
        <w:tc>
          <w:tcPr>
            <w:tcW w:w="1492" w:type="dxa"/>
            <w:tcBorders>
              <w:top w:val="nil"/>
              <w:left w:val="nil"/>
              <w:bottom w:val="single" w:sz="4" w:space="0" w:color="auto"/>
              <w:right w:val="single" w:sz="8" w:space="0" w:color="auto"/>
            </w:tcBorders>
            <w:shd w:val="clear" w:color="auto" w:fill="auto"/>
            <w:noWrap/>
            <w:vAlign w:val="center"/>
            <w:hideMark/>
          </w:tcPr>
          <w:p w14:paraId="2A6478A1"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Res. No. 227</w:t>
            </w:r>
          </w:p>
        </w:tc>
      </w:tr>
      <w:tr w:rsidR="00CE01C9" w:rsidRPr="00CE01C9" w14:paraId="2DA7D266" w14:textId="77777777" w:rsidTr="00CE01C9">
        <w:trPr>
          <w:trHeight w:val="171"/>
        </w:trPr>
        <w:tc>
          <w:tcPr>
            <w:tcW w:w="1133" w:type="dxa"/>
            <w:vMerge/>
            <w:tcBorders>
              <w:top w:val="single" w:sz="8" w:space="0" w:color="auto"/>
              <w:left w:val="single" w:sz="8" w:space="0" w:color="auto"/>
              <w:bottom w:val="single" w:sz="8" w:space="0" w:color="000000"/>
              <w:right w:val="single" w:sz="8" w:space="0" w:color="auto"/>
            </w:tcBorders>
            <w:vAlign w:val="center"/>
            <w:hideMark/>
          </w:tcPr>
          <w:p w14:paraId="6E589DA3"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nil"/>
              <w:left w:val="single" w:sz="8" w:space="0" w:color="auto"/>
              <w:bottom w:val="single" w:sz="8" w:space="0" w:color="000000"/>
              <w:right w:val="single" w:sz="8" w:space="0" w:color="auto"/>
            </w:tcBorders>
            <w:vAlign w:val="center"/>
            <w:hideMark/>
          </w:tcPr>
          <w:p w14:paraId="58A479B6"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38DE32EE"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SAE J583</w:t>
            </w:r>
          </w:p>
        </w:tc>
        <w:tc>
          <w:tcPr>
            <w:tcW w:w="1237" w:type="dxa"/>
            <w:tcBorders>
              <w:top w:val="nil"/>
              <w:left w:val="nil"/>
              <w:bottom w:val="single" w:sz="4" w:space="0" w:color="auto"/>
              <w:right w:val="single" w:sz="8" w:space="0" w:color="auto"/>
            </w:tcBorders>
            <w:shd w:val="clear" w:color="auto" w:fill="auto"/>
            <w:noWrap/>
            <w:vAlign w:val="bottom"/>
            <w:hideMark/>
          </w:tcPr>
          <w:p w14:paraId="3F5498F2"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R38</w:t>
            </w:r>
          </w:p>
        </w:tc>
        <w:tc>
          <w:tcPr>
            <w:tcW w:w="1239" w:type="dxa"/>
            <w:tcBorders>
              <w:top w:val="nil"/>
              <w:left w:val="nil"/>
              <w:bottom w:val="single" w:sz="4" w:space="0" w:color="auto"/>
              <w:right w:val="single" w:sz="8" w:space="0" w:color="auto"/>
            </w:tcBorders>
            <w:shd w:val="clear" w:color="auto" w:fill="auto"/>
            <w:noWrap/>
            <w:vAlign w:val="bottom"/>
            <w:hideMark/>
          </w:tcPr>
          <w:p w14:paraId="2B7C5681"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GB 4785</w:t>
            </w:r>
          </w:p>
        </w:tc>
        <w:tc>
          <w:tcPr>
            <w:tcW w:w="1386" w:type="dxa"/>
            <w:vMerge/>
            <w:tcBorders>
              <w:top w:val="nil"/>
              <w:left w:val="single" w:sz="8" w:space="0" w:color="auto"/>
              <w:bottom w:val="single" w:sz="8" w:space="0" w:color="000000"/>
              <w:right w:val="single" w:sz="8" w:space="0" w:color="auto"/>
            </w:tcBorders>
            <w:vAlign w:val="center"/>
            <w:hideMark/>
          </w:tcPr>
          <w:p w14:paraId="5C0F5D7E" w14:textId="77777777" w:rsidR="00CE01C9" w:rsidRPr="00CE01C9" w:rsidRDefault="00CE01C9" w:rsidP="00CE01C9">
            <w:pPr>
              <w:overflowPunct/>
              <w:autoSpaceDE/>
              <w:autoSpaceDN/>
              <w:adjustRightInd/>
              <w:textAlignment w:val="auto"/>
              <w:rPr>
                <w:rFonts w:cs="Arial"/>
                <w:color w:val="000000"/>
                <w:sz w:val="16"/>
                <w:szCs w:val="16"/>
              </w:rPr>
            </w:pPr>
          </w:p>
        </w:tc>
        <w:tc>
          <w:tcPr>
            <w:tcW w:w="1492" w:type="dxa"/>
            <w:tcBorders>
              <w:top w:val="nil"/>
              <w:left w:val="nil"/>
              <w:bottom w:val="single" w:sz="4" w:space="0" w:color="auto"/>
              <w:right w:val="single" w:sz="8" w:space="0" w:color="auto"/>
            </w:tcBorders>
            <w:shd w:val="clear" w:color="auto" w:fill="auto"/>
            <w:noWrap/>
            <w:vAlign w:val="center"/>
            <w:hideMark/>
          </w:tcPr>
          <w:p w14:paraId="54828151"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Contran Res. No. 667</w:t>
            </w:r>
          </w:p>
        </w:tc>
      </w:tr>
      <w:tr w:rsidR="00CE01C9" w:rsidRPr="00CE01C9" w14:paraId="67C0A0B6" w14:textId="77777777" w:rsidTr="00CE01C9">
        <w:trPr>
          <w:trHeight w:val="171"/>
        </w:trPr>
        <w:tc>
          <w:tcPr>
            <w:tcW w:w="1133" w:type="dxa"/>
            <w:vMerge/>
            <w:tcBorders>
              <w:top w:val="single" w:sz="8" w:space="0" w:color="auto"/>
              <w:left w:val="single" w:sz="8" w:space="0" w:color="auto"/>
              <w:bottom w:val="single" w:sz="8" w:space="0" w:color="000000"/>
              <w:right w:val="single" w:sz="8" w:space="0" w:color="auto"/>
            </w:tcBorders>
            <w:vAlign w:val="center"/>
            <w:hideMark/>
          </w:tcPr>
          <w:p w14:paraId="1A3F61F5"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nil"/>
              <w:left w:val="single" w:sz="8" w:space="0" w:color="auto"/>
              <w:bottom w:val="single" w:sz="8" w:space="0" w:color="000000"/>
              <w:right w:val="single" w:sz="8" w:space="0" w:color="auto"/>
            </w:tcBorders>
            <w:vAlign w:val="center"/>
            <w:hideMark/>
          </w:tcPr>
          <w:p w14:paraId="0C9DB1C0"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18B8B9A4"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SAE J578</w:t>
            </w:r>
          </w:p>
        </w:tc>
        <w:tc>
          <w:tcPr>
            <w:tcW w:w="1237" w:type="dxa"/>
            <w:tcBorders>
              <w:top w:val="nil"/>
              <w:left w:val="nil"/>
              <w:bottom w:val="single" w:sz="4" w:space="0" w:color="auto"/>
              <w:right w:val="single" w:sz="8" w:space="0" w:color="auto"/>
            </w:tcBorders>
            <w:shd w:val="clear" w:color="auto" w:fill="auto"/>
            <w:noWrap/>
            <w:vAlign w:val="bottom"/>
            <w:hideMark/>
          </w:tcPr>
          <w:p w14:paraId="01B68679"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R48</w:t>
            </w:r>
          </w:p>
        </w:tc>
        <w:tc>
          <w:tcPr>
            <w:tcW w:w="1239" w:type="dxa"/>
            <w:tcBorders>
              <w:top w:val="nil"/>
              <w:left w:val="nil"/>
              <w:bottom w:val="single" w:sz="4" w:space="0" w:color="auto"/>
              <w:right w:val="single" w:sz="8" w:space="0" w:color="auto"/>
            </w:tcBorders>
            <w:shd w:val="clear" w:color="auto" w:fill="auto"/>
            <w:noWrap/>
            <w:vAlign w:val="bottom"/>
            <w:hideMark/>
          </w:tcPr>
          <w:p w14:paraId="525184C8"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GB 15766.1</w:t>
            </w:r>
          </w:p>
        </w:tc>
        <w:tc>
          <w:tcPr>
            <w:tcW w:w="1386" w:type="dxa"/>
            <w:vMerge/>
            <w:tcBorders>
              <w:top w:val="nil"/>
              <w:left w:val="single" w:sz="8" w:space="0" w:color="auto"/>
              <w:bottom w:val="single" w:sz="8" w:space="0" w:color="000000"/>
              <w:right w:val="single" w:sz="8" w:space="0" w:color="auto"/>
            </w:tcBorders>
            <w:vAlign w:val="center"/>
            <w:hideMark/>
          </w:tcPr>
          <w:p w14:paraId="1C5FC8AC" w14:textId="77777777" w:rsidR="00CE01C9" w:rsidRPr="00CE01C9" w:rsidRDefault="00CE01C9" w:rsidP="00CE01C9">
            <w:pPr>
              <w:overflowPunct/>
              <w:autoSpaceDE/>
              <w:autoSpaceDN/>
              <w:adjustRightInd/>
              <w:textAlignment w:val="auto"/>
              <w:rPr>
                <w:rFonts w:cs="Arial"/>
                <w:color w:val="000000"/>
                <w:sz w:val="16"/>
                <w:szCs w:val="16"/>
              </w:rPr>
            </w:pPr>
          </w:p>
        </w:tc>
        <w:tc>
          <w:tcPr>
            <w:tcW w:w="1492" w:type="dxa"/>
            <w:tcBorders>
              <w:top w:val="nil"/>
              <w:left w:val="nil"/>
              <w:bottom w:val="single" w:sz="4" w:space="0" w:color="auto"/>
              <w:right w:val="single" w:sz="8" w:space="0" w:color="auto"/>
            </w:tcBorders>
            <w:shd w:val="clear" w:color="auto" w:fill="auto"/>
            <w:noWrap/>
            <w:vAlign w:val="center"/>
            <w:hideMark/>
          </w:tcPr>
          <w:p w14:paraId="21A23B10"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Contran Res. No. 758</w:t>
            </w:r>
          </w:p>
        </w:tc>
      </w:tr>
      <w:tr w:rsidR="00CE01C9" w:rsidRPr="00CE01C9" w14:paraId="0C6A1BAB" w14:textId="77777777" w:rsidTr="00CE01C9">
        <w:trPr>
          <w:trHeight w:val="171"/>
        </w:trPr>
        <w:tc>
          <w:tcPr>
            <w:tcW w:w="1133" w:type="dxa"/>
            <w:vMerge/>
            <w:tcBorders>
              <w:top w:val="single" w:sz="8" w:space="0" w:color="auto"/>
              <w:left w:val="single" w:sz="8" w:space="0" w:color="auto"/>
              <w:bottom w:val="single" w:sz="8" w:space="0" w:color="000000"/>
              <w:right w:val="single" w:sz="8" w:space="0" w:color="auto"/>
            </w:tcBorders>
            <w:vAlign w:val="center"/>
            <w:hideMark/>
          </w:tcPr>
          <w:p w14:paraId="63E26664"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nil"/>
              <w:left w:val="single" w:sz="8" w:space="0" w:color="auto"/>
              <w:bottom w:val="single" w:sz="8" w:space="0" w:color="000000"/>
              <w:right w:val="single" w:sz="8" w:space="0" w:color="auto"/>
            </w:tcBorders>
            <w:vAlign w:val="center"/>
            <w:hideMark/>
          </w:tcPr>
          <w:p w14:paraId="7F7F0954"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vMerge w:val="restart"/>
            <w:tcBorders>
              <w:top w:val="single" w:sz="4" w:space="0" w:color="auto"/>
              <w:left w:val="single" w:sz="8" w:space="0" w:color="auto"/>
              <w:bottom w:val="single" w:sz="8" w:space="0" w:color="000000"/>
              <w:right w:val="single" w:sz="8" w:space="0" w:color="000000"/>
            </w:tcBorders>
            <w:shd w:val="clear" w:color="auto" w:fill="auto"/>
            <w:noWrap/>
            <w:vAlign w:val="bottom"/>
            <w:hideMark/>
          </w:tcPr>
          <w:p w14:paraId="4795D726"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 </w:t>
            </w:r>
          </w:p>
        </w:tc>
        <w:tc>
          <w:tcPr>
            <w:tcW w:w="1237" w:type="dxa"/>
            <w:tcBorders>
              <w:top w:val="nil"/>
              <w:left w:val="nil"/>
              <w:bottom w:val="nil"/>
              <w:right w:val="single" w:sz="8" w:space="0" w:color="auto"/>
            </w:tcBorders>
            <w:shd w:val="clear" w:color="auto" w:fill="auto"/>
            <w:noWrap/>
            <w:vAlign w:val="bottom"/>
            <w:hideMark/>
          </w:tcPr>
          <w:p w14:paraId="5A6B9B8E"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R112</w:t>
            </w:r>
          </w:p>
        </w:tc>
        <w:tc>
          <w:tcPr>
            <w:tcW w:w="1239"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D3B6CC0"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 </w:t>
            </w:r>
          </w:p>
        </w:tc>
        <w:tc>
          <w:tcPr>
            <w:tcW w:w="1386" w:type="dxa"/>
            <w:vMerge/>
            <w:tcBorders>
              <w:top w:val="nil"/>
              <w:left w:val="single" w:sz="8" w:space="0" w:color="auto"/>
              <w:bottom w:val="single" w:sz="8" w:space="0" w:color="000000"/>
              <w:right w:val="single" w:sz="8" w:space="0" w:color="auto"/>
            </w:tcBorders>
            <w:vAlign w:val="center"/>
            <w:hideMark/>
          </w:tcPr>
          <w:p w14:paraId="1BC7FD9C" w14:textId="77777777" w:rsidR="00CE01C9" w:rsidRPr="00CE01C9" w:rsidRDefault="00CE01C9" w:rsidP="00CE01C9">
            <w:pPr>
              <w:overflowPunct/>
              <w:autoSpaceDE/>
              <w:autoSpaceDN/>
              <w:adjustRightInd/>
              <w:textAlignment w:val="auto"/>
              <w:rPr>
                <w:rFonts w:cs="Arial"/>
                <w:color w:val="000000"/>
                <w:sz w:val="16"/>
                <w:szCs w:val="16"/>
              </w:rPr>
            </w:pPr>
          </w:p>
        </w:tc>
        <w:tc>
          <w:tcPr>
            <w:tcW w:w="1492"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25906E3"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 </w:t>
            </w:r>
          </w:p>
        </w:tc>
      </w:tr>
      <w:tr w:rsidR="00CE01C9" w:rsidRPr="00CE01C9" w14:paraId="72A05608" w14:textId="77777777" w:rsidTr="00CE01C9">
        <w:trPr>
          <w:trHeight w:val="171"/>
        </w:trPr>
        <w:tc>
          <w:tcPr>
            <w:tcW w:w="1133" w:type="dxa"/>
            <w:vMerge/>
            <w:tcBorders>
              <w:top w:val="single" w:sz="8" w:space="0" w:color="auto"/>
              <w:left w:val="single" w:sz="8" w:space="0" w:color="auto"/>
              <w:bottom w:val="single" w:sz="8" w:space="0" w:color="000000"/>
              <w:right w:val="single" w:sz="8" w:space="0" w:color="auto"/>
            </w:tcBorders>
            <w:vAlign w:val="center"/>
            <w:hideMark/>
          </w:tcPr>
          <w:p w14:paraId="5DB4237F"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nil"/>
              <w:left w:val="single" w:sz="8" w:space="0" w:color="auto"/>
              <w:bottom w:val="single" w:sz="8" w:space="0" w:color="000000"/>
              <w:right w:val="single" w:sz="8" w:space="0" w:color="auto"/>
            </w:tcBorders>
            <w:vAlign w:val="center"/>
            <w:hideMark/>
          </w:tcPr>
          <w:p w14:paraId="62C297B3"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vMerge/>
            <w:tcBorders>
              <w:top w:val="single" w:sz="4" w:space="0" w:color="auto"/>
              <w:left w:val="single" w:sz="8" w:space="0" w:color="auto"/>
              <w:bottom w:val="single" w:sz="8" w:space="0" w:color="000000"/>
              <w:right w:val="single" w:sz="8" w:space="0" w:color="000000"/>
            </w:tcBorders>
            <w:vAlign w:val="center"/>
            <w:hideMark/>
          </w:tcPr>
          <w:p w14:paraId="5E42A2B0" w14:textId="77777777" w:rsidR="00CE01C9" w:rsidRPr="00CE01C9" w:rsidRDefault="00CE01C9" w:rsidP="00CE01C9">
            <w:pPr>
              <w:overflowPunct/>
              <w:autoSpaceDE/>
              <w:autoSpaceDN/>
              <w:adjustRightInd/>
              <w:textAlignment w:val="auto"/>
              <w:rPr>
                <w:rFonts w:cs="Arial"/>
                <w:color w:val="000000"/>
              </w:rPr>
            </w:pPr>
          </w:p>
        </w:tc>
        <w:tc>
          <w:tcPr>
            <w:tcW w:w="1237" w:type="dxa"/>
            <w:tcBorders>
              <w:top w:val="single" w:sz="4" w:space="0" w:color="auto"/>
              <w:left w:val="nil"/>
              <w:bottom w:val="nil"/>
              <w:right w:val="single" w:sz="8" w:space="0" w:color="auto"/>
            </w:tcBorders>
            <w:shd w:val="clear" w:color="auto" w:fill="auto"/>
            <w:noWrap/>
            <w:vAlign w:val="bottom"/>
            <w:hideMark/>
          </w:tcPr>
          <w:p w14:paraId="3D683306"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R121</w:t>
            </w:r>
          </w:p>
        </w:tc>
        <w:tc>
          <w:tcPr>
            <w:tcW w:w="1239" w:type="dxa"/>
            <w:vMerge/>
            <w:tcBorders>
              <w:top w:val="nil"/>
              <w:left w:val="single" w:sz="8" w:space="0" w:color="auto"/>
              <w:bottom w:val="single" w:sz="8" w:space="0" w:color="000000"/>
              <w:right w:val="single" w:sz="8" w:space="0" w:color="auto"/>
            </w:tcBorders>
            <w:vAlign w:val="center"/>
            <w:hideMark/>
          </w:tcPr>
          <w:p w14:paraId="617A3509" w14:textId="77777777" w:rsidR="00CE01C9" w:rsidRPr="00CE01C9" w:rsidRDefault="00CE01C9" w:rsidP="00CE01C9">
            <w:pPr>
              <w:overflowPunct/>
              <w:autoSpaceDE/>
              <w:autoSpaceDN/>
              <w:adjustRightInd/>
              <w:textAlignment w:val="auto"/>
              <w:rPr>
                <w:rFonts w:cs="Arial"/>
                <w:color w:val="000000"/>
              </w:rPr>
            </w:pPr>
          </w:p>
        </w:tc>
        <w:tc>
          <w:tcPr>
            <w:tcW w:w="1386" w:type="dxa"/>
            <w:vMerge/>
            <w:tcBorders>
              <w:top w:val="nil"/>
              <w:left w:val="single" w:sz="8" w:space="0" w:color="auto"/>
              <w:bottom w:val="single" w:sz="8" w:space="0" w:color="000000"/>
              <w:right w:val="single" w:sz="8" w:space="0" w:color="auto"/>
            </w:tcBorders>
            <w:vAlign w:val="center"/>
            <w:hideMark/>
          </w:tcPr>
          <w:p w14:paraId="28517B87" w14:textId="77777777" w:rsidR="00CE01C9" w:rsidRPr="00CE01C9" w:rsidRDefault="00CE01C9" w:rsidP="00CE01C9">
            <w:pPr>
              <w:overflowPunct/>
              <w:autoSpaceDE/>
              <w:autoSpaceDN/>
              <w:adjustRightInd/>
              <w:textAlignment w:val="auto"/>
              <w:rPr>
                <w:rFonts w:cs="Arial"/>
                <w:color w:val="000000"/>
              </w:rPr>
            </w:pPr>
          </w:p>
        </w:tc>
        <w:tc>
          <w:tcPr>
            <w:tcW w:w="1492" w:type="dxa"/>
            <w:vMerge/>
            <w:tcBorders>
              <w:top w:val="nil"/>
              <w:left w:val="single" w:sz="8" w:space="0" w:color="auto"/>
              <w:bottom w:val="single" w:sz="8" w:space="0" w:color="000000"/>
              <w:right w:val="single" w:sz="8" w:space="0" w:color="auto"/>
            </w:tcBorders>
            <w:vAlign w:val="center"/>
            <w:hideMark/>
          </w:tcPr>
          <w:p w14:paraId="58FCBB0A" w14:textId="77777777" w:rsidR="00CE01C9" w:rsidRPr="00CE01C9" w:rsidRDefault="00CE01C9" w:rsidP="00CE01C9">
            <w:pPr>
              <w:overflowPunct/>
              <w:autoSpaceDE/>
              <w:autoSpaceDN/>
              <w:adjustRightInd/>
              <w:textAlignment w:val="auto"/>
              <w:rPr>
                <w:rFonts w:cs="Arial"/>
                <w:color w:val="000000"/>
              </w:rPr>
            </w:pPr>
          </w:p>
        </w:tc>
      </w:tr>
      <w:tr w:rsidR="00CE01C9" w:rsidRPr="00CE01C9" w14:paraId="4FD2AA15" w14:textId="77777777" w:rsidTr="00CE01C9">
        <w:trPr>
          <w:trHeight w:val="181"/>
        </w:trPr>
        <w:tc>
          <w:tcPr>
            <w:tcW w:w="1133" w:type="dxa"/>
            <w:vMerge/>
            <w:tcBorders>
              <w:top w:val="single" w:sz="8" w:space="0" w:color="auto"/>
              <w:left w:val="single" w:sz="8" w:space="0" w:color="auto"/>
              <w:bottom w:val="single" w:sz="8" w:space="0" w:color="000000"/>
              <w:right w:val="single" w:sz="8" w:space="0" w:color="auto"/>
            </w:tcBorders>
            <w:vAlign w:val="center"/>
            <w:hideMark/>
          </w:tcPr>
          <w:p w14:paraId="0C116439" w14:textId="77777777" w:rsidR="00CE01C9" w:rsidRPr="00CE01C9" w:rsidRDefault="00CE01C9" w:rsidP="00CE01C9">
            <w:pPr>
              <w:overflowPunct/>
              <w:autoSpaceDE/>
              <w:autoSpaceDN/>
              <w:adjustRightInd/>
              <w:textAlignment w:val="auto"/>
              <w:rPr>
                <w:rFonts w:cs="Arial"/>
                <w:b/>
                <w:bCs/>
                <w:color w:val="000000"/>
                <w:u w:val="single"/>
              </w:rPr>
            </w:pPr>
          </w:p>
        </w:tc>
        <w:tc>
          <w:tcPr>
            <w:tcW w:w="1387" w:type="dxa"/>
            <w:vMerge/>
            <w:tcBorders>
              <w:top w:val="nil"/>
              <w:left w:val="single" w:sz="8" w:space="0" w:color="auto"/>
              <w:bottom w:val="single" w:sz="8" w:space="0" w:color="000000"/>
              <w:right w:val="single" w:sz="8" w:space="0" w:color="auto"/>
            </w:tcBorders>
            <w:vAlign w:val="center"/>
            <w:hideMark/>
          </w:tcPr>
          <w:p w14:paraId="123EA72A" w14:textId="77777777" w:rsidR="00CE01C9" w:rsidRPr="00CE01C9" w:rsidRDefault="00CE01C9" w:rsidP="00CE01C9">
            <w:pPr>
              <w:overflowPunct/>
              <w:autoSpaceDE/>
              <w:autoSpaceDN/>
              <w:adjustRightInd/>
              <w:textAlignment w:val="auto"/>
              <w:rPr>
                <w:rFonts w:cs="Arial"/>
                <w:b/>
                <w:bCs/>
                <w:color w:val="000000"/>
              </w:rPr>
            </w:pPr>
          </w:p>
        </w:tc>
        <w:tc>
          <w:tcPr>
            <w:tcW w:w="2689" w:type="dxa"/>
            <w:gridSpan w:val="2"/>
            <w:vMerge/>
            <w:tcBorders>
              <w:top w:val="single" w:sz="4" w:space="0" w:color="auto"/>
              <w:left w:val="single" w:sz="8" w:space="0" w:color="auto"/>
              <w:bottom w:val="single" w:sz="8" w:space="0" w:color="000000"/>
              <w:right w:val="single" w:sz="8" w:space="0" w:color="000000"/>
            </w:tcBorders>
            <w:vAlign w:val="center"/>
            <w:hideMark/>
          </w:tcPr>
          <w:p w14:paraId="089FC28A" w14:textId="77777777" w:rsidR="00CE01C9" w:rsidRPr="00CE01C9" w:rsidRDefault="00CE01C9" w:rsidP="00CE01C9">
            <w:pPr>
              <w:overflowPunct/>
              <w:autoSpaceDE/>
              <w:autoSpaceDN/>
              <w:adjustRightInd/>
              <w:textAlignment w:val="auto"/>
              <w:rPr>
                <w:rFonts w:cs="Arial"/>
                <w:color w:val="000000"/>
              </w:rPr>
            </w:pPr>
          </w:p>
        </w:tc>
        <w:tc>
          <w:tcPr>
            <w:tcW w:w="1237" w:type="dxa"/>
            <w:tcBorders>
              <w:top w:val="single" w:sz="4" w:space="0" w:color="auto"/>
              <w:left w:val="nil"/>
              <w:bottom w:val="single" w:sz="8" w:space="0" w:color="auto"/>
              <w:right w:val="single" w:sz="8" w:space="0" w:color="auto"/>
            </w:tcBorders>
            <w:shd w:val="clear" w:color="auto" w:fill="auto"/>
            <w:noWrap/>
            <w:vAlign w:val="bottom"/>
            <w:hideMark/>
          </w:tcPr>
          <w:p w14:paraId="73F6D829" w14:textId="77777777" w:rsidR="00CE01C9" w:rsidRPr="00CE01C9" w:rsidRDefault="00CE01C9" w:rsidP="00CE01C9">
            <w:pPr>
              <w:overflowPunct/>
              <w:autoSpaceDE/>
              <w:autoSpaceDN/>
              <w:adjustRightInd/>
              <w:jc w:val="center"/>
              <w:textAlignment w:val="auto"/>
              <w:rPr>
                <w:rFonts w:cs="Arial"/>
                <w:color w:val="000000"/>
                <w:sz w:val="16"/>
                <w:szCs w:val="16"/>
              </w:rPr>
            </w:pPr>
            <w:r w:rsidRPr="00CE01C9">
              <w:rPr>
                <w:rFonts w:cs="Arial"/>
                <w:color w:val="000000"/>
                <w:sz w:val="16"/>
                <w:szCs w:val="16"/>
              </w:rPr>
              <w:t>R148</w:t>
            </w:r>
          </w:p>
        </w:tc>
        <w:tc>
          <w:tcPr>
            <w:tcW w:w="1239" w:type="dxa"/>
            <w:vMerge/>
            <w:tcBorders>
              <w:top w:val="nil"/>
              <w:left w:val="single" w:sz="8" w:space="0" w:color="auto"/>
              <w:bottom w:val="single" w:sz="8" w:space="0" w:color="000000"/>
              <w:right w:val="single" w:sz="8" w:space="0" w:color="auto"/>
            </w:tcBorders>
            <w:vAlign w:val="center"/>
            <w:hideMark/>
          </w:tcPr>
          <w:p w14:paraId="5FCF874B" w14:textId="77777777" w:rsidR="00CE01C9" w:rsidRPr="00CE01C9" w:rsidRDefault="00CE01C9" w:rsidP="00CE01C9">
            <w:pPr>
              <w:overflowPunct/>
              <w:autoSpaceDE/>
              <w:autoSpaceDN/>
              <w:adjustRightInd/>
              <w:textAlignment w:val="auto"/>
              <w:rPr>
                <w:rFonts w:cs="Arial"/>
                <w:color w:val="000000"/>
              </w:rPr>
            </w:pPr>
          </w:p>
        </w:tc>
        <w:tc>
          <w:tcPr>
            <w:tcW w:w="1386" w:type="dxa"/>
            <w:vMerge/>
            <w:tcBorders>
              <w:top w:val="nil"/>
              <w:left w:val="single" w:sz="8" w:space="0" w:color="auto"/>
              <w:bottom w:val="single" w:sz="8" w:space="0" w:color="000000"/>
              <w:right w:val="single" w:sz="8" w:space="0" w:color="auto"/>
            </w:tcBorders>
            <w:vAlign w:val="center"/>
            <w:hideMark/>
          </w:tcPr>
          <w:p w14:paraId="37861F63" w14:textId="77777777" w:rsidR="00CE01C9" w:rsidRPr="00CE01C9" w:rsidRDefault="00CE01C9" w:rsidP="00CE01C9">
            <w:pPr>
              <w:overflowPunct/>
              <w:autoSpaceDE/>
              <w:autoSpaceDN/>
              <w:adjustRightInd/>
              <w:textAlignment w:val="auto"/>
              <w:rPr>
                <w:rFonts w:cs="Arial"/>
                <w:color w:val="000000"/>
              </w:rPr>
            </w:pPr>
          </w:p>
        </w:tc>
        <w:tc>
          <w:tcPr>
            <w:tcW w:w="1492" w:type="dxa"/>
            <w:vMerge/>
            <w:tcBorders>
              <w:top w:val="nil"/>
              <w:left w:val="single" w:sz="8" w:space="0" w:color="auto"/>
              <w:bottom w:val="single" w:sz="8" w:space="0" w:color="000000"/>
              <w:right w:val="single" w:sz="8" w:space="0" w:color="auto"/>
            </w:tcBorders>
            <w:vAlign w:val="center"/>
            <w:hideMark/>
          </w:tcPr>
          <w:p w14:paraId="2F6EFC52" w14:textId="77777777" w:rsidR="00CE01C9" w:rsidRPr="00CE01C9" w:rsidRDefault="00CE01C9" w:rsidP="00CE01C9">
            <w:pPr>
              <w:overflowPunct/>
              <w:autoSpaceDE/>
              <w:autoSpaceDN/>
              <w:adjustRightInd/>
              <w:textAlignment w:val="auto"/>
              <w:rPr>
                <w:rFonts w:cs="Arial"/>
                <w:color w:val="000000"/>
              </w:rPr>
            </w:pPr>
          </w:p>
        </w:tc>
      </w:tr>
      <w:tr w:rsidR="00CE01C9" w:rsidRPr="00CE01C9" w14:paraId="51635F4E" w14:textId="77777777" w:rsidTr="00CE01C9">
        <w:trPr>
          <w:trHeight w:val="171"/>
        </w:trPr>
        <w:tc>
          <w:tcPr>
            <w:tcW w:w="1133" w:type="dxa"/>
            <w:tcBorders>
              <w:top w:val="nil"/>
              <w:left w:val="nil"/>
              <w:bottom w:val="nil"/>
              <w:right w:val="nil"/>
            </w:tcBorders>
            <w:shd w:val="clear" w:color="auto" w:fill="auto"/>
            <w:noWrap/>
            <w:vAlign w:val="bottom"/>
            <w:hideMark/>
          </w:tcPr>
          <w:p w14:paraId="5FD3CEBB" w14:textId="77777777" w:rsidR="00CE01C9" w:rsidRPr="00CE01C9" w:rsidRDefault="00CE01C9" w:rsidP="00CE01C9">
            <w:pPr>
              <w:overflowPunct/>
              <w:autoSpaceDE/>
              <w:autoSpaceDN/>
              <w:adjustRightInd/>
              <w:jc w:val="center"/>
              <w:textAlignment w:val="auto"/>
              <w:rPr>
                <w:rFonts w:cs="Arial"/>
                <w:color w:val="000000"/>
              </w:rPr>
            </w:pPr>
          </w:p>
        </w:tc>
        <w:tc>
          <w:tcPr>
            <w:tcW w:w="1387" w:type="dxa"/>
            <w:tcBorders>
              <w:top w:val="nil"/>
              <w:left w:val="nil"/>
              <w:bottom w:val="nil"/>
              <w:right w:val="nil"/>
            </w:tcBorders>
            <w:shd w:val="clear" w:color="auto" w:fill="auto"/>
            <w:noWrap/>
            <w:vAlign w:val="bottom"/>
            <w:hideMark/>
          </w:tcPr>
          <w:p w14:paraId="5BAEB360" w14:textId="77777777" w:rsidR="00CE01C9" w:rsidRPr="00CE01C9" w:rsidRDefault="00CE01C9" w:rsidP="00CE01C9">
            <w:pPr>
              <w:overflowPunct/>
              <w:autoSpaceDE/>
              <w:autoSpaceDN/>
              <w:adjustRightInd/>
              <w:textAlignment w:val="auto"/>
              <w:rPr>
                <w:rFonts w:ascii="Times New Roman" w:hAnsi="Times New Roman"/>
              </w:rPr>
            </w:pPr>
          </w:p>
        </w:tc>
        <w:tc>
          <w:tcPr>
            <w:tcW w:w="3926" w:type="dxa"/>
            <w:gridSpan w:val="3"/>
            <w:tcBorders>
              <w:top w:val="nil"/>
              <w:left w:val="nil"/>
              <w:bottom w:val="nil"/>
              <w:right w:val="nil"/>
            </w:tcBorders>
            <w:shd w:val="clear" w:color="auto" w:fill="auto"/>
            <w:noWrap/>
            <w:vAlign w:val="center"/>
            <w:hideMark/>
          </w:tcPr>
          <w:p w14:paraId="582442BD" w14:textId="180C67C8" w:rsidR="00CE01C9" w:rsidRPr="00CE01C9" w:rsidRDefault="00CE01C9" w:rsidP="00CE01C9">
            <w:pPr>
              <w:overflowPunct/>
              <w:autoSpaceDE/>
              <w:autoSpaceDN/>
              <w:adjustRightInd/>
              <w:textAlignment w:val="auto"/>
              <w:rPr>
                <w:rFonts w:cs="Arial"/>
                <w:color w:val="000000"/>
                <w:sz w:val="16"/>
                <w:szCs w:val="16"/>
              </w:rPr>
            </w:pPr>
            <w:r w:rsidRPr="00CE01C9">
              <w:rPr>
                <w:rFonts w:cs="Arial"/>
                <w:color w:val="000000"/>
                <w:sz w:val="16"/>
                <w:szCs w:val="16"/>
              </w:rPr>
              <w:t xml:space="preserve">1. Regulatory optional but not implemented at </w:t>
            </w:r>
            <w:r>
              <w:rPr>
                <w:rFonts w:cs="Arial"/>
                <w:color w:val="000000"/>
                <w:sz w:val="16"/>
                <w:szCs w:val="16"/>
              </w:rPr>
              <w:t>F</w:t>
            </w:r>
            <w:r w:rsidRPr="00CE01C9">
              <w:rPr>
                <w:rFonts w:cs="Arial"/>
                <w:color w:val="000000"/>
                <w:sz w:val="16"/>
                <w:szCs w:val="16"/>
              </w:rPr>
              <w:t>ord</w:t>
            </w:r>
          </w:p>
        </w:tc>
        <w:tc>
          <w:tcPr>
            <w:tcW w:w="1239" w:type="dxa"/>
            <w:tcBorders>
              <w:top w:val="nil"/>
              <w:left w:val="nil"/>
              <w:bottom w:val="nil"/>
              <w:right w:val="nil"/>
            </w:tcBorders>
            <w:shd w:val="clear" w:color="auto" w:fill="auto"/>
            <w:noWrap/>
            <w:vAlign w:val="bottom"/>
            <w:hideMark/>
          </w:tcPr>
          <w:p w14:paraId="022136D6" w14:textId="77777777" w:rsidR="00CE01C9" w:rsidRPr="00CE01C9" w:rsidRDefault="00CE01C9" w:rsidP="00CE01C9">
            <w:pPr>
              <w:overflowPunct/>
              <w:autoSpaceDE/>
              <w:autoSpaceDN/>
              <w:adjustRightInd/>
              <w:textAlignment w:val="auto"/>
              <w:rPr>
                <w:rFonts w:cs="Arial"/>
                <w:color w:val="000000"/>
              </w:rPr>
            </w:pPr>
          </w:p>
        </w:tc>
        <w:tc>
          <w:tcPr>
            <w:tcW w:w="1386" w:type="dxa"/>
            <w:tcBorders>
              <w:top w:val="nil"/>
              <w:left w:val="nil"/>
              <w:bottom w:val="nil"/>
              <w:right w:val="nil"/>
            </w:tcBorders>
            <w:shd w:val="clear" w:color="auto" w:fill="auto"/>
            <w:noWrap/>
            <w:vAlign w:val="bottom"/>
            <w:hideMark/>
          </w:tcPr>
          <w:p w14:paraId="4F4171FA" w14:textId="77777777" w:rsidR="00CE01C9" w:rsidRPr="00CE01C9" w:rsidRDefault="00CE01C9" w:rsidP="00CE01C9">
            <w:pPr>
              <w:overflowPunct/>
              <w:autoSpaceDE/>
              <w:autoSpaceDN/>
              <w:adjustRightInd/>
              <w:textAlignment w:val="auto"/>
              <w:rPr>
                <w:rFonts w:ascii="Times New Roman" w:hAnsi="Times New Roman"/>
              </w:rPr>
            </w:pPr>
          </w:p>
        </w:tc>
        <w:tc>
          <w:tcPr>
            <w:tcW w:w="1492" w:type="dxa"/>
            <w:tcBorders>
              <w:top w:val="nil"/>
              <w:left w:val="nil"/>
              <w:bottom w:val="nil"/>
              <w:right w:val="nil"/>
            </w:tcBorders>
            <w:shd w:val="clear" w:color="auto" w:fill="auto"/>
            <w:noWrap/>
            <w:vAlign w:val="bottom"/>
            <w:hideMark/>
          </w:tcPr>
          <w:p w14:paraId="1CBE738B" w14:textId="77777777" w:rsidR="00CE01C9" w:rsidRPr="00CE01C9" w:rsidRDefault="00CE01C9" w:rsidP="00CE01C9">
            <w:pPr>
              <w:overflowPunct/>
              <w:autoSpaceDE/>
              <w:autoSpaceDN/>
              <w:adjustRightInd/>
              <w:textAlignment w:val="auto"/>
              <w:rPr>
                <w:rFonts w:ascii="Times New Roman" w:hAnsi="Times New Roman"/>
              </w:rPr>
            </w:pPr>
          </w:p>
        </w:tc>
      </w:tr>
      <w:tr w:rsidR="00CE01C9" w:rsidRPr="00CE01C9" w14:paraId="5FC83D4B" w14:textId="77777777" w:rsidTr="00CE01C9">
        <w:trPr>
          <w:trHeight w:val="171"/>
        </w:trPr>
        <w:tc>
          <w:tcPr>
            <w:tcW w:w="1133" w:type="dxa"/>
            <w:tcBorders>
              <w:top w:val="nil"/>
              <w:left w:val="nil"/>
              <w:bottom w:val="nil"/>
              <w:right w:val="nil"/>
            </w:tcBorders>
            <w:shd w:val="clear" w:color="auto" w:fill="auto"/>
            <w:noWrap/>
            <w:vAlign w:val="bottom"/>
            <w:hideMark/>
          </w:tcPr>
          <w:p w14:paraId="6C4C1BEF" w14:textId="77777777" w:rsidR="00CE01C9" w:rsidRPr="00CE01C9" w:rsidRDefault="00CE01C9" w:rsidP="00CE01C9">
            <w:pPr>
              <w:overflowPunct/>
              <w:autoSpaceDE/>
              <w:autoSpaceDN/>
              <w:adjustRightInd/>
              <w:textAlignment w:val="auto"/>
              <w:rPr>
                <w:rFonts w:ascii="Times New Roman" w:hAnsi="Times New Roman"/>
              </w:rPr>
            </w:pPr>
          </w:p>
        </w:tc>
        <w:tc>
          <w:tcPr>
            <w:tcW w:w="1387" w:type="dxa"/>
            <w:tcBorders>
              <w:top w:val="nil"/>
              <w:left w:val="nil"/>
              <w:bottom w:val="nil"/>
              <w:right w:val="nil"/>
            </w:tcBorders>
            <w:shd w:val="clear" w:color="auto" w:fill="auto"/>
            <w:noWrap/>
            <w:vAlign w:val="bottom"/>
            <w:hideMark/>
          </w:tcPr>
          <w:p w14:paraId="3ED88F8B" w14:textId="77777777" w:rsidR="00CE01C9" w:rsidRPr="00CE01C9" w:rsidRDefault="00CE01C9" w:rsidP="00CE01C9">
            <w:pPr>
              <w:overflowPunct/>
              <w:autoSpaceDE/>
              <w:autoSpaceDN/>
              <w:adjustRightInd/>
              <w:textAlignment w:val="auto"/>
              <w:rPr>
                <w:rFonts w:ascii="Times New Roman" w:hAnsi="Times New Roman"/>
              </w:rPr>
            </w:pPr>
          </w:p>
        </w:tc>
        <w:tc>
          <w:tcPr>
            <w:tcW w:w="8043" w:type="dxa"/>
            <w:gridSpan w:val="6"/>
            <w:tcBorders>
              <w:top w:val="nil"/>
              <w:left w:val="nil"/>
              <w:bottom w:val="nil"/>
              <w:right w:val="nil"/>
            </w:tcBorders>
            <w:shd w:val="clear" w:color="auto" w:fill="auto"/>
            <w:noWrap/>
            <w:vAlign w:val="center"/>
            <w:hideMark/>
          </w:tcPr>
          <w:p w14:paraId="15079ABF" w14:textId="77777777" w:rsidR="00CE01C9" w:rsidRPr="00CE01C9" w:rsidRDefault="00CE01C9" w:rsidP="00CE01C9">
            <w:pPr>
              <w:overflowPunct/>
              <w:autoSpaceDE/>
              <w:autoSpaceDN/>
              <w:adjustRightInd/>
              <w:textAlignment w:val="auto"/>
              <w:rPr>
                <w:rFonts w:cs="Arial"/>
                <w:color w:val="000000"/>
                <w:sz w:val="16"/>
                <w:szCs w:val="16"/>
              </w:rPr>
            </w:pPr>
            <w:r w:rsidRPr="00CE01C9">
              <w:rPr>
                <w:rFonts w:cs="Arial"/>
                <w:color w:val="000000"/>
                <w:sz w:val="16"/>
                <w:szCs w:val="16"/>
              </w:rPr>
              <w:t>2. Can only be activated when the parking lamps are on (i.e. parking lamps, low beams, or high beams)</w:t>
            </w:r>
          </w:p>
        </w:tc>
      </w:tr>
      <w:tr w:rsidR="00CE01C9" w:rsidRPr="00CE01C9" w14:paraId="11FC41F9" w14:textId="77777777" w:rsidTr="00CE01C9">
        <w:trPr>
          <w:trHeight w:val="171"/>
        </w:trPr>
        <w:tc>
          <w:tcPr>
            <w:tcW w:w="1133" w:type="dxa"/>
            <w:tcBorders>
              <w:top w:val="nil"/>
              <w:left w:val="nil"/>
              <w:bottom w:val="nil"/>
              <w:right w:val="nil"/>
            </w:tcBorders>
            <w:shd w:val="clear" w:color="auto" w:fill="auto"/>
            <w:noWrap/>
            <w:vAlign w:val="bottom"/>
            <w:hideMark/>
          </w:tcPr>
          <w:p w14:paraId="1FE45105" w14:textId="77777777" w:rsidR="00CE01C9" w:rsidRPr="00CE01C9" w:rsidRDefault="00CE01C9" w:rsidP="00CE01C9">
            <w:pPr>
              <w:overflowPunct/>
              <w:autoSpaceDE/>
              <w:autoSpaceDN/>
              <w:adjustRightInd/>
              <w:textAlignment w:val="auto"/>
              <w:rPr>
                <w:rFonts w:cs="Arial"/>
                <w:color w:val="000000"/>
              </w:rPr>
            </w:pPr>
          </w:p>
        </w:tc>
        <w:tc>
          <w:tcPr>
            <w:tcW w:w="1387" w:type="dxa"/>
            <w:tcBorders>
              <w:top w:val="nil"/>
              <w:left w:val="nil"/>
              <w:bottom w:val="nil"/>
              <w:right w:val="nil"/>
            </w:tcBorders>
            <w:shd w:val="clear" w:color="auto" w:fill="auto"/>
            <w:noWrap/>
            <w:vAlign w:val="bottom"/>
            <w:hideMark/>
          </w:tcPr>
          <w:p w14:paraId="15050070" w14:textId="77777777" w:rsidR="00CE01C9" w:rsidRPr="00CE01C9" w:rsidRDefault="00CE01C9" w:rsidP="00CE01C9">
            <w:pPr>
              <w:overflowPunct/>
              <w:autoSpaceDE/>
              <w:autoSpaceDN/>
              <w:adjustRightInd/>
              <w:textAlignment w:val="auto"/>
              <w:rPr>
                <w:rFonts w:ascii="Times New Roman" w:hAnsi="Times New Roman"/>
              </w:rPr>
            </w:pPr>
          </w:p>
        </w:tc>
        <w:tc>
          <w:tcPr>
            <w:tcW w:w="5165" w:type="dxa"/>
            <w:gridSpan w:val="4"/>
            <w:tcBorders>
              <w:top w:val="nil"/>
              <w:left w:val="nil"/>
              <w:bottom w:val="nil"/>
              <w:right w:val="nil"/>
            </w:tcBorders>
            <w:shd w:val="clear" w:color="auto" w:fill="auto"/>
            <w:noWrap/>
            <w:vAlign w:val="center"/>
            <w:hideMark/>
          </w:tcPr>
          <w:p w14:paraId="7BEE976F" w14:textId="77777777" w:rsidR="00CE01C9" w:rsidRPr="00CE01C9" w:rsidRDefault="00CE01C9" w:rsidP="00CE01C9">
            <w:pPr>
              <w:overflowPunct/>
              <w:autoSpaceDE/>
              <w:autoSpaceDN/>
              <w:adjustRightInd/>
              <w:textAlignment w:val="auto"/>
              <w:rPr>
                <w:rFonts w:cs="Arial"/>
                <w:color w:val="000000"/>
                <w:sz w:val="16"/>
                <w:szCs w:val="16"/>
              </w:rPr>
            </w:pPr>
            <w:r w:rsidRPr="00CE01C9">
              <w:rPr>
                <w:rFonts w:cs="Arial"/>
                <w:color w:val="000000"/>
                <w:sz w:val="16"/>
                <w:szCs w:val="16"/>
              </w:rPr>
              <w:t>3. Can be activated independent of low beam and high beam</w:t>
            </w:r>
          </w:p>
        </w:tc>
        <w:tc>
          <w:tcPr>
            <w:tcW w:w="1386" w:type="dxa"/>
            <w:tcBorders>
              <w:top w:val="nil"/>
              <w:left w:val="nil"/>
              <w:bottom w:val="nil"/>
              <w:right w:val="nil"/>
            </w:tcBorders>
            <w:shd w:val="clear" w:color="auto" w:fill="auto"/>
            <w:noWrap/>
            <w:vAlign w:val="bottom"/>
            <w:hideMark/>
          </w:tcPr>
          <w:p w14:paraId="0B3479DC" w14:textId="77777777" w:rsidR="00CE01C9" w:rsidRPr="00CE01C9" w:rsidRDefault="00CE01C9" w:rsidP="00CE01C9">
            <w:pPr>
              <w:overflowPunct/>
              <w:autoSpaceDE/>
              <w:autoSpaceDN/>
              <w:adjustRightInd/>
              <w:textAlignment w:val="auto"/>
              <w:rPr>
                <w:rFonts w:cs="Arial"/>
                <w:color w:val="000000"/>
              </w:rPr>
            </w:pPr>
          </w:p>
        </w:tc>
        <w:tc>
          <w:tcPr>
            <w:tcW w:w="1492" w:type="dxa"/>
            <w:tcBorders>
              <w:top w:val="nil"/>
              <w:left w:val="nil"/>
              <w:bottom w:val="nil"/>
              <w:right w:val="nil"/>
            </w:tcBorders>
            <w:shd w:val="clear" w:color="auto" w:fill="auto"/>
            <w:noWrap/>
            <w:vAlign w:val="bottom"/>
            <w:hideMark/>
          </w:tcPr>
          <w:p w14:paraId="77339C33" w14:textId="77777777" w:rsidR="00CE01C9" w:rsidRPr="00CE01C9" w:rsidRDefault="00CE01C9" w:rsidP="00CE01C9">
            <w:pPr>
              <w:overflowPunct/>
              <w:autoSpaceDE/>
              <w:autoSpaceDN/>
              <w:adjustRightInd/>
              <w:textAlignment w:val="auto"/>
              <w:rPr>
                <w:rFonts w:ascii="Times New Roman" w:hAnsi="Times New Roman"/>
              </w:rPr>
            </w:pPr>
          </w:p>
        </w:tc>
      </w:tr>
    </w:tbl>
    <w:p w14:paraId="684D3413" w14:textId="77777777" w:rsidR="00BD4F9B" w:rsidRDefault="00BD4F9B">
      <w:pPr>
        <w:spacing w:line="240" w:lineRule="atLeast"/>
        <w:pPrChange w:id="699" w:author="Strzelczyk, Anthony (A.)" w:date="2020-12-11T12:24:00Z">
          <w:pPr/>
        </w:pPrChange>
      </w:pPr>
    </w:p>
    <w:tbl>
      <w:tblPr>
        <w:tblW w:w="10206" w:type="dxa"/>
        <w:tblInd w:w="108" w:type="dxa"/>
        <w:tblLook w:val="0620" w:firstRow="1" w:lastRow="0" w:firstColumn="0" w:lastColumn="0" w:noHBand="1" w:noVBand="1"/>
      </w:tblPr>
      <w:tblGrid>
        <w:gridCol w:w="1649"/>
        <w:gridCol w:w="1578"/>
        <w:gridCol w:w="1547"/>
        <w:gridCol w:w="1227"/>
        <w:gridCol w:w="1704"/>
        <w:gridCol w:w="1340"/>
        <w:gridCol w:w="1161"/>
      </w:tblGrid>
      <w:tr w:rsidR="009A7C67" w14:paraId="4887845A" w14:textId="77777777" w:rsidTr="00305341">
        <w:trPr>
          <w:trHeight w:val="1083"/>
          <w:del w:id="700" w:author="Anthony" w:date="2021-03-04T15:55:00Z"/>
        </w:trPr>
        <w:tc>
          <w:tcPr>
            <w:tcW w:w="1649"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2334F041" w14:textId="6D41C17F" w:rsidR="00D410AE" w:rsidRPr="001C5D2D" w:rsidRDefault="00D410AE">
            <w:pPr>
              <w:spacing w:line="240" w:lineRule="atLeast"/>
              <w:jc w:val="right"/>
              <w:rPr>
                <w:del w:id="701" w:author="Anthony" w:date="2021-03-04T15:55:00Z"/>
                <w:b/>
                <w:sz w:val="18"/>
                <w:szCs w:val="18"/>
              </w:rPr>
              <w:pPrChange w:id="702" w:author="Strzelczyk, Anthony (A.)" w:date="2020-12-11T12:24:00Z">
                <w:pPr>
                  <w:jc w:val="right"/>
                </w:pPr>
              </w:pPrChange>
            </w:pPr>
            <w:del w:id="703" w:author="Anthony" w:date="2021-03-04T15:55:00Z">
              <w:r w:rsidRPr="001C5D2D">
                <w:rPr>
                  <w:b/>
                  <w:sz w:val="18"/>
                  <w:szCs w:val="18"/>
                </w:rPr>
                <w:delText>Market /</w:delText>
              </w:r>
            </w:del>
          </w:p>
          <w:p w14:paraId="40F1ACC7" w14:textId="064FF74B" w:rsidR="00D410AE" w:rsidRPr="001C5D2D" w:rsidRDefault="00D410AE">
            <w:pPr>
              <w:spacing w:line="240" w:lineRule="atLeast"/>
              <w:jc w:val="right"/>
              <w:rPr>
                <w:del w:id="704" w:author="Anthony" w:date="2021-03-04T15:55:00Z"/>
                <w:b/>
                <w:sz w:val="18"/>
                <w:szCs w:val="18"/>
              </w:rPr>
              <w:pPrChange w:id="705" w:author="Strzelczyk, Anthony (A.)" w:date="2020-12-11T12:24:00Z">
                <w:pPr>
                  <w:jc w:val="right"/>
                </w:pPr>
              </w:pPrChange>
            </w:pPr>
            <w:del w:id="706" w:author="Anthony" w:date="2021-03-04T15:55:00Z">
              <w:r w:rsidRPr="001C5D2D">
                <w:rPr>
                  <w:b/>
                  <w:sz w:val="18"/>
                  <w:szCs w:val="18"/>
                </w:rPr>
                <w:delText xml:space="preserve"> Region</w:delText>
              </w:r>
            </w:del>
          </w:p>
          <w:p w14:paraId="127E2CDB" w14:textId="46AA54DF" w:rsidR="00D410AE" w:rsidRPr="001C5D2D" w:rsidRDefault="00D410AE">
            <w:pPr>
              <w:pStyle w:val="Caption"/>
              <w:spacing w:line="240" w:lineRule="atLeast"/>
              <w:jc w:val="left"/>
              <w:rPr>
                <w:del w:id="707" w:author="Anthony" w:date="2021-03-04T15:55:00Z"/>
                <w:sz w:val="18"/>
                <w:szCs w:val="18"/>
              </w:rPr>
              <w:pPrChange w:id="708" w:author="Strzelczyk, Anthony (A.)" w:date="2020-12-11T12:24:00Z">
                <w:pPr>
                  <w:pStyle w:val="Caption"/>
                  <w:jc w:val="left"/>
                </w:pPr>
              </w:pPrChange>
            </w:pPr>
            <w:del w:id="709" w:author="Anthony" w:date="2021-03-04T15:55:00Z">
              <w:r w:rsidRPr="001C5D2D">
                <w:rPr>
                  <w:sz w:val="18"/>
                  <w:szCs w:val="18"/>
                </w:rPr>
                <w:delText>Variant</w:delText>
              </w:r>
              <w:r w:rsidRPr="001C5D2D">
                <w:rPr>
                  <w:sz w:val="18"/>
                  <w:szCs w:val="18"/>
                </w:rPr>
                <w:br/>
                <w:delText xml:space="preserve">Name </w:delText>
              </w:r>
            </w:del>
          </w:p>
        </w:tc>
        <w:tc>
          <w:tcPr>
            <w:tcW w:w="1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B89E1" w14:textId="6C5E6D5E" w:rsidR="00D410AE" w:rsidRPr="001C5D2D" w:rsidRDefault="00D410AE">
            <w:pPr>
              <w:spacing w:line="240" w:lineRule="atLeast"/>
              <w:rPr>
                <w:del w:id="710" w:author="Anthony" w:date="2021-03-04T15:55:00Z"/>
                <w:sz w:val="18"/>
                <w:szCs w:val="18"/>
              </w:rPr>
              <w:pPrChange w:id="711" w:author="Strzelczyk, Anthony (A.)" w:date="2020-12-11T12:24:00Z">
                <w:pPr/>
              </w:pPrChange>
            </w:pPr>
            <w:del w:id="712" w:author="Anthony" w:date="2021-03-04T15:55:00Z">
              <w:r>
                <w:rPr>
                  <w:b/>
                  <w:sz w:val="18"/>
                  <w:szCs w:val="18"/>
                </w:rPr>
                <w:delText xml:space="preserve">North </w:delText>
              </w:r>
              <w:r w:rsidRPr="001C5D2D">
                <w:rPr>
                  <w:b/>
                  <w:sz w:val="18"/>
                  <w:szCs w:val="18"/>
                </w:rPr>
                <w:delText>America</w:delText>
              </w:r>
            </w:del>
          </w:p>
        </w:tc>
        <w:tc>
          <w:tcPr>
            <w:tcW w:w="1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3538AE" w14:textId="14C15043" w:rsidR="00D410AE" w:rsidRPr="00D410AE" w:rsidRDefault="00D410AE">
            <w:pPr>
              <w:spacing w:line="240" w:lineRule="atLeast"/>
              <w:rPr>
                <w:del w:id="713" w:author="Anthony" w:date="2021-03-04T15:55:00Z"/>
                <w:b/>
                <w:sz w:val="18"/>
                <w:szCs w:val="18"/>
              </w:rPr>
              <w:pPrChange w:id="714" w:author="Strzelczyk, Anthony (A.)" w:date="2020-12-11T12:24:00Z">
                <w:pPr/>
              </w:pPrChange>
            </w:pPr>
            <w:del w:id="715" w:author="Anthony" w:date="2021-03-04T15:55:00Z">
              <w:r w:rsidRPr="001C5D2D">
                <w:rPr>
                  <w:b/>
                  <w:sz w:val="18"/>
                  <w:szCs w:val="18"/>
                </w:rPr>
                <w:delText>South America</w:delText>
              </w:r>
            </w:del>
          </w:p>
        </w:tc>
        <w:tc>
          <w:tcPr>
            <w:tcW w:w="1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C510A" w14:textId="06AAD8B9" w:rsidR="00D410AE" w:rsidRPr="001C5D2D" w:rsidRDefault="00D410AE">
            <w:pPr>
              <w:spacing w:line="240" w:lineRule="atLeast"/>
              <w:rPr>
                <w:del w:id="716" w:author="Anthony" w:date="2021-03-04T15:55:00Z"/>
                <w:b/>
                <w:sz w:val="18"/>
                <w:szCs w:val="18"/>
              </w:rPr>
              <w:pPrChange w:id="717" w:author="Strzelczyk, Anthony (A.)" w:date="2020-12-11T12:24:00Z">
                <w:pPr/>
              </w:pPrChange>
            </w:pPr>
            <w:del w:id="718" w:author="Anthony" w:date="2021-03-04T15:55:00Z">
              <w:r w:rsidRPr="001C5D2D">
                <w:rPr>
                  <w:b/>
                  <w:sz w:val="18"/>
                  <w:szCs w:val="18"/>
                </w:rPr>
                <w:delText>Europe</w:delText>
              </w:r>
            </w:del>
          </w:p>
        </w:tc>
        <w:tc>
          <w:tcPr>
            <w:tcW w:w="1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4DC0B3" w14:textId="36910990" w:rsidR="00D410AE" w:rsidRPr="00D410AE" w:rsidRDefault="00D410AE">
            <w:pPr>
              <w:spacing w:line="240" w:lineRule="atLeast"/>
              <w:rPr>
                <w:del w:id="719" w:author="Anthony" w:date="2021-03-04T15:55:00Z"/>
                <w:b/>
                <w:sz w:val="18"/>
                <w:szCs w:val="18"/>
              </w:rPr>
              <w:pPrChange w:id="720" w:author="Strzelczyk, Anthony (A.)" w:date="2020-12-11T12:24:00Z">
                <w:pPr/>
              </w:pPrChange>
            </w:pPr>
            <w:del w:id="721" w:author="Anthony" w:date="2021-03-04T15:55:00Z">
              <w:r>
                <w:rPr>
                  <w:b/>
                  <w:sz w:val="18"/>
                  <w:szCs w:val="18"/>
                </w:rPr>
                <w:delText>Middle</w:delText>
              </w:r>
              <w:r w:rsidR="00364C4F">
                <w:rPr>
                  <w:b/>
                  <w:sz w:val="18"/>
                  <w:szCs w:val="18"/>
                </w:rPr>
                <w:delText xml:space="preserve"> </w:delText>
              </w:r>
              <w:r>
                <w:rPr>
                  <w:b/>
                  <w:sz w:val="18"/>
                  <w:szCs w:val="18"/>
                </w:rPr>
                <w:delText>East</w:delText>
              </w:r>
              <w:r w:rsidR="00364C4F">
                <w:rPr>
                  <w:b/>
                  <w:sz w:val="18"/>
                  <w:szCs w:val="18"/>
                </w:rPr>
                <w:delText xml:space="preserve"> </w:delText>
              </w:r>
              <w:r>
                <w:rPr>
                  <w:b/>
                  <w:sz w:val="18"/>
                  <w:szCs w:val="18"/>
                </w:rPr>
                <w:delText>/</w:delText>
              </w:r>
              <w:r w:rsidR="00364C4F">
                <w:rPr>
                  <w:b/>
                  <w:sz w:val="18"/>
                  <w:szCs w:val="18"/>
                </w:rPr>
                <w:delText xml:space="preserve"> </w:delText>
              </w:r>
              <w:r>
                <w:rPr>
                  <w:b/>
                  <w:sz w:val="18"/>
                  <w:szCs w:val="18"/>
                </w:rPr>
                <w:delText>Africa</w:delText>
              </w:r>
            </w:del>
          </w:p>
        </w:tc>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E68B96" w14:textId="32B61023" w:rsidR="00D410AE" w:rsidRPr="00D410AE" w:rsidRDefault="00D410AE">
            <w:pPr>
              <w:spacing w:line="240" w:lineRule="atLeast"/>
              <w:rPr>
                <w:del w:id="722" w:author="Anthony" w:date="2021-03-04T15:55:00Z"/>
                <w:b/>
                <w:sz w:val="18"/>
                <w:szCs w:val="18"/>
              </w:rPr>
              <w:pPrChange w:id="723" w:author="Strzelczyk, Anthony (A.)" w:date="2020-12-11T12:24:00Z">
                <w:pPr/>
              </w:pPrChange>
            </w:pPr>
            <w:del w:id="724" w:author="Anthony" w:date="2021-03-04T15:55:00Z">
              <w:r>
                <w:rPr>
                  <w:b/>
                  <w:sz w:val="18"/>
                  <w:szCs w:val="18"/>
                </w:rPr>
                <w:delText>Asia / Pacific</w:delText>
              </w:r>
            </w:del>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85DD4C" w14:textId="4AF0624B" w:rsidR="00D410AE" w:rsidRPr="00D410AE" w:rsidRDefault="00D410AE">
            <w:pPr>
              <w:spacing w:line="240" w:lineRule="atLeast"/>
              <w:rPr>
                <w:del w:id="725" w:author="Anthony" w:date="2021-03-04T15:55:00Z"/>
                <w:b/>
                <w:sz w:val="18"/>
                <w:szCs w:val="18"/>
              </w:rPr>
              <w:pPrChange w:id="726" w:author="Strzelczyk, Anthony (A.)" w:date="2020-12-11T12:24:00Z">
                <w:pPr/>
              </w:pPrChange>
            </w:pPr>
            <w:del w:id="727" w:author="Anthony" w:date="2021-03-04T15:55:00Z">
              <w:r w:rsidRPr="001C5D2D">
                <w:rPr>
                  <w:b/>
                  <w:sz w:val="18"/>
                  <w:szCs w:val="18"/>
                </w:rPr>
                <w:delText>China</w:delText>
              </w:r>
            </w:del>
          </w:p>
        </w:tc>
      </w:tr>
      <w:tr w:rsidR="00D410AE" w14:paraId="571BF280" w14:textId="77777777" w:rsidTr="00305341">
        <w:trPr>
          <w:del w:id="728" w:author="Anthony" w:date="2021-03-04T15:55:00Z"/>
        </w:trPr>
        <w:tc>
          <w:tcPr>
            <w:tcW w:w="1649" w:type="dxa"/>
            <w:tcBorders>
              <w:top w:val="single" w:sz="4" w:space="0" w:color="auto"/>
              <w:left w:val="single" w:sz="4" w:space="0" w:color="auto"/>
              <w:bottom w:val="single" w:sz="4" w:space="0" w:color="auto"/>
              <w:right w:val="single" w:sz="4" w:space="0" w:color="auto"/>
            </w:tcBorders>
          </w:tcPr>
          <w:p w14:paraId="11ED3F13" w14:textId="7C0191AD" w:rsidR="00D410AE" w:rsidRPr="00724EFB" w:rsidRDefault="00427687">
            <w:pPr>
              <w:spacing w:line="240" w:lineRule="atLeast"/>
              <w:rPr>
                <w:del w:id="729" w:author="Anthony" w:date="2021-03-04T15:55:00Z"/>
                <w:b/>
              </w:rPr>
              <w:pPrChange w:id="730" w:author="Strzelczyk, Anthony (A.)" w:date="2020-12-11T12:24:00Z">
                <w:pPr/>
              </w:pPrChange>
            </w:pPr>
            <w:del w:id="731" w:author="Anthony" w:date="2021-03-04T15:55:00Z">
              <w:r>
                <w:rPr>
                  <w:b/>
                </w:rPr>
                <w:delText>Europe Front Fog Light</w:delText>
              </w:r>
            </w:del>
          </w:p>
        </w:tc>
        <w:tc>
          <w:tcPr>
            <w:tcW w:w="1578" w:type="dxa"/>
            <w:tcBorders>
              <w:top w:val="single" w:sz="4" w:space="0" w:color="auto"/>
              <w:left w:val="single" w:sz="4" w:space="0" w:color="auto"/>
              <w:bottom w:val="single" w:sz="4" w:space="0" w:color="auto"/>
              <w:right w:val="single" w:sz="4" w:space="0" w:color="auto"/>
            </w:tcBorders>
            <w:vAlign w:val="center"/>
          </w:tcPr>
          <w:p w14:paraId="55996F3A" w14:textId="70FC953F" w:rsidR="00D410AE" w:rsidRPr="00724EFB" w:rsidRDefault="00427687">
            <w:pPr>
              <w:spacing w:line="240" w:lineRule="atLeast"/>
              <w:jc w:val="center"/>
              <w:rPr>
                <w:del w:id="732" w:author="Anthony" w:date="2021-03-04T15:55:00Z"/>
              </w:rPr>
              <w:pPrChange w:id="733" w:author="Strzelczyk, Anthony (A.)" w:date="2020-12-11T12:24:00Z">
                <w:pPr>
                  <w:jc w:val="center"/>
                </w:pPr>
              </w:pPrChange>
            </w:pPr>
            <w:del w:id="734" w:author="Anthony" w:date="2021-03-04T15:55:00Z">
              <w:r>
                <w:delText>No</w:delText>
              </w:r>
            </w:del>
          </w:p>
        </w:tc>
        <w:tc>
          <w:tcPr>
            <w:tcW w:w="1547" w:type="dxa"/>
            <w:tcBorders>
              <w:top w:val="single" w:sz="4" w:space="0" w:color="auto"/>
              <w:left w:val="single" w:sz="4" w:space="0" w:color="auto"/>
              <w:bottom w:val="single" w:sz="4" w:space="0" w:color="auto"/>
              <w:right w:val="single" w:sz="4" w:space="0" w:color="auto"/>
            </w:tcBorders>
            <w:vAlign w:val="center"/>
          </w:tcPr>
          <w:p w14:paraId="7A4CEE2A" w14:textId="20CB3F7D" w:rsidR="00D410AE" w:rsidRPr="00724EFB" w:rsidRDefault="00427687">
            <w:pPr>
              <w:spacing w:line="240" w:lineRule="atLeast"/>
              <w:jc w:val="center"/>
              <w:rPr>
                <w:del w:id="735" w:author="Anthony" w:date="2021-03-04T15:55:00Z"/>
              </w:rPr>
              <w:pPrChange w:id="736" w:author="Strzelczyk, Anthony (A.)" w:date="2020-12-11T12:24:00Z">
                <w:pPr>
                  <w:jc w:val="center"/>
                </w:pPr>
              </w:pPrChange>
            </w:pPr>
            <w:del w:id="737" w:author="Anthony" w:date="2021-03-04T15:55:00Z">
              <w:r>
                <w:delText>Mandatory</w:delText>
              </w:r>
            </w:del>
          </w:p>
        </w:tc>
        <w:tc>
          <w:tcPr>
            <w:tcW w:w="1227" w:type="dxa"/>
            <w:tcBorders>
              <w:top w:val="single" w:sz="4" w:space="0" w:color="auto"/>
              <w:left w:val="single" w:sz="4" w:space="0" w:color="auto"/>
              <w:bottom w:val="single" w:sz="4" w:space="0" w:color="auto"/>
              <w:right w:val="single" w:sz="4" w:space="0" w:color="auto"/>
            </w:tcBorders>
            <w:vAlign w:val="center"/>
          </w:tcPr>
          <w:p w14:paraId="7459C940" w14:textId="304F64B2" w:rsidR="00D410AE" w:rsidRPr="00724EFB" w:rsidRDefault="00D410AE">
            <w:pPr>
              <w:spacing w:line="240" w:lineRule="atLeast"/>
              <w:jc w:val="center"/>
              <w:rPr>
                <w:del w:id="738" w:author="Anthony" w:date="2021-03-04T15:55:00Z"/>
              </w:rPr>
              <w:pPrChange w:id="739" w:author="Strzelczyk, Anthony (A.)" w:date="2020-12-11T12:24:00Z">
                <w:pPr>
                  <w:jc w:val="center"/>
                </w:pPr>
              </w:pPrChange>
            </w:pPr>
          </w:p>
        </w:tc>
        <w:tc>
          <w:tcPr>
            <w:tcW w:w="1704" w:type="dxa"/>
            <w:tcBorders>
              <w:top w:val="single" w:sz="4" w:space="0" w:color="auto"/>
              <w:left w:val="single" w:sz="4" w:space="0" w:color="auto"/>
              <w:bottom w:val="single" w:sz="4" w:space="0" w:color="auto"/>
              <w:right w:val="single" w:sz="4" w:space="0" w:color="auto"/>
            </w:tcBorders>
            <w:vAlign w:val="center"/>
          </w:tcPr>
          <w:p w14:paraId="338A902A" w14:textId="70D6C2AC" w:rsidR="00D410AE" w:rsidRPr="00724EFB" w:rsidRDefault="00D410AE">
            <w:pPr>
              <w:spacing w:line="240" w:lineRule="atLeast"/>
              <w:jc w:val="center"/>
              <w:rPr>
                <w:del w:id="740" w:author="Anthony" w:date="2021-03-04T15:55:00Z"/>
              </w:rPr>
              <w:pPrChange w:id="741" w:author="Strzelczyk, Anthony (A.)" w:date="2020-12-11T12:24:00Z">
                <w:pPr>
                  <w:jc w:val="center"/>
                </w:pPr>
              </w:pPrChange>
            </w:pPr>
          </w:p>
        </w:tc>
        <w:tc>
          <w:tcPr>
            <w:tcW w:w="1340" w:type="dxa"/>
            <w:tcBorders>
              <w:top w:val="single" w:sz="4" w:space="0" w:color="auto"/>
              <w:left w:val="single" w:sz="4" w:space="0" w:color="auto"/>
              <w:bottom w:val="single" w:sz="4" w:space="0" w:color="auto"/>
              <w:right w:val="single" w:sz="4" w:space="0" w:color="auto"/>
            </w:tcBorders>
            <w:vAlign w:val="center"/>
          </w:tcPr>
          <w:p w14:paraId="65C97518" w14:textId="79F741A8" w:rsidR="00D410AE" w:rsidRPr="00724EFB" w:rsidRDefault="00D410AE">
            <w:pPr>
              <w:spacing w:line="240" w:lineRule="atLeast"/>
              <w:jc w:val="center"/>
              <w:rPr>
                <w:del w:id="742" w:author="Anthony" w:date="2021-03-04T15:55:00Z"/>
              </w:rPr>
              <w:pPrChange w:id="743" w:author="Strzelczyk, Anthony (A.)" w:date="2020-12-11T12:24:00Z">
                <w:pPr>
                  <w:jc w:val="center"/>
                </w:pPr>
              </w:pPrChange>
            </w:pPr>
          </w:p>
        </w:tc>
        <w:tc>
          <w:tcPr>
            <w:tcW w:w="1161" w:type="dxa"/>
            <w:tcBorders>
              <w:top w:val="single" w:sz="4" w:space="0" w:color="auto"/>
              <w:left w:val="single" w:sz="4" w:space="0" w:color="auto"/>
              <w:bottom w:val="single" w:sz="4" w:space="0" w:color="auto"/>
              <w:right w:val="single" w:sz="4" w:space="0" w:color="auto"/>
            </w:tcBorders>
            <w:vAlign w:val="center"/>
          </w:tcPr>
          <w:p w14:paraId="7C9E11C0" w14:textId="1D9ECFEE" w:rsidR="00D410AE" w:rsidRPr="00724EFB" w:rsidRDefault="00D410AE">
            <w:pPr>
              <w:keepNext/>
              <w:spacing w:line="240" w:lineRule="atLeast"/>
              <w:jc w:val="center"/>
              <w:rPr>
                <w:del w:id="744" w:author="Anthony" w:date="2021-03-04T15:55:00Z"/>
              </w:rPr>
              <w:pPrChange w:id="745" w:author="Strzelczyk, Anthony (A.)" w:date="2020-12-11T12:24:00Z">
                <w:pPr>
                  <w:keepNext/>
                  <w:jc w:val="center"/>
                </w:pPr>
              </w:pPrChange>
            </w:pPr>
          </w:p>
        </w:tc>
      </w:tr>
      <w:tr w:rsidR="00427687" w14:paraId="0752BA18" w14:textId="77777777" w:rsidTr="00305341">
        <w:trPr>
          <w:del w:id="746" w:author="Anthony" w:date="2021-03-04T15:55:00Z"/>
        </w:trPr>
        <w:tc>
          <w:tcPr>
            <w:tcW w:w="1649" w:type="dxa"/>
            <w:tcBorders>
              <w:top w:val="single" w:sz="4" w:space="0" w:color="auto"/>
              <w:left w:val="single" w:sz="4" w:space="0" w:color="auto"/>
              <w:bottom w:val="single" w:sz="4" w:space="0" w:color="auto"/>
              <w:right w:val="single" w:sz="4" w:space="0" w:color="auto"/>
            </w:tcBorders>
          </w:tcPr>
          <w:p w14:paraId="66330D29" w14:textId="32E78DAC" w:rsidR="00427687" w:rsidRDefault="00427687">
            <w:pPr>
              <w:spacing w:line="240" w:lineRule="atLeast"/>
              <w:rPr>
                <w:del w:id="747" w:author="Anthony" w:date="2021-03-04T15:55:00Z"/>
                <w:b/>
              </w:rPr>
              <w:pPrChange w:id="748" w:author="Strzelczyk, Anthony (A.)" w:date="2020-12-11T12:24:00Z">
                <w:pPr/>
              </w:pPrChange>
            </w:pPr>
            <w:del w:id="749" w:author="Anthony" w:date="2021-03-04T15:55:00Z">
              <w:r>
                <w:rPr>
                  <w:b/>
                </w:rPr>
                <w:delText>North America Front Fog</w:delText>
              </w:r>
            </w:del>
          </w:p>
        </w:tc>
        <w:tc>
          <w:tcPr>
            <w:tcW w:w="1578" w:type="dxa"/>
            <w:tcBorders>
              <w:top w:val="single" w:sz="4" w:space="0" w:color="auto"/>
              <w:left w:val="single" w:sz="4" w:space="0" w:color="auto"/>
              <w:bottom w:val="single" w:sz="4" w:space="0" w:color="auto"/>
              <w:right w:val="single" w:sz="4" w:space="0" w:color="auto"/>
            </w:tcBorders>
            <w:vAlign w:val="center"/>
          </w:tcPr>
          <w:p w14:paraId="4F8CD6FA" w14:textId="4EF97728" w:rsidR="00427687" w:rsidRDefault="00427687">
            <w:pPr>
              <w:spacing w:line="240" w:lineRule="atLeast"/>
              <w:jc w:val="center"/>
              <w:rPr>
                <w:del w:id="750" w:author="Anthony" w:date="2021-03-04T15:55:00Z"/>
              </w:rPr>
              <w:pPrChange w:id="751" w:author="Strzelczyk, Anthony (A.)" w:date="2020-12-11T12:24:00Z">
                <w:pPr>
                  <w:jc w:val="center"/>
                </w:pPr>
              </w:pPrChange>
            </w:pPr>
            <w:del w:id="752" w:author="Anthony" w:date="2021-03-04T15:55:00Z">
              <w:r>
                <w:delText>Mandatory</w:delText>
              </w:r>
            </w:del>
          </w:p>
        </w:tc>
        <w:tc>
          <w:tcPr>
            <w:tcW w:w="1547" w:type="dxa"/>
            <w:tcBorders>
              <w:top w:val="single" w:sz="4" w:space="0" w:color="auto"/>
              <w:left w:val="single" w:sz="4" w:space="0" w:color="auto"/>
              <w:bottom w:val="single" w:sz="4" w:space="0" w:color="auto"/>
              <w:right w:val="single" w:sz="4" w:space="0" w:color="auto"/>
            </w:tcBorders>
            <w:vAlign w:val="center"/>
          </w:tcPr>
          <w:p w14:paraId="6920230A" w14:textId="33D6FF88" w:rsidR="00427687" w:rsidRDefault="00427687">
            <w:pPr>
              <w:spacing w:line="240" w:lineRule="atLeast"/>
              <w:jc w:val="center"/>
              <w:rPr>
                <w:del w:id="753" w:author="Anthony" w:date="2021-03-04T15:55:00Z"/>
              </w:rPr>
              <w:pPrChange w:id="754" w:author="Strzelczyk, Anthony (A.)" w:date="2020-12-11T12:24:00Z">
                <w:pPr>
                  <w:jc w:val="center"/>
                </w:pPr>
              </w:pPrChange>
            </w:pPr>
            <w:del w:id="755" w:author="Anthony" w:date="2021-03-04T15:55:00Z">
              <w:r>
                <w:delText>No</w:delText>
              </w:r>
            </w:del>
          </w:p>
        </w:tc>
        <w:tc>
          <w:tcPr>
            <w:tcW w:w="1227" w:type="dxa"/>
            <w:tcBorders>
              <w:top w:val="single" w:sz="4" w:space="0" w:color="auto"/>
              <w:left w:val="single" w:sz="4" w:space="0" w:color="auto"/>
              <w:bottom w:val="single" w:sz="4" w:space="0" w:color="auto"/>
              <w:right w:val="single" w:sz="4" w:space="0" w:color="auto"/>
            </w:tcBorders>
            <w:vAlign w:val="center"/>
          </w:tcPr>
          <w:p w14:paraId="10ED17E5" w14:textId="5A15CE36" w:rsidR="00427687" w:rsidRPr="00724EFB" w:rsidRDefault="00427687">
            <w:pPr>
              <w:spacing w:line="240" w:lineRule="atLeast"/>
              <w:jc w:val="center"/>
              <w:rPr>
                <w:del w:id="756" w:author="Anthony" w:date="2021-03-04T15:55:00Z"/>
              </w:rPr>
              <w:pPrChange w:id="757" w:author="Strzelczyk, Anthony (A.)" w:date="2020-12-11T12:24:00Z">
                <w:pPr>
                  <w:jc w:val="center"/>
                </w:pPr>
              </w:pPrChange>
            </w:pPr>
          </w:p>
        </w:tc>
        <w:tc>
          <w:tcPr>
            <w:tcW w:w="1704" w:type="dxa"/>
            <w:tcBorders>
              <w:top w:val="single" w:sz="4" w:space="0" w:color="auto"/>
              <w:left w:val="single" w:sz="4" w:space="0" w:color="auto"/>
              <w:bottom w:val="single" w:sz="4" w:space="0" w:color="auto"/>
              <w:right w:val="single" w:sz="4" w:space="0" w:color="auto"/>
            </w:tcBorders>
            <w:vAlign w:val="center"/>
          </w:tcPr>
          <w:p w14:paraId="72BA56D3" w14:textId="1194C43D" w:rsidR="00427687" w:rsidRPr="00724EFB" w:rsidRDefault="00427687">
            <w:pPr>
              <w:spacing w:line="240" w:lineRule="atLeast"/>
              <w:jc w:val="center"/>
              <w:rPr>
                <w:del w:id="758" w:author="Anthony" w:date="2021-03-04T15:55:00Z"/>
              </w:rPr>
              <w:pPrChange w:id="759" w:author="Strzelczyk, Anthony (A.)" w:date="2020-12-11T12:24:00Z">
                <w:pPr>
                  <w:jc w:val="center"/>
                </w:pPr>
              </w:pPrChange>
            </w:pPr>
          </w:p>
        </w:tc>
        <w:tc>
          <w:tcPr>
            <w:tcW w:w="1340" w:type="dxa"/>
            <w:tcBorders>
              <w:top w:val="single" w:sz="4" w:space="0" w:color="auto"/>
              <w:left w:val="single" w:sz="4" w:space="0" w:color="auto"/>
              <w:bottom w:val="single" w:sz="4" w:space="0" w:color="auto"/>
              <w:right w:val="single" w:sz="4" w:space="0" w:color="auto"/>
            </w:tcBorders>
            <w:vAlign w:val="center"/>
          </w:tcPr>
          <w:p w14:paraId="71A1C40D" w14:textId="13390ABD" w:rsidR="00427687" w:rsidRPr="00724EFB" w:rsidRDefault="00427687">
            <w:pPr>
              <w:spacing w:line="240" w:lineRule="atLeast"/>
              <w:jc w:val="center"/>
              <w:rPr>
                <w:del w:id="760" w:author="Anthony" w:date="2021-03-04T15:55:00Z"/>
              </w:rPr>
              <w:pPrChange w:id="761" w:author="Strzelczyk, Anthony (A.)" w:date="2020-12-11T12:24:00Z">
                <w:pPr>
                  <w:jc w:val="center"/>
                </w:pPr>
              </w:pPrChange>
            </w:pPr>
          </w:p>
        </w:tc>
        <w:tc>
          <w:tcPr>
            <w:tcW w:w="1161" w:type="dxa"/>
            <w:tcBorders>
              <w:top w:val="single" w:sz="4" w:space="0" w:color="auto"/>
              <w:left w:val="single" w:sz="4" w:space="0" w:color="auto"/>
              <w:bottom w:val="single" w:sz="4" w:space="0" w:color="auto"/>
              <w:right w:val="single" w:sz="4" w:space="0" w:color="auto"/>
            </w:tcBorders>
            <w:vAlign w:val="center"/>
          </w:tcPr>
          <w:p w14:paraId="65EB1A09" w14:textId="0E5DBF71" w:rsidR="00427687" w:rsidRPr="00724EFB" w:rsidRDefault="00427687">
            <w:pPr>
              <w:keepNext/>
              <w:spacing w:line="240" w:lineRule="atLeast"/>
              <w:jc w:val="center"/>
              <w:rPr>
                <w:del w:id="762" w:author="Anthony" w:date="2021-03-04T15:55:00Z"/>
              </w:rPr>
              <w:pPrChange w:id="763" w:author="Strzelczyk, Anthony (A.)" w:date="2020-12-11T12:24:00Z">
                <w:pPr>
                  <w:keepNext/>
                  <w:jc w:val="center"/>
                </w:pPr>
              </w:pPrChange>
            </w:pPr>
          </w:p>
        </w:tc>
      </w:tr>
      <w:tr w:rsidR="00305341" w14:paraId="11386636" w14:textId="77777777" w:rsidTr="00305341">
        <w:trPr>
          <w:del w:id="764" w:author="Anthony" w:date="2021-03-04T15:55:00Z"/>
        </w:trPr>
        <w:tc>
          <w:tcPr>
            <w:tcW w:w="1649" w:type="dxa"/>
            <w:tcBorders>
              <w:top w:val="single" w:sz="4" w:space="0" w:color="auto"/>
              <w:left w:val="single" w:sz="4" w:space="0" w:color="auto"/>
              <w:bottom w:val="single" w:sz="4" w:space="0" w:color="auto"/>
              <w:right w:val="single" w:sz="4" w:space="0" w:color="auto"/>
            </w:tcBorders>
            <w:vAlign w:val="center"/>
          </w:tcPr>
          <w:p w14:paraId="0BB9D0A3" w14:textId="74B64C07" w:rsidR="00305341" w:rsidRDefault="00305341">
            <w:pPr>
              <w:spacing w:line="240" w:lineRule="atLeast"/>
              <w:rPr>
                <w:del w:id="765" w:author="Anthony" w:date="2021-03-04T15:55:00Z"/>
                <w:b/>
              </w:rPr>
              <w:pPrChange w:id="766" w:author="Strzelczyk, Anthony (A.)" w:date="2020-12-11T12:24:00Z">
                <w:pPr/>
              </w:pPrChange>
            </w:pPr>
            <w:del w:id="767" w:author="Anthony" w:date="2021-03-04T15:55:00Z">
              <w:r>
                <w:rPr>
                  <w:b/>
                </w:rPr>
                <w:delText>Rear Fog Lamps both sided</w:delText>
              </w:r>
            </w:del>
          </w:p>
        </w:tc>
        <w:tc>
          <w:tcPr>
            <w:tcW w:w="1578" w:type="dxa"/>
            <w:tcBorders>
              <w:top w:val="single" w:sz="4" w:space="0" w:color="auto"/>
              <w:left w:val="single" w:sz="4" w:space="0" w:color="auto"/>
              <w:bottom w:val="single" w:sz="4" w:space="0" w:color="auto"/>
              <w:right w:val="single" w:sz="4" w:space="0" w:color="auto"/>
            </w:tcBorders>
            <w:vAlign w:val="center"/>
          </w:tcPr>
          <w:p w14:paraId="7285AD3E" w14:textId="6FF953C6" w:rsidR="00305341" w:rsidRDefault="00305341">
            <w:pPr>
              <w:spacing w:line="240" w:lineRule="atLeast"/>
              <w:jc w:val="center"/>
              <w:rPr>
                <w:del w:id="768" w:author="Anthony" w:date="2021-03-04T15:55:00Z"/>
              </w:rPr>
              <w:pPrChange w:id="769" w:author="Strzelczyk, Anthony (A.)" w:date="2020-12-11T12:24:00Z">
                <w:pPr>
                  <w:jc w:val="center"/>
                </w:pPr>
              </w:pPrChange>
            </w:pPr>
            <w:del w:id="770" w:author="Anthony" w:date="2021-03-04T15:55:00Z">
              <w:r>
                <w:delText>No</w:delText>
              </w:r>
            </w:del>
          </w:p>
        </w:tc>
        <w:tc>
          <w:tcPr>
            <w:tcW w:w="1547" w:type="dxa"/>
            <w:tcBorders>
              <w:top w:val="single" w:sz="4" w:space="0" w:color="auto"/>
              <w:left w:val="single" w:sz="4" w:space="0" w:color="auto"/>
              <w:bottom w:val="single" w:sz="4" w:space="0" w:color="auto"/>
              <w:right w:val="single" w:sz="4" w:space="0" w:color="auto"/>
            </w:tcBorders>
            <w:vAlign w:val="center"/>
          </w:tcPr>
          <w:p w14:paraId="0D540DED" w14:textId="351B9F74" w:rsidR="00305341" w:rsidRDefault="00305341">
            <w:pPr>
              <w:spacing w:line="240" w:lineRule="atLeast"/>
              <w:jc w:val="center"/>
              <w:rPr>
                <w:del w:id="771" w:author="Anthony" w:date="2021-03-04T15:55:00Z"/>
              </w:rPr>
              <w:pPrChange w:id="772" w:author="Strzelczyk, Anthony (A.)" w:date="2020-12-11T12:24:00Z">
                <w:pPr>
                  <w:jc w:val="center"/>
                </w:pPr>
              </w:pPrChange>
            </w:pPr>
            <w:del w:id="773" w:author="Anthony" w:date="2021-03-04T15:55:00Z">
              <w:r>
                <w:delText>Optional</w:delText>
              </w:r>
            </w:del>
          </w:p>
        </w:tc>
        <w:tc>
          <w:tcPr>
            <w:tcW w:w="1227" w:type="dxa"/>
            <w:tcBorders>
              <w:top w:val="single" w:sz="4" w:space="0" w:color="auto"/>
              <w:left w:val="single" w:sz="4" w:space="0" w:color="auto"/>
              <w:bottom w:val="single" w:sz="4" w:space="0" w:color="auto"/>
              <w:right w:val="single" w:sz="4" w:space="0" w:color="auto"/>
            </w:tcBorders>
            <w:vAlign w:val="center"/>
          </w:tcPr>
          <w:p w14:paraId="6CA6EDE0" w14:textId="27707279" w:rsidR="00305341" w:rsidRPr="00724EFB" w:rsidRDefault="00305341">
            <w:pPr>
              <w:spacing w:line="240" w:lineRule="atLeast"/>
              <w:jc w:val="center"/>
              <w:rPr>
                <w:del w:id="774" w:author="Anthony" w:date="2021-03-04T15:55:00Z"/>
              </w:rPr>
              <w:pPrChange w:id="775" w:author="Strzelczyk, Anthony (A.)" w:date="2020-12-11T12:24:00Z">
                <w:pPr>
                  <w:jc w:val="center"/>
                </w:pPr>
              </w:pPrChange>
            </w:pPr>
            <w:del w:id="776" w:author="Anthony" w:date="2021-03-04T15:55:00Z">
              <w:r>
                <w:delText>Mandatory</w:delText>
              </w:r>
            </w:del>
          </w:p>
        </w:tc>
        <w:tc>
          <w:tcPr>
            <w:tcW w:w="1704" w:type="dxa"/>
            <w:tcBorders>
              <w:top w:val="single" w:sz="4" w:space="0" w:color="auto"/>
              <w:left w:val="single" w:sz="4" w:space="0" w:color="auto"/>
              <w:bottom w:val="single" w:sz="4" w:space="0" w:color="auto"/>
              <w:right w:val="single" w:sz="4" w:space="0" w:color="auto"/>
            </w:tcBorders>
            <w:vAlign w:val="center"/>
          </w:tcPr>
          <w:p w14:paraId="5B008DBB" w14:textId="15C66FF1" w:rsidR="00305341" w:rsidRPr="00724EFB" w:rsidRDefault="00305341">
            <w:pPr>
              <w:spacing w:line="240" w:lineRule="atLeast"/>
              <w:jc w:val="center"/>
              <w:rPr>
                <w:del w:id="777" w:author="Anthony" w:date="2021-03-04T15:55:00Z"/>
              </w:rPr>
              <w:pPrChange w:id="778" w:author="Strzelczyk, Anthony (A.)" w:date="2020-12-11T12:24:00Z">
                <w:pPr>
                  <w:jc w:val="center"/>
                </w:pPr>
              </w:pPrChange>
            </w:pPr>
            <w:del w:id="779" w:author="Anthony" w:date="2021-03-04T15:55:00Z">
              <w:r>
                <w:delText>Optional</w:delText>
              </w:r>
            </w:del>
          </w:p>
        </w:tc>
        <w:tc>
          <w:tcPr>
            <w:tcW w:w="1340" w:type="dxa"/>
            <w:tcBorders>
              <w:top w:val="single" w:sz="4" w:space="0" w:color="auto"/>
              <w:left w:val="single" w:sz="4" w:space="0" w:color="auto"/>
              <w:bottom w:val="single" w:sz="4" w:space="0" w:color="auto"/>
              <w:right w:val="single" w:sz="4" w:space="0" w:color="auto"/>
            </w:tcBorders>
            <w:vAlign w:val="center"/>
          </w:tcPr>
          <w:p w14:paraId="3F4A1361" w14:textId="27B4CE01" w:rsidR="00305341" w:rsidRPr="00724EFB" w:rsidRDefault="00305341">
            <w:pPr>
              <w:spacing w:line="240" w:lineRule="atLeast"/>
              <w:jc w:val="center"/>
              <w:rPr>
                <w:del w:id="780" w:author="Anthony" w:date="2021-03-04T15:55:00Z"/>
              </w:rPr>
              <w:pPrChange w:id="781" w:author="Strzelczyk, Anthony (A.)" w:date="2020-12-11T12:24:00Z">
                <w:pPr>
                  <w:jc w:val="center"/>
                </w:pPr>
              </w:pPrChange>
            </w:pPr>
            <w:del w:id="782" w:author="Anthony" w:date="2021-03-04T15:55:00Z">
              <w:r>
                <w:delText>Optional</w:delText>
              </w:r>
            </w:del>
          </w:p>
        </w:tc>
        <w:tc>
          <w:tcPr>
            <w:tcW w:w="1161" w:type="dxa"/>
            <w:tcBorders>
              <w:top w:val="single" w:sz="4" w:space="0" w:color="auto"/>
              <w:left w:val="single" w:sz="4" w:space="0" w:color="auto"/>
              <w:bottom w:val="single" w:sz="4" w:space="0" w:color="auto"/>
              <w:right w:val="single" w:sz="4" w:space="0" w:color="auto"/>
            </w:tcBorders>
            <w:vAlign w:val="center"/>
          </w:tcPr>
          <w:p w14:paraId="17D63EEA" w14:textId="375AE041" w:rsidR="00305341" w:rsidRPr="00724EFB" w:rsidRDefault="00305341">
            <w:pPr>
              <w:keepNext/>
              <w:spacing w:line="240" w:lineRule="atLeast"/>
              <w:jc w:val="center"/>
              <w:rPr>
                <w:del w:id="783" w:author="Anthony" w:date="2021-03-04T15:55:00Z"/>
              </w:rPr>
              <w:pPrChange w:id="784" w:author="Strzelczyk, Anthony (A.)" w:date="2020-12-11T12:24:00Z">
                <w:pPr>
                  <w:keepNext/>
                  <w:jc w:val="center"/>
                </w:pPr>
              </w:pPrChange>
            </w:pPr>
            <w:del w:id="785" w:author="Anthony" w:date="2021-03-04T15:55:00Z">
              <w:r>
                <w:delText>Mandatory</w:delText>
              </w:r>
            </w:del>
          </w:p>
        </w:tc>
      </w:tr>
      <w:tr w:rsidR="00305341" w14:paraId="60AA5DC1" w14:textId="77777777" w:rsidTr="00305341">
        <w:trPr>
          <w:del w:id="786" w:author="Anthony" w:date="2021-03-04T15:55:00Z"/>
        </w:trPr>
        <w:tc>
          <w:tcPr>
            <w:tcW w:w="1649" w:type="dxa"/>
            <w:tcBorders>
              <w:top w:val="single" w:sz="4" w:space="0" w:color="auto"/>
              <w:left w:val="single" w:sz="4" w:space="0" w:color="auto"/>
              <w:bottom w:val="single" w:sz="4" w:space="0" w:color="auto"/>
              <w:right w:val="single" w:sz="4" w:space="0" w:color="auto"/>
            </w:tcBorders>
            <w:vAlign w:val="center"/>
          </w:tcPr>
          <w:p w14:paraId="3BB5D8DE" w14:textId="5B8C16EA" w:rsidR="00305341" w:rsidRDefault="00305341">
            <w:pPr>
              <w:spacing w:line="240" w:lineRule="atLeast"/>
              <w:rPr>
                <w:del w:id="787" w:author="Anthony" w:date="2021-03-04T15:55:00Z"/>
                <w:b/>
              </w:rPr>
              <w:pPrChange w:id="788" w:author="Strzelczyk, Anthony (A.)" w:date="2020-12-11T12:24:00Z">
                <w:pPr/>
              </w:pPrChange>
            </w:pPr>
            <w:del w:id="789" w:author="Anthony" w:date="2021-03-04T15:55:00Z">
              <w:r>
                <w:rPr>
                  <w:b/>
                </w:rPr>
                <w:delText>Rear Fog Lamps one sided</w:delText>
              </w:r>
            </w:del>
          </w:p>
        </w:tc>
        <w:tc>
          <w:tcPr>
            <w:tcW w:w="1578" w:type="dxa"/>
            <w:tcBorders>
              <w:top w:val="single" w:sz="4" w:space="0" w:color="auto"/>
              <w:left w:val="single" w:sz="4" w:space="0" w:color="auto"/>
              <w:bottom w:val="single" w:sz="4" w:space="0" w:color="auto"/>
              <w:right w:val="single" w:sz="4" w:space="0" w:color="auto"/>
            </w:tcBorders>
            <w:vAlign w:val="center"/>
          </w:tcPr>
          <w:p w14:paraId="4A4D9FC7" w14:textId="511F0C66" w:rsidR="00305341" w:rsidRDefault="00305341">
            <w:pPr>
              <w:spacing w:line="240" w:lineRule="atLeast"/>
              <w:jc w:val="center"/>
              <w:rPr>
                <w:del w:id="790" w:author="Anthony" w:date="2021-03-04T15:55:00Z"/>
              </w:rPr>
              <w:pPrChange w:id="791" w:author="Strzelczyk, Anthony (A.)" w:date="2020-12-11T12:24:00Z">
                <w:pPr>
                  <w:jc w:val="center"/>
                </w:pPr>
              </w:pPrChange>
            </w:pPr>
            <w:del w:id="792" w:author="Anthony" w:date="2021-03-04T15:55:00Z">
              <w:r>
                <w:delText>No</w:delText>
              </w:r>
            </w:del>
          </w:p>
        </w:tc>
        <w:tc>
          <w:tcPr>
            <w:tcW w:w="1547" w:type="dxa"/>
            <w:tcBorders>
              <w:top w:val="single" w:sz="4" w:space="0" w:color="auto"/>
              <w:left w:val="single" w:sz="4" w:space="0" w:color="auto"/>
              <w:bottom w:val="single" w:sz="4" w:space="0" w:color="auto"/>
              <w:right w:val="single" w:sz="4" w:space="0" w:color="auto"/>
            </w:tcBorders>
            <w:vAlign w:val="center"/>
          </w:tcPr>
          <w:p w14:paraId="1EF77B0C" w14:textId="32652C3A" w:rsidR="00305341" w:rsidRDefault="00305341">
            <w:pPr>
              <w:spacing w:line="240" w:lineRule="atLeast"/>
              <w:jc w:val="center"/>
              <w:rPr>
                <w:del w:id="793" w:author="Anthony" w:date="2021-03-04T15:55:00Z"/>
              </w:rPr>
              <w:pPrChange w:id="794" w:author="Strzelczyk, Anthony (A.)" w:date="2020-12-11T12:24:00Z">
                <w:pPr>
                  <w:jc w:val="center"/>
                </w:pPr>
              </w:pPrChange>
            </w:pPr>
            <w:del w:id="795" w:author="Anthony" w:date="2021-03-04T15:55:00Z">
              <w:r>
                <w:delText>Optional</w:delText>
              </w:r>
            </w:del>
          </w:p>
        </w:tc>
        <w:tc>
          <w:tcPr>
            <w:tcW w:w="1227" w:type="dxa"/>
            <w:tcBorders>
              <w:top w:val="single" w:sz="4" w:space="0" w:color="auto"/>
              <w:left w:val="single" w:sz="4" w:space="0" w:color="auto"/>
              <w:bottom w:val="single" w:sz="4" w:space="0" w:color="auto"/>
              <w:right w:val="single" w:sz="4" w:space="0" w:color="auto"/>
            </w:tcBorders>
            <w:vAlign w:val="center"/>
          </w:tcPr>
          <w:p w14:paraId="17384877" w14:textId="3A2878CD" w:rsidR="00305341" w:rsidRPr="00724EFB" w:rsidRDefault="00305341">
            <w:pPr>
              <w:spacing w:line="240" w:lineRule="atLeast"/>
              <w:jc w:val="center"/>
              <w:rPr>
                <w:del w:id="796" w:author="Anthony" w:date="2021-03-04T15:55:00Z"/>
              </w:rPr>
              <w:pPrChange w:id="797" w:author="Strzelczyk, Anthony (A.)" w:date="2020-12-11T12:24:00Z">
                <w:pPr>
                  <w:jc w:val="center"/>
                </w:pPr>
              </w:pPrChange>
            </w:pPr>
            <w:del w:id="798" w:author="Anthony" w:date="2021-03-04T15:55:00Z">
              <w:r>
                <w:delText>Mandatory</w:delText>
              </w:r>
            </w:del>
          </w:p>
        </w:tc>
        <w:tc>
          <w:tcPr>
            <w:tcW w:w="1704" w:type="dxa"/>
            <w:tcBorders>
              <w:top w:val="single" w:sz="4" w:space="0" w:color="auto"/>
              <w:left w:val="single" w:sz="4" w:space="0" w:color="auto"/>
              <w:bottom w:val="single" w:sz="4" w:space="0" w:color="auto"/>
              <w:right w:val="single" w:sz="4" w:space="0" w:color="auto"/>
            </w:tcBorders>
            <w:vAlign w:val="center"/>
          </w:tcPr>
          <w:p w14:paraId="6540AD2F" w14:textId="04198F30" w:rsidR="00305341" w:rsidRPr="00724EFB" w:rsidRDefault="00305341">
            <w:pPr>
              <w:spacing w:line="240" w:lineRule="atLeast"/>
              <w:jc w:val="center"/>
              <w:rPr>
                <w:del w:id="799" w:author="Anthony" w:date="2021-03-04T15:55:00Z"/>
              </w:rPr>
              <w:pPrChange w:id="800" w:author="Strzelczyk, Anthony (A.)" w:date="2020-12-11T12:24:00Z">
                <w:pPr>
                  <w:jc w:val="center"/>
                </w:pPr>
              </w:pPrChange>
            </w:pPr>
            <w:del w:id="801" w:author="Anthony" w:date="2021-03-04T15:55:00Z">
              <w:r>
                <w:delText>Optional</w:delText>
              </w:r>
            </w:del>
          </w:p>
        </w:tc>
        <w:tc>
          <w:tcPr>
            <w:tcW w:w="1340" w:type="dxa"/>
            <w:tcBorders>
              <w:top w:val="single" w:sz="4" w:space="0" w:color="auto"/>
              <w:left w:val="single" w:sz="4" w:space="0" w:color="auto"/>
              <w:bottom w:val="single" w:sz="4" w:space="0" w:color="auto"/>
              <w:right w:val="single" w:sz="4" w:space="0" w:color="auto"/>
            </w:tcBorders>
            <w:vAlign w:val="center"/>
          </w:tcPr>
          <w:p w14:paraId="7D40C780" w14:textId="2B2B5199" w:rsidR="00305341" w:rsidRPr="00724EFB" w:rsidRDefault="00305341">
            <w:pPr>
              <w:spacing w:line="240" w:lineRule="atLeast"/>
              <w:jc w:val="center"/>
              <w:rPr>
                <w:del w:id="802" w:author="Anthony" w:date="2021-03-04T15:55:00Z"/>
              </w:rPr>
              <w:pPrChange w:id="803" w:author="Strzelczyk, Anthony (A.)" w:date="2020-12-11T12:24:00Z">
                <w:pPr>
                  <w:jc w:val="center"/>
                </w:pPr>
              </w:pPrChange>
            </w:pPr>
            <w:del w:id="804" w:author="Anthony" w:date="2021-03-04T15:55:00Z">
              <w:r>
                <w:delText>Optional</w:delText>
              </w:r>
            </w:del>
          </w:p>
        </w:tc>
        <w:tc>
          <w:tcPr>
            <w:tcW w:w="1161" w:type="dxa"/>
            <w:tcBorders>
              <w:top w:val="single" w:sz="4" w:space="0" w:color="auto"/>
              <w:left w:val="single" w:sz="4" w:space="0" w:color="auto"/>
              <w:bottom w:val="single" w:sz="4" w:space="0" w:color="auto"/>
              <w:right w:val="single" w:sz="4" w:space="0" w:color="auto"/>
            </w:tcBorders>
            <w:vAlign w:val="center"/>
          </w:tcPr>
          <w:p w14:paraId="39327B20" w14:textId="12C403F3" w:rsidR="00305341" w:rsidRPr="00724EFB" w:rsidRDefault="00305341">
            <w:pPr>
              <w:keepNext/>
              <w:spacing w:line="240" w:lineRule="atLeast"/>
              <w:jc w:val="center"/>
              <w:rPr>
                <w:del w:id="805" w:author="Anthony" w:date="2021-03-04T15:55:00Z"/>
              </w:rPr>
              <w:pPrChange w:id="806" w:author="Strzelczyk, Anthony (A.)" w:date="2020-12-11T12:24:00Z">
                <w:pPr>
                  <w:keepNext/>
                  <w:jc w:val="center"/>
                </w:pPr>
              </w:pPrChange>
            </w:pPr>
            <w:del w:id="807" w:author="Anthony" w:date="2021-03-04T15:55:00Z">
              <w:r>
                <w:delText>Mandatory</w:delText>
              </w:r>
            </w:del>
          </w:p>
        </w:tc>
      </w:tr>
      <w:tr w:rsidR="00305341" w14:paraId="76AEE079" w14:textId="77777777" w:rsidTr="00305341">
        <w:trPr>
          <w:del w:id="808" w:author="Anthony" w:date="2021-03-04T15:55:00Z"/>
        </w:trPr>
        <w:tc>
          <w:tcPr>
            <w:tcW w:w="1649" w:type="dxa"/>
            <w:tcBorders>
              <w:top w:val="single" w:sz="4" w:space="0" w:color="auto"/>
              <w:left w:val="single" w:sz="4" w:space="0" w:color="auto"/>
              <w:bottom w:val="single" w:sz="4" w:space="0" w:color="auto"/>
              <w:right w:val="single" w:sz="4" w:space="0" w:color="auto"/>
            </w:tcBorders>
            <w:vAlign w:val="center"/>
          </w:tcPr>
          <w:p w14:paraId="02DB9ADF" w14:textId="0F12A650" w:rsidR="00305341" w:rsidRDefault="00305341">
            <w:pPr>
              <w:spacing w:line="240" w:lineRule="atLeast"/>
              <w:rPr>
                <w:del w:id="809" w:author="Anthony" w:date="2021-03-04T15:55:00Z"/>
                <w:b/>
              </w:rPr>
              <w:pPrChange w:id="810" w:author="Strzelczyk, Anthony (A.)" w:date="2020-12-11T12:24:00Z">
                <w:pPr/>
              </w:pPrChange>
            </w:pPr>
            <w:del w:id="811" w:author="Anthony" w:date="2021-03-04T15:55:00Z">
              <w:r>
                <w:rPr>
                  <w:b/>
                </w:rPr>
                <w:delText>Rear Fog with Trailer</w:delText>
              </w:r>
            </w:del>
          </w:p>
        </w:tc>
        <w:tc>
          <w:tcPr>
            <w:tcW w:w="1578" w:type="dxa"/>
            <w:tcBorders>
              <w:top w:val="single" w:sz="4" w:space="0" w:color="auto"/>
              <w:left w:val="single" w:sz="4" w:space="0" w:color="auto"/>
              <w:bottom w:val="single" w:sz="4" w:space="0" w:color="auto"/>
              <w:right w:val="single" w:sz="4" w:space="0" w:color="auto"/>
            </w:tcBorders>
            <w:vAlign w:val="center"/>
          </w:tcPr>
          <w:p w14:paraId="3DD103C0" w14:textId="1490A199" w:rsidR="00305341" w:rsidRDefault="00305341">
            <w:pPr>
              <w:spacing w:line="240" w:lineRule="atLeast"/>
              <w:jc w:val="center"/>
              <w:rPr>
                <w:del w:id="812" w:author="Anthony" w:date="2021-03-04T15:55:00Z"/>
              </w:rPr>
              <w:pPrChange w:id="813" w:author="Strzelczyk, Anthony (A.)" w:date="2020-12-11T12:24:00Z">
                <w:pPr>
                  <w:jc w:val="center"/>
                </w:pPr>
              </w:pPrChange>
            </w:pPr>
            <w:del w:id="814" w:author="Anthony" w:date="2021-03-04T15:55:00Z">
              <w:r>
                <w:delText>No</w:delText>
              </w:r>
            </w:del>
          </w:p>
        </w:tc>
        <w:tc>
          <w:tcPr>
            <w:tcW w:w="1547" w:type="dxa"/>
            <w:tcBorders>
              <w:top w:val="single" w:sz="4" w:space="0" w:color="auto"/>
              <w:left w:val="single" w:sz="4" w:space="0" w:color="auto"/>
              <w:bottom w:val="single" w:sz="4" w:space="0" w:color="auto"/>
              <w:right w:val="single" w:sz="4" w:space="0" w:color="auto"/>
            </w:tcBorders>
            <w:vAlign w:val="center"/>
          </w:tcPr>
          <w:p w14:paraId="1689B313" w14:textId="4BCDBD12" w:rsidR="00305341" w:rsidRDefault="00305341">
            <w:pPr>
              <w:spacing w:line="240" w:lineRule="atLeast"/>
              <w:jc w:val="center"/>
              <w:rPr>
                <w:del w:id="815" w:author="Anthony" w:date="2021-03-04T15:55:00Z"/>
              </w:rPr>
              <w:pPrChange w:id="816" w:author="Strzelczyk, Anthony (A.)" w:date="2020-12-11T12:24:00Z">
                <w:pPr>
                  <w:jc w:val="center"/>
                </w:pPr>
              </w:pPrChange>
            </w:pPr>
            <w:del w:id="817" w:author="Anthony" w:date="2021-03-04T15:55:00Z">
              <w:r w:rsidRPr="00AE646F">
                <w:rPr>
                  <w:highlight w:val="yellow"/>
                  <w:rPrChange w:id="818" w:author="Strzelczyk, Anthony (A.)" w:date="2020-12-23T08:34:00Z">
                    <w:rPr/>
                  </w:rPrChange>
                </w:rPr>
                <w:delText>Mandatory</w:delText>
              </w:r>
            </w:del>
          </w:p>
        </w:tc>
        <w:tc>
          <w:tcPr>
            <w:tcW w:w="1227" w:type="dxa"/>
            <w:tcBorders>
              <w:top w:val="single" w:sz="4" w:space="0" w:color="auto"/>
              <w:left w:val="single" w:sz="4" w:space="0" w:color="auto"/>
              <w:bottom w:val="single" w:sz="4" w:space="0" w:color="auto"/>
              <w:right w:val="single" w:sz="4" w:space="0" w:color="auto"/>
            </w:tcBorders>
            <w:vAlign w:val="center"/>
          </w:tcPr>
          <w:p w14:paraId="3BA78D9C" w14:textId="2A342091" w:rsidR="00305341" w:rsidRPr="00724EFB" w:rsidRDefault="00305341">
            <w:pPr>
              <w:spacing w:line="240" w:lineRule="atLeast"/>
              <w:jc w:val="center"/>
              <w:rPr>
                <w:del w:id="819" w:author="Anthony" w:date="2021-03-04T15:55:00Z"/>
              </w:rPr>
              <w:pPrChange w:id="820" w:author="Strzelczyk, Anthony (A.)" w:date="2020-12-11T12:24:00Z">
                <w:pPr>
                  <w:jc w:val="center"/>
                </w:pPr>
              </w:pPrChange>
            </w:pPr>
            <w:del w:id="821" w:author="Anthony" w:date="2021-03-04T15:55:00Z">
              <w:r>
                <w:delText>No</w:delText>
              </w:r>
            </w:del>
          </w:p>
        </w:tc>
        <w:tc>
          <w:tcPr>
            <w:tcW w:w="1704" w:type="dxa"/>
            <w:tcBorders>
              <w:top w:val="single" w:sz="4" w:space="0" w:color="auto"/>
              <w:left w:val="single" w:sz="4" w:space="0" w:color="auto"/>
              <w:bottom w:val="single" w:sz="4" w:space="0" w:color="auto"/>
              <w:right w:val="single" w:sz="4" w:space="0" w:color="auto"/>
            </w:tcBorders>
            <w:vAlign w:val="center"/>
          </w:tcPr>
          <w:p w14:paraId="25F06BDF" w14:textId="1660C733" w:rsidR="00305341" w:rsidRPr="00724EFB" w:rsidRDefault="00305341">
            <w:pPr>
              <w:spacing w:line="240" w:lineRule="atLeast"/>
              <w:jc w:val="center"/>
              <w:rPr>
                <w:del w:id="822" w:author="Anthony" w:date="2021-03-04T15:55:00Z"/>
              </w:rPr>
              <w:pPrChange w:id="823" w:author="Strzelczyk, Anthony (A.)" w:date="2020-12-11T12:24:00Z">
                <w:pPr>
                  <w:jc w:val="center"/>
                </w:pPr>
              </w:pPrChange>
            </w:pPr>
            <w:del w:id="824" w:author="Anthony" w:date="2021-03-04T15:55:00Z">
              <w:r>
                <w:delText>No</w:delText>
              </w:r>
            </w:del>
          </w:p>
        </w:tc>
        <w:tc>
          <w:tcPr>
            <w:tcW w:w="1340" w:type="dxa"/>
            <w:tcBorders>
              <w:top w:val="single" w:sz="4" w:space="0" w:color="auto"/>
              <w:left w:val="single" w:sz="4" w:space="0" w:color="auto"/>
              <w:bottom w:val="single" w:sz="4" w:space="0" w:color="auto"/>
              <w:right w:val="single" w:sz="4" w:space="0" w:color="auto"/>
            </w:tcBorders>
            <w:vAlign w:val="center"/>
          </w:tcPr>
          <w:p w14:paraId="13670775" w14:textId="740C332C" w:rsidR="00305341" w:rsidRPr="00724EFB" w:rsidRDefault="00305341">
            <w:pPr>
              <w:spacing w:line="240" w:lineRule="atLeast"/>
              <w:jc w:val="center"/>
              <w:rPr>
                <w:del w:id="825" w:author="Anthony" w:date="2021-03-04T15:55:00Z"/>
              </w:rPr>
              <w:pPrChange w:id="826" w:author="Strzelczyk, Anthony (A.)" w:date="2020-12-11T12:24:00Z">
                <w:pPr>
                  <w:jc w:val="center"/>
                </w:pPr>
              </w:pPrChange>
            </w:pPr>
            <w:del w:id="827" w:author="Anthony" w:date="2021-03-04T15:55:00Z">
              <w:r>
                <w:delText>No</w:delText>
              </w:r>
            </w:del>
          </w:p>
        </w:tc>
        <w:tc>
          <w:tcPr>
            <w:tcW w:w="1161" w:type="dxa"/>
            <w:tcBorders>
              <w:top w:val="single" w:sz="4" w:space="0" w:color="auto"/>
              <w:left w:val="single" w:sz="4" w:space="0" w:color="auto"/>
              <w:bottom w:val="single" w:sz="4" w:space="0" w:color="auto"/>
              <w:right w:val="single" w:sz="4" w:space="0" w:color="auto"/>
            </w:tcBorders>
            <w:vAlign w:val="center"/>
          </w:tcPr>
          <w:p w14:paraId="7295C4E1" w14:textId="02B02C36" w:rsidR="00305341" w:rsidRPr="00724EFB" w:rsidRDefault="00305341">
            <w:pPr>
              <w:keepNext/>
              <w:spacing w:line="240" w:lineRule="atLeast"/>
              <w:jc w:val="center"/>
              <w:rPr>
                <w:del w:id="828" w:author="Anthony" w:date="2021-03-04T15:55:00Z"/>
              </w:rPr>
              <w:pPrChange w:id="829" w:author="Strzelczyk, Anthony (A.)" w:date="2020-12-11T12:24:00Z">
                <w:pPr>
                  <w:keepNext/>
                  <w:jc w:val="center"/>
                </w:pPr>
              </w:pPrChange>
            </w:pPr>
            <w:del w:id="830" w:author="Anthony" w:date="2021-03-04T15:55:00Z">
              <w:r>
                <w:delText>No</w:delText>
              </w:r>
            </w:del>
          </w:p>
        </w:tc>
      </w:tr>
    </w:tbl>
    <w:p w14:paraId="2DE68229" w14:textId="1705B5D5" w:rsidR="00412038" w:rsidRDefault="009C2384" w:rsidP="00AD1F55">
      <w:pPr>
        <w:pStyle w:val="Caption"/>
        <w:spacing w:line="240" w:lineRule="atLeast"/>
        <w:rPr>
          <w:ins w:id="831" w:author="Strzelczyk, Anthony (A.)" w:date="2020-12-15T12:49:00Z"/>
        </w:rPr>
      </w:pPr>
      <w:bookmarkStart w:id="832" w:name="_Ref59456354"/>
      <w:bookmarkStart w:id="833" w:name="_Ref59456357"/>
      <w:bookmarkStart w:id="834" w:name="_Toc89440097"/>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9</w:t>
      </w:r>
      <w:r w:rsidR="002C1D22">
        <w:rPr>
          <w:noProof/>
        </w:rPr>
        <w:fldChar w:fldCharType="end"/>
      </w:r>
      <w:r w:rsidRPr="009C2384">
        <w:t>: Regions &amp; Markets</w:t>
      </w:r>
      <w:bookmarkEnd w:id="832"/>
      <w:bookmarkEnd w:id="833"/>
      <w:bookmarkEnd w:id="834"/>
    </w:p>
    <w:p w14:paraId="038A003D" w14:textId="1CBA9F83" w:rsidR="00296248" w:rsidRDefault="00296248">
      <w:pPr>
        <w:rPr>
          <w:ins w:id="835" w:author="Strzelczyk, Anthony (A.)" w:date="2020-12-15T12:49:00Z"/>
        </w:rPr>
        <w:pPrChange w:id="836" w:author="Strzelczyk, Anthony (A.)" w:date="2020-12-15T12:49:00Z">
          <w:pPr>
            <w:pStyle w:val="Caption"/>
          </w:pPr>
        </w:pPrChange>
      </w:pPr>
    </w:p>
    <w:p w14:paraId="7F1C30A3" w14:textId="77777777" w:rsidR="00741AA6" w:rsidRDefault="000157E2">
      <w:pPr>
        <w:pStyle w:val="Heading2"/>
        <w:spacing w:line="240" w:lineRule="atLeast"/>
        <w:pPrChange w:id="837" w:author="Strzelczyk, Anthony (A.)" w:date="2020-12-11T12:24:00Z">
          <w:pPr>
            <w:pStyle w:val="Heading2"/>
          </w:pPr>
        </w:pPrChange>
      </w:pPr>
      <w:bookmarkStart w:id="838" w:name="_Toc89439550"/>
      <w:bookmarkStart w:id="839" w:name="_Toc215652140"/>
      <w:bookmarkStart w:id="840" w:name="_Toc397081444"/>
      <w:bookmarkStart w:id="841" w:name="_Toc215652148"/>
      <w:bookmarkEnd w:id="598"/>
      <w:bookmarkEnd w:id="634"/>
      <w:r>
        <w:t>Input Requirements</w:t>
      </w:r>
      <w:r w:rsidR="00301DBE">
        <w:t>/Documents</w:t>
      </w:r>
      <w:bookmarkEnd w:id="838"/>
    </w:p>
    <w:p w14:paraId="0CD52131" w14:textId="77777777" w:rsidR="00F2058E" w:rsidRPr="0063372E" w:rsidRDefault="00F2058E">
      <w:pPr>
        <w:spacing w:line="240" w:lineRule="atLeast"/>
        <w:rPr>
          <w:rStyle w:val="SubtleEmphasis"/>
          <w:rFonts w:cs="Arial"/>
          <w:b/>
          <w:iCs w:val="0"/>
          <w:kern w:val="32"/>
          <w:sz w:val="28"/>
          <w:szCs w:val="28"/>
        </w:rPr>
        <w:pPrChange w:id="842"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05"/>
        <w:gridCol w:w="2835"/>
        <w:gridCol w:w="4567"/>
        <w:gridCol w:w="1499"/>
      </w:tblGrid>
      <w:tr w:rsidR="009141BE" w:rsidRPr="007C20FA" w14:paraId="4D320028" w14:textId="77777777" w:rsidTr="00642933">
        <w:trPr>
          <w:trHeight w:val="20"/>
        </w:trPr>
        <w:tc>
          <w:tcPr>
            <w:tcW w:w="1305" w:type="dxa"/>
            <w:shd w:val="clear" w:color="auto" w:fill="D9D9D9" w:themeFill="background1" w:themeFillShade="D9"/>
          </w:tcPr>
          <w:p w14:paraId="67671C0E" w14:textId="77777777" w:rsidR="009141BE" w:rsidRPr="00054A51" w:rsidRDefault="009141BE">
            <w:pPr>
              <w:spacing w:line="240" w:lineRule="atLeast"/>
              <w:rPr>
                <w:rFonts w:ascii="Helvetica" w:hAnsi="Helvetica" w:cs="Helvetica"/>
                <w:b/>
              </w:rPr>
              <w:pPrChange w:id="843" w:author="Strzelczyk, Anthony (A.)" w:date="2020-12-11T12:24:00Z">
                <w:pPr/>
              </w:pPrChange>
            </w:pPr>
            <w:bookmarkStart w:id="844" w:name="_Toc397081431"/>
            <w:r w:rsidRPr="00054A51">
              <w:rPr>
                <w:rFonts w:ascii="Helvetica" w:hAnsi="Helvetica" w:cs="Helvetica"/>
                <w:b/>
              </w:rPr>
              <w:t>Reference</w:t>
            </w:r>
          </w:p>
          <w:p w14:paraId="79AC3B52" w14:textId="53BB86F7" w:rsidR="008219A6" w:rsidRPr="00054A51" w:rsidRDefault="00054A51">
            <w:pPr>
              <w:spacing w:line="240" w:lineRule="atLeast"/>
              <w:rPr>
                <w:rFonts w:ascii="Helvetica" w:hAnsi="Helvetica" w:cs="Helvetica"/>
                <w:b/>
              </w:rPr>
              <w:pPrChange w:id="845" w:author="Strzelczyk, Anthony (A.)" w:date="2020-12-11T12:24:00Z">
                <w:pPr/>
              </w:pPrChange>
            </w:pPr>
            <w:r w:rsidRPr="00054A51">
              <w:rPr>
                <w:rFonts w:ascii="Helvetica" w:hAnsi="Helvetica" w:cs="Helvetica"/>
                <w:sz w:val="16"/>
              </w:rPr>
              <w:t>(</w:t>
            </w:r>
            <w:r w:rsidR="00A07F0E" w:rsidRPr="00054A51">
              <w:rPr>
                <w:rFonts w:ascii="Helvetica" w:hAnsi="Helvetica" w:cs="Helvetica"/>
                <w:sz w:val="16"/>
              </w:rPr>
              <w:t>R</w:t>
            </w:r>
            <w:r w:rsidR="008219A6" w:rsidRPr="00054A51">
              <w:rPr>
                <w:rFonts w:ascii="Helvetica" w:hAnsi="Helvetica" w:cs="Helvetica"/>
                <w:sz w:val="16"/>
              </w:rPr>
              <w:t xml:space="preserve">eference </w:t>
            </w:r>
            <w:r>
              <w:rPr>
                <w:rFonts w:ascii="Helvetica" w:hAnsi="Helvetica" w:cs="Helvetica"/>
                <w:sz w:val="16"/>
              </w:rPr>
              <w:t>as listed in</w:t>
            </w:r>
            <w:r w:rsidR="008219A6" w:rsidRPr="00054A51">
              <w:rPr>
                <w:rFonts w:ascii="Helvetica" w:hAnsi="Helvetica" w:cs="Helvetica"/>
                <w:sz w:val="16"/>
              </w:rPr>
              <w:t xml:space="preserve"> ch. “</w:t>
            </w:r>
            <w:r w:rsidR="008219A6" w:rsidRPr="00054A51">
              <w:rPr>
                <w:rFonts w:ascii="Helvetica" w:hAnsi="Helvetica" w:cs="Helvetica"/>
                <w:sz w:val="16"/>
              </w:rPr>
              <w:fldChar w:fldCharType="begin"/>
            </w:r>
            <w:r w:rsidR="008219A6" w:rsidRPr="00054A51">
              <w:rPr>
                <w:rFonts w:ascii="Helvetica" w:hAnsi="Helvetica" w:cs="Helvetica"/>
                <w:sz w:val="16"/>
              </w:rPr>
              <w:instrText xml:space="preserve"> REF _Ref11687049 \h  \* MERGEFORMAT </w:instrText>
            </w:r>
            <w:r w:rsidR="008219A6" w:rsidRPr="00054A51">
              <w:rPr>
                <w:rFonts w:ascii="Helvetica" w:hAnsi="Helvetica" w:cs="Helvetica"/>
                <w:sz w:val="16"/>
              </w:rPr>
            </w:r>
            <w:r w:rsidR="008219A6" w:rsidRPr="00054A51">
              <w:rPr>
                <w:rFonts w:ascii="Helvetica" w:hAnsi="Helvetica" w:cs="Helvetica"/>
                <w:sz w:val="16"/>
              </w:rPr>
              <w:fldChar w:fldCharType="separate"/>
            </w:r>
            <w:r w:rsidR="005277C2" w:rsidRPr="005277C2">
              <w:rPr>
                <w:rFonts w:ascii="Helvetica" w:hAnsi="Helvetica" w:cs="Helvetica"/>
                <w:sz w:val="16"/>
              </w:rPr>
              <w:t>References</w:t>
            </w:r>
            <w:r w:rsidR="008219A6" w:rsidRPr="00054A51">
              <w:rPr>
                <w:rFonts w:ascii="Helvetica" w:hAnsi="Helvetica" w:cs="Helvetica"/>
                <w:sz w:val="16"/>
              </w:rPr>
              <w:fldChar w:fldCharType="end"/>
            </w:r>
            <w:r w:rsidRPr="00054A51">
              <w:rPr>
                <w:rFonts w:ascii="Helvetica" w:hAnsi="Helvetica" w:cs="Helvetica"/>
                <w:sz w:val="16"/>
              </w:rPr>
              <w:t>)</w:t>
            </w:r>
          </w:p>
        </w:tc>
        <w:tc>
          <w:tcPr>
            <w:tcW w:w="2835" w:type="dxa"/>
            <w:shd w:val="clear" w:color="auto" w:fill="D9D9D9" w:themeFill="background1" w:themeFillShade="D9"/>
          </w:tcPr>
          <w:p w14:paraId="5F6CAAC1" w14:textId="77777777" w:rsidR="009141BE" w:rsidRPr="007C20FA" w:rsidRDefault="009141BE">
            <w:pPr>
              <w:spacing w:line="240" w:lineRule="atLeast"/>
              <w:rPr>
                <w:rFonts w:ascii="Helvetica" w:hAnsi="Helvetica" w:cs="Helvetica"/>
                <w:b/>
              </w:rPr>
              <w:pPrChange w:id="846" w:author="Strzelczyk, Anthony (A.)" w:date="2020-12-11T12:24:00Z">
                <w:pPr/>
              </w:pPrChange>
            </w:pPr>
            <w:r>
              <w:rPr>
                <w:rFonts w:ascii="Helvetica" w:hAnsi="Helvetica" w:cs="Helvetica"/>
                <w:b/>
              </w:rPr>
              <w:t>Section</w:t>
            </w:r>
            <w:r w:rsidR="0098034F">
              <w:rPr>
                <w:rFonts w:ascii="Helvetica" w:hAnsi="Helvetica" w:cs="Helvetica"/>
                <w:b/>
              </w:rPr>
              <w:t>/Requirement</w:t>
            </w:r>
          </w:p>
        </w:tc>
        <w:tc>
          <w:tcPr>
            <w:tcW w:w="4567" w:type="dxa"/>
            <w:shd w:val="clear" w:color="auto" w:fill="D9D9D9" w:themeFill="background1" w:themeFillShade="D9"/>
          </w:tcPr>
          <w:p w14:paraId="66DF9297" w14:textId="77777777" w:rsidR="009141BE" w:rsidRPr="007C20FA" w:rsidRDefault="00DD231D">
            <w:pPr>
              <w:spacing w:line="240" w:lineRule="atLeast"/>
              <w:rPr>
                <w:rFonts w:ascii="Helvetica" w:hAnsi="Helvetica" w:cs="Helvetica"/>
                <w:b/>
              </w:rPr>
              <w:pPrChange w:id="847" w:author="Strzelczyk, Anthony (A.)" w:date="2020-12-11T12:24:00Z">
                <w:pPr/>
              </w:pPrChange>
            </w:pPr>
            <w:r>
              <w:rPr>
                <w:rFonts w:ascii="Helvetica" w:hAnsi="Helvetica" w:cs="Helvetica"/>
                <w:b/>
              </w:rPr>
              <w:t>Description</w:t>
            </w:r>
          </w:p>
        </w:tc>
        <w:tc>
          <w:tcPr>
            <w:tcW w:w="1499" w:type="dxa"/>
            <w:shd w:val="clear" w:color="auto" w:fill="D9D9D9" w:themeFill="background1" w:themeFillShade="D9"/>
          </w:tcPr>
          <w:p w14:paraId="2A079AF3" w14:textId="77777777" w:rsidR="009141BE" w:rsidRDefault="007377C7">
            <w:pPr>
              <w:spacing w:line="240" w:lineRule="atLeast"/>
              <w:rPr>
                <w:rFonts w:ascii="Helvetica" w:hAnsi="Helvetica" w:cs="Helvetica"/>
                <w:b/>
              </w:rPr>
              <w:pPrChange w:id="848" w:author="Strzelczyk, Anthony (A.)" w:date="2020-12-11T12:24:00Z">
                <w:pPr/>
              </w:pPrChange>
            </w:pPr>
            <w:r>
              <w:rPr>
                <w:rFonts w:ascii="Helvetica" w:hAnsi="Helvetica" w:cs="Helvetica"/>
                <w:b/>
              </w:rPr>
              <w:t xml:space="preserve">Derived </w:t>
            </w:r>
            <w:r w:rsidR="0098034F">
              <w:rPr>
                <w:rFonts w:ascii="Helvetica" w:hAnsi="Helvetica" w:cs="Helvetica"/>
                <w:b/>
              </w:rPr>
              <w:t>Requirement</w:t>
            </w:r>
          </w:p>
          <w:p w14:paraId="00D02BEE" w14:textId="7953B7A9" w:rsidR="008219A6" w:rsidRPr="008A0D89" w:rsidRDefault="008A0D89">
            <w:pPr>
              <w:spacing w:line="240" w:lineRule="atLeast"/>
              <w:rPr>
                <w:rFonts w:ascii="Helvetica" w:hAnsi="Helvetica" w:cs="Helvetica"/>
              </w:rPr>
              <w:pPrChange w:id="849" w:author="Strzelczyk, Anthony (A.)" w:date="2020-12-11T12:24:00Z">
                <w:pPr/>
              </w:pPrChange>
            </w:pPr>
            <w:r w:rsidRPr="00054A51">
              <w:rPr>
                <w:rFonts w:ascii="Helvetica" w:hAnsi="Helvetica" w:cs="Helvetica"/>
                <w:sz w:val="16"/>
              </w:rPr>
              <w:t>(optional</w:t>
            </w:r>
            <w:r w:rsidR="00054A51">
              <w:rPr>
                <w:rFonts w:ascii="Helvetica" w:hAnsi="Helvetica" w:cs="Helvetica"/>
                <w:sz w:val="16"/>
              </w:rPr>
              <w:t xml:space="preserve"> – reference to requirement in ch. “</w:t>
            </w:r>
            <w:r w:rsidR="00054A51">
              <w:rPr>
                <w:rFonts w:ascii="Helvetica" w:hAnsi="Helvetica" w:cs="Helvetica"/>
                <w:sz w:val="16"/>
              </w:rPr>
              <w:fldChar w:fldCharType="begin"/>
            </w:r>
            <w:r w:rsidR="00054A51">
              <w:rPr>
                <w:rFonts w:ascii="Helvetica" w:hAnsi="Helvetica" w:cs="Helvetica"/>
                <w:sz w:val="16"/>
              </w:rPr>
              <w:instrText xml:space="preserve"> REF _Ref300051457 \h  \* MERGEFORMAT </w:instrText>
            </w:r>
            <w:r w:rsidR="00054A51">
              <w:rPr>
                <w:rFonts w:ascii="Helvetica" w:hAnsi="Helvetica" w:cs="Helvetica"/>
                <w:sz w:val="16"/>
              </w:rPr>
            </w:r>
            <w:r w:rsidR="00054A51">
              <w:rPr>
                <w:rFonts w:ascii="Helvetica" w:hAnsi="Helvetica" w:cs="Helvetica"/>
                <w:sz w:val="16"/>
              </w:rPr>
              <w:fldChar w:fldCharType="separate"/>
            </w:r>
            <w:r w:rsidR="005277C2" w:rsidRPr="005277C2">
              <w:rPr>
                <w:rFonts w:ascii="Helvetica" w:hAnsi="Helvetica" w:cs="Helvetica"/>
                <w:sz w:val="16"/>
              </w:rPr>
              <w:t>Feature Requirements</w:t>
            </w:r>
            <w:r w:rsidR="00054A51">
              <w:rPr>
                <w:rFonts w:ascii="Helvetica" w:hAnsi="Helvetica" w:cs="Helvetica"/>
                <w:sz w:val="16"/>
              </w:rPr>
              <w:fldChar w:fldCharType="end"/>
            </w:r>
            <w:r w:rsidR="00054A51">
              <w:rPr>
                <w:rFonts w:ascii="Helvetica" w:hAnsi="Helvetica" w:cs="Helvetica"/>
                <w:sz w:val="16"/>
              </w:rPr>
              <w:t>”</w:t>
            </w:r>
            <w:r w:rsidRPr="00054A51">
              <w:rPr>
                <w:rFonts w:ascii="Helvetica" w:hAnsi="Helvetica" w:cs="Helvetica"/>
                <w:sz w:val="16"/>
              </w:rPr>
              <w:t>)</w:t>
            </w:r>
          </w:p>
        </w:tc>
      </w:tr>
      <w:tr w:rsidR="002F49A7" w:rsidRPr="007C20FA" w14:paraId="46B52A13" w14:textId="77777777" w:rsidTr="00043E22">
        <w:trPr>
          <w:trHeight w:val="20"/>
        </w:trPr>
        <w:tc>
          <w:tcPr>
            <w:tcW w:w="10206" w:type="dxa"/>
            <w:gridSpan w:val="4"/>
            <w:shd w:val="clear" w:color="auto" w:fill="F2F2F2" w:themeFill="background1" w:themeFillShade="F2"/>
          </w:tcPr>
          <w:p w14:paraId="123CEF4D" w14:textId="77777777" w:rsidR="002F49A7" w:rsidRDefault="007271D8">
            <w:pPr>
              <w:spacing w:line="240" w:lineRule="atLeast"/>
              <w:rPr>
                <w:rFonts w:ascii="Helvetica" w:hAnsi="Helvetica" w:cs="Helvetica"/>
                <w:b/>
              </w:rPr>
              <w:pPrChange w:id="850" w:author="Strzelczyk, Anthony (A.)" w:date="2020-12-11T12:24:00Z">
                <w:pPr/>
              </w:pPrChange>
            </w:pPr>
            <w:r>
              <w:rPr>
                <w:rFonts w:ascii="Helvetica" w:hAnsi="Helvetica" w:cs="Helvetica"/>
                <w:b/>
              </w:rPr>
              <w:t>Attribute</w:t>
            </w:r>
            <w:r w:rsidR="002F49A7">
              <w:rPr>
                <w:rFonts w:ascii="Helvetica" w:hAnsi="Helvetica" w:cs="Helvetica"/>
                <w:b/>
              </w:rPr>
              <w:t xml:space="preserve"> Requirements</w:t>
            </w:r>
          </w:p>
        </w:tc>
      </w:tr>
      <w:tr w:rsidR="009237D0" w:rsidRPr="007C20FA" w14:paraId="4E56C84D" w14:textId="77777777" w:rsidTr="00642933">
        <w:trPr>
          <w:trHeight w:val="20"/>
        </w:trPr>
        <w:tc>
          <w:tcPr>
            <w:tcW w:w="1305" w:type="dxa"/>
          </w:tcPr>
          <w:p w14:paraId="2F1BF139" w14:textId="77777777" w:rsidR="009237D0" w:rsidRPr="00D410AE" w:rsidRDefault="009237D0">
            <w:pPr>
              <w:spacing w:line="240" w:lineRule="atLeast"/>
              <w:rPr>
                <w:rFonts w:cs="Arial"/>
              </w:rPr>
              <w:pPrChange w:id="851" w:author="Strzelczyk, Anthony (A.)" w:date="2020-12-11T12:24:00Z">
                <w:pPr/>
              </w:pPrChange>
            </w:pPr>
          </w:p>
        </w:tc>
        <w:tc>
          <w:tcPr>
            <w:tcW w:w="2835" w:type="dxa"/>
          </w:tcPr>
          <w:p w14:paraId="074C8B32" w14:textId="50DD0BBE" w:rsidR="009237D0" w:rsidRPr="002E6D11" w:rsidRDefault="009237D0">
            <w:pPr>
              <w:spacing w:line="240" w:lineRule="atLeast"/>
              <w:rPr>
                <w:rFonts w:cs="Arial"/>
              </w:rPr>
              <w:pPrChange w:id="852" w:author="Strzelczyk, Anthony (A.)" w:date="2020-12-11T12:24:00Z">
                <w:pPr/>
              </w:pPrChange>
            </w:pPr>
            <w:r w:rsidRPr="002E6D11">
              <w:rPr>
                <w:rFonts w:cs="Arial"/>
              </w:rPr>
              <w:t>R_AT_FL_0000</w:t>
            </w:r>
            <w:r w:rsidR="004849C9">
              <w:rPr>
                <w:rFonts w:cs="Arial"/>
              </w:rPr>
              <w:t>1</w:t>
            </w:r>
            <w:r w:rsidRPr="002E6D11">
              <w:rPr>
                <w:rFonts w:cs="Arial"/>
              </w:rPr>
              <w:t xml:space="preserve"> HMI Request</w:t>
            </w:r>
          </w:p>
        </w:tc>
        <w:tc>
          <w:tcPr>
            <w:tcW w:w="4567" w:type="dxa"/>
          </w:tcPr>
          <w:p w14:paraId="1E84B9C9" w14:textId="79D1685F" w:rsidR="009237D0" w:rsidRPr="002E6D11" w:rsidRDefault="002E6D11">
            <w:pPr>
              <w:rPr>
                <w:rFonts w:cs="Arial"/>
              </w:rPr>
            </w:pPr>
            <w:r w:rsidRPr="002E6D11">
              <w:rPr>
                <w:rFonts w:cs="Arial"/>
              </w:rPr>
              <w:t>Fog Lights feature shall be activated/deactivated by user request via HMI when preconditions are met.</w:t>
            </w:r>
          </w:p>
        </w:tc>
        <w:tc>
          <w:tcPr>
            <w:tcW w:w="1499" w:type="dxa"/>
          </w:tcPr>
          <w:p w14:paraId="64D80578" w14:textId="74DB270B" w:rsidR="009237D0" w:rsidRDefault="009237D0">
            <w:pPr>
              <w:spacing w:line="240" w:lineRule="atLeast"/>
              <w:rPr>
                <w:rFonts w:cs="Arial"/>
              </w:rPr>
              <w:pPrChange w:id="853" w:author="Strzelczyk, Anthony (A.)" w:date="2020-12-11T12:24:00Z">
                <w:pPr/>
              </w:pPrChange>
            </w:pPr>
          </w:p>
        </w:tc>
      </w:tr>
      <w:tr w:rsidR="009237D0" w:rsidRPr="00303DFA" w14:paraId="0317414B" w14:textId="77777777" w:rsidTr="00642933">
        <w:trPr>
          <w:trHeight w:val="20"/>
        </w:trPr>
        <w:tc>
          <w:tcPr>
            <w:tcW w:w="1305" w:type="dxa"/>
          </w:tcPr>
          <w:p w14:paraId="1F3546C7" w14:textId="77777777" w:rsidR="009237D0" w:rsidRPr="00303DFA" w:rsidRDefault="009237D0" w:rsidP="009237D0">
            <w:pPr>
              <w:spacing w:line="240" w:lineRule="atLeast"/>
              <w:rPr>
                <w:rFonts w:cs="Arial"/>
              </w:rPr>
            </w:pPr>
          </w:p>
        </w:tc>
        <w:tc>
          <w:tcPr>
            <w:tcW w:w="2835" w:type="dxa"/>
          </w:tcPr>
          <w:p w14:paraId="59E91556" w14:textId="114E42AC" w:rsidR="009237D0" w:rsidRPr="00303DFA" w:rsidRDefault="009237D0" w:rsidP="009237D0">
            <w:pPr>
              <w:spacing w:line="240" w:lineRule="atLeast"/>
              <w:rPr>
                <w:rFonts w:cs="Arial"/>
              </w:rPr>
            </w:pPr>
            <w:r w:rsidRPr="00303DFA">
              <w:rPr>
                <w:rFonts w:cs="Arial"/>
              </w:rPr>
              <w:t>R_AT_FL_0000</w:t>
            </w:r>
            <w:r w:rsidR="004849C9">
              <w:rPr>
                <w:rFonts w:cs="Arial"/>
              </w:rPr>
              <w:t xml:space="preserve">2 </w:t>
            </w:r>
            <w:r w:rsidRPr="00303DFA">
              <w:rPr>
                <w:rFonts w:cs="Arial"/>
              </w:rPr>
              <w:t>Deactivation by preconditions</w:t>
            </w:r>
          </w:p>
        </w:tc>
        <w:tc>
          <w:tcPr>
            <w:tcW w:w="4567" w:type="dxa"/>
          </w:tcPr>
          <w:p w14:paraId="4DDA67D9" w14:textId="42F20842" w:rsidR="009237D0" w:rsidRPr="00303DFA" w:rsidRDefault="009237D0" w:rsidP="009237D0">
            <w:pPr>
              <w:rPr>
                <w:rFonts w:cs="Arial"/>
              </w:rPr>
            </w:pPr>
            <w:r w:rsidRPr="00303DFA">
              <w:rPr>
                <w:rFonts w:cs="Arial"/>
              </w:rPr>
              <w:t>Fog Lights feature shall turn off when any precondition</w:t>
            </w:r>
            <w:r w:rsidR="00D93B39">
              <w:rPr>
                <w:rFonts w:cs="Arial"/>
              </w:rPr>
              <w:t>s</w:t>
            </w:r>
            <w:r w:rsidRPr="00303DFA">
              <w:rPr>
                <w:rFonts w:cs="Arial"/>
              </w:rPr>
              <w:t xml:space="preserve"> are no</w:t>
            </w:r>
            <w:r w:rsidR="00303DFA" w:rsidRPr="00303DFA">
              <w:rPr>
                <w:rFonts w:cs="Arial"/>
              </w:rPr>
              <w:t>t met</w:t>
            </w:r>
          </w:p>
          <w:p w14:paraId="5DE4644C" w14:textId="77777777" w:rsidR="009237D0" w:rsidRPr="00303DFA" w:rsidRDefault="009237D0" w:rsidP="009237D0">
            <w:pPr>
              <w:spacing w:line="240" w:lineRule="atLeast"/>
              <w:rPr>
                <w:rFonts w:cs="Arial"/>
              </w:rPr>
            </w:pPr>
          </w:p>
        </w:tc>
        <w:tc>
          <w:tcPr>
            <w:tcW w:w="1499" w:type="dxa"/>
          </w:tcPr>
          <w:p w14:paraId="1DE8B292" w14:textId="77777777" w:rsidR="009237D0" w:rsidRPr="00303DFA" w:rsidRDefault="009237D0" w:rsidP="009237D0">
            <w:pPr>
              <w:spacing w:line="240" w:lineRule="atLeast"/>
              <w:rPr>
                <w:rFonts w:cs="Arial"/>
              </w:rPr>
            </w:pPr>
          </w:p>
        </w:tc>
      </w:tr>
      <w:tr w:rsidR="009237D0" w:rsidRPr="007C20FA" w14:paraId="63D2A03D" w14:textId="77777777" w:rsidTr="00642933">
        <w:trPr>
          <w:trHeight w:val="20"/>
        </w:trPr>
        <w:tc>
          <w:tcPr>
            <w:tcW w:w="1305" w:type="dxa"/>
          </w:tcPr>
          <w:p w14:paraId="230FF076" w14:textId="77777777" w:rsidR="009237D0" w:rsidRPr="00D410AE" w:rsidRDefault="009237D0" w:rsidP="009237D0">
            <w:pPr>
              <w:spacing w:line="240" w:lineRule="atLeast"/>
              <w:rPr>
                <w:rFonts w:cs="Arial"/>
              </w:rPr>
            </w:pPr>
          </w:p>
        </w:tc>
        <w:tc>
          <w:tcPr>
            <w:tcW w:w="2835" w:type="dxa"/>
          </w:tcPr>
          <w:p w14:paraId="358895A4" w14:textId="4D106AB7" w:rsidR="009237D0" w:rsidRPr="00911650" w:rsidRDefault="009237D0" w:rsidP="009237D0">
            <w:pPr>
              <w:spacing w:line="240" w:lineRule="atLeast"/>
              <w:rPr>
                <w:rFonts w:cs="Arial"/>
              </w:rPr>
            </w:pPr>
            <w:r w:rsidRPr="00911650">
              <w:rPr>
                <w:rFonts w:cs="Arial"/>
              </w:rPr>
              <w:t>R_AT_FL_0000</w:t>
            </w:r>
            <w:r w:rsidR="004849C9">
              <w:rPr>
                <w:rFonts w:cs="Arial"/>
              </w:rPr>
              <w:t>3</w:t>
            </w:r>
            <w:r w:rsidRPr="00911650">
              <w:rPr>
                <w:rFonts w:cs="Arial"/>
              </w:rPr>
              <w:t xml:space="preserve"> Provide Illumination / Warning signal</w:t>
            </w:r>
          </w:p>
        </w:tc>
        <w:tc>
          <w:tcPr>
            <w:tcW w:w="4567" w:type="dxa"/>
          </w:tcPr>
          <w:p w14:paraId="260B58B2" w14:textId="34CCBF03" w:rsidR="00911650" w:rsidRPr="00911650" w:rsidRDefault="00911650" w:rsidP="00911650">
            <w:pPr>
              <w:rPr>
                <w:rFonts w:cs="Arial"/>
              </w:rPr>
            </w:pPr>
            <w:r w:rsidRPr="00911650">
              <w:rPr>
                <w:rFonts w:cs="Arial"/>
              </w:rPr>
              <w:t>The primary goal of Fog Lights feature is to improve visibility due to adverse environmental conditions, such as fog.</w:t>
            </w:r>
          </w:p>
          <w:p w14:paraId="53E185F3" w14:textId="1C565F8B" w:rsidR="009237D0" w:rsidRPr="00911650" w:rsidRDefault="00911650" w:rsidP="00911650">
            <w:pPr>
              <w:spacing w:line="240" w:lineRule="atLeast"/>
              <w:rPr>
                <w:rFonts w:cs="Arial"/>
              </w:rPr>
            </w:pPr>
            <w:r w:rsidRPr="00911650">
              <w:rPr>
                <w:rFonts w:cs="Arial"/>
              </w:rPr>
              <w:t xml:space="preserve">It is achieved by providing additional light at the front of the vehicle and providing a visual of the rear of the vehicle for other drivers. </w:t>
            </w:r>
          </w:p>
        </w:tc>
        <w:tc>
          <w:tcPr>
            <w:tcW w:w="1499" w:type="dxa"/>
          </w:tcPr>
          <w:p w14:paraId="0DDC9F29" w14:textId="77777777" w:rsidR="009237D0" w:rsidRDefault="009237D0" w:rsidP="009237D0">
            <w:pPr>
              <w:spacing w:line="240" w:lineRule="atLeast"/>
              <w:rPr>
                <w:rFonts w:cs="Arial"/>
              </w:rPr>
            </w:pPr>
          </w:p>
        </w:tc>
      </w:tr>
      <w:tr w:rsidR="009237D0" w:rsidRPr="007A190B" w14:paraId="795DB0BE" w14:textId="77777777" w:rsidTr="00642933">
        <w:trPr>
          <w:trHeight w:val="20"/>
        </w:trPr>
        <w:tc>
          <w:tcPr>
            <w:tcW w:w="1305" w:type="dxa"/>
          </w:tcPr>
          <w:p w14:paraId="52C2EA70" w14:textId="77777777" w:rsidR="009237D0" w:rsidRPr="007A190B" w:rsidRDefault="009237D0" w:rsidP="009237D0">
            <w:pPr>
              <w:spacing w:line="240" w:lineRule="atLeast"/>
              <w:rPr>
                <w:rFonts w:cs="Arial"/>
              </w:rPr>
            </w:pPr>
          </w:p>
        </w:tc>
        <w:tc>
          <w:tcPr>
            <w:tcW w:w="2835" w:type="dxa"/>
          </w:tcPr>
          <w:p w14:paraId="1AA8ACD9" w14:textId="2946BA56" w:rsidR="009237D0" w:rsidRPr="007A190B" w:rsidRDefault="009237D0" w:rsidP="009237D0">
            <w:pPr>
              <w:spacing w:line="240" w:lineRule="atLeast"/>
              <w:rPr>
                <w:rFonts w:cs="Arial"/>
              </w:rPr>
            </w:pPr>
            <w:r w:rsidRPr="007A190B">
              <w:rPr>
                <w:rFonts w:cs="Arial"/>
              </w:rPr>
              <w:t>R_AT_FL_0000</w:t>
            </w:r>
            <w:r w:rsidR="004849C9">
              <w:rPr>
                <w:rFonts w:cs="Arial"/>
              </w:rPr>
              <w:t>4</w:t>
            </w:r>
            <w:r w:rsidRPr="007A190B">
              <w:rPr>
                <w:rFonts w:cs="Arial"/>
              </w:rPr>
              <w:t xml:space="preserve"> Fog Lights indicate activation by Telltale</w:t>
            </w:r>
          </w:p>
        </w:tc>
        <w:tc>
          <w:tcPr>
            <w:tcW w:w="4567" w:type="dxa"/>
          </w:tcPr>
          <w:p w14:paraId="53FBB25C" w14:textId="33A5D785" w:rsidR="009237D0" w:rsidRPr="007A190B" w:rsidRDefault="009237D0" w:rsidP="00CF595B">
            <w:pPr>
              <w:rPr>
                <w:rFonts w:cs="Arial"/>
              </w:rPr>
            </w:pPr>
            <w:r w:rsidRPr="007A190B">
              <w:rPr>
                <w:rFonts w:cs="Arial"/>
              </w:rPr>
              <w:t xml:space="preserve">When Fog Lights are activated, the HMI shall give an immediate </w:t>
            </w:r>
            <w:r w:rsidR="007A190B" w:rsidRPr="007A190B">
              <w:rPr>
                <w:rFonts w:cs="Arial"/>
              </w:rPr>
              <w:t xml:space="preserve">visual </w:t>
            </w:r>
            <w:r w:rsidRPr="007A190B">
              <w:rPr>
                <w:rFonts w:cs="Arial"/>
              </w:rPr>
              <w:t>feedback.</w:t>
            </w:r>
          </w:p>
        </w:tc>
        <w:tc>
          <w:tcPr>
            <w:tcW w:w="1499" w:type="dxa"/>
          </w:tcPr>
          <w:p w14:paraId="79F64FBB" w14:textId="77777777" w:rsidR="009237D0" w:rsidRPr="007A190B" w:rsidRDefault="009237D0" w:rsidP="009237D0">
            <w:pPr>
              <w:spacing w:line="240" w:lineRule="atLeast"/>
              <w:rPr>
                <w:rFonts w:cs="Arial"/>
              </w:rPr>
            </w:pPr>
          </w:p>
        </w:tc>
      </w:tr>
      <w:tr w:rsidR="009141BE" w:rsidRPr="007C20FA" w14:paraId="11363E20" w14:textId="77777777" w:rsidTr="00043E22">
        <w:trPr>
          <w:trHeight w:val="20"/>
        </w:trPr>
        <w:tc>
          <w:tcPr>
            <w:tcW w:w="10206" w:type="dxa"/>
            <w:gridSpan w:val="4"/>
            <w:shd w:val="clear" w:color="auto" w:fill="F2F2F2" w:themeFill="background1" w:themeFillShade="F2"/>
          </w:tcPr>
          <w:p w14:paraId="791E0F1A" w14:textId="77777777" w:rsidR="009141BE" w:rsidRDefault="009141BE">
            <w:pPr>
              <w:spacing w:line="240" w:lineRule="atLeast"/>
              <w:rPr>
                <w:rFonts w:ascii="Helvetica" w:hAnsi="Helvetica" w:cs="Helvetica"/>
                <w:b/>
              </w:rPr>
              <w:pPrChange w:id="854" w:author="Strzelczyk, Anthony (A.)" w:date="2020-12-11T12:24:00Z">
                <w:pPr/>
              </w:pPrChange>
            </w:pPr>
            <w:r>
              <w:rPr>
                <w:rFonts w:ascii="Helvetica" w:hAnsi="Helvetica" w:cs="Helvetica"/>
                <w:b/>
              </w:rPr>
              <w:t>Ford Engineering Standards</w:t>
            </w:r>
          </w:p>
        </w:tc>
      </w:tr>
      <w:tr w:rsidR="009141BE" w:rsidRPr="007C20FA" w14:paraId="05D2412D" w14:textId="77777777" w:rsidTr="00642933">
        <w:trPr>
          <w:trHeight w:val="20"/>
        </w:trPr>
        <w:tc>
          <w:tcPr>
            <w:tcW w:w="1305" w:type="dxa"/>
          </w:tcPr>
          <w:p w14:paraId="68FA17D5" w14:textId="77777777" w:rsidR="009141BE" w:rsidRPr="00D410AE" w:rsidRDefault="009141BE">
            <w:pPr>
              <w:spacing w:line="240" w:lineRule="atLeast"/>
              <w:rPr>
                <w:rFonts w:cs="Arial"/>
              </w:rPr>
              <w:pPrChange w:id="855" w:author="Strzelczyk, Anthony (A.)" w:date="2020-12-11T12:24:00Z">
                <w:pPr/>
              </w:pPrChange>
            </w:pPr>
          </w:p>
        </w:tc>
        <w:tc>
          <w:tcPr>
            <w:tcW w:w="2835" w:type="dxa"/>
          </w:tcPr>
          <w:p w14:paraId="5D7127C9" w14:textId="61843FF5" w:rsidR="009141BE" w:rsidRPr="00D410AE" w:rsidRDefault="002F49A7">
            <w:pPr>
              <w:spacing w:line="240" w:lineRule="atLeast"/>
              <w:rPr>
                <w:rFonts w:cs="Arial"/>
              </w:rPr>
              <w:pPrChange w:id="856" w:author="Strzelczyk, Anthony (A.)" w:date="2020-12-11T12:24:00Z">
                <w:pPr/>
              </w:pPrChange>
            </w:pPr>
            <w:del w:id="857" w:author="Strzelczyk, Anthony (A.)" w:date="2021-01-20T06:04:00Z">
              <w:r w:rsidDel="007D7E3D">
                <w:rPr>
                  <w:rFonts w:cs="Arial"/>
                </w:rPr>
                <w:delText xml:space="preserve">&lt;Example: </w:delText>
              </w:r>
              <w:r w:rsidR="007271D8" w:rsidDel="007D7E3D">
                <w:rPr>
                  <w:rFonts w:cs="Arial"/>
                </w:rPr>
                <w:delText>id + title of some</w:delText>
              </w:r>
              <w:r w:rsidDel="007D7E3D">
                <w:rPr>
                  <w:rFonts w:cs="Arial"/>
                </w:rPr>
                <w:delText xml:space="preserve"> SDS (requirement)&gt;</w:delText>
              </w:r>
            </w:del>
            <w:ins w:id="858" w:author="Strzelczyk, Anthony (A.)" w:date="2021-01-20T06:04:00Z">
              <w:r w:rsidR="007D7E3D">
                <w:rPr>
                  <w:rFonts w:cs="Arial"/>
                </w:rPr>
                <w:t xml:space="preserve"> </w:t>
              </w:r>
            </w:ins>
          </w:p>
        </w:tc>
        <w:tc>
          <w:tcPr>
            <w:tcW w:w="4567" w:type="dxa"/>
          </w:tcPr>
          <w:p w14:paraId="591028F4" w14:textId="77777777" w:rsidR="009141BE" w:rsidRPr="00D410AE" w:rsidRDefault="009141BE">
            <w:pPr>
              <w:spacing w:line="240" w:lineRule="atLeast"/>
              <w:rPr>
                <w:rFonts w:cs="Arial"/>
              </w:rPr>
              <w:pPrChange w:id="859" w:author="Strzelczyk, Anthony (A.)" w:date="2020-12-11T12:24:00Z">
                <w:pPr/>
              </w:pPrChange>
            </w:pPr>
          </w:p>
        </w:tc>
        <w:tc>
          <w:tcPr>
            <w:tcW w:w="1499" w:type="dxa"/>
          </w:tcPr>
          <w:p w14:paraId="5BFFF7CC" w14:textId="77777777" w:rsidR="009141BE" w:rsidRDefault="009141BE">
            <w:pPr>
              <w:spacing w:line="240" w:lineRule="atLeast"/>
              <w:rPr>
                <w:rFonts w:cs="Arial"/>
              </w:rPr>
              <w:pPrChange w:id="860" w:author="Strzelczyk, Anthony (A.)" w:date="2020-12-11T12:24:00Z">
                <w:pPr/>
              </w:pPrChange>
            </w:pPr>
          </w:p>
        </w:tc>
      </w:tr>
      <w:tr w:rsidR="00927D57" w:rsidRPr="007C20FA" w14:paraId="2BC45B1E" w14:textId="77777777" w:rsidTr="00642933">
        <w:trPr>
          <w:trHeight w:val="20"/>
        </w:trPr>
        <w:tc>
          <w:tcPr>
            <w:tcW w:w="1305" w:type="dxa"/>
          </w:tcPr>
          <w:p w14:paraId="6E1B1CAF" w14:textId="77777777" w:rsidR="00927D57" w:rsidRDefault="00927D57">
            <w:pPr>
              <w:spacing w:line="240" w:lineRule="atLeast"/>
              <w:rPr>
                <w:rFonts w:cs="Arial"/>
              </w:rPr>
              <w:pPrChange w:id="861" w:author="Strzelczyk, Anthony (A.)" w:date="2020-12-11T12:24:00Z">
                <w:pPr/>
              </w:pPrChange>
            </w:pPr>
          </w:p>
        </w:tc>
        <w:tc>
          <w:tcPr>
            <w:tcW w:w="2835" w:type="dxa"/>
          </w:tcPr>
          <w:p w14:paraId="21284E67" w14:textId="77777777" w:rsidR="00927D57" w:rsidRDefault="00927D57">
            <w:pPr>
              <w:spacing w:line="240" w:lineRule="atLeast"/>
              <w:rPr>
                <w:rFonts w:cs="Arial"/>
              </w:rPr>
              <w:pPrChange w:id="862" w:author="Strzelczyk, Anthony (A.)" w:date="2020-12-11T12:24:00Z">
                <w:pPr/>
              </w:pPrChange>
            </w:pPr>
          </w:p>
        </w:tc>
        <w:tc>
          <w:tcPr>
            <w:tcW w:w="4567" w:type="dxa"/>
          </w:tcPr>
          <w:p w14:paraId="22547D64" w14:textId="77777777" w:rsidR="00927D57" w:rsidRDefault="00927D57">
            <w:pPr>
              <w:spacing w:line="240" w:lineRule="atLeast"/>
              <w:rPr>
                <w:rFonts w:cs="Arial"/>
              </w:rPr>
              <w:pPrChange w:id="863" w:author="Strzelczyk, Anthony (A.)" w:date="2020-12-11T12:24:00Z">
                <w:pPr/>
              </w:pPrChange>
            </w:pPr>
          </w:p>
        </w:tc>
        <w:tc>
          <w:tcPr>
            <w:tcW w:w="1499" w:type="dxa"/>
          </w:tcPr>
          <w:p w14:paraId="1E5B331B" w14:textId="77777777" w:rsidR="00927D57" w:rsidRDefault="00927D57">
            <w:pPr>
              <w:spacing w:line="240" w:lineRule="atLeast"/>
              <w:rPr>
                <w:rFonts w:cs="Arial"/>
              </w:rPr>
              <w:pPrChange w:id="864" w:author="Strzelczyk, Anthony (A.)" w:date="2020-12-11T12:24:00Z">
                <w:pPr/>
              </w:pPrChange>
            </w:pPr>
          </w:p>
        </w:tc>
      </w:tr>
      <w:tr w:rsidR="009141BE" w:rsidRPr="007C20FA" w14:paraId="38C19ECC" w14:textId="77777777" w:rsidTr="00043E22">
        <w:trPr>
          <w:trHeight w:val="20"/>
        </w:trPr>
        <w:tc>
          <w:tcPr>
            <w:tcW w:w="10206" w:type="dxa"/>
            <w:gridSpan w:val="4"/>
            <w:shd w:val="clear" w:color="auto" w:fill="F2F2F2" w:themeFill="background1" w:themeFillShade="F2"/>
          </w:tcPr>
          <w:p w14:paraId="26E84C3E" w14:textId="77777777" w:rsidR="009141BE" w:rsidRPr="006623A0" w:rsidRDefault="009141BE">
            <w:pPr>
              <w:spacing w:line="240" w:lineRule="atLeast"/>
              <w:rPr>
                <w:rFonts w:ascii="Helvetica" w:hAnsi="Helvetica" w:cs="Helvetica"/>
                <w:b/>
              </w:rPr>
              <w:pPrChange w:id="865" w:author="Strzelczyk, Anthony (A.)" w:date="2020-12-11T12:24:00Z">
                <w:pPr/>
              </w:pPrChange>
            </w:pPr>
            <w:r w:rsidRPr="006623A0">
              <w:rPr>
                <w:rFonts w:ascii="Helvetica" w:hAnsi="Helvetica" w:cs="Helvetica"/>
                <w:b/>
              </w:rPr>
              <w:t xml:space="preserve">Legal </w:t>
            </w:r>
            <w:r>
              <w:rPr>
                <w:rFonts w:ascii="Helvetica" w:hAnsi="Helvetica" w:cs="Helvetica"/>
                <w:b/>
              </w:rPr>
              <w:t>Regulations</w:t>
            </w:r>
          </w:p>
        </w:tc>
      </w:tr>
      <w:bookmarkEnd w:id="844"/>
      <w:tr w:rsidR="00321231" w:rsidRPr="007C20FA" w14:paraId="4986AAE8" w14:textId="77777777" w:rsidTr="00642933">
        <w:trPr>
          <w:trHeight w:val="20"/>
        </w:trPr>
        <w:tc>
          <w:tcPr>
            <w:tcW w:w="1305" w:type="dxa"/>
            <w:vAlign w:val="bottom"/>
          </w:tcPr>
          <w:p w14:paraId="76F5BB64" w14:textId="5C427D8A" w:rsidR="00321231" w:rsidRPr="00D410AE" w:rsidRDefault="00321231">
            <w:pPr>
              <w:spacing w:line="240" w:lineRule="atLeast"/>
              <w:rPr>
                <w:rFonts w:cs="Arial"/>
              </w:rPr>
              <w:pPrChange w:id="866" w:author="Strzelczyk, Anthony (A.)" w:date="2020-12-11T12:24:00Z">
                <w:pPr/>
              </w:pPrChange>
            </w:pPr>
            <w:r>
              <w:rPr>
                <w:rFonts w:cs="Arial"/>
                <w:color w:val="000000"/>
              </w:rPr>
              <w:t>USA</w:t>
            </w:r>
          </w:p>
        </w:tc>
        <w:tc>
          <w:tcPr>
            <w:tcW w:w="2835" w:type="dxa"/>
            <w:vAlign w:val="bottom"/>
          </w:tcPr>
          <w:p w14:paraId="4C22EFE0" w14:textId="59B33683" w:rsidR="00321231" w:rsidRPr="00D410AE" w:rsidRDefault="00321231">
            <w:pPr>
              <w:spacing w:line="240" w:lineRule="atLeast"/>
              <w:rPr>
                <w:rFonts w:cs="Arial"/>
              </w:rPr>
              <w:pPrChange w:id="867" w:author="Strzelczyk, Anthony (A.)" w:date="2020-12-11T12:24:00Z">
                <w:pPr/>
              </w:pPrChange>
            </w:pPr>
            <w:r>
              <w:rPr>
                <w:rFonts w:cs="Arial"/>
                <w:b/>
                <w:bCs/>
                <w:color w:val="000000"/>
              </w:rPr>
              <w:t>FMVSS 101</w:t>
            </w:r>
          </w:p>
        </w:tc>
        <w:tc>
          <w:tcPr>
            <w:tcW w:w="4567" w:type="dxa"/>
            <w:vAlign w:val="bottom"/>
          </w:tcPr>
          <w:p w14:paraId="73594AA6" w14:textId="0A03E7DC" w:rsidR="00321231" w:rsidRPr="00D410AE" w:rsidRDefault="00321231">
            <w:pPr>
              <w:spacing w:line="240" w:lineRule="atLeast"/>
              <w:rPr>
                <w:rFonts w:cs="Arial"/>
              </w:rPr>
              <w:pPrChange w:id="868" w:author="Strzelczyk, Anthony (A.)" w:date="2020-12-11T12:24:00Z">
                <w:pPr/>
              </w:pPrChange>
            </w:pPr>
            <w:r>
              <w:rPr>
                <w:rFonts w:cs="Arial"/>
                <w:color w:val="000000"/>
              </w:rPr>
              <w:t>CONTROLS AND DISPLAYS</w:t>
            </w:r>
          </w:p>
        </w:tc>
        <w:tc>
          <w:tcPr>
            <w:tcW w:w="1499" w:type="dxa"/>
          </w:tcPr>
          <w:p w14:paraId="4391C02F" w14:textId="77777777" w:rsidR="00321231" w:rsidRPr="00D410AE" w:rsidRDefault="00321231">
            <w:pPr>
              <w:spacing w:line="240" w:lineRule="atLeast"/>
              <w:rPr>
                <w:rFonts w:cs="Arial"/>
              </w:rPr>
              <w:pPrChange w:id="869" w:author="Strzelczyk, Anthony (A.)" w:date="2020-12-11T12:24:00Z">
                <w:pPr/>
              </w:pPrChange>
            </w:pPr>
          </w:p>
        </w:tc>
      </w:tr>
      <w:tr w:rsidR="00321231" w:rsidRPr="007C20FA" w14:paraId="711F6226" w14:textId="77777777" w:rsidTr="00642933">
        <w:trPr>
          <w:trHeight w:val="20"/>
        </w:trPr>
        <w:tc>
          <w:tcPr>
            <w:tcW w:w="1305" w:type="dxa"/>
            <w:vAlign w:val="bottom"/>
          </w:tcPr>
          <w:p w14:paraId="4E576C55" w14:textId="3DAA46CE" w:rsidR="00321231" w:rsidRPr="00D410AE" w:rsidRDefault="00321231">
            <w:pPr>
              <w:spacing w:line="240" w:lineRule="atLeast"/>
              <w:rPr>
                <w:rFonts w:cs="Arial"/>
              </w:rPr>
              <w:pPrChange w:id="870" w:author="Strzelczyk, Anthony (A.)" w:date="2020-12-11T12:24:00Z">
                <w:pPr/>
              </w:pPrChange>
            </w:pPr>
            <w:r>
              <w:rPr>
                <w:rFonts w:cs="Arial"/>
                <w:color w:val="000000"/>
              </w:rPr>
              <w:t>USA/Canada</w:t>
            </w:r>
          </w:p>
        </w:tc>
        <w:tc>
          <w:tcPr>
            <w:tcW w:w="2835" w:type="dxa"/>
            <w:vAlign w:val="bottom"/>
          </w:tcPr>
          <w:p w14:paraId="0AE3E1DB" w14:textId="4E048B0A" w:rsidR="00321231" w:rsidRPr="00D410AE" w:rsidRDefault="00321231">
            <w:pPr>
              <w:spacing w:line="240" w:lineRule="atLeast"/>
              <w:rPr>
                <w:rFonts w:cs="Arial"/>
              </w:rPr>
              <w:pPrChange w:id="871" w:author="Strzelczyk, Anthony (A.)" w:date="2020-12-11T12:24:00Z">
                <w:pPr/>
              </w:pPrChange>
            </w:pPr>
            <w:r>
              <w:rPr>
                <w:rFonts w:cs="Arial"/>
                <w:b/>
                <w:bCs/>
                <w:color w:val="000000"/>
              </w:rPr>
              <w:t>SAE J583</w:t>
            </w:r>
          </w:p>
        </w:tc>
        <w:tc>
          <w:tcPr>
            <w:tcW w:w="4567" w:type="dxa"/>
            <w:vAlign w:val="bottom"/>
          </w:tcPr>
          <w:p w14:paraId="635C5464" w14:textId="5ADB8B46" w:rsidR="00321231" w:rsidRPr="00D410AE" w:rsidRDefault="00321231">
            <w:pPr>
              <w:spacing w:line="240" w:lineRule="atLeast"/>
              <w:rPr>
                <w:rFonts w:cs="Arial"/>
              </w:rPr>
              <w:pPrChange w:id="872" w:author="Strzelczyk, Anthony (A.)" w:date="2020-12-11T12:24:00Z">
                <w:pPr/>
              </w:pPrChange>
            </w:pPr>
            <w:r>
              <w:rPr>
                <w:rFonts w:cs="Arial"/>
                <w:color w:val="000000"/>
              </w:rPr>
              <w:t>FRONT FOG LAMP</w:t>
            </w:r>
          </w:p>
        </w:tc>
        <w:tc>
          <w:tcPr>
            <w:tcW w:w="1499" w:type="dxa"/>
          </w:tcPr>
          <w:p w14:paraId="681E6541" w14:textId="77777777" w:rsidR="00321231" w:rsidRPr="00D410AE" w:rsidRDefault="00321231">
            <w:pPr>
              <w:spacing w:line="240" w:lineRule="atLeast"/>
              <w:rPr>
                <w:rFonts w:cs="Arial"/>
              </w:rPr>
              <w:pPrChange w:id="873" w:author="Strzelczyk, Anthony (A.)" w:date="2020-12-11T12:24:00Z">
                <w:pPr/>
              </w:pPrChange>
            </w:pPr>
          </w:p>
        </w:tc>
      </w:tr>
      <w:tr w:rsidR="00321231" w:rsidRPr="007C20FA" w14:paraId="47AF2D82" w14:textId="77777777" w:rsidTr="00642933">
        <w:trPr>
          <w:trHeight w:val="20"/>
        </w:trPr>
        <w:tc>
          <w:tcPr>
            <w:tcW w:w="1305" w:type="dxa"/>
            <w:vAlign w:val="bottom"/>
          </w:tcPr>
          <w:p w14:paraId="5C054F74" w14:textId="51BD4C43" w:rsidR="00321231" w:rsidRPr="00D410AE" w:rsidRDefault="00321231">
            <w:pPr>
              <w:spacing w:line="240" w:lineRule="atLeast"/>
              <w:rPr>
                <w:rFonts w:cs="Arial"/>
              </w:rPr>
              <w:pPrChange w:id="874" w:author="Strzelczyk, Anthony (A.)" w:date="2020-12-11T12:24:00Z">
                <w:pPr/>
              </w:pPrChange>
            </w:pPr>
            <w:r>
              <w:rPr>
                <w:rFonts w:cs="Arial"/>
                <w:color w:val="000000"/>
              </w:rPr>
              <w:t>USA/Canada</w:t>
            </w:r>
          </w:p>
        </w:tc>
        <w:tc>
          <w:tcPr>
            <w:tcW w:w="2835" w:type="dxa"/>
            <w:vAlign w:val="bottom"/>
          </w:tcPr>
          <w:p w14:paraId="52C5F486" w14:textId="61904D91" w:rsidR="00321231" w:rsidRDefault="00321231">
            <w:pPr>
              <w:spacing w:line="240" w:lineRule="atLeast"/>
              <w:rPr>
                <w:rFonts w:cs="Arial"/>
              </w:rPr>
              <w:pPrChange w:id="875" w:author="Strzelczyk, Anthony (A.)" w:date="2020-12-11T12:24:00Z">
                <w:pPr/>
              </w:pPrChange>
            </w:pPr>
            <w:r>
              <w:rPr>
                <w:rFonts w:cs="Arial"/>
                <w:b/>
                <w:bCs/>
                <w:color w:val="000000"/>
              </w:rPr>
              <w:t>SAE J578</w:t>
            </w:r>
          </w:p>
        </w:tc>
        <w:tc>
          <w:tcPr>
            <w:tcW w:w="4567" w:type="dxa"/>
            <w:vAlign w:val="bottom"/>
          </w:tcPr>
          <w:p w14:paraId="0F429B4A" w14:textId="0F2C70AF" w:rsidR="00321231" w:rsidRPr="00D410AE" w:rsidRDefault="00321231">
            <w:pPr>
              <w:spacing w:line="240" w:lineRule="atLeast"/>
              <w:rPr>
                <w:rFonts w:cs="Arial"/>
              </w:rPr>
              <w:pPrChange w:id="876" w:author="Strzelczyk, Anthony (A.)" w:date="2020-12-11T12:24:00Z">
                <w:pPr/>
              </w:pPrChange>
            </w:pPr>
            <w:r>
              <w:rPr>
                <w:rFonts w:cs="Arial"/>
                <w:color w:val="000000"/>
              </w:rPr>
              <w:t>CHROMATICITY REQUIREMENTS FOR GROUND VEHICLE LAMPS AND LIGHTING EQUIPMENT</w:t>
            </w:r>
          </w:p>
        </w:tc>
        <w:tc>
          <w:tcPr>
            <w:tcW w:w="1499" w:type="dxa"/>
          </w:tcPr>
          <w:p w14:paraId="094C1ADC" w14:textId="77777777" w:rsidR="00321231" w:rsidRPr="00D410AE" w:rsidRDefault="00321231">
            <w:pPr>
              <w:spacing w:line="240" w:lineRule="atLeast"/>
              <w:rPr>
                <w:rFonts w:cs="Arial"/>
              </w:rPr>
              <w:pPrChange w:id="877" w:author="Strzelczyk, Anthony (A.)" w:date="2020-12-11T12:24:00Z">
                <w:pPr/>
              </w:pPrChange>
            </w:pPr>
          </w:p>
        </w:tc>
      </w:tr>
      <w:tr w:rsidR="00321231" w:rsidRPr="007C20FA" w14:paraId="034A2532" w14:textId="77777777" w:rsidTr="00642933">
        <w:trPr>
          <w:trHeight w:val="20"/>
        </w:trPr>
        <w:tc>
          <w:tcPr>
            <w:tcW w:w="1305" w:type="dxa"/>
            <w:vAlign w:val="bottom"/>
          </w:tcPr>
          <w:p w14:paraId="2671A7EC" w14:textId="6623777C" w:rsidR="00321231" w:rsidRPr="00D410AE" w:rsidRDefault="00321231">
            <w:pPr>
              <w:spacing w:line="240" w:lineRule="atLeast"/>
              <w:rPr>
                <w:rFonts w:cs="Arial"/>
              </w:rPr>
              <w:pPrChange w:id="878" w:author="Strzelczyk, Anthony (A.)" w:date="2020-12-11T12:24:00Z">
                <w:pPr/>
              </w:pPrChange>
            </w:pPr>
            <w:r>
              <w:rPr>
                <w:rFonts w:cs="Arial"/>
                <w:color w:val="000000"/>
              </w:rPr>
              <w:t>Canada</w:t>
            </w:r>
          </w:p>
        </w:tc>
        <w:tc>
          <w:tcPr>
            <w:tcW w:w="2835" w:type="dxa"/>
            <w:vAlign w:val="bottom"/>
          </w:tcPr>
          <w:p w14:paraId="7143DE73" w14:textId="294681D7" w:rsidR="00321231" w:rsidRDefault="00321231">
            <w:pPr>
              <w:spacing w:line="240" w:lineRule="atLeast"/>
              <w:rPr>
                <w:rFonts w:cs="Arial"/>
              </w:rPr>
              <w:pPrChange w:id="879" w:author="Strzelczyk, Anthony (A.)" w:date="2020-12-11T12:24:00Z">
                <w:pPr/>
              </w:pPrChange>
            </w:pPr>
            <w:r>
              <w:rPr>
                <w:rFonts w:cs="Arial"/>
                <w:b/>
                <w:bCs/>
                <w:color w:val="000000"/>
              </w:rPr>
              <w:t>CMVSS 10</w:t>
            </w:r>
            <w:r w:rsidR="004849C9">
              <w:rPr>
                <w:rFonts w:cs="Arial"/>
                <w:b/>
                <w:bCs/>
                <w:color w:val="000000"/>
              </w:rPr>
              <w:t>1</w:t>
            </w:r>
          </w:p>
        </w:tc>
        <w:tc>
          <w:tcPr>
            <w:tcW w:w="4567" w:type="dxa"/>
            <w:vAlign w:val="bottom"/>
          </w:tcPr>
          <w:p w14:paraId="53B9DA30" w14:textId="087347B5" w:rsidR="00321231" w:rsidRPr="00D410AE" w:rsidRDefault="00321231">
            <w:pPr>
              <w:spacing w:line="240" w:lineRule="atLeast"/>
              <w:rPr>
                <w:rFonts w:cs="Arial"/>
              </w:rPr>
              <w:pPrChange w:id="880" w:author="Strzelczyk, Anthony (A.)" w:date="2020-12-11T12:24:00Z">
                <w:pPr/>
              </w:pPrChange>
            </w:pPr>
            <w:r>
              <w:rPr>
                <w:rFonts w:cs="Arial"/>
                <w:color w:val="000000"/>
              </w:rPr>
              <w:t>CONTROLS AND DISPLAYS</w:t>
            </w:r>
          </w:p>
        </w:tc>
        <w:tc>
          <w:tcPr>
            <w:tcW w:w="1499" w:type="dxa"/>
          </w:tcPr>
          <w:p w14:paraId="1BF43962" w14:textId="77777777" w:rsidR="00321231" w:rsidRPr="00D410AE" w:rsidRDefault="00321231">
            <w:pPr>
              <w:spacing w:line="240" w:lineRule="atLeast"/>
              <w:rPr>
                <w:rFonts w:cs="Arial"/>
              </w:rPr>
              <w:pPrChange w:id="881" w:author="Strzelczyk, Anthony (A.)" w:date="2020-12-11T12:24:00Z">
                <w:pPr/>
              </w:pPrChange>
            </w:pPr>
          </w:p>
        </w:tc>
      </w:tr>
      <w:tr w:rsidR="00321231" w:rsidRPr="007C20FA" w14:paraId="0093A896" w14:textId="77777777" w:rsidTr="00642933">
        <w:trPr>
          <w:trHeight w:val="20"/>
        </w:trPr>
        <w:tc>
          <w:tcPr>
            <w:tcW w:w="1305" w:type="dxa"/>
            <w:vAlign w:val="bottom"/>
          </w:tcPr>
          <w:p w14:paraId="4E81924E" w14:textId="79ABC562" w:rsidR="00321231" w:rsidRPr="00D410AE" w:rsidRDefault="00321231">
            <w:pPr>
              <w:spacing w:line="240" w:lineRule="atLeast"/>
              <w:rPr>
                <w:rFonts w:cs="Arial"/>
              </w:rPr>
              <w:pPrChange w:id="882" w:author="Strzelczyk, Anthony (A.)" w:date="2020-12-11T12:24:00Z">
                <w:pPr/>
              </w:pPrChange>
            </w:pPr>
            <w:r>
              <w:rPr>
                <w:rFonts w:cs="Arial"/>
                <w:color w:val="000000"/>
              </w:rPr>
              <w:t>ECE</w:t>
            </w:r>
          </w:p>
        </w:tc>
        <w:tc>
          <w:tcPr>
            <w:tcW w:w="2835" w:type="dxa"/>
            <w:vAlign w:val="bottom"/>
          </w:tcPr>
          <w:p w14:paraId="5BD69B72" w14:textId="1AC4E4EA" w:rsidR="00321231" w:rsidRDefault="00321231">
            <w:pPr>
              <w:spacing w:line="240" w:lineRule="atLeast"/>
              <w:rPr>
                <w:rFonts w:cs="Arial"/>
              </w:rPr>
              <w:pPrChange w:id="883" w:author="Strzelczyk, Anthony (A.)" w:date="2020-12-11T12:24:00Z">
                <w:pPr/>
              </w:pPrChange>
            </w:pPr>
            <w:r>
              <w:rPr>
                <w:rFonts w:cs="Arial"/>
                <w:b/>
                <w:bCs/>
                <w:color w:val="000000"/>
              </w:rPr>
              <w:t>R19</w:t>
            </w:r>
          </w:p>
        </w:tc>
        <w:tc>
          <w:tcPr>
            <w:tcW w:w="4567" w:type="dxa"/>
            <w:vAlign w:val="bottom"/>
          </w:tcPr>
          <w:p w14:paraId="53163E7A" w14:textId="1A4E3DC7" w:rsidR="00321231" w:rsidRPr="00D410AE" w:rsidRDefault="00321231">
            <w:pPr>
              <w:spacing w:line="240" w:lineRule="atLeast"/>
              <w:rPr>
                <w:rFonts w:cs="Arial"/>
              </w:rPr>
              <w:pPrChange w:id="884" w:author="Strzelczyk, Anthony (A.)" w:date="2020-12-11T12:24:00Z">
                <w:pPr/>
              </w:pPrChange>
            </w:pPr>
            <w:r>
              <w:rPr>
                <w:rFonts w:cs="Arial"/>
                <w:color w:val="000000"/>
              </w:rPr>
              <w:t>POWER-DRIVEN VEHICLE FRONT FOG LAMPS</w:t>
            </w:r>
          </w:p>
        </w:tc>
        <w:tc>
          <w:tcPr>
            <w:tcW w:w="1499" w:type="dxa"/>
          </w:tcPr>
          <w:p w14:paraId="1767B4E6" w14:textId="77777777" w:rsidR="00321231" w:rsidRPr="00D410AE" w:rsidRDefault="00321231">
            <w:pPr>
              <w:spacing w:line="240" w:lineRule="atLeast"/>
              <w:rPr>
                <w:rFonts w:cs="Arial"/>
              </w:rPr>
              <w:pPrChange w:id="885" w:author="Strzelczyk, Anthony (A.)" w:date="2020-12-11T12:24:00Z">
                <w:pPr/>
              </w:pPrChange>
            </w:pPr>
          </w:p>
        </w:tc>
      </w:tr>
      <w:tr w:rsidR="00321231" w:rsidRPr="007C20FA" w14:paraId="156737A7" w14:textId="77777777" w:rsidTr="00642933">
        <w:trPr>
          <w:trHeight w:val="20"/>
        </w:trPr>
        <w:tc>
          <w:tcPr>
            <w:tcW w:w="1305" w:type="dxa"/>
            <w:vAlign w:val="bottom"/>
          </w:tcPr>
          <w:p w14:paraId="3BB72B7B" w14:textId="4DC02BAC" w:rsidR="00321231" w:rsidRPr="00D410AE" w:rsidRDefault="00321231">
            <w:pPr>
              <w:spacing w:line="240" w:lineRule="atLeast"/>
              <w:rPr>
                <w:rFonts w:cs="Arial"/>
              </w:rPr>
              <w:pPrChange w:id="886" w:author="Strzelczyk, Anthony (A.)" w:date="2020-12-11T12:24:00Z">
                <w:pPr/>
              </w:pPrChange>
            </w:pPr>
            <w:r>
              <w:rPr>
                <w:rFonts w:cs="Arial"/>
                <w:color w:val="000000"/>
              </w:rPr>
              <w:t>ECE</w:t>
            </w:r>
          </w:p>
        </w:tc>
        <w:tc>
          <w:tcPr>
            <w:tcW w:w="2835" w:type="dxa"/>
            <w:vAlign w:val="bottom"/>
          </w:tcPr>
          <w:p w14:paraId="7D0BCEDE" w14:textId="73BE74AF" w:rsidR="00321231" w:rsidRDefault="00321231">
            <w:pPr>
              <w:spacing w:line="240" w:lineRule="atLeast"/>
              <w:rPr>
                <w:rFonts w:cs="Arial"/>
              </w:rPr>
              <w:pPrChange w:id="887" w:author="Strzelczyk, Anthony (A.)" w:date="2020-12-11T12:24:00Z">
                <w:pPr/>
              </w:pPrChange>
            </w:pPr>
            <w:r>
              <w:rPr>
                <w:rFonts w:cs="Arial"/>
                <w:b/>
                <w:bCs/>
                <w:color w:val="000000"/>
              </w:rPr>
              <w:t>R37</w:t>
            </w:r>
          </w:p>
        </w:tc>
        <w:tc>
          <w:tcPr>
            <w:tcW w:w="4567" w:type="dxa"/>
            <w:vAlign w:val="bottom"/>
          </w:tcPr>
          <w:p w14:paraId="724EF96B" w14:textId="46A4C58C" w:rsidR="00321231" w:rsidRPr="00D410AE" w:rsidRDefault="00321231">
            <w:pPr>
              <w:spacing w:line="240" w:lineRule="atLeast"/>
              <w:rPr>
                <w:rFonts w:cs="Arial"/>
              </w:rPr>
              <w:pPrChange w:id="888" w:author="Strzelczyk, Anthony (A.)" w:date="2020-12-11T12:24:00Z">
                <w:pPr/>
              </w:pPrChange>
            </w:pPr>
            <w:r>
              <w:rPr>
                <w:rFonts w:cs="Arial"/>
                <w:color w:val="000000"/>
              </w:rPr>
              <w:t>UNIFORM PROVISIONS CONCERNING THE APPROVAL OF: FILAMENT LIGHT SOURCES FOR USE IN APPROVED LAMP UNITS OF POWER-DRIVEN VEHICLES AND OF THEIR TRAILERS</w:t>
            </w:r>
          </w:p>
        </w:tc>
        <w:tc>
          <w:tcPr>
            <w:tcW w:w="1499" w:type="dxa"/>
          </w:tcPr>
          <w:p w14:paraId="5AC36785" w14:textId="77777777" w:rsidR="00321231" w:rsidRPr="00D410AE" w:rsidRDefault="00321231">
            <w:pPr>
              <w:spacing w:line="240" w:lineRule="atLeast"/>
              <w:rPr>
                <w:rFonts w:cs="Arial"/>
              </w:rPr>
              <w:pPrChange w:id="889" w:author="Strzelczyk, Anthony (A.)" w:date="2020-12-11T12:24:00Z">
                <w:pPr/>
              </w:pPrChange>
            </w:pPr>
          </w:p>
        </w:tc>
      </w:tr>
      <w:tr w:rsidR="00321231" w:rsidRPr="007C20FA" w14:paraId="691C906B" w14:textId="77777777" w:rsidTr="00642933">
        <w:trPr>
          <w:trHeight w:val="20"/>
        </w:trPr>
        <w:tc>
          <w:tcPr>
            <w:tcW w:w="1305" w:type="dxa"/>
            <w:vAlign w:val="bottom"/>
          </w:tcPr>
          <w:p w14:paraId="33CECF72" w14:textId="6058550D" w:rsidR="00321231" w:rsidRPr="00D410AE" w:rsidRDefault="00321231">
            <w:pPr>
              <w:spacing w:line="240" w:lineRule="atLeast"/>
              <w:rPr>
                <w:rFonts w:cs="Arial"/>
              </w:rPr>
              <w:pPrChange w:id="890" w:author="Strzelczyk, Anthony (A.)" w:date="2020-12-11T12:24:00Z">
                <w:pPr/>
              </w:pPrChange>
            </w:pPr>
            <w:r>
              <w:rPr>
                <w:rFonts w:cs="Arial"/>
                <w:color w:val="000000"/>
              </w:rPr>
              <w:t>ECE</w:t>
            </w:r>
          </w:p>
        </w:tc>
        <w:tc>
          <w:tcPr>
            <w:tcW w:w="2835" w:type="dxa"/>
            <w:vAlign w:val="bottom"/>
          </w:tcPr>
          <w:p w14:paraId="1FF910B9" w14:textId="5386279B" w:rsidR="00321231" w:rsidRDefault="00321231">
            <w:pPr>
              <w:spacing w:line="240" w:lineRule="atLeast"/>
              <w:rPr>
                <w:rFonts w:cs="Arial"/>
              </w:rPr>
              <w:pPrChange w:id="891" w:author="Strzelczyk, Anthony (A.)" w:date="2020-12-11T12:24:00Z">
                <w:pPr/>
              </w:pPrChange>
            </w:pPr>
            <w:r>
              <w:rPr>
                <w:rFonts w:cs="Arial"/>
                <w:b/>
                <w:bCs/>
                <w:color w:val="000000"/>
              </w:rPr>
              <w:t>R38</w:t>
            </w:r>
          </w:p>
        </w:tc>
        <w:tc>
          <w:tcPr>
            <w:tcW w:w="4567" w:type="dxa"/>
            <w:vAlign w:val="bottom"/>
          </w:tcPr>
          <w:p w14:paraId="65DCA47E" w14:textId="3A3B65ED" w:rsidR="00321231" w:rsidRPr="00D410AE" w:rsidRDefault="00321231">
            <w:pPr>
              <w:spacing w:line="240" w:lineRule="atLeast"/>
              <w:rPr>
                <w:rFonts w:cs="Arial"/>
              </w:rPr>
              <w:pPrChange w:id="892" w:author="Strzelczyk, Anthony (A.)" w:date="2020-12-11T12:24:00Z">
                <w:pPr/>
              </w:pPrChange>
            </w:pPr>
            <w:r>
              <w:rPr>
                <w:rFonts w:cs="Arial"/>
                <w:color w:val="000000"/>
              </w:rPr>
              <w:t>REAR FOG LAMPS FOR POWER-DRIVEN VEHICLES AND THEIR TRAILERS</w:t>
            </w:r>
          </w:p>
        </w:tc>
        <w:tc>
          <w:tcPr>
            <w:tcW w:w="1499" w:type="dxa"/>
          </w:tcPr>
          <w:p w14:paraId="5C9F5F6C" w14:textId="77777777" w:rsidR="00321231" w:rsidRPr="00D410AE" w:rsidRDefault="00321231">
            <w:pPr>
              <w:spacing w:line="240" w:lineRule="atLeast"/>
              <w:rPr>
                <w:rFonts w:cs="Arial"/>
              </w:rPr>
              <w:pPrChange w:id="893" w:author="Strzelczyk, Anthony (A.)" w:date="2020-12-11T12:24:00Z">
                <w:pPr/>
              </w:pPrChange>
            </w:pPr>
          </w:p>
        </w:tc>
      </w:tr>
      <w:tr w:rsidR="00321231" w:rsidRPr="007C20FA" w14:paraId="12BCBF2C" w14:textId="77777777" w:rsidTr="00642933">
        <w:trPr>
          <w:trHeight w:val="20"/>
        </w:trPr>
        <w:tc>
          <w:tcPr>
            <w:tcW w:w="1305" w:type="dxa"/>
            <w:vAlign w:val="bottom"/>
          </w:tcPr>
          <w:p w14:paraId="07DD3F14" w14:textId="37C3BF52" w:rsidR="00321231" w:rsidRPr="00D410AE" w:rsidRDefault="00321231">
            <w:pPr>
              <w:spacing w:line="240" w:lineRule="atLeast"/>
              <w:rPr>
                <w:rFonts w:cs="Arial"/>
              </w:rPr>
              <w:pPrChange w:id="894" w:author="Strzelczyk, Anthony (A.)" w:date="2020-12-11T12:24:00Z">
                <w:pPr/>
              </w:pPrChange>
            </w:pPr>
            <w:r>
              <w:rPr>
                <w:rFonts w:cs="Arial"/>
                <w:color w:val="000000"/>
              </w:rPr>
              <w:t>ECE</w:t>
            </w:r>
          </w:p>
        </w:tc>
        <w:tc>
          <w:tcPr>
            <w:tcW w:w="2835" w:type="dxa"/>
            <w:vAlign w:val="bottom"/>
          </w:tcPr>
          <w:p w14:paraId="4DC98C73" w14:textId="0E10FAC5" w:rsidR="00321231" w:rsidRDefault="00321231">
            <w:pPr>
              <w:spacing w:line="240" w:lineRule="atLeast"/>
              <w:rPr>
                <w:rFonts w:cs="Arial"/>
              </w:rPr>
              <w:pPrChange w:id="895" w:author="Strzelczyk, Anthony (A.)" w:date="2020-12-11T12:24:00Z">
                <w:pPr/>
              </w:pPrChange>
            </w:pPr>
            <w:r>
              <w:rPr>
                <w:rFonts w:cs="Arial"/>
                <w:b/>
                <w:bCs/>
                <w:color w:val="000000"/>
              </w:rPr>
              <w:t>R48</w:t>
            </w:r>
          </w:p>
        </w:tc>
        <w:tc>
          <w:tcPr>
            <w:tcW w:w="4567" w:type="dxa"/>
            <w:vAlign w:val="bottom"/>
          </w:tcPr>
          <w:p w14:paraId="481DFBBB" w14:textId="12ECCB18" w:rsidR="00321231" w:rsidRPr="00562C9C" w:rsidRDefault="00321231">
            <w:pPr>
              <w:spacing w:line="240" w:lineRule="atLeast"/>
              <w:rPr>
                <w:rFonts w:cs="Arial"/>
              </w:rPr>
              <w:pPrChange w:id="896" w:author="Strzelczyk, Anthony (A.)" w:date="2020-12-11T12:24:00Z">
                <w:pPr/>
              </w:pPrChange>
            </w:pPr>
            <w:r>
              <w:rPr>
                <w:rFonts w:cs="Arial"/>
                <w:color w:val="000000"/>
              </w:rPr>
              <w:t>VEHICLES WITH REGARD TO THE INSTALLATION OF LIGHTING AND LIGHT-SIGNALLING DEVICES</w:t>
            </w:r>
          </w:p>
        </w:tc>
        <w:tc>
          <w:tcPr>
            <w:tcW w:w="1499" w:type="dxa"/>
          </w:tcPr>
          <w:p w14:paraId="414F1A9D" w14:textId="77777777" w:rsidR="00321231" w:rsidRPr="00D410AE" w:rsidRDefault="00321231">
            <w:pPr>
              <w:spacing w:line="240" w:lineRule="atLeast"/>
              <w:rPr>
                <w:rFonts w:cs="Arial"/>
              </w:rPr>
              <w:pPrChange w:id="897" w:author="Strzelczyk, Anthony (A.)" w:date="2020-12-11T12:24:00Z">
                <w:pPr/>
              </w:pPrChange>
            </w:pPr>
          </w:p>
        </w:tc>
      </w:tr>
      <w:tr w:rsidR="00321231" w:rsidRPr="007C20FA" w14:paraId="63352FEB" w14:textId="77777777" w:rsidTr="00642933">
        <w:trPr>
          <w:trHeight w:val="20"/>
        </w:trPr>
        <w:tc>
          <w:tcPr>
            <w:tcW w:w="1305" w:type="dxa"/>
            <w:vAlign w:val="bottom"/>
          </w:tcPr>
          <w:p w14:paraId="53C6B89E" w14:textId="6B8F8055" w:rsidR="00321231" w:rsidRPr="00D410AE" w:rsidRDefault="00321231" w:rsidP="00321231">
            <w:pPr>
              <w:spacing w:line="240" w:lineRule="atLeast"/>
              <w:rPr>
                <w:rFonts w:cs="Arial"/>
              </w:rPr>
            </w:pPr>
            <w:r>
              <w:rPr>
                <w:rFonts w:cs="Arial"/>
                <w:color w:val="000000"/>
              </w:rPr>
              <w:t>ECE</w:t>
            </w:r>
          </w:p>
        </w:tc>
        <w:tc>
          <w:tcPr>
            <w:tcW w:w="2835" w:type="dxa"/>
            <w:vAlign w:val="bottom"/>
          </w:tcPr>
          <w:p w14:paraId="09A555F3" w14:textId="3C70FEC1" w:rsidR="00321231" w:rsidRDefault="00321231" w:rsidP="00321231">
            <w:pPr>
              <w:spacing w:line="240" w:lineRule="atLeast"/>
              <w:rPr>
                <w:rFonts w:cs="Arial"/>
              </w:rPr>
            </w:pPr>
            <w:r>
              <w:rPr>
                <w:rFonts w:cs="Arial"/>
                <w:b/>
                <w:bCs/>
                <w:color w:val="000000"/>
              </w:rPr>
              <w:t>R112</w:t>
            </w:r>
          </w:p>
        </w:tc>
        <w:tc>
          <w:tcPr>
            <w:tcW w:w="4567" w:type="dxa"/>
            <w:vAlign w:val="bottom"/>
          </w:tcPr>
          <w:p w14:paraId="26DF1456" w14:textId="213800B5" w:rsidR="00321231" w:rsidRPr="00562C9C" w:rsidRDefault="00321231" w:rsidP="00321231">
            <w:pPr>
              <w:spacing w:line="240" w:lineRule="atLeast"/>
              <w:rPr>
                <w:rFonts w:cs="Arial"/>
              </w:rPr>
            </w:pPr>
            <w:r>
              <w:rPr>
                <w:rFonts w:cs="Arial"/>
                <w:color w:val="000000"/>
              </w:rPr>
              <w:t>MOTOR VEHICLE HEADLAMPS EMITTING AN ASYMMETRICAL PASSING-BEAM OR A DRIVING-BEAM OR BOTH AND EQUIPPED WITH FILAMENT LAMPS AND/OR LIGHT-EMITTING DIODE (LED) MODULES</w:t>
            </w:r>
          </w:p>
        </w:tc>
        <w:tc>
          <w:tcPr>
            <w:tcW w:w="1499" w:type="dxa"/>
          </w:tcPr>
          <w:p w14:paraId="571BDE8A" w14:textId="77777777" w:rsidR="00321231" w:rsidRPr="00D410AE" w:rsidRDefault="00321231" w:rsidP="00321231">
            <w:pPr>
              <w:spacing w:line="240" w:lineRule="atLeast"/>
              <w:rPr>
                <w:rFonts w:cs="Arial"/>
              </w:rPr>
            </w:pPr>
          </w:p>
        </w:tc>
      </w:tr>
      <w:tr w:rsidR="00321231" w:rsidRPr="007C20FA" w14:paraId="3C27639E" w14:textId="77777777" w:rsidTr="00642933">
        <w:trPr>
          <w:trHeight w:val="20"/>
        </w:trPr>
        <w:tc>
          <w:tcPr>
            <w:tcW w:w="1305" w:type="dxa"/>
            <w:vAlign w:val="bottom"/>
          </w:tcPr>
          <w:p w14:paraId="15FB2C18" w14:textId="7B3B2B05" w:rsidR="00321231" w:rsidRPr="00D410AE" w:rsidRDefault="00321231" w:rsidP="00321231">
            <w:pPr>
              <w:spacing w:line="240" w:lineRule="atLeast"/>
              <w:rPr>
                <w:rFonts w:cs="Arial"/>
              </w:rPr>
            </w:pPr>
            <w:r>
              <w:rPr>
                <w:rFonts w:cs="Arial"/>
                <w:color w:val="000000"/>
              </w:rPr>
              <w:t>ECE</w:t>
            </w:r>
          </w:p>
        </w:tc>
        <w:tc>
          <w:tcPr>
            <w:tcW w:w="2835" w:type="dxa"/>
            <w:vAlign w:val="bottom"/>
          </w:tcPr>
          <w:p w14:paraId="5FD75994" w14:textId="55EA0BE0" w:rsidR="00321231" w:rsidRDefault="00321231" w:rsidP="00321231">
            <w:pPr>
              <w:spacing w:line="240" w:lineRule="atLeast"/>
              <w:rPr>
                <w:rFonts w:cs="Arial"/>
              </w:rPr>
            </w:pPr>
            <w:r>
              <w:rPr>
                <w:rFonts w:cs="Arial"/>
                <w:b/>
                <w:bCs/>
                <w:color w:val="000000"/>
              </w:rPr>
              <w:t>R121</w:t>
            </w:r>
          </w:p>
        </w:tc>
        <w:tc>
          <w:tcPr>
            <w:tcW w:w="4567" w:type="dxa"/>
            <w:vAlign w:val="bottom"/>
          </w:tcPr>
          <w:p w14:paraId="639459D5" w14:textId="7C7FE0F0" w:rsidR="00321231" w:rsidRPr="00562C9C" w:rsidRDefault="00321231" w:rsidP="00321231">
            <w:pPr>
              <w:spacing w:line="240" w:lineRule="atLeast"/>
              <w:rPr>
                <w:rFonts w:cs="Arial"/>
              </w:rPr>
            </w:pPr>
            <w:r>
              <w:rPr>
                <w:rFonts w:cs="Arial"/>
                <w:color w:val="000000"/>
              </w:rPr>
              <w:t>VEHICLES WITH REGARD TO THE LOCATION AND IDENTIFICATION OF HAND CONTROLS, TELL-TALES AND INDICATORS</w:t>
            </w:r>
          </w:p>
        </w:tc>
        <w:tc>
          <w:tcPr>
            <w:tcW w:w="1499" w:type="dxa"/>
          </w:tcPr>
          <w:p w14:paraId="4D471CC4" w14:textId="77777777" w:rsidR="00321231" w:rsidRPr="00D410AE" w:rsidRDefault="00321231" w:rsidP="00321231">
            <w:pPr>
              <w:spacing w:line="240" w:lineRule="atLeast"/>
              <w:rPr>
                <w:rFonts w:cs="Arial"/>
              </w:rPr>
            </w:pPr>
          </w:p>
        </w:tc>
      </w:tr>
      <w:tr w:rsidR="00321231" w:rsidRPr="007C20FA" w14:paraId="78A5E831" w14:textId="77777777" w:rsidTr="00642933">
        <w:trPr>
          <w:trHeight w:val="20"/>
        </w:trPr>
        <w:tc>
          <w:tcPr>
            <w:tcW w:w="1305" w:type="dxa"/>
            <w:vAlign w:val="bottom"/>
          </w:tcPr>
          <w:p w14:paraId="345B86F0" w14:textId="27EE5F9F" w:rsidR="00321231" w:rsidRPr="00D410AE" w:rsidRDefault="00321231" w:rsidP="00321231">
            <w:pPr>
              <w:spacing w:line="240" w:lineRule="atLeast"/>
              <w:rPr>
                <w:rFonts w:cs="Arial"/>
              </w:rPr>
            </w:pPr>
            <w:r>
              <w:rPr>
                <w:rFonts w:cs="Arial"/>
                <w:color w:val="000000"/>
              </w:rPr>
              <w:t>ECE</w:t>
            </w:r>
          </w:p>
        </w:tc>
        <w:tc>
          <w:tcPr>
            <w:tcW w:w="2835" w:type="dxa"/>
            <w:vAlign w:val="bottom"/>
          </w:tcPr>
          <w:p w14:paraId="36546ADF" w14:textId="0ED68172" w:rsidR="00321231" w:rsidRDefault="00321231" w:rsidP="00321231">
            <w:pPr>
              <w:spacing w:line="240" w:lineRule="atLeast"/>
              <w:rPr>
                <w:rFonts w:cs="Arial"/>
              </w:rPr>
            </w:pPr>
            <w:r>
              <w:rPr>
                <w:rFonts w:cs="Arial"/>
                <w:b/>
                <w:bCs/>
                <w:color w:val="000000"/>
              </w:rPr>
              <w:t>R148</w:t>
            </w:r>
          </w:p>
        </w:tc>
        <w:tc>
          <w:tcPr>
            <w:tcW w:w="4567" w:type="dxa"/>
            <w:vAlign w:val="bottom"/>
          </w:tcPr>
          <w:p w14:paraId="5F94C400" w14:textId="50E55870" w:rsidR="00321231" w:rsidRPr="00562C9C" w:rsidRDefault="00321231" w:rsidP="00321231">
            <w:pPr>
              <w:spacing w:line="240" w:lineRule="atLeast"/>
              <w:rPr>
                <w:rFonts w:cs="Arial"/>
              </w:rPr>
            </w:pPr>
            <w:r>
              <w:rPr>
                <w:rFonts w:cs="Arial"/>
                <w:color w:val="000000"/>
              </w:rPr>
              <w:t>UNIFORM PROVISIONS CONCERNING THE APPROVAL OF LIGHT-SIGNALLING DEVICES (LAMPS) FOR POWER DRIVEN VEHICLES AND THEIR TRAILERS</w:t>
            </w:r>
          </w:p>
        </w:tc>
        <w:tc>
          <w:tcPr>
            <w:tcW w:w="1499" w:type="dxa"/>
          </w:tcPr>
          <w:p w14:paraId="69302FC8" w14:textId="77777777" w:rsidR="00321231" w:rsidRPr="00D410AE" w:rsidRDefault="00321231" w:rsidP="00321231">
            <w:pPr>
              <w:spacing w:line="240" w:lineRule="atLeast"/>
              <w:rPr>
                <w:rFonts w:cs="Arial"/>
              </w:rPr>
            </w:pPr>
          </w:p>
        </w:tc>
      </w:tr>
      <w:tr w:rsidR="00321231" w:rsidRPr="007C20FA" w14:paraId="270E46A9" w14:textId="77777777" w:rsidTr="00642933">
        <w:trPr>
          <w:trHeight w:val="20"/>
        </w:trPr>
        <w:tc>
          <w:tcPr>
            <w:tcW w:w="1305" w:type="dxa"/>
            <w:vAlign w:val="bottom"/>
          </w:tcPr>
          <w:p w14:paraId="25391A9F" w14:textId="7ED71386" w:rsidR="00321231" w:rsidRPr="00D410AE" w:rsidRDefault="00321231" w:rsidP="00321231">
            <w:pPr>
              <w:spacing w:line="240" w:lineRule="atLeast"/>
              <w:rPr>
                <w:rFonts w:cs="Arial"/>
              </w:rPr>
            </w:pPr>
            <w:r>
              <w:rPr>
                <w:rFonts w:cs="Arial"/>
                <w:color w:val="000000"/>
              </w:rPr>
              <w:t>CCC</w:t>
            </w:r>
          </w:p>
        </w:tc>
        <w:tc>
          <w:tcPr>
            <w:tcW w:w="2835" w:type="dxa"/>
            <w:vAlign w:val="bottom"/>
          </w:tcPr>
          <w:p w14:paraId="1ABEFB0A" w14:textId="5630A98F" w:rsidR="00321231" w:rsidRDefault="00321231" w:rsidP="00321231">
            <w:pPr>
              <w:spacing w:line="240" w:lineRule="atLeast"/>
              <w:rPr>
                <w:rFonts w:cs="Arial"/>
              </w:rPr>
            </w:pPr>
            <w:r>
              <w:rPr>
                <w:rFonts w:cs="Arial"/>
                <w:b/>
                <w:bCs/>
                <w:color w:val="000000"/>
              </w:rPr>
              <w:t>GB 11554-2008</w:t>
            </w:r>
          </w:p>
        </w:tc>
        <w:tc>
          <w:tcPr>
            <w:tcW w:w="4567" w:type="dxa"/>
            <w:vAlign w:val="bottom"/>
          </w:tcPr>
          <w:p w14:paraId="2BB167BB" w14:textId="097EA745" w:rsidR="00321231" w:rsidRPr="00562C9C" w:rsidRDefault="00321231" w:rsidP="00321231">
            <w:pPr>
              <w:spacing w:line="240" w:lineRule="atLeast"/>
              <w:rPr>
                <w:rFonts w:cs="Arial"/>
              </w:rPr>
            </w:pPr>
            <w:r>
              <w:rPr>
                <w:rFonts w:cs="Arial"/>
                <w:color w:val="000000"/>
              </w:rPr>
              <w:t>PHOTOMETRIC CHARACTERISTICS OF REAR FOG LAMP FOR POWER-DRIVEN VEHICLES AND THEIR TRAILERS</w:t>
            </w:r>
          </w:p>
        </w:tc>
        <w:tc>
          <w:tcPr>
            <w:tcW w:w="1499" w:type="dxa"/>
          </w:tcPr>
          <w:p w14:paraId="4FE53425" w14:textId="77777777" w:rsidR="00321231" w:rsidRPr="00D410AE" w:rsidRDefault="00321231" w:rsidP="00321231">
            <w:pPr>
              <w:spacing w:line="240" w:lineRule="atLeast"/>
              <w:rPr>
                <w:rFonts w:cs="Arial"/>
              </w:rPr>
            </w:pPr>
          </w:p>
        </w:tc>
      </w:tr>
      <w:tr w:rsidR="00321231" w:rsidRPr="007C20FA" w14:paraId="542C0651" w14:textId="77777777" w:rsidTr="00642933">
        <w:trPr>
          <w:trHeight w:val="20"/>
        </w:trPr>
        <w:tc>
          <w:tcPr>
            <w:tcW w:w="1305" w:type="dxa"/>
            <w:vAlign w:val="bottom"/>
          </w:tcPr>
          <w:p w14:paraId="6BC30A8F" w14:textId="1C1507CC" w:rsidR="00321231" w:rsidRPr="00D410AE" w:rsidRDefault="00321231" w:rsidP="00321231">
            <w:pPr>
              <w:spacing w:line="240" w:lineRule="atLeast"/>
              <w:rPr>
                <w:rFonts w:cs="Arial"/>
              </w:rPr>
            </w:pPr>
            <w:r>
              <w:rPr>
                <w:rFonts w:cs="Arial"/>
                <w:color w:val="000000"/>
              </w:rPr>
              <w:t>CCC</w:t>
            </w:r>
          </w:p>
        </w:tc>
        <w:tc>
          <w:tcPr>
            <w:tcW w:w="2835" w:type="dxa"/>
            <w:vAlign w:val="bottom"/>
          </w:tcPr>
          <w:p w14:paraId="34790F7A" w14:textId="23E5C72A" w:rsidR="00321231" w:rsidRDefault="00321231" w:rsidP="00321231">
            <w:pPr>
              <w:spacing w:line="240" w:lineRule="atLeast"/>
              <w:rPr>
                <w:rFonts w:cs="Arial"/>
              </w:rPr>
            </w:pPr>
            <w:r>
              <w:rPr>
                <w:rFonts w:cs="Arial"/>
                <w:b/>
                <w:bCs/>
                <w:color w:val="000000"/>
              </w:rPr>
              <w:t>GB 15766.1-2008</w:t>
            </w:r>
          </w:p>
        </w:tc>
        <w:tc>
          <w:tcPr>
            <w:tcW w:w="4567" w:type="dxa"/>
            <w:vAlign w:val="bottom"/>
          </w:tcPr>
          <w:p w14:paraId="23539B28" w14:textId="5AE3A8BA" w:rsidR="00321231" w:rsidRPr="00562C9C" w:rsidRDefault="00321231" w:rsidP="00321231">
            <w:pPr>
              <w:spacing w:line="240" w:lineRule="atLeast"/>
              <w:rPr>
                <w:rFonts w:cs="Arial"/>
              </w:rPr>
            </w:pPr>
            <w:r>
              <w:rPr>
                <w:rFonts w:cs="Arial"/>
                <w:color w:val="000000"/>
              </w:rPr>
              <w:t>LAMPS FOR ROAD VEHICLES – DIMENSIONAL, ELECTRICAL AND LUMINOUS REQUIREMENTS</w:t>
            </w:r>
          </w:p>
        </w:tc>
        <w:tc>
          <w:tcPr>
            <w:tcW w:w="1499" w:type="dxa"/>
          </w:tcPr>
          <w:p w14:paraId="59740D38" w14:textId="77777777" w:rsidR="00321231" w:rsidRPr="00D410AE" w:rsidRDefault="00321231" w:rsidP="00321231">
            <w:pPr>
              <w:spacing w:line="240" w:lineRule="atLeast"/>
              <w:rPr>
                <w:rFonts w:cs="Arial"/>
              </w:rPr>
            </w:pPr>
          </w:p>
        </w:tc>
      </w:tr>
      <w:tr w:rsidR="00321231" w:rsidRPr="007C20FA" w14:paraId="1983D7BB" w14:textId="77777777" w:rsidTr="00642933">
        <w:trPr>
          <w:trHeight w:val="20"/>
        </w:trPr>
        <w:tc>
          <w:tcPr>
            <w:tcW w:w="1305" w:type="dxa"/>
            <w:vAlign w:val="bottom"/>
          </w:tcPr>
          <w:p w14:paraId="09D3F6F7" w14:textId="6DD8EA5C" w:rsidR="00321231" w:rsidRPr="00D410AE" w:rsidRDefault="00321231" w:rsidP="00321231">
            <w:pPr>
              <w:spacing w:line="240" w:lineRule="atLeast"/>
              <w:rPr>
                <w:rFonts w:cs="Arial"/>
              </w:rPr>
            </w:pPr>
            <w:r>
              <w:rPr>
                <w:rFonts w:cs="Arial"/>
                <w:color w:val="000000"/>
              </w:rPr>
              <w:t>CCC</w:t>
            </w:r>
          </w:p>
        </w:tc>
        <w:tc>
          <w:tcPr>
            <w:tcW w:w="2835" w:type="dxa"/>
            <w:vAlign w:val="bottom"/>
          </w:tcPr>
          <w:p w14:paraId="23B60A28" w14:textId="41166588" w:rsidR="00321231" w:rsidRDefault="00321231" w:rsidP="00321231">
            <w:pPr>
              <w:spacing w:line="240" w:lineRule="atLeast"/>
              <w:rPr>
                <w:rFonts w:cs="Arial"/>
              </w:rPr>
            </w:pPr>
            <w:r>
              <w:rPr>
                <w:rFonts w:cs="Arial"/>
                <w:b/>
                <w:bCs/>
                <w:color w:val="000000"/>
              </w:rPr>
              <w:t>GB 4660-2007</w:t>
            </w:r>
          </w:p>
        </w:tc>
        <w:tc>
          <w:tcPr>
            <w:tcW w:w="4567" w:type="dxa"/>
            <w:vAlign w:val="bottom"/>
          </w:tcPr>
          <w:p w14:paraId="19B06701" w14:textId="6ACCDD48" w:rsidR="00321231" w:rsidRPr="00562C9C" w:rsidRDefault="00321231" w:rsidP="00321231">
            <w:pPr>
              <w:spacing w:line="240" w:lineRule="atLeast"/>
              <w:rPr>
                <w:rFonts w:cs="Arial"/>
              </w:rPr>
            </w:pPr>
            <w:r>
              <w:rPr>
                <w:rFonts w:cs="Arial"/>
                <w:color w:val="000000"/>
              </w:rPr>
              <w:t>PHOTOMETRIC CHARACTERISTICS OF POWER-DRIVEN VEHICLE FRONT FOG LAMPS</w:t>
            </w:r>
          </w:p>
        </w:tc>
        <w:tc>
          <w:tcPr>
            <w:tcW w:w="1499" w:type="dxa"/>
          </w:tcPr>
          <w:p w14:paraId="1F6C519E" w14:textId="77777777" w:rsidR="00321231" w:rsidRPr="00D410AE" w:rsidRDefault="00321231" w:rsidP="00321231">
            <w:pPr>
              <w:spacing w:line="240" w:lineRule="atLeast"/>
              <w:rPr>
                <w:rFonts w:cs="Arial"/>
              </w:rPr>
            </w:pPr>
          </w:p>
        </w:tc>
      </w:tr>
      <w:tr w:rsidR="00321231" w:rsidRPr="007C20FA" w14:paraId="34832BF8" w14:textId="77777777" w:rsidTr="00642933">
        <w:trPr>
          <w:trHeight w:val="20"/>
        </w:trPr>
        <w:tc>
          <w:tcPr>
            <w:tcW w:w="1305" w:type="dxa"/>
            <w:vAlign w:val="bottom"/>
          </w:tcPr>
          <w:p w14:paraId="64C6458E" w14:textId="35A3AFAD" w:rsidR="00321231" w:rsidRPr="00D410AE" w:rsidRDefault="00321231" w:rsidP="00321231">
            <w:pPr>
              <w:spacing w:line="240" w:lineRule="atLeast"/>
              <w:rPr>
                <w:rFonts w:cs="Arial"/>
              </w:rPr>
            </w:pPr>
            <w:r>
              <w:rPr>
                <w:rFonts w:cs="Arial"/>
                <w:color w:val="000000"/>
              </w:rPr>
              <w:t>CCC</w:t>
            </w:r>
          </w:p>
        </w:tc>
        <w:tc>
          <w:tcPr>
            <w:tcW w:w="2835" w:type="dxa"/>
            <w:vAlign w:val="bottom"/>
          </w:tcPr>
          <w:p w14:paraId="25674E9A" w14:textId="1341F2FE" w:rsidR="00321231" w:rsidRDefault="00321231" w:rsidP="00321231">
            <w:pPr>
              <w:spacing w:line="240" w:lineRule="atLeast"/>
              <w:rPr>
                <w:rFonts w:cs="Arial"/>
              </w:rPr>
            </w:pPr>
            <w:r>
              <w:rPr>
                <w:rFonts w:cs="Arial"/>
                <w:b/>
                <w:bCs/>
                <w:color w:val="000000"/>
              </w:rPr>
              <w:t>GB 4785-2007</w:t>
            </w:r>
          </w:p>
        </w:tc>
        <w:tc>
          <w:tcPr>
            <w:tcW w:w="4567" w:type="dxa"/>
            <w:vAlign w:val="bottom"/>
          </w:tcPr>
          <w:p w14:paraId="073F20A6" w14:textId="5051FAB5" w:rsidR="00321231" w:rsidRPr="00562C9C" w:rsidRDefault="00321231" w:rsidP="00321231">
            <w:pPr>
              <w:spacing w:line="240" w:lineRule="atLeast"/>
              <w:rPr>
                <w:rFonts w:cs="Arial"/>
              </w:rPr>
            </w:pPr>
            <w:r>
              <w:rPr>
                <w:rFonts w:cs="Arial"/>
                <w:color w:val="000000"/>
              </w:rPr>
              <w:t>PRESCRIPTION FOR INSTALLATION OF THE EXTERNAL LIGHTING AND</w:t>
            </w:r>
            <w:r>
              <w:rPr>
                <w:rFonts w:cs="Arial"/>
                <w:color w:val="000000"/>
              </w:rPr>
              <w:br/>
              <w:t>LIGHT SIGNALLING DEVICES FOR MOTOR VEHICLES AND THEIR TRAILERS</w:t>
            </w:r>
          </w:p>
        </w:tc>
        <w:tc>
          <w:tcPr>
            <w:tcW w:w="1499" w:type="dxa"/>
          </w:tcPr>
          <w:p w14:paraId="1BD42459" w14:textId="77777777" w:rsidR="00321231" w:rsidRPr="00D410AE" w:rsidRDefault="00321231" w:rsidP="00321231">
            <w:pPr>
              <w:spacing w:line="240" w:lineRule="atLeast"/>
              <w:rPr>
                <w:rFonts w:cs="Arial"/>
              </w:rPr>
            </w:pPr>
          </w:p>
        </w:tc>
      </w:tr>
      <w:tr w:rsidR="00321231" w:rsidRPr="007C20FA" w14:paraId="3C098A9E" w14:textId="77777777" w:rsidTr="00642933">
        <w:trPr>
          <w:trHeight w:val="20"/>
        </w:trPr>
        <w:tc>
          <w:tcPr>
            <w:tcW w:w="1305" w:type="dxa"/>
            <w:vAlign w:val="bottom"/>
          </w:tcPr>
          <w:p w14:paraId="56CA180F" w14:textId="63975B2F" w:rsidR="00321231" w:rsidRPr="00D410AE" w:rsidRDefault="00321231" w:rsidP="00321231">
            <w:pPr>
              <w:spacing w:line="240" w:lineRule="atLeast"/>
              <w:rPr>
                <w:rFonts w:cs="Arial"/>
              </w:rPr>
            </w:pPr>
            <w:r>
              <w:rPr>
                <w:rFonts w:cs="Arial"/>
                <w:color w:val="000000"/>
              </w:rPr>
              <w:lastRenderedPageBreak/>
              <w:t>Brazil</w:t>
            </w:r>
          </w:p>
        </w:tc>
        <w:tc>
          <w:tcPr>
            <w:tcW w:w="2835" w:type="dxa"/>
            <w:vAlign w:val="bottom"/>
          </w:tcPr>
          <w:p w14:paraId="2209E632" w14:textId="6413B2EB" w:rsidR="00321231" w:rsidRDefault="00321231" w:rsidP="00321231">
            <w:pPr>
              <w:spacing w:line="240" w:lineRule="atLeast"/>
              <w:rPr>
                <w:rFonts w:cs="Arial"/>
              </w:rPr>
            </w:pPr>
            <w:r>
              <w:rPr>
                <w:rFonts w:cs="Arial"/>
                <w:b/>
                <w:bCs/>
                <w:color w:val="000000"/>
              </w:rPr>
              <w:t>RESOLUTION NO. 227</w:t>
            </w:r>
          </w:p>
        </w:tc>
        <w:tc>
          <w:tcPr>
            <w:tcW w:w="4567" w:type="dxa"/>
            <w:vAlign w:val="bottom"/>
          </w:tcPr>
          <w:p w14:paraId="70D0D178" w14:textId="740BCCCA" w:rsidR="00321231" w:rsidRPr="00562C9C" w:rsidRDefault="00321231" w:rsidP="00321231">
            <w:pPr>
              <w:spacing w:line="240" w:lineRule="atLeast"/>
              <w:rPr>
                <w:rFonts w:cs="Arial"/>
              </w:rPr>
            </w:pPr>
            <w:r>
              <w:rPr>
                <w:rFonts w:cs="Arial"/>
                <w:color w:val="000000"/>
              </w:rPr>
              <w:t>ESTABLISHING THE REQUIREMENTS RELATING TO VEHICLE LIGHTING AND SIGNALLING DEVICES</w:t>
            </w:r>
          </w:p>
        </w:tc>
        <w:tc>
          <w:tcPr>
            <w:tcW w:w="1499" w:type="dxa"/>
          </w:tcPr>
          <w:p w14:paraId="1600E979" w14:textId="77777777" w:rsidR="00321231" w:rsidRPr="00D410AE" w:rsidRDefault="00321231" w:rsidP="00321231">
            <w:pPr>
              <w:spacing w:line="240" w:lineRule="atLeast"/>
              <w:rPr>
                <w:rFonts w:cs="Arial"/>
              </w:rPr>
            </w:pPr>
          </w:p>
        </w:tc>
      </w:tr>
      <w:tr w:rsidR="00321231" w:rsidRPr="007C20FA" w14:paraId="7C01E0B7" w14:textId="77777777" w:rsidTr="00642933">
        <w:trPr>
          <w:trHeight w:val="20"/>
        </w:trPr>
        <w:tc>
          <w:tcPr>
            <w:tcW w:w="1305" w:type="dxa"/>
            <w:vAlign w:val="bottom"/>
          </w:tcPr>
          <w:p w14:paraId="63C86070" w14:textId="40920406" w:rsidR="00321231" w:rsidRPr="00D410AE" w:rsidRDefault="00321231" w:rsidP="00321231">
            <w:pPr>
              <w:spacing w:line="240" w:lineRule="atLeast"/>
              <w:rPr>
                <w:rFonts w:cs="Arial"/>
              </w:rPr>
            </w:pPr>
            <w:r>
              <w:rPr>
                <w:rFonts w:cs="Arial"/>
                <w:color w:val="000000"/>
              </w:rPr>
              <w:t>Brazil</w:t>
            </w:r>
          </w:p>
        </w:tc>
        <w:tc>
          <w:tcPr>
            <w:tcW w:w="2835" w:type="dxa"/>
            <w:vAlign w:val="bottom"/>
          </w:tcPr>
          <w:p w14:paraId="19289A5B" w14:textId="62C3C77F" w:rsidR="00321231" w:rsidRDefault="00321231" w:rsidP="00321231">
            <w:pPr>
              <w:spacing w:line="240" w:lineRule="atLeast"/>
              <w:rPr>
                <w:rFonts w:cs="Arial"/>
              </w:rPr>
            </w:pPr>
            <w:r>
              <w:rPr>
                <w:rFonts w:cs="Arial"/>
                <w:b/>
                <w:bCs/>
                <w:color w:val="000000"/>
              </w:rPr>
              <w:t>CONTRAN RESOLUTION 667</w:t>
            </w:r>
          </w:p>
        </w:tc>
        <w:tc>
          <w:tcPr>
            <w:tcW w:w="4567" w:type="dxa"/>
            <w:vAlign w:val="bottom"/>
          </w:tcPr>
          <w:p w14:paraId="45B65D97" w14:textId="03BC55D3" w:rsidR="00321231" w:rsidRPr="00562C9C" w:rsidRDefault="00321231" w:rsidP="00321231">
            <w:pPr>
              <w:spacing w:line="240" w:lineRule="atLeast"/>
              <w:rPr>
                <w:rFonts w:cs="Arial"/>
              </w:rPr>
            </w:pPr>
            <w:r>
              <w:rPr>
                <w:rFonts w:cs="Arial"/>
                <w:color w:val="000000"/>
              </w:rPr>
              <w:t>ESTABLISHING THE CHARACTERISTICS AND TECHNICAL SPECIFICATIONS OF THE SIGNALLING AND LIGHTING SYSTEMS AND THEIR DEVICES APPLICABLE TO CARS, VANS, UTILITY VEHICLES, TRUCKS, LORRIES, TRACTOR UNITS, BUSES, MINIBUSES, TRAILERS AND SEMITRAILERS, NEWLY-MANUFACTURED, NATIONAL OR IMPORTED, AND PROVIDING FOR OTHER MEASURES</w:t>
            </w:r>
          </w:p>
        </w:tc>
        <w:tc>
          <w:tcPr>
            <w:tcW w:w="1499" w:type="dxa"/>
          </w:tcPr>
          <w:p w14:paraId="00313D1B" w14:textId="77777777" w:rsidR="00321231" w:rsidRPr="00D410AE" w:rsidRDefault="00321231" w:rsidP="00321231">
            <w:pPr>
              <w:spacing w:line="240" w:lineRule="atLeast"/>
              <w:rPr>
                <w:rFonts w:cs="Arial"/>
              </w:rPr>
            </w:pPr>
          </w:p>
        </w:tc>
      </w:tr>
      <w:tr w:rsidR="00321231" w:rsidRPr="007C20FA" w14:paraId="0FBC4AB0" w14:textId="77777777" w:rsidTr="00642933">
        <w:trPr>
          <w:trHeight w:val="20"/>
        </w:trPr>
        <w:tc>
          <w:tcPr>
            <w:tcW w:w="1305" w:type="dxa"/>
            <w:vAlign w:val="bottom"/>
          </w:tcPr>
          <w:p w14:paraId="0FED1483" w14:textId="3CB12DE0" w:rsidR="00321231" w:rsidRPr="00D410AE" w:rsidRDefault="00321231" w:rsidP="00321231">
            <w:pPr>
              <w:spacing w:line="240" w:lineRule="atLeast"/>
              <w:rPr>
                <w:rFonts w:cs="Arial"/>
              </w:rPr>
            </w:pPr>
            <w:r>
              <w:rPr>
                <w:rFonts w:cs="Arial"/>
                <w:color w:val="000000"/>
              </w:rPr>
              <w:t>Brazil</w:t>
            </w:r>
          </w:p>
        </w:tc>
        <w:tc>
          <w:tcPr>
            <w:tcW w:w="2835" w:type="dxa"/>
            <w:vAlign w:val="bottom"/>
          </w:tcPr>
          <w:p w14:paraId="1538A296" w14:textId="0BC94315" w:rsidR="00321231" w:rsidRDefault="00321231" w:rsidP="00321231">
            <w:pPr>
              <w:spacing w:line="240" w:lineRule="atLeast"/>
              <w:rPr>
                <w:rFonts w:cs="Arial"/>
              </w:rPr>
            </w:pPr>
            <w:r>
              <w:rPr>
                <w:rFonts w:cs="Arial"/>
                <w:b/>
                <w:bCs/>
                <w:color w:val="000000"/>
              </w:rPr>
              <w:t>CONTRAN RESOLUTION 758</w:t>
            </w:r>
          </w:p>
        </w:tc>
        <w:tc>
          <w:tcPr>
            <w:tcW w:w="4567" w:type="dxa"/>
            <w:vAlign w:val="bottom"/>
          </w:tcPr>
          <w:p w14:paraId="38C2026D" w14:textId="6B353D9E" w:rsidR="00321231" w:rsidRPr="00562C9C" w:rsidRDefault="00321231" w:rsidP="00321231">
            <w:pPr>
              <w:spacing w:line="240" w:lineRule="atLeast"/>
              <w:rPr>
                <w:rFonts w:cs="Arial"/>
              </w:rPr>
            </w:pPr>
            <w:r>
              <w:rPr>
                <w:rFonts w:cs="Arial"/>
                <w:color w:val="000000"/>
              </w:rPr>
              <w:t>ESTABLISHES REQUIREMENTS FOR LOCATIONS AND ILLUMINATION OF CONTROLS, INDICATORS AND TELL-TALES FOR MOTOR AND ELECTRIC VEHICLES.</w:t>
            </w:r>
          </w:p>
        </w:tc>
        <w:tc>
          <w:tcPr>
            <w:tcW w:w="1499" w:type="dxa"/>
          </w:tcPr>
          <w:p w14:paraId="05E3D057" w14:textId="77777777" w:rsidR="00321231" w:rsidRPr="00D410AE" w:rsidRDefault="00321231" w:rsidP="00321231">
            <w:pPr>
              <w:spacing w:line="240" w:lineRule="atLeast"/>
              <w:rPr>
                <w:rFonts w:cs="Arial"/>
              </w:rPr>
            </w:pPr>
          </w:p>
        </w:tc>
      </w:tr>
      <w:tr w:rsidR="00321231" w:rsidRPr="007C20FA" w14:paraId="0E40D7E8" w14:textId="77777777" w:rsidTr="00642933">
        <w:trPr>
          <w:trHeight w:val="20"/>
        </w:trPr>
        <w:tc>
          <w:tcPr>
            <w:tcW w:w="1305" w:type="dxa"/>
            <w:vAlign w:val="bottom"/>
          </w:tcPr>
          <w:p w14:paraId="6DFEAF0F" w14:textId="7439C017" w:rsidR="00321231" w:rsidRPr="00D410AE" w:rsidRDefault="00321231">
            <w:pPr>
              <w:spacing w:line="240" w:lineRule="atLeast"/>
              <w:rPr>
                <w:rFonts w:cs="Arial"/>
              </w:rPr>
              <w:pPrChange w:id="898" w:author="Strzelczyk, Anthony (A.)" w:date="2020-12-11T12:24:00Z">
                <w:pPr/>
              </w:pPrChange>
            </w:pPr>
            <w:r>
              <w:rPr>
                <w:rFonts w:cs="Arial"/>
                <w:color w:val="000000"/>
              </w:rPr>
              <w:t>Argentina</w:t>
            </w:r>
          </w:p>
        </w:tc>
        <w:tc>
          <w:tcPr>
            <w:tcW w:w="2835" w:type="dxa"/>
            <w:vAlign w:val="bottom"/>
          </w:tcPr>
          <w:p w14:paraId="5E8EB581" w14:textId="20A774E9" w:rsidR="00321231" w:rsidRDefault="00321231">
            <w:pPr>
              <w:spacing w:line="240" w:lineRule="atLeast"/>
              <w:rPr>
                <w:rFonts w:cs="Arial"/>
              </w:rPr>
              <w:pPrChange w:id="899" w:author="Strzelczyk, Anthony (A.)" w:date="2020-12-11T12:24:00Z">
                <w:pPr/>
              </w:pPrChange>
            </w:pPr>
            <w:r>
              <w:rPr>
                <w:rFonts w:cs="Arial"/>
                <w:b/>
                <w:bCs/>
                <w:color w:val="000000"/>
              </w:rPr>
              <w:t>DECREE NO.779 ANNEX 1</w:t>
            </w:r>
          </w:p>
        </w:tc>
        <w:tc>
          <w:tcPr>
            <w:tcW w:w="4567" w:type="dxa"/>
            <w:vAlign w:val="bottom"/>
          </w:tcPr>
          <w:p w14:paraId="621D1544" w14:textId="7489B88D" w:rsidR="00321231" w:rsidRPr="00562C9C" w:rsidRDefault="00321231">
            <w:pPr>
              <w:spacing w:line="240" w:lineRule="atLeast"/>
              <w:rPr>
                <w:rFonts w:cs="Arial"/>
              </w:rPr>
              <w:pPrChange w:id="900" w:author="Strzelczyk, Anthony (A.)" w:date="2020-12-11T12:24:00Z">
                <w:pPr/>
              </w:pPrChange>
            </w:pPr>
            <w:r>
              <w:rPr>
                <w:rFonts w:cs="Arial"/>
                <w:color w:val="000000"/>
              </w:rPr>
              <w:t>LIGHTING AND SIGNALLING SYSTEMS FOR MOTOR VEHICLES</w:t>
            </w:r>
          </w:p>
        </w:tc>
        <w:tc>
          <w:tcPr>
            <w:tcW w:w="1499" w:type="dxa"/>
          </w:tcPr>
          <w:p w14:paraId="10C5C5C5" w14:textId="77777777" w:rsidR="00321231" w:rsidRPr="00D410AE" w:rsidRDefault="00321231">
            <w:pPr>
              <w:spacing w:line="240" w:lineRule="atLeast"/>
              <w:rPr>
                <w:rFonts w:cs="Arial"/>
              </w:rPr>
              <w:pPrChange w:id="901" w:author="Strzelczyk, Anthony (A.)" w:date="2020-12-11T12:24:00Z">
                <w:pPr/>
              </w:pPrChange>
            </w:pPr>
          </w:p>
        </w:tc>
      </w:tr>
      <w:tr w:rsidR="00A23886" w:rsidRPr="007C20FA" w14:paraId="141785E3" w14:textId="77777777" w:rsidTr="00642933">
        <w:trPr>
          <w:trHeight w:val="20"/>
        </w:trPr>
        <w:tc>
          <w:tcPr>
            <w:tcW w:w="1305" w:type="dxa"/>
            <w:shd w:val="clear" w:color="auto" w:fill="F2F2F2" w:themeFill="background1" w:themeFillShade="F2"/>
          </w:tcPr>
          <w:p w14:paraId="68A7A1BE" w14:textId="77777777" w:rsidR="00A23886" w:rsidRPr="00D410AE" w:rsidRDefault="00A23886">
            <w:pPr>
              <w:spacing w:line="240" w:lineRule="atLeast"/>
              <w:rPr>
                <w:rFonts w:cs="Arial"/>
              </w:rPr>
              <w:pPrChange w:id="902" w:author="Strzelczyk, Anthony (A.)" w:date="2020-12-11T12:24:00Z">
                <w:pPr/>
              </w:pPrChange>
            </w:pPr>
            <w:r>
              <w:rPr>
                <w:rFonts w:ascii="Helvetica" w:hAnsi="Helvetica" w:cs="Helvetica"/>
                <w:b/>
              </w:rPr>
              <w:t>Industry Standards</w:t>
            </w:r>
          </w:p>
        </w:tc>
        <w:tc>
          <w:tcPr>
            <w:tcW w:w="2835" w:type="dxa"/>
          </w:tcPr>
          <w:p w14:paraId="01F4D44A" w14:textId="77777777" w:rsidR="00A23886" w:rsidRDefault="00A23886">
            <w:pPr>
              <w:spacing w:line="240" w:lineRule="atLeast"/>
              <w:rPr>
                <w:rFonts w:cs="Arial"/>
              </w:rPr>
              <w:pPrChange w:id="903" w:author="Strzelczyk, Anthony (A.)" w:date="2020-12-11T12:24:00Z">
                <w:pPr/>
              </w:pPrChange>
            </w:pPr>
          </w:p>
        </w:tc>
        <w:tc>
          <w:tcPr>
            <w:tcW w:w="4567" w:type="dxa"/>
          </w:tcPr>
          <w:p w14:paraId="2880BB54" w14:textId="77777777" w:rsidR="00A23886" w:rsidRPr="00562C9C" w:rsidRDefault="00A23886">
            <w:pPr>
              <w:spacing w:line="240" w:lineRule="atLeast"/>
              <w:rPr>
                <w:rFonts w:cs="Arial"/>
              </w:rPr>
              <w:pPrChange w:id="904" w:author="Strzelczyk, Anthony (A.)" w:date="2020-12-11T12:24:00Z">
                <w:pPr/>
              </w:pPrChange>
            </w:pPr>
          </w:p>
        </w:tc>
        <w:tc>
          <w:tcPr>
            <w:tcW w:w="1499" w:type="dxa"/>
          </w:tcPr>
          <w:p w14:paraId="6D9F51F1" w14:textId="77777777" w:rsidR="00A23886" w:rsidRPr="00D410AE" w:rsidRDefault="00A23886">
            <w:pPr>
              <w:spacing w:line="240" w:lineRule="atLeast"/>
              <w:rPr>
                <w:rFonts w:cs="Arial"/>
              </w:rPr>
              <w:pPrChange w:id="905" w:author="Strzelczyk, Anthony (A.)" w:date="2020-12-11T12:24:00Z">
                <w:pPr/>
              </w:pPrChange>
            </w:pPr>
          </w:p>
        </w:tc>
      </w:tr>
      <w:tr w:rsidR="00A23886" w:rsidRPr="007C20FA" w14:paraId="75A920DD" w14:textId="77777777" w:rsidTr="00642933">
        <w:trPr>
          <w:trHeight w:val="20"/>
        </w:trPr>
        <w:tc>
          <w:tcPr>
            <w:tcW w:w="1305" w:type="dxa"/>
          </w:tcPr>
          <w:p w14:paraId="65780857" w14:textId="52D01B30" w:rsidR="00A23886" w:rsidRPr="00D410AE" w:rsidRDefault="006808B5">
            <w:pPr>
              <w:spacing w:line="240" w:lineRule="atLeast"/>
              <w:rPr>
                <w:rFonts w:cs="Arial"/>
              </w:rPr>
              <w:pPrChange w:id="906" w:author="Strzelczyk, Anthony (A.)" w:date="2020-12-11T12:24:00Z">
                <w:pPr/>
              </w:pPrChange>
            </w:pPr>
            <w:r>
              <w:rPr>
                <w:rFonts w:cs="Arial"/>
              </w:rPr>
              <w:t>Global</w:t>
            </w:r>
          </w:p>
        </w:tc>
        <w:tc>
          <w:tcPr>
            <w:tcW w:w="2835" w:type="dxa"/>
          </w:tcPr>
          <w:p w14:paraId="48E4D842" w14:textId="77777777" w:rsidR="00A23886" w:rsidRPr="006808B5" w:rsidRDefault="00A23886">
            <w:pPr>
              <w:spacing w:line="240" w:lineRule="atLeast"/>
              <w:rPr>
                <w:rFonts w:cs="Arial"/>
                <w:b/>
                <w:bCs/>
              </w:rPr>
              <w:pPrChange w:id="907" w:author="Strzelczyk, Anthony (A.)" w:date="2020-12-11T12:24:00Z">
                <w:pPr/>
              </w:pPrChange>
            </w:pPr>
            <w:r w:rsidRPr="00312249">
              <w:rPr>
                <w:rFonts w:cs="Arial"/>
              </w:rPr>
              <w:t xml:space="preserve"> </w:t>
            </w:r>
            <w:r w:rsidRPr="006808B5">
              <w:rPr>
                <w:rFonts w:cs="Arial"/>
                <w:b/>
                <w:bCs/>
              </w:rPr>
              <w:t>ISO 26262</w:t>
            </w:r>
          </w:p>
        </w:tc>
        <w:tc>
          <w:tcPr>
            <w:tcW w:w="4567" w:type="dxa"/>
          </w:tcPr>
          <w:p w14:paraId="0E492FF9" w14:textId="77777777" w:rsidR="00A23886" w:rsidRPr="00312249" w:rsidRDefault="00A23886">
            <w:pPr>
              <w:spacing w:line="240" w:lineRule="atLeast"/>
              <w:rPr>
                <w:rFonts w:cs="Arial"/>
              </w:rPr>
              <w:pPrChange w:id="908" w:author="Strzelczyk, Anthony (A.)" w:date="2020-12-11T12:24:00Z">
                <w:pPr/>
              </w:pPrChange>
            </w:pPr>
            <w:r w:rsidRPr="00312249">
              <w:rPr>
                <w:rFonts w:cs="Arial"/>
              </w:rPr>
              <w:t>The system should be developed according to Ford's implementation of Functional Safety.</w:t>
            </w:r>
          </w:p>
          <w:p w14:paraId="28C22EB0" w14:textId="77777777" w:rsidR="00A23886" w:rsidRPr="00562C9C" w:rsidRDefault="00A23886">
            <w:pPr>
              <w:spacing w:line="240" w:lineRule="atLeast"/>
              <w:rPr>
                <w:rFonts w:cs="Arial"/>
              </w:rPr>
              <w:pPrChange w:id="909" w:author="Strzelczyk, Anthony (A.)" w:date="2020-12-11T12:24:00Z">
                <w:pPr/>
              </w:pPrChange>
            </w:pPr>
          </w:p>
        </w:tc>
        <w:tc>
          <w:tcPr>
            <w:tcW w:w="1499" w:type="dxa"/>
          </w:tcPr>
          <w:p w14:paraId="3C85D780" w14:textId="77777777" w:rsidR="00A23886" w:rsidRPr="00D410AE" w:rsidRDefault="00A23886">
            <w:pPr>
              <w:spacing w:line="240" w:lineRule="atLeast"/>
              <w:rPr>
                <w:rFonts w:cs="Arial"/>
              </w:rPr>
              <w:pPrChange w:id="910" w:author="Strzelczyk, Anthony (A.)" w:date="2020-12-11T12:24:00Z">
                <w:pPr/>
              </w:pPrChange>
            </w:pPr>
          </w:p>
        </w:tc>
      </w:tr>
      <w:tr w:rsidR="00A23886" w:rsidRPr="007C20FA" w14:paraId="396E8A9A" w14:textId="77777777" w:rsidTr="00642933">
        <w:trPr>
          <w:trHeight w:val="20"/>
        </w:trPr>
        <w:tc>
          <w:tcPr>
            <w:tcW w:w="1305" w:type="dxa"/>
            <w:shd w:val="clear" w:color="auto" w:fill="F2F2F2" w:themeFill="background1" w:themeFillShade="F2"/>
          </w:tcPr>
          <w:p w14:paraId="745EB68B" w14:textId="77777777" w:rsidR="00A23886" w:rsidRPr="00D410AE" w:rsidRDefault="00A23886">
            <w:pPr>
              <w:spacing w:line="240" w:lineRule="atLeast"/>
              <w:rPr>
                <w:rFonts w:cs="Arial"/>
              </w:rPr>
              <w:pPrChange w:id="911" w:author="Strzelczyk, Anthony (A.)" w:date="2020-12-11T12:24:00Z">
                <w:pPr/>
              </w:pPrChange>
            </w:pPr>
            <w:r>
              <w:rPr>
                <w:rFonts w:ascii="Helvetica" w:hAnsi="Helvetica" w:cs="Helvetica"/>
                <w:b/>
              </w:rPr>
              <w:t>Other Sources</w:t>
            </w:r>
          </w:p>
        </w:tc>
        <w:tc>
          <w:tcPr>
            <w:tcW w:w="2835" w:type="dxa"/>
          </w:tcPr>
          <w:p w14:paraId="708DE0DD" w14:textId="77777777" w:rsidR="00A23886" w:rsidRPr="00312249" w:rsidRDefault="00A23886">
            <w:pPr>
              <w:spacing w:line="240" w:lineRule="atLeast"/>
              <w:rPr>
                <w:rFonts w:cs="Arial"/>
              </w:rPr>
              <w:pPrChange w:id="912" w:author="Strzelczyk, Anthony (A.)" w:date="2020-12-11T12:24:00Z">
                <w:pPr/>
              </w:pPrChange>
            </w:pPr>
          </w:p>
        </w:tc>
        <w:tc>
          <w:tcPr>
            <w:tcW w:w="4567" w:type="dxa"/>
          </w:tcPr>
          <w:p w14:paraId="0DF86D8F" w14:textId="77777777" w:rsidR="00A23886" w:rsidRPr="00D410AE" w:rsidRDefault="00A23886">
            <w:pPr>
              <w:spacing w:line="240" w:lineRule="atLeast"/>
              <w:rPr>
                <w:rFonts w:cs="Arial"/>
              </w:rPr>
              <w:pPrChange w:id="913" w:author="Strzelczyk, Anthony (A.)" w:date="2020-12-11T12:24:00Z">
                <w:pPr/>
              </w:pPrChange>
            </w:pPr>
          </w:p>
        </w:tc>
        <w:tc>
          <w:tcPr>
            <w:tcW w:w="1499" w:type="dxa"/>
          </w:tcPr>
          <w:p w14:paraId="0E8FB063" w14:textId="77777777" w:rsidR="00A23886" w:rsidRPr="00D410AE" w:rsidRDefault="00A23886">
            <w:pPr>
              <w:spacing w:line="240" w:lineRule="atLeast"/>
              <w:rPr>
                <w:rFonts w:cs="Arial"/>
              </w:rPr>
              <w:pPrChange w:id="914" w:author="Strzelczyk, Anthony (A.)" w:date="2020-12-11T12:24:00Z">
                <w:pPr/>
              </w:pPrChange>
            </w:pPr>
          </w:p>
        </w:tc>
      </w:tr>
      <w:tr w:rsidR="00FE6759" w:rsidRPr="007C20FA" w14:paraId="35D4018B" w14:textId="77777777" w:rsidTr="00642933">
        <w:trPr>
          <w:trHeight w:val="20"/>
        </w:trPr>
        <w:tc>
          <w:tcPr>
            <w:tcW w:w="1305" w:type="dxa"/>
          </w:tcPr>
          <w:p w14:paraId="60C7F81B" w14:textId="77777777" w:rsidR="00FE6759" w:rsidRPr="00D410AE" w:rsidRDefault="00FE6759">
            <w:pPr>
              <w:spacing w:line="240" w:lineRule="atLeast"/>
              <w:rPr>
                <w:rFonts w:cs="Arial"/>
              </w:rPr>
              <w:pPrChange w:id="915" w:author="Strzelczyk, Anthony (A.)" w:date="2020-12-11T12:24:00Z">
                <w:pPr/>
              </w:pPrChange>
            </w:pPr>
          </w:p>
        </w:tc>
        <w:tc>
          <w:tcPr>
            <w:tcW w:w="2835" w:type="dxa"/>
          </w:tcPr>
          <w:p w14:paraId="72860C8E" w14:textId="6FBAFB94" w:rsidR="00FE6759" w:rsidRPr="00D410AE" w:rsidRDefault="00FE6759">
            <w:pPr>
              <w:spacing w:line="240" w:lineRule="atLeast"/>
              <w:rPr>
                <w:rFonts w:cs="Arial"/>
              </w:rPr>
              <w:pPrChange w:id="916" w:author="Strzelczyk, Anthony (A.)" w:date="2020-12-11T12:24:00Z">
                <w:pPr/>
              </w:pPrChange>
            </w:pPr>
            <w:del w:id="917" w:author="Strzelczyk, Anthony (A.)" w:date="2020-12-16T10:25:00Z">
              <w:r w:rsidDel="000A6D39">
                <w:delText>Improve visibility</w:delText>
              </w:r>
            </w:del>
            <w:ins w:id="918" w:author="Strzelczyk, Anthony (A.)" w:date="2020-12-16T10:25:00Z">
              <w:r w:rsidR="000A6D39">
                <w:t xml:space="preserve"> </w:t>
              </w:r>
            </w:ins>
          </w:p>
        </w:tc>
        <w:tc>
          <w:tcPr>
            <w:tcW w:w="4567" w:type="dxa"/>
          </w:tcPr>
          <w:p w14:paraId="1B9CA13E" w14:textId="56A200B7" w:rsidR="00FE6759" w:rsidRPr="00043E22" w:rsidDel="000A6D39" w:rsidRDefault="00FE6759">
            <w:pPr>
              <w:spacing w:line="240" w:lineRule="atLeast"/>
              <w:rPr>
                <w:del w:id="919" w:author="Strzelczyk, Anthony (A.)" w:date="2020-12-16T10:25:00Z"/>
                <w:rFonts w:cs="Arial"/>
              </w:rPr>
              <w:pPrChange w:id="920" w:author="Strzelczyk, Anthony (A.)" w:date="2020-12-11T12:24:00Z">
                <w:pPr/>
              </w:pPrChange>
            </w:pPr>
            <w:del w:id="921" w:author="Strzelczyk, Anthony (A.)" w:date="2020-12-16T10:25:00Z">
              <w:r w:rsidRPr="00043E22" w:rsidDel="000A6D39">
                <w:rPr>
                  <w:rFonts w:cs="Arial"/>
                </w:rPr>
                <w:delText>The Rear Fog Light shall provide additional lighting to the vehicle in conditions of severely reduced visibility, to improve visibility of the vehicle to drivers approaching from the rear</w:delText>
              </w:r>
            </w:del>
          </w:p>
          <w:p w14:paraId="62E29286" w14:textId="77777777" w:rsidR="00FE6759" w:rsidRPr="00D410AE" w:rsidRDefault="00FE6759">
            <w:pPr>
              <w:spacing w:line="240" w:lineRule="atLeast"/>
              <w:rPr>
                <w:rFonts w:cs="Arial"/>
              </w:rPr>
              <w:pPrChange w:id="922" w:author="Strzelczyk, Anthony (A.)" w:date="2020-12-16T10:25:00Z">
                <w:pPr/>
              </w:pPrChange>
            </w:pPr>
          </w:p>
        </w:tc>
        <w:tc>
          <w:tcPr>
            <w:tcW w:w="1499" w:type="dxa"/>
          </w:tcPr>
          <w:p w14:paraId="291C1811" w14:textId="77777777" w:rsidR="00FE6759" w:rsidRPr="00D410AE" w:rsidRDefault="00FE6759">
            <w:pPr>
              <w:spacing w:line="240" w:lineRule="atLeast"/>
              <w:rPr>
                <w:rFonts w:cs="Arial"/>
              </w:rPr>
              <w:pPrChange w:id="923" w:author="Strzelczyk, Anthony (A.)" w:date="2020-12-11T12:24:00Z">
                <w:pPr/>
              </w:pPrChange>
            </w:pPr>
          </w:p>
        </w:tc>
      </w:tr>
    </w:tbl>
    <w:p w14:paraId="214C0245" w14:textId="19832981" w:rsidR="007515A0" w:rsidRPr="00C7649D" w:rsidRDefault="007515A0">
      <w:pPr>
        <w:pStyle w:val="Caption"/>
        <w:spacing w:line="240" w:lineRule="atLeast"/>
        <w:pPrChange w:id="924" w:author="Strzelczyk, Anthony (A.)" w:date="2020-12-11T12:24:00Z">
          <w:pPr>
            <w:pStyle w:val="Caption"/>
          </w:pPr>
        </w:pPrChange>
      </w:pPr>
      <w:bookmarkStart w:id="925" w:name="_Toc89440098"/>
      <w:r w:rsidRPr="001B1565">
        <w:t xml:space="preserve">Table </w:t>
      </w:r>
      <w:r>
        <w:rPr>
          <w:noProof/>
        </w:rPr>
        <w:fldChar w:fldCharType="begin"/>
      </w:r>
      <w:r>
        <w:rPr>
          <w:noProof/>
        </w:rPr>
        <w:instrText xml:space="preserve"> SEQ Table \* ARABIC </w:instrText>
      </w:r>
      <w:r>
        <w:rPr>
          <w:noProof/>
        </w:rPr>
        <w:fldChar w:fldCharType="separate"/>
      </w:r>
      <w:r w:rsidR="005277C2">
        <w:rPr>
          <w:noProof/>
        </w:rPr>
        <w:t>10</w:t>
      </w:r>
      <w:r>
        <w:rPr>
          <w:noProof/>
        </w:rPr>
        <w:fldChar w:fldCharType="end"/>
      </w:r>
      <w:r w:rsidRPr="001B1565">
        <w:t xml:space="preserve">: </w:t>
      </w:r>
      <w:r w:rsidR="00EB4CAC">
        <w:t>Input Requirements</w:t>
      </w:r>
      <w:r w:rsidR="00301DBE">
        <w:t>/Documents</w:t>
      </w:r>
      <w:bookmarkEnd w:id="925"/>
    </w:p>
    <w:p w14:paraId="7BFFE38F" w14:textId="77777777" w:rsidR="00AE0397" w:rsidRDefault="00AE0397">
      <w:pPr>
        <w:pStyle w:val="BodyText"/>
        <w:spacing w:line="240" w:lineRule="atLeast"/>
        <w:pPrChange w:id="926" w:author="Strzelczyk, Anthony (A.)" w:date="2020-12-11T12:24:00Z">
          <w:pPr>
            <w:pStyle w:val="BodyText"/>
          </w:pPr>
        </w:pPrChange>
      </w:pPr>
    </w:p>
    <w:p w14:paraId="22C9E4A1" w14:textId="77777777" w:rsidR="003A1067" w:rsidRPr="00372D88" w:rsidRDefault="003A1067">
      <w:pPr>
        <w:pStyle w:val="Heading2"/>
        <w:tabs>
          <w:tab w:val="num" w:pos="718"/>
        </w:tabs>
        <w:spacing w:line="240" w:lineRule="atLeast"/>
        <w:ind w:left="601" w:hanging="601"/>
        <w:rPr>
          <w:highlight w:val="yellow"/>
        </w:rPr>
        <w:pPrChange w:id="927" w:author="Strzelczyk, Anthony (A.)" w:date="2020-12-11T12:24:00Z">
          <w:pPr>
            <w:pStyle w:val="Heading2"/>
            <w:tabs>
              <w:tab w:val="num" w:pos="718"/>
            </w:tabs>
            <w:ind w:left="601" w:hanging="601"/>
          </w:pPr>
        </w:pPrChange>
      </w:pPr>
      <w:bookmarkStart w:id="928" w:name="_Toc89439551"/>
      <w:r w:rsidRPr="00372D88">
        <w:rPr>
          <w:highlight w:val="yellow"/>
        </w:rPr>
        <w:t>Lessons Learned</w:t>
      </w:r>
      <w:bookmarkEnd w:id="928"/>
    </w:p>
    <w:p w14:paraId="3654BBBF" w14:textId="77777777" w:rsidR="008B57DC" w:rsidRPr="00347A88" w:rsidRDefault="00A41AEE">
      <w:pPr>
        <w:pStyle w:val="REUserHint"/>
        <w:spacing w:line="240" w:lineRule="atLeast"/>
        <w:rPr>
          <w:rStyle w:val="SubtleEmphasis"/>
          <w:rFonts w:cs="Arial"/>
          <w:b/>
          <w:iCs w:val="0"/>
          <w:kern w:val="32"/>
          <w:sz w:val="28"/>
          <w:szCs w:val="28"/>
        </w:rPr>
        <w:pPrChange w:id="929" w:author="Strzelczyk, Anthony (A.)" w:date="2020-12-11T12:24:00Z">
          <w:pPr>
            <w:pStyle w:val="REUserHint"/>
          </w:pPr>
        </w:pPrChange>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6BB35E42" w14:textId="77777777" w:rsidR="0029722E" w:rsidRDefault="001A72A2">
      <w:pPr>
        <w:pStyle w:val="REUserHint"/>
        <w:spacing w:line="240" w:lineRule="atLeast"/>
        <w:rPr>
          <w:rStyle w:val="SubtleEmphasis"/>
        </w:rPr>
        <w:pPrChange w:id="930" w:author="Strzelczyk, Anthony (A.)" w:date="2020-12-11T12:24:00Z">
          <w:pPr>
            <w:pStyle w:val="REUserHint"/>
          </w:pPr>
        </w:pPrChange>
      </w:pPr>
      <w:r w:rsidRPr="00347A88">
        <w:rPr>
          <w:rStyle w:val="SubtleEmphasis"/>
          <w:b/>
        </w:rPr>
        <w:t>#Functional Safety:</w:t>
      </w:r>
      <w:r w:rsidRPr="00347A88">
        <w:rPr>
          <w:rStyle w:val="SubtleEmphasis"/>
        </w:rPr>
        <w:t xml:space="preserve"> </w:t>
      </w:r>
      <w:r w:rsidR="0029722E" w:rsidRPr="0029722E">
        <w:rPr>
          <w:rStyle w:val="SubtleEmphasis"/>
        </w:rPr>
        <w:t>Insert (or reference) additional safety information and lessons learned from previous development of related</w:t>
      </w:r>
      <w:r w:rsidR="0029722E">
        <w:rPr>
          <w:rStyle w:val="SubtleEmphasis"/>
        </w:rPr>
        <w:t xml:space="preserve"> </w:t>
      </w:r>
      <w:r w:rsidR="0029722E" w:rsidRPr="0029722E">
        <w:rPr>
          <w:rStyle w:val="SubtleEmphasis"/>
        </w:rPr>
        <w:t>items /features or legacy features, e.g., potential consequences of behavior shortfalls including known failure</w:t>
      </w:r>
      <w:r w:rsidR="0029722E">
        <w:rPr>
          <w:rStyle w:val="SubtleEmphasis"/>
        </w:rPr>
        <w:t xml:space="preserve"> </w:t>
      </w:r>
      <w:r w:rsidR="0029722E" w:rsidRPr="0029722E">
        <w:rPr>
          <w:rStyle w:val="SubtleEmphasis"/>
        </w:rPr>
        <w:t>modes and hazards, already known safety requirements</w:t>
      </w:r>
      <w:r w:rsidR="0029722E">
        <w:rPr>
          <w:rStyle w:val="SubtleEmphasis"/>
        </w:rPr>
        <w:t>.</w:t>
      </w:r>
    </w:p>
    <w:p w14:paraId="5B33FBF1" w14:textId="3713B3DC" w:rsidR="00B17487" w:rsidRPr="00347A88" w:rsidRDefault="001761FE">
      <w:pPr>
        <w:pStyle w:val="REUserHint"/>
        <w:spacing w:line="240" w:lineRule="atLeast"/>
        <w:rPr>
          <w:rStyle w:val="SubtleEmphasis"/>
        </w:rPr>
        <w:pPrChange w:id="931" w:author="Strzelczyk, Anthony (A.)" w:date="2020-12-11T12:24:00Z">
          <w:pPr>
            <w:pStyle w:val="REUserHint"/>
          </w:pPr>
        </w:pPrChange>
      </w:pPr>
      <w:r w:rsidRPr="00347A88">
        <w:rPr>
          <w:rStyle w:val="SubtleEmphasis"/>
          <w:b/>
        </w:rPr>
        <w:t>#Link:</w:t>
      </w:r>
      <w:r w:rsidRPr="00347A88">
        <w:rPr>
          <w:rStyle w:val="SubtleEmphasis"/>
        </w:rPr>
        <w:t xml:space="preserve"> </w:t>
      </w:r>
      <w:r w:rsidR="002824A3">
        <w:fldChar w:fldCharType="begin"/>
      </w:r>
      <w:r w:rsidR="002824A3">
        <w:instrText xml:space="preserve"> HYPERLINK "https://azureford.sharepoint.com/sites/GlobalFunctionalSafety/Released%20Templates%20Guidelines%20and%20Examples/Guidelines/FFSG01.10_FeatureDocument_Guideline.pdf" </w:instrText>
      </w:r>
      <w:r w:rsidR="002824A3">
        <w:fldChar w:fldCharType="separate"/>
      </w:r>
      <w:r w:rsidR="008C7B60" w:rsidRPr="008C7B60">
        <w:rPr>
          <w:rStyle w:val="SubtleEmphasis"/>
          <w:color w:val="0000FF"/>
        </w:rPr>
        <w:t>FFSG01.10 Feature Document Guideline</w:t>
      </w:r>
      <w:r w:rsidR="002824A3">
        <w:rPr>
          <w:rStyle w:val="SubtleEmphasis"/>
          <w:color w:val="0000FF"/>
        </w:rPr>
        <w:fldChar w:fldCharType="end"/>
      </w:r>
      <w:r w:rsidR="008C7B60" w:rsidRPr="00347A88">
        <w:rPr>
          <w:rStyle w:val="SubtleEmphasis"/>
        </w:rPr>
        <w:t xml:space="preserve"> </w:t>
      </w:r>
    </w:p>
    <w:p w14:paraId="74553107" w14:textId="77777777" w:rsidR="00AE0397" w:rsidRPr="00AE0397" w:rsidRDefault="00AE0397">
      <w:pPr>
        <w:pStyle w:val="BodyText"/>
        <w:spacing w:line="240" w:lineRule="atLeast"/>
        <w:pPrChange w:id="932" w:author="Strzelczyk, Anthony (A.)" w:date="2020-12-11T12:24:00Z">
          <w:pPr>
            <w:pStyle w:val="BodyText"/>
          </w:pPr>
        </w:pPrChange>
      </w:pPr>
    </w:p>
    <w:p w14:paraId="0346C9A4" w14:textId="77777777" w:rsidR="00B618BF" w:rsidRDefault="00367469">
      <w:pPr>
        <w:pStyle w:val="Heading2"/>
        <w:tabs>
          <w:tab w:val="num" w:pos="718"/>
        </w:tabs>
        <w:spacing w:line="240" w:lineRule="atLeast"/>
        <w:ind w:left="601" w:hanging="601"/>
        <w:pPrChange w:id="933" w:author="Strzelczyk, Anthony (A.)" w:date="2020-12-11T12:24:00Z">
          <w:pPr>
            <w:pStyle w:val="Heading2"/>
            <w:tabs>
              <w:tab w:val="num" w:pos="718"/>
            </w:tabs>
            <w:ind w:left="601" w:hanging="601"/>
          </w:pPr>
        </w:pPrChange>
      </w:pPr>
      <w:bookmarkStart w:id="934" w:name="_Toc89439552"/>
      <w:r>
        <w:t>Assumptions</w:t>
      </w:r>
      <w:bookmarkEnd w:id="934"/>
    </w:p>
    <w:p w14:paraId="4DB241DD" w14:textId="103FD4C2" w:rsidR="004D7DC4" w:rsidRPr="00C4581C" w:rsidRDefault="00845E88">
      <w:pPr>
        <w:pStyle w:val="REUserHint"/>
        <w:spacing w:line="240" w:lineRule="atLeast"/>
        <w:rPr>
          <w:rStyle w:val="SubtleEmphasis"/>
          <w:rFonts w:cs="Arial"/>
          <w:b/>
          <w:iCs w:val="0"/>
          <w:kern w:val="32"/>
          <w:sz w:val="28"/>
          <w:szCs w:val="28"/>
        </w:rPr>
        <w:pPrChange w:id="935" w:author="Strzelczyk, Anthony (A.)" w:date="2020-12-11T12:24:00Z">
          <w:pPr>
            <w:pStyle w:val="REUserHint"/>
          </w:pPr>
        </w:pPrChange>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w:t>
      </w:r>
      <w:r w:rsidR="00FF4158">
        <w:rPr>
          <w:rStyle w:val="SubtleEmphasis"/>
        </w:rPr>
        <w:br/>
      </w:r>
      <w:r w:rsidR="00FF4158" w:rsidRPr="00347A88">
        <w:rPr>
          <w:rStyle w:val="SubtleEmphasis"/>
          <w:b/>
        </w:rPr>
        <w:t>#Functional Safety:</w:t>
      </w:r>
      <w:r w:rsidR="00FF4158" w:rsidRPr="00347A88">
        <w:rPr>
          <w:rStyle w:val="SubtleEmphasis"/>
        </w:rPr>
        <w:t xml:space="preserve"> </w:t>
      </w:r>
      <w:r w:rsidR="00982947">
        <w:rPr>
          <w:rStyle w:val="SubtleEmphasis"/>
        </w:rPr>
        <w:t xml:space="preserve">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5277C2">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5277C2" w:rsidRPr="005277C2">
        <w:rPr>
          <w:rStyle w:val="SubtleEmphasis"/>
        </w:rPr>
        <w:t>Functional Safety Assumptions</w:t>
      </w:r>
      <w:r w:rsidR="00982947" w:rsidRPr="00C4581C">
        <w:rPr>
          <w:rStyle w:val="SubtleEmphasis"/>
        </w:rPr>
        <w:fldChar w:fldCharType="end"/>
      </w:r>
      <w:r w:rsidR="00982947" w:rsidRPr="00C4581C">
        <w:rPr>
          <w:rStyle w:val="SubtleEmphasis"/>
        </w:rPr>
        <w:t>”</w:t>
      </w:r>
    </w:p>
    <w:p w14:paraId="4A959859" w14:textId="66FED160" w:rsidR="001F2F3B" w:rsidRPr="001F2F3B" w:rsidDel="00B00D37" w:rsidRDefault="001F2F3B">
      <w:pPr>
        <w:spacing w:line="240" w:lineRule="atLeast"/>
        <w:rPr>
          <w:del w:id="936" w:author="Strzelczyk, Anthony (A.)" w:date="2020-12-15T12:50:00Z"/>
        </w:rPr>
        <w:pPrChange w:id="937" w:author="Strzelczyk, Anthony (A.)" w:date="2020-12-11T12:24:00Z">
          <w:pPr/>
        </w:pPrChange>
      </w:pPr>
      <w:bookmarkStart w:id="938" w:name="_Toc58937985"/>
      <w:bookmarkStart w:id="939" w:name="_Toc58939324"/>
      <w:bookmarkStart w:id="940" w:name="_Toc59108221"/>
      <w:bookmarkStart w:id="941" w:name="_Toc59300725"/>
      <w:bookmarkStart w:id="942" w:name="_Toc59303441"/>
      <w:bookmarkStart w:id="943" w:name="_Toc59515272"/>
      <w:bookmarkStart w:id="944" w:name="_Toc59628518"/>
      <w:bookmarkStart w:id="945" w:name="_Toc60752153"/>
      <w:bookmarkStart w:id="946" w:name="_Toc61060946"/>
      <w:bookmarkStart w:id="947" w:name="_Toc61516743"/>
      <w:bookmarkStart w:id="948" w:name="_Toc61517148"/>
      <w:bookmarkStart w:id="949" w:name="_Toc61517553"/>
      <w:bookmarkStart w:id="950" w:name="_Toc62469238"/>
      <w:bookmarkStart w:id="951" w:name="_Toc62469644"/>
      <w:bookmarkStart w:id="952" w:name="_Toc62805983"/>
      <w:bookmarkStart w:id="953" w:name="_Toc63148774"/>
      <w:bookmarkStart w:id="954" w:name="_Toc64530049"/>
      <w:bookmarkStart w:id="955" w:name="_Toc65959018"/>
      <w:bookmarkStart w:id="956" w:name="_Toc66035965"/>
      <w:bookmarkStart w:id="957" w:name="_Toc66169774"/>
      <w:bookmarkStart w:id="958" w:name="_Toc66170188"/>
      <w:bookmarkStart w:id="959" w:name="_Toc66170940"/>
      <w:bookmarkStart w:id="960" w:name="_Toc66171323"/>
      <w:bookmarkStart w:id="961" w:name="_Toc66171706"/>
      <w:bookmarkStart w:id="962" w:name="_Toc70442793"/>
      <w:bookmarkStart w:id="963" w:name="_Toc70494729"/>
      <w:bookmarkStart w:id="964" w:name="_Toc70510899"/>
      <w:bookmarkStart w:id="965" w:name="_Toc70511293"/>
      <w:bookmarkStart w:id="966" w:name="_Toc70511676"/>
      <w:bookmarkStart w:id="967" w:name="_Toc70512059"/>
      <w:bookmarkStart w:id="968" w:name="_Toc89249792"/>
      <w:bookmarkStart w:id="969" w:name="_Toc89439553"/>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68026FBD" w14:textId="77777777" w:rsidR="0027671B" w:rsidRPr="007C20FA" w:rsidRDefault="00D808DC">
      <w:pPr>
        <w:pStyle w:val="Heading1"/>
        <w:spacing w:line="240" w:lineRule="atLeast"/>
        <w:pPrChange w:id="970" w:author="Strzelczyk, Anthony (A.)" w:date="2020-12-11T12:24:00Z">
          <w:pPr>
            <w:pStyle w:val="Heading1"/>
          </w:pPr>
        </w:pPrChange>
      </w:pPr>
      <w:bookmarkStart w:id="971" w:name="_Ref51772589"/>
      <w:bookmarkStart w:id="972" w:name="_Toc89439554"/>
      <w:bookmarkEnd w:id="839"/>
      <w:bookmarkEnd w:id="840"/>
      <w:r>
        <w:lastRenderedPageBreak/>
        <w:t>Feature Context</w:t>
      </w:r>
      <w:bookmarkEnd w:id="971"/>
      <w:bookmarkEnd w:id="972"/>
    </w:p>
    <w:p w14:paraId="40858498" w14:textId="77777777" w:rsidR="00CB3F15" w:rsidRDefault="0027671B">
      <w:pPr>
        <w:pStyle w:val="Heading2"/>
        <w:tabs>
          <w:tab w:val="num" w:pos="718"/>
        </w:tabs>
        <w:spacing w:line="240" w:lineRule="atLeast"/>
        <w:ind w:left="601" w:hanging="601"/>
        <w:pPrChange w:id="973" w:author="Strzelczyk, Anthony (A.)" w:date="2020-12-11T12:24:00Z">
          <w:pPr>
            <w:pStyle w:val="Heading2"/>
            <w:tabs>
              <w:tab w:val="num" w:pos="718"/>
            </w:tabs>
            <w:ind w:left="601" w:hanging="601"/>
          </w:pPr>
        </w:pPrChange>
      </w:pPr>
      <w:bookmarkStart w:id="974" w:name="_Toc89439555"/>
      <w:r w:rsidRPr="007C20FA">
        <w:t xml:space="preserve">Feature </w:t>
      </w:r>
      <w:r w:rsidR="00CC22B6">
        <w:t>Context</w:t>
      </w:r>
      <w:r w:rsidRPr="007C20FA">
        <w:t xml:space="preserve"> Diagram</w:t>
      </w:r>
      <w:bookmarkEnd w:id="974"/>
    </w:p>
    <w:p w14:paraId="5D3C9A60" w14:textId="77777777" w:rsidR="00A225E6" w:rsidRDefault="00845E88">
      <w:pPr>
        <w:pStyle w:val="REUserHint"/>
        <w:spacing w:line="240" w:lineRule="atLeast"/>
        <w:rPr>
          <w:rStyle w:val="SubtleEmphasis"/>
          <w:rFonts w:cs="Arial"/>
          <w:b/>
          <w:iCs w:val="0"/>
          <w:kern w:val="32"/>
          <w:sz w:val="28"/>
          <w:szCs w:val="28"/>
        </w:rPr>
        <w:pPrChange w:id="975" w:author="Strzelczyk, Anthony (A.)" w:date="2020-12-11T12:24:00Z">
          <w:pPr>
            <w:pStyle w:val="REUserHint"/>
          </w:pPr>
        </w:pPrChange>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78FB48F0" w14:textId="4736C50A" w:rsidR="00A225E6" w:rsidRPr="00A225E6" w:rsidRDefault="00A225E6">
      <w:pPr>
        <w:pStyle w:val="REUserHint"/>
        <w:spacing w:line="240" w:lineRule="atLeast"/>
        <w:rPr>
          <w:i/>
          <w:iCs/>
          <w:color w:val="808080" w:themeColor="text1" w:themeTint="7F"/>
        </w:rPr>
        <w:pPrChange w:id="976" w:author="Strzelczyk, Anthony (A.)" w:date="2020-12-11T12:24:00Z">
          <w:pPr>
            <w:pStyle w:val="REUserHint"/>
          </w:pPr>
        </w:pPrChange>
      </w:pPr>
      <w:r w:rsidRPr="00347A88">
        <w:rPr>
          <w:rStyle w:val="SubtleEmphasis"/>
          <w:b/>
        </w:rPr>
        <w:t>#</w:t>
      </w:r>
      <w:r>
        <w:rPr>
          <w:rStyle w:val="SubtleEmphasis"/>
          <w:b/>
        </w:rPr>
        <w:t>Functional Safety</w:t>
      </w:r>
      <w:r w:rsidRPr="00347A88">
        <w:rPr>
          <w:rStyle w:val="SubtleEmphasis"/>
          <w:b/>
        </w:rPr>
        <w:t>:</w:t>
      </w:r>
      <w:r w:rsidRPr="00347A88">
        <w:rPr>
          <w:rStyle w:val="SubtleEmphasis"/>
        </w:rPr>
        <w:t xml:space="preserve"> </w:t>
      </w:r>
      <w:r>
        <w:rPr>
          <w:rStyle w:val="SubtleEmphasis"/>
        </w:rPr>
        <w:t>The Context Diagram is not required</w:t>
      </w:r>
      <w:r w:rsidR="00D71E7F">
        <w:rPr>
          <w:rStyle w:val="SubtleEmphasis"/>
        </w:rPr>
        <w:t>,</w:t>
      </w:r>
      <w:r>
        <w:rPr>
          <w:rStyle w:val="SubtleEmphasis"/>
        </w:rPr>
        <w:t xml:space="preserve"> </w:t>
      </w:r>
      <w:r w:rsidR="00D71E7F">
        <w:rPr>
          <w:rStyle w:val="SubtleEmphasis"/>
        </w:rPr>
        <w:t>if the Feature Document is only used as an Item Definition (not as a requirements specification)</w:t>
      </w:r>
      <w:r>
        <w:rPr>
          <w:rStyle w:val="SubtleEmphasis"/>
        </w:rPr>
        <w:t xml:space="preserve">. </w:t>
      </w:r>
      <w:r w:rsidR="00D71E7F">
        <w:rPr>
          <w:rStyle w:val="SubtleEmphasis"/>
        </w:rPr>
        <w:t>In that case t</w:t>
      </w:r>
      <w:r>
        <w:rPr>
          <w:rStyle w:val="SubtleEmphasis"/>
        </w:rPr>
        <w:t>he Item Boundary is defined in chapter “</w:t>
      </w:r>
      <w:r>
        <w:rPr>
          <w:rStyle w:val="SubtleEmphasis"/>
        </w:rPr>
        <w:fldChar w:fldCharType="begin"/>
      </w:r>
      <w:r>
        <w:rPr>
          <w:rStyle w:val="SubtleEmphasis"/>
        </w:rPr>
        <w:instrText xml:space="preserve"> REF _Ref49871693 \h  \* MERGEFORMAT </w:instrText>
      </w:r>
      <w:r>
        <w:rPr>
          <w:rStyle w:val="SubtleEmphasis"/>
        </w:rPr>
      </w:r>
      <w:r>
        <w:rPr>
          <w:rStyle w:val="SubtleEmphasis"/>
        </w:rPr>
        <w:fldChar w:fldCharType="end"/>
      </w:r>
      <w:r>
        <w:rPr>
          <w:rStyle w:val="SubtleEmphasis"/>
        </w:rPr>
        <w:t>”.</w:t>
      </w:r>
    </w:p>
    <w:p w14:paraId="5B2A06E3" w14:textId="6D9E1046" w:rsidR="00273FCA" w:rsidRPr="00347A88" w:rsidRDefault="003210D1">
      <w:pPr>
        <w:pStyle w:val="REUserHint"/>
        <w:spacing w:line="240" w:lineRule="atLeast"/>
        <w:rPr>
          <w:rStyle w:val="SubtleEmphasis"/>
        </w:rPr>
        <w:pPrChange w:id="977" w:author="Strzelczyk, Anthony (A.)" w:date="2020-12-11T12:24:00Z">
          <w:pPr>
            <w:pStyle w:val="REUserHint"/>
          </w:pPr>
        </w:pPrChange>
      </w:pPr>
      <w:r w:rsidRPr="00347A88">
        <w:rPr>
          <w:rStyle w:val="SubtleEmphasis"/>
          <w:b/>
        </w:rPr>
        <w:t>#Link:</w:t>
      </w:r>
      <w:r w:rsidR="00697F1C" w:rsidRPr="00AC3377">
        <w:rPr>
          <w:rStyle w:val="SubtleEmphasis"/>
        </w:rPr>
        <w:t xml:space="preserve"> </w:t>
      </w:r>
      <w:r w:rsidR="002824A3">
        <w:fldChar w:fldCharType="begin"/>
      </w:r>
      <w:r w:rsidR="002824A3">
        <w:instrText xml:space="preserve"> HYPERLINK "https://bd101001.pd2.ford.com/stages/" \l "/workspace/209/_vv/(process/activity/_RwbBQG35kpCMg85u0m-tig)" </w:instrText>
      </w:r>
      <w:r w:rsidR="002824A3">
        <w:fldChar w:fldCharType="separate"/>
      </w:r>
      <w:r w:rsidR="00697F1C" w:rsidRPr="00697F1C">
        <w:rPr>
          <w:rStyle w:val="Hyperlink"/>
          <w:i/>
        </w:rPr>
        <w:t>Stages- RE Model the Context</w:t>
      </w:r>
      <w:r w:rsidR="002824A3">
        <w:rPr>
          <w:rStyle w:val="Hyperlink"/>
          <w:i/>
        </w:rPr>
        <w:fldChar w:fldCharType="end"/>
      </w:r>
    </w:p>
    <w:p w14:paraId="76571B49" w14:textId="601746A9" w:rsidR="00273FCA" w:rsidRPr="00273FCA" w:rsidRDefault="00E80D43">
      <w:pPr>
        <w:spacing w:line="240" w:lineRule="atLeast"/>
        <w:pPrChange w:id="978" w:author="Strzelczyk, Anthony (A.)" w:date="2020-12-11T12:24:00Z">
          <w:pPr/>
        </w:pPrChange>
      </w:pPr>
      <w:del w:id="979" w:author="Strzelczyk, Anthony (A.)" w:date="2020-12-15T11:46:00Z">
        <w:r w:rsidDel="009D7F4D">
          <w:rPr>
            <w:noProof/>
          </w:rPr>
          <w:drawing>
            <wp:inline distT="0" distB="0" distL="0" distR="0" wp14:anchorId="77DC601F" wp14:editId="77FEB920">
              <wp:extent cx="6533345" cy="3266982"/>
              <wp:effectExtent l="0" t="0" r="1270" b="0"/>
              <wp:docPr id="6" name="Picture -1464508458.jpg" descr="-1464508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4508458.jpg"/>
                      <pic:cNvPicPr/>
                    </pic:nvPicPr>
                    <pic:blipFill>
                      <a:blip r:embed="rId26" cstate="print"/>
                      <a:stretch>
                        <a:fillRect/>
                      </a:stretch>
                    </pic:blipFill>
                    <pic:spPr>
                      <a:xfrm>
                        <a:off x="0" y="0"/>
                        <a:ext cx="6562243" cy="3281432"/>
                      </a:xfrm>
                      <a:prstGeom prst="rect">
                        <a:avLst/>
                      </a:prstGeom>
                    </pic:spPr>
                  </pic:pic>
                </a:graphicData>
              </a:graphic>
            </wp:inline>
          </w:drawing>
        </w:r>
      </w:del>
    </w:p>
    <w:p w14:paraId="06BEC425" w14:textId="712877AD" w:rsidR="007A6A17" w:rsidDel="005C30BA" w:rsidRDefault="007A6A17">
      <w:pPr>
        <w:keepNext/>
        <w:spacing w:line="240" w:lineRule="atLeast"/>
        <w:rPr>
          <w:del w:id="980" w:author="Anthony" w:date="2021-02-18T08:37:00Z"/>
          <w:i/>
          <w:color w:val="808080"/>
        </w:rPr>
      </w:pPr>
    </w:p>
    <w:p w14:paraId="748A285E" w14:textId="77777777" w:rsidR="005C30BA" w:rsidRDefault="005C30BA">
      <w:pPr>
        <w:keepNext/>
        <w:spacing w:line="240" w:lineRule="atLeast"/>
        <w:rPr>
          <w:ins w:id="981" w:author="Anthony" w:date="2021-03-06T21:37:00Z"/>
          <w:i/>
          <w:color w:val="808080"/>
        </w:rPr>
        <w:pPrChange w:id="982" w:author="Strzelczyk, Anthony (A.)" w:date="2020-12-11T12:24:00Z">
          <w:pPr>
            <w:keepNext/>
          </w:pPr>
        </w:pPrChange>
      </w:pPr>
    </w:p>
    <w:p w14:paraId="36981F1F" w14:textId="3BF92959" w:rsidR="00E07803" w:rsidRPr="007F3839" w:rsidRDefault="002758B8">
      <w:pPr>
        <w:keepNext/>
        <w:spacing w:line="240" w:lineRule="atLeast"/>
        <w:rPr>
          <w:rPrChange w:id="983" w:author="Anthony" w:date="2021-02-18T08:37:00Z">
            <w:rPr>
              <w:i/>
              <w:vanish/>
              <w:color w:val="808080"/>
            </w:rPr>
          </w:rPrChange>
        </w:rPr>
        <w:pPrChange w:id="984" w:author="Anthony" w:date="2021-02-18T08:37:00Z">
          <w:pPr>
            <w:keepNext/>
          </w:pPr>
        </w:pPrChange>
      </w:pPr>
      <w:r>
        <w:rPr>
          <w:noProof/>
        </w:rPr>
        <w:drawing>
          <wp:inline distT="0" distB="0" distL="0" distR="0" wp14:anchorId="60B419D1" wp14:editId="784F42A3">
            <wp:extent cx="6466205" cy="3294593"/>
            <wp:effectExtent l="0" t="0" r="0" b="0"/>
            <wp:docPr id="8" name="Picture -1430116541.jpg" descr="-1430116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30116541.jpg"/>
                    <pic:cNvPicPr/>
                  </pic:nvPicPr>
                  <pic:blipFill>
                    <a:blip r:embed="rId27" cstate="print"/>
                    <a:stretch>
                      <a:fillRect/>
                    </a:stretch>
                  </pic:blipFill>
                  <pic:spPr>
                    <a:xfrm>
                      <a:off x="0" y="0"/>
                      <a:ext cx="6466205" cy="3294593"/>
                    </a:xfrm>
                    <a:prstGeom prst="rect">
                      <a:avLst/>
                    </a:prstGeom>
                  </pic:spPr>
                </pic:pic>
              </a:graphicData>
            </a:graphic>
          </wp:inline>
        </w:drawing>
      </w:r>
    </w:p>
    <w:p w14:paraId="5F778666" w14:textId="0B25F44C" w:rsidR="007A6A17" w:rsidRPr="00CB1C28" w:rsidDel="009534E6" w:rsidRDefault="007A6A17">
      <w:pPr>
        <w:pStyle w:val="Caption"/>
        <w:spacing w:line="240" w:lineRule="atLeast"/>
        <w:rPr>
          <w:del w:id="985" w:author="Strzelczyk, Anthony (A.)" w:date="2020-12-15T12:40:00Z"/>
          <w:rPrChange w:id="986" w:author="Anthony" w:date="2021-03-06T21:41:00Z">
            <w:rPr>
              <w:del w:id="987" w:author="Strzelczyk, Anthony (A.)" w:date="2020-12-15T12:40:00Z"/>
            </w:rPr>
          </w:rPrChange>
        </w:rPr>
        <w:pPrChange w:id="988" w:author="Anthony" w:date="2021-03-06T21:41:00Z">
          <w:pPr/>
        </w:pPrChange>
      </w:pPr>
      <w:bookmarkStart w:id="989" w:name="_Toc89440084"/>
      <w:r w:rsidRPr="00922366">
        <w:t xml:space="preserve">Figure </w:t>
      </w:r>
      <w:r w:rsidR="002C1D22" w:rsidRPr="001E4F01">
        <w:fldChar w:fldCharType="begin"/>
      </w:r>
      <w:r w:rsidR="002C1D22" w:rsidRPr="00CB1C28">
        <w:rPr>
          <w:rPrChange w:id="990" w:author="Anthony" w:date="2021-03-06T21:41:00Z">
            <w:rPr>
              <w:noProof/>
            </w:rPr>
          </w:rPrChange>
        </w:rPr>
        <w:instrText xml:space="preserve"> SEQ Figure \* ARABIC </w:instrText>
      </w:r>
      <w:r w:rsidR="002C1D22" w:rsidRPr="001E4F01">
        <w:rPr>
          <w:b w:val="0"/>
          <w:rPrChange w:id="991" w:author="Anthony" w:date="2021-03-06T21:41:00Z">
            <w:rPr/>
          </w:rPrChange>
        </w:rPr>
        <w:fldChar w:fldCharType="separate"/>
      </w:r>
      <w:r w:rsidR="005277C2">
        <w:rPr>
          <w:b w:val="0"/>
          <w:noProof/>
        </w:rPr>
        <w:t>3</w:t>
      </w:r>
      <w:r w:rsidR="002C1D22" w:rsidRPr="001E4F01">
        <w:fldChar w:fldCharType="end"/>
      </w:r>
      <w:r w:rsidRPr="00CB1C28">
        <w:rPr>
          <w:rPrChange w:id="992" w:author="Anthony" w:date="2021-03-06T21:41:00Z">
            <w:rPr/>
          </w:rPrChange>
        </w:rPr>
        <w:t xml:space="preserve">: </w:t>
      </w:r>
      <w:del w:id="993" w:author="Anthony" w:date="2021-03-06T21:38:00Z">
        <w:r w:rsidR="0043460A" w:rsidRPr="00CB1C28" w:rsidDel="00715359">
          <w:rPr>
            <w:rPrChange w:id="994" w:author="Anthony" w:date="2021-03-06T21:41:00Z">
              <w:rPr/>
            </w:rPrChange>
          </w:rPr>
          <w:delText xml:space="preserve"> </w:delText>
        </w:r>
      </w:del>
      <w:r w:rsidR="0043460A" w:rsidRPr="00CB1C28">
        <w:rPr>
          <w:rPrChange w:id="995" w:author="Anthony" w:date="2021-03-06T21:41:00Z">
            <w:rPr/>
          </w:rPrChange>
        </w:rPr>
        <w:t>Fog Ligh</w:t>
      </w:r>
      <w:r w:rsidR="00F774C9">
        <w:rPr>
          <w:b w:val="0"/>
        </w:rPr>
        <w:t>ts</w:t>
      </w:r>
      <w:r w:rsidR="0043460A" w:rsidRPr="00CB1C28">
        <w:rPr>
          <w:rPrChange w:id="996" w:author="Anthony" w:date="2021-03-06T21:41:00Z">
            <w:rPr/>
          </w:rPrChange>
        </w:rPr>
        <w:t xml:space="preserve"> </w:t>
      </w:r>
      <w:r w:rsidR="00E80D43" w:rsidRPr="00CB1C28">
        <w:rPr>
          <w:rPrChange w:id="997" w:author="Anthony" w:date="2021-03-06T21:41:00Z">
            <w:rPr/>
          </w:rPrChange>
        </w:rPr>
        <w:t>Feature Context</w:t>
      </w:r>
      <w:ins w:id="998" w:author="Strzelczyk, Anthony (A.)" w:date="2021-01-19T15:56:00Z">
        <w:r w:rsidR="00880523" w:rsidRPr="00CB1C28">
          <w:rPr>
            <w:rPrChange w:id="999" w:author="Anthony" w:date="2021-03-06T21:41:00Z">
              <w:rPr/>
            </w:rPrChange>
          </w:rPr>
          <w:t xml:space="preserve"> Diagram</w:t>
        </w:r>
      </w:ins>
      <w:bookmarkEnd w:id="989"/>
    </w:p>
    <w:p w14:paraId="003485F3" w14:textId="77777777" w:rsidR="009534E6" w:rsidRPr="00D93E13" w:rsidRDefault="009534E6">
      <w:pPr>
        <w:jc w:val="center"/>
        <w:rPr>
          <w:ins w:id="1000" w:author="Strzelczyk, Anthony (A.)" w:date="2021-01-09T09:55:00Z"/>
          <w:bCs/>
        </w:rPr>
        <w:pPrChange w:id="1001" w:author="Strzelczyk, Anthony (A.)" w:date="2021-01-19T15:52:00Z">
          <w:pPr>
            <w:pStyle w:val="Caption"/>
          </w:pPr>
        </w:pPrChange>
      </w:pPr>
    </w:p>
    <w:p w14:paraId="076BD16C" w14:textId="7139A982" w:rsidR="0043460A" w:rsidRDefault="0043460A">
      <w:pPr>
        <w:pStyle w:val="Caption"/>
        <w:spacing w:line="240" w:lineRule="atLeast"/>
        <w:pPrChange w:id="1002" w:author="Strzelczyk, Anthony (A.)" w:date="2020-12-15T12:40:00Z">
          <w:pPr/>
        </w:pPrChange>
      </w:pPr>
      <w:del w:id="1003" w:author="Strzelczyk, Anthony (A.)" w:date="2020-12-15T11:46:00Z">
        <w:r w:rsidDel="009D7F4D">
          <w:rPr>
            <w:noProof/>
          </w:rPr>
          <w:drawing>
            <wp:inline distT="0" distB="0" distL="0" distR="0" wp14:anchorId="7ABF7C80" wp14:editId="52F9EEBE">
              <wp:extent cx="6564480" cy="3338003"/>
              <wp:effectExtent l="0" t="0" r="8255" b="0"/>
              <wp:docPr id="3" name="Picture -2020598990.jpg" descr="-2020598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598990.jpg"/>
                      <pic:cNvPicPr/>
                    </pic:nvPicPr>
                    <pic:blipFill>
                      <a:blip r:embed="rId28" cstate="print"/>
                      <a:stretch>
                        <a:fillRect/>
                      </a:stretch>
                    </pic:blipFill>
                    <pic:spPr>
                      <a:xfrm>
                        <a:off x="0" y="0"/>
                        <a:ext cx="6625861" cy="3369215"/>
                      </a:xfrm>
                      <a:prstGeom prst="rect">
                        <a:avLst/>
                      </a:prstGeom>
                    </pic:spPr>
                  </pic:pic>
                </a:graphicData>
              </a:graphic>
            </wp:inline>
          </w:drawing>
        </w:r>
      </w:del>
    </w:p>
    <w:p w14:paraId="4E4DD1F5" w14:textId="0A298B3B" w:rsidR="0043460A" w:rsidRPr="00955B78" w:rsidDel="009D7F4D" w:rsidRDefault="0043460A">
      <w:pPr>
        <w:pStyle w:val="Caption"/>
        <w:spacing w:line="240" w:lineRule="atLeast"/>
        <w:rPr>
          <w:del w:id="1004" w:author="Strzelczyk, Anthony (A.)" w:date="2020-12-15T11:46:00Z"/>
        </w:rPr>
        <w:pPrChange w:id="1005" w:author="Strzelczyk, Anthony (A.)" w:date="2020-12-11T12:24:00Z">
          <w:pPr>
            <w:pStyle w:val="Caption"/>
          </w:pPr>
        </w:pPrChange>
      </w:pPr>
      <w:bookmarkStart w:id="1006" w:name="_Toc12531107"/>
      <w:bookmarkStart w:id="1007" w:name="_Toc529191292"/>
      <w:del w:id="1008" w:author="Strzelczyk, Anthony (A.)" w:date="2020-12-15T11:46:00Z">
        <w:r w:rsidRPr="00041150" w:rsidDel="009D7F4D">
          <w:delText xml:space="preserve">Figure </w:delText>
        </w:r>
        <w:r w:rsidDel="009D7F4D">
          <w:rPr>
            <w:b w:val="0"/>
          </w:rPr>
          <w:fldChar w:fldCharType="begin"/>
        </w:r>
        <w:r w:rsidDel="009D7F4D">
          <w:rPr>
            <w:noProof/>
          </w:rPr>
          <w:delInstrText xml:space="preserve"> SEQ Figure \* ARABIC </w:delInstrText>
        </w:r>
        <w:r w:rsidDel="009D7F4D">
          <w:rPr>
            <w:b w:val="0"/>
          </w:rPr>
          <w:fldChar w:fldCharType="separate"/>
        </w:r>
      </w:del>
      <w:del w:id="1009" w:author="Strzelczyk, Anthony (A.)" w:date="2020-12-10T12:02:00Z">
        <w:r w:rsidR="00EB62D6" w:rsidDel="00C24607">
          <w:rPr>
            <w:noProof/>
          </w:rPr>
          <w:delText>2</w:delText>
        </w:r>
      </w:del>
      <w:del w:id="1010" w:author="Strzelczyk, Anthony (A.)" w:date="2020-12-15T11:46:00Z">
        <w:r w:rsidDel="009D7F4D">
          <w:rPr>
            <w:b w:val="0"/>
          </w:rPr>
          <w:fldChar w:fldCharType="end"/>
        </w:r>
        <w:r w:rsidRPr="00041150" w:rsidDel="009D7F4D">
          <w:delText xml:space="preserve">: </w:delText>
        </w:r>
        <w:bookmarkEnd w:id="1006"/>
        <w:bookmarkEnd w:id="1007"/>
        <w:r w:rsidR="00EB62D6" w:rsidDel="009D7F4D">
          <w:delText xml:space="preserve">Rear Fog Lighting </w:delText>
        </w:r>
        <w:r w:rsidRPr="00041150" w:rsidDel="009D7F4D">
          <w:delText>Feature Context</w:delText>
        </w:r>
        <w:bookmarkStart w:id="1011" w:name="_Toc58937988"/>
        <w:bookmarkStart w:id="1012" w:name="_Toc58939327"/>
        <w:bookmarkStart w:id="1013" w:name="_Toc59108224"/>
        <w:bookmarkStart w:id="1014" w:name="_Toc59300728"/>
        <w:bookmarkStart w:id="1015" w:name="_Toc59303444"/>
        <w:bookmarkStart w:id="1016" w:name="_Toc59515275"/>
        <w:bookmarkStart w:id="1017" w:name="_Toc59628521"/>
        <w:bookmarkStart w:id="1018" w:name="_Toc60752156"/>
        <w:bookmarkStart w:id="1019" w:name="_Toc61060949"/>
        <w:bookmarkStart w:id="1020" w:name="_Toc61516746"/>
        <w:bookmarkStart w:id="1021" w:name="_Toc61517151"/>
        <w:bookmarkStart w:id="1022" w:name="_Toc61517556"/>
        <w:bookmarkStart w:id="1023" w:name="_Toc62469241"/>
        <w:bookmarkStart w:id="1024" w:name="_Toc62469647"/>
        <w:bookmarkStart w:id="1025" w:name="_Toc62805986"/>
        <w:bookmarkStart w:id="1026" w:name="_Toc63148777"/>
        <w:bookmarkStart w:id="1027" w:name="_Toc64530052"/>
        <w:bookmarkStart w:id="1028" w:name="_Toc65959021"/>
        <w:bookmarkStart w:id="1029" w:name="_Toc66035968"/>
        <w:bookmarkStart w:id="1030" w:name="_Toc66169777"/>
        <w:bookmarkStart w:id="1031" w:name="_Toc66170191"/>
        <w:bookmarkStart w:id="1032" w:name="_Toc66170943"/>
        <w:bookmarkStart w:id="1033" w:name="_Toc66171326"/>
        <w:bookmarkStart w:id="1034" w:name="_Toc66171709"/>
        <w:bookmarkStart w:id="1035" w:name="_Toc70442796"/>
        <w:bookmarkStart w:id="1036" w:name="_Toc70494732"/>
        <w:bookmarkStart w:id="1037" w:name="_Toc70510902"/>
        <w:bookmarkStart w:id="1038" w:name="_Toc70511296"/>
        <w:bookmarkStart w:id="1039" w:name="_Toc70511679"/>
        <w:bookmarkStart w:id="1040" w:name="_Toc70512062"/>
        <w:bookmarkStart w:id="1041" w:name="_Toc89249795"/>
        <w:bookmarkStart w:id="1042" w:name="_Toc89439556"/>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del>
    </w:p>
    <w:p w14:paraId="1A7C86E9" w14:textId="1A76CD3B" w:rsidR="0043460A" w:rsidRPr="0043460A" w:rsidDel="009D7F4D" w:rsidRDefault="0043460A">
      <w:pPr>
        <w:spacing w:line="240" w:lineRule="atLeast"/>
        <w:rPr>
          <w:del w:id="1043" w:author="Strzelczyk, Anthony (A.)" w:date="2020-12-15T11:46:00Z"/>
        </w:rPr>
        <w:pPrChange w:id="1044" w:author="Strzelczyk, Anthony (A.)" w:date="2020-12-11T12:24:00Z">
          <w:pPr/>
        </w:pPrChange>
      </w:pPr>
      <w:bookmarkStart w:id="1045" w:name="_Toc58937989"/>
      <w:bookmarkStart w:id="1046" w:name="_Toc58939328"/>
      <w:bookmarkStart w:id="1047" w:name="_Toc59108225"/>
      <w:bookmarkStart w:id="1048" w:name="_Toc59300729"/>
      <w:bookmarkStart w:id="1049" w:name="_Toc59303445"/>
      <w:bookmarkStart w:id="1050" w:name="_Toc59515276"/>
      <w:bookmarkStart w:id="1051" w:name="_Toc59628522"/>
      <w:bookmarkStart w:id="1052" w:name="_Toc60752157"/>
      <w:bookmarkStart w:id="1053" w:name="_Toc61060950"/>
      <w:bookmarkStart w:id="1054" w:name="_Toc61516747"/>
      <w:bookmarkStart w:id="1055" w:name="_Toc61517152"/>
      <w:bookmarkStart w:id="1056" w:name="_Toc61517557"/>
      <w:bookmarkStart w:id="1057" w:name="_Toc62469242"/>
      <w:bookmarkStart w:id="1058" w:name="_Toc62469648"/>
      <w:bookmarkStart w:id="1059" w:name="_Toc62805987"/>
      <w:bookmarkStart w:id="1060" w:name="_Toc63148778"/>
      <w:bookmarkStart w:id="1061" w:name="_Toc64530053"/>
      <w:bookmarkStart w:id="1062" w:name="_Toc65959022"/>
      <w:bookmarkStart w:id="1063" w:name="_Toc66035969"/>
      <w:bookmarkStart w:id="1064" w:name="_Toc66169778"/>
      <w:bookmarkStart w:id="1065" w:name="_Toc66170192"/>
      <w:bookmarkStart w:id="1066" w:name="_Toc66170944"/>
      <w:bookmarkStart w:id="1067" w:name="_Toc66171327"/>
      <w:bookmarkStart w:id="1068" w:name="_Toc66171710"/>
      <w:bookmarkStart w:id="1069" w:name="_Toc70442797"/>
      <w:bookmarkStart w:id="1070" w:name="_Toc70494733"/>
      <w:bookmarkStart w:id="1071" w:name="_Toc70510903"/>
      <w:bookmarkStart w:id="1072" w:name="_Toc70511297"/>
      <w:bookmarkStart w:id="1073" w:name="_Toc70511680"/>
      <w:bookmarkStart w:id="1074" w:name="_Toc70512063"/>
      <w:bookmarkStart w:id="1075" w:name="_Toc89249796"/>
      <w:bookmarkStart w:id="1076" w:name="_Toc89439557"/>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3650697E" w14:textId="70B541F1" w:rsidR="00E11755" w:rsidRDefault="00A8754B">
      <w:pPr>
        <w:pStyle w:val="Heading2"/>
        <w:tabs>
          <w:tab w:val="left" w:pos="709"/>
        </w:tabs>
        <w:spacing w:line="240" w:lineRule="atLeast"/>
        <w:ind w:left="0" w:firstLine="0"/>
        <w:rPr>
          <w:ins w:id="1077" w:author="Strzelczyk, Anthony (A.)" w:date="2020-12-15T15:47:00Z"/>
        </w:rPr>
        <w:pPrChange w:id="1078" w:author="Strzelczyk, Anthony (A.)" w:date="2020-12-11T12:24:00Z">
          <w:pPr>
            <w:pStyle w:val="Heading2"/>
            <w:tabs>
              <w:tab w:val="left" w:pos="709"/>
            </w:tabs>
            <w:ind w:left="0" w:firstLine="0"/>
          </w:pPr>
        </w:pPrChange>
      </w:pPr>
      <w:bookmarkStart w:id="1079" w:name="_Toc89439558"/>
      <w:bookmarkStart w:id="1080" w:name="_Toc215652143"/>
      <w:r>
        <w:t xml:space="preserve">List of </w:t>
      </w:r>
      <w:r w:rsidR="00E33B01">
        <w:t>Influences</w:t>
      </w:r>
      <w:bookmarkEnd w:id="1079"/>
    </w:p>
    <w:tbl>
      <w:tblPr>
        <w:tblStyle w:val="TableGrid"/>
        <w:tblW w:w="10173" w:type="dxa"/>
        <w:jc w:val="center"/>
        <w:tblLayout w:type="fixed"/>
        <w:tblLook w:val="0620" w:firstRow="1" w:lastRow="0" w:firstColumn="0" w:lastColumn="0" w:noHBand="1" w:noVBand="1"/>
      </w:tblPr>
      <w:tblGrid>
        <w:gridCol w:w="1642"/>
        <w:gridCol w:w="1871"/>
        <w:gridCol w:w="6660"/>
      </w:tblGrid>
      <w:tr w:rsidR="00546078" w:rsidRPr="00490955" w14:paraId="362D1DF9" w14:textId="77777777" w:rsidTr="00A20B0B">
        <w:trPr>
          <w:jc w:val="center"/>
        </w:trPr>
        <w:tc>
          <w:tcPr>
            <w:tcW w:w="1642" w:type="dxa"/>
            <w:shd w:val="clear" w:color="auto" w:fill="D9D9D9" w:themeFill="background1" w:themeFillShade="D9"/>
          </w:tcPr>
          <w:p w14:paraId="7B62A6E4" w14:textId="77777777" w:rsidR="00546078" w:rsidRDefault="00546078" w:rsidP="00A20B0B">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12A9633B" w14:textId="77777777" w:rsidR="00546078" w:rsidRDefault="00546078" w:rsidP="00A20B0B">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07507F37" w14:textId="77777777" w:rsidR="00546078" w:rsidRDefault="00546078" w:rsidP="00A20B0B">
            <w:pPr>
              <w:rPr>
                <w:rFonts w:cs="Arial"/>
                <w:b/>
                <w:bCs/>
                <w:snapToGrid w:val="0"/>
                <w:lang w:val="en-GB"/>
              </w:rPr>
            </w:pPr>
            <w:r>
              <w:rPr>
                <w:rFonts w:cs="Arial"/>
                <w:b/>
                <w:bCs/>
                <w:snapToGrid w:val="0"/>
                <w:lang w:val="en-GB"/>
              </w:rPr>
              <w:t>Influence Description</w:t>
            </w:r>
          </w:p>
        </w:tc>
      </w:tr>
      <w:tr w:rsidR="009A3267" w:rsidRPr="00490955" w14:paraId="405AFBA5" w14:textId="77777777" w:rsidTr="009A3267">
        <w:trPr>
          <w:jc w:val="center"/>
        </w:trPr>
        <w:tc>
          <w:tcPr>
            <w:tcW w:w="1642" w:type="dxa"/>
            <w:shd w:val="clear" w:color="auto" w:fill="auto"/>
            <w:vAlign w:val="center"/>
          </w:tcPr>
          <w:p w14:paraId="63D650B5" w14:textId="15CD537A" w:rsidR="009A3267" w:rsidRDefault="009A3267" w:rsidP="009A3267">
            <w:pPr>
              <w:rPr>
                <w:rFonts w:cs="Arial"/>
                <w:b/>
                <w:bCs/>
                <w:snapToGrid w:val="0"/>
                <w:lang w:val="en-GB"/>
              </w:rPr>
            </w:pPr>
            <w:r>
              <w:rPr>
                <w:rFonts w:cs="Arial"/>
              </w:rPr>
              <w:t>UserRequest</w:t>
            </w:r>
          </w:p>
        </w:tc>
        <w:tc>
          <w:tcPr>
            <w:tcW w:w="1871" w:type="dxa"/>
            <w:shd w:val="clear" w:color="auto" w:fill="auto"/>
            <w:vAlign w:val="center"/>
          </w:tcPr>
          <w:p w14:paraId="2FE32E4F" w14:textId="01081D55" w:rsidR="009A3267" w:rsidRDefault="009A3267" w:rsidP="009A3267">
            <w:pPr>
              <w:rPr>
                <w:rFonts w:cs="Arial"/>
                <w:b/>
                <w:bCs/>
                <w:snapToGrid w:val="0"/>
                <w:lang w:val="en-GB"/>
              </w:rPr>
            </w:pPr>
            <w:r>
              <w:rPr>
                <w:rFonts w:cs="Arial"/>
              </w:rPr>
              <w:t>Customer To HMI</w:t>
            </w:r>
          </w:p>
        </w:tc>
        <w:tc>
          <w:tcPr>
            <w:tcW w:w="6660" w:type="dxa"/>
            <w:shd w:val="clear" w:color="auto" w:fill="auto"/>
            <w:vAlign w:val="center"/>
          </w:tcPr>
          <w:p w14:paraId="39745E86" w14:textId="77606682" w:rsidR="009A3267" w:rsidRDefault="00D872D3" w:rsidP="009A3267">
            <w:pPr>
              <w:rPr>
                <w:rFonts w:cs="Arial"/>
                <w:b/>
                <w:bCs/>
                <w:snapToGrid w:val="0"/>
                <w:lang w:val="en-GB"/>
              </w:rPr>
            </w:pPr>
            <w:ins w:id="1081" w:author="Strzelczyk, Anthony (A.)" w:date="2021-01-09T10:59:00Z">
              <w:r w:rsidRPr="009534E6">
                <w:rPr>
                  <w:rFonts w:ascii="Helvetica" w:hAnsi="Helvetica" w:cs="Helvetica"/>
                  <w:rPrChange w:id="1082" w:author="Strzelczyk, Anthony (A.)" w:date="2021-01-09T11:00:00Z">
                    <w:rPr>
                      <w:rFonts w:cs="Arial"/>
                      <w:b/>
                      <w:bCs/>
                      <w:snapToGrid w:val="0"/>
                      <w:lang w:val="en-GB"/>
                    </w:rPr>
                  </w:rPrChange>
                </w:rPr>
                <w:t xml:space="preserve">Based on </w:t>
              </w:r>
            </w:ins>
            <w:r>
              <w:rPr>
                <w:rFonts w:ascii="Helvetica" w:hAnsi="Helvetica" w:cs="Helvetica"/>
              </w:rPr>
              <w:t>e</w:t>
            </w:r>
            <w:ins w:id="1083" w:author="Strzelczyk, Anthony (A.)" w:date="2021-01-09T10:59:00Z">
              <w:r w:rsidRPr="009534E6">
                <w:rPr>
                  <w:rFonts w:ascii="Helvetica" w:hAnsi="Helvetica" w:cs="Helvetica"/>
                  <w:rPrChange w:id="1084" w:author="Strzelczyk, Anthony (A.)" w:date="2021-01-09T11:00:00Z">
                    <w:rPr>
                      <w:rFonts w:cs="Arial"/>
                      <w:b/>
                      <w:bCs/>
                      <w:snapToGrid w:val="0"/>
                      <w:lang w:val="en-GB"/>
                    </w:rPr>
                  </w:rPrChange>
                </w:rPr>
                <w:t>nvironmental conditions</w:t>
              </w:r>
            </w:ins>
            <w:r>
              <w:rPr>
                <w:rFonts w:ascii="Helvetica" w:hAnsi="Helvetica" w:cs="Helvetica"/>
              </w:rPr>
              <w:t xml:space="preserve"> user</w:t>
            </w:r>
            <w:ins w:id="1085" w:author="Strzelczyk, Anthony (A.)" w:date="2021-01-09T10:59:00Z">
              <w:r w:rsidRPr="009534E6">
                <w:rPr>
                  <w:rFonts w:ascii="Helvetica" w:hAnsi="Helvetica" w:cs="Helvetica"/>
                  <w:rPrChange w:id="1086" w:author="Strzelczyk, Anthony (A.)" w:date="2021-01-09T11:00:00Z">
                    <w:rPr>
                      <w:rFonts w:cs="Arial"/>
                      <w:b/>
                      <w:bCs/>
                      <w:snapToGrid w:val="0"/>
                      <w:lang w:val="en-GB"/>
                    </w:rPr>
                  </w:rPrChange>
                </w:rPr>
                <w:t xml:space="preserve"> </w:t>
              </w:r>
            </w:ins>
            <w:r>
              <w:rPr>
                <w:rFonts w:ascii="Helvetica" w:hAnsi="Helvetica" w:cs="Helvetica"/>
              </w:rPr>
              <w:t>requests</w:t>
            </w:r>
            <w:ins w:id="1087" w:author="Strzelczyk, Anthony (A.)" w:date="2021-01-09T10:59:00Z">
              <w:r w:rsidRPr="009534E6">
                <w:rPr>
                  <w:rFonts w:ascii="Helvetica" w:hAnsi="Helvetica" w:cs="Helvetica"/>
                  <w:rPrChange w:id="1088" w:author="Strzelczyk, Anthony (A.)" w:date="2021-01-09T11:00:00Z">
                    <w:rPr>
                      <w:rFonts w:cs="Arial"/>
                      <w:b/>
                      <w:bCs/>
                      <w:snapToGrid w:val="0"/>
                      <w:lang w:val="en-GB"/>
                    </w:rPr>
                  </w:rPrChange>
                </w:rPr>
                <w:t xml:space="preserve"> </w:t>
              </w:r>
            </w:ins>
            <w:r>
              <w:rPr>
                <w:rFonts w:ascii="Helvetica" w:hAnsi="Helvetica" w:cs="Helvetica"/>
              </w:rPr>
              <w:t>to activate/deactivate</w:t>
            </w:r>
            <w:ins w:id="1089" w:author="Strzelczyk, Anthony (A.)" w:date="2021-01-09T10:59:00Z">
              <w:r w:rsidRPr="009534E6">
                <w:rPr>
                  <w:rFonts w:ascii="Helvetica" w:hAnsi="Helvetica" w:cs="Helvetica"/>
                  <w:rPrChange w:id="1090" w:author="Strzelczyk, Anthony (A.)" w:date="2021-01-09T11:00:00Z">
                    <w:rPr>
                      <w:rFonts w:cs="Arial"/>
                      <w:b/>
                      <w:bCs/>
                      <w:snapToGrid w:val="0"/>
                      <w:lang w:val="en-GB"/>
                    </w:rPr>
                  </w:rPrChange>
                </w:rPr>
                <w:t xml:space="preserve"> </w:t>
              </w:r>
            </w:ins>
            <w:r>
              <w:rPr>
                <w:rFonts w:ascii="Helvetica" w:hAnsi="Helvetica" w:cs="Helvetica"/>
              </w:rPr>
              <w:t>Fog</w:t>
            </w:r>
            <w:ins w:id="1091" w:author="Strzelczyk, Anthony (A.)" w:date="2021-01-09T10:59:00Z">
              <w:r w:rsidRPr="009534E6">
                <w:rPr>
                  <w:rFonts w:ascii="Helvetica" w:hAnsi="Helvetica" w:cs="Helvetica"/>
                  <w:rPrChange w:id="1092" w:author="Strzelczyk, Anthony (A.)" w:date="2021-01-09T11:00:00Z">
                    <w:rPr>
                      <w:rFonts w:cs="Arial"/>
                      <w:b/>
                      <w:bCs/>
                      <w:snapToGrid w:val="0"/>
                      <w:lang w:val="en-GB"/>
                    </w:rPr>
                  </w:rPrChange>
                </w:rPr>
                <w:t xml:space="preserve"> </w:t>
              </w:r>
            </w:ins>
            <w:r>
              <w:rPr>
                <w:rFonts w:ascii="Helvetica" w:hAnsi="Helvetica" w:cs="Helvetica"/>
              </w:rPr>
              <w:t>L</w:t>
            </w:r>
            <w:ins w:id="1093" w:author="Strzelczyk, Anthony (A.)" w:date="2021-01-09T10:59:00Z">
              <w:r w:rsidRPr="009534E6">
                <w:rPr>
                  <w:rFonts w:ascii="Helvetica" w:hAnsi="Helvetica" w:cs="Helvetica"/>
                  <w:rPrChange w:id="1094" w:author="Strzelczyk, Anthony (A.)" w:date="2021-01-09T11:00:00Z">
                    <w:rPr>
                      <w:rFonts w:cs="Arial"/>
                      <w:b/>
                      <w:bCs/>
                      <w:snapToGrid w:val="0"/>
                      <w:lang w:val="en-GB"/>
                    </w:rPr>
                  </w:rPrChange>
                </w:rPr>
                <w:t>ights</w:t>
              </w:r>
            </w:ins>
          </w:p>
        </w:tc>
      </w:tr>
      <w:tr w:rsidR="00B75491" w:rsidRPr="00717330" w14:paraId="00AE0BE8" w14:textId="77777777" w:rsidTr="00A20B0B">
        <w:trPr>
          <w:jc w:val="center"/>
        </w:trPr>
        <w:tc>
          <w:tcPr>
            <w:tcW w:w="1642" w:type="dxa"/>
            <w:vAlign w:val="center"/>
          </w:tcPr>
          <w:p w14:paraId="408FE63A" w14:textId="77777777" w:rsidR="00B75491" w:rsidRDefault="00B75491" w:rsidP="00A20B0B">
            <w:pPr>
              <w:rPr>
                <w:rFonts w:cs="Arial"/>
              </w:rPr>
            </w:pPr>
            <w:r>
              <w:rPr>
                <w:rFonts w:cs="Arial"/>
              </w:rPr>
              <w:t>CmdRequest</w:t>
            </w:r>
          </w:p>
        </w:tc>
        <w:tc>
          <w:tcPr>
            <w:tcW w:w="1871" w:type="dxa"/>
            <w:vAlign w:val="center"/>
          </w:tcPr>
          <w:p w14:paraId="6B800E91" w14:textId="77777777" w:rsidR="00B75491" w:rsidRDefault="00B75491" w:rsidP="00A20B0B">
            <w:pPr>
              <w:rPr>
                <w:rFonts w:cs="Arial"/>
              </w:rPr>
            </w:pPr>
            <w:r>
              <w:rPr>
                <w:rFonts w:cs="Arial"/>
              </w:rPr>
              <w:t>HMI To Fog Lights</w:t>
            </w:r>
          </w:p>
        </w:tc>
        <w:tc>
          <w:tcPr>
            <w:tcW w:w="6660" w:type="dxa"/>
            <w:vAlign w:val="center"/>
          </w:tcPr>
          <w:p w14:paraId="2ABBC62A" w14:textId="1D1CEE46" w:rsidR="00B75491" w:rsidRDefault="001F0C07" w:rsidP="00A20B0B">
            <w:pPr>
              <w:rPr>
                <w:rFonts w:cs="Arial"/>
              </w:rPr>
            </w:pPr>
            <w:r>
              <w:rPr>
                <w:rFonts w:cs="Arial"/>
              </w:rPr>
              <w:t xml:space="preserve">User requests Fog lights to be activated/deactivated </w:t>
            </w:r>
            <w:r w:rsidR="00E12536">
              <w:rPr>
                <w:rFonts w:cs="Arial"/>
              </w:rPr>
              <w:t>via</w:t>
            </w:r>
            <w:r>
              <w:rPr>
                <w:rFonts w:cs="Arial"/>
              </w:rPr>
              <w:t xml:space="preserve"> HMI</w:t>
            </w:r>
            <w:r w:rsidR="00AD056E">
              <w:rPr>
                <w:rFonts w:cs="Arial"/>
              </w:rPr>
              <w:t>.</w:t>
            </w:r>
          </w:p>
        </w:tc>
      </w:tr>
      <w:tr w:rsidR="009A3267" w:rsidRPr="00717330" w14:paraId="0947ED15" w14:textId="77777777" w:rsidTr="00A20B0B">
        <w:trPr>
          <w:jc w:val="center"/>
        </w:trPr>
        <w:tc>
          <w:tcPr>
            <w:tcW w:w="1642" w:type="dxa"/>
            <w:vAlign w:val="center"/>
          </w:tcPr>
          <w:p w14:paraId="7BE3ADBF" w14:textId="0263162E" w:rsidR="009A3267" w:rsidRDefault="009A3267" w:rsidP="009A3267">
            <w:pPr>
              <w:rPr>
                <w:rFonts w:cs="Arial"/>
              </w:rPr>
            </w:pPr>
            <w:r w:rsidRPr="0024755E">
              <w:rPr>
                <w:rFonts w:cs="Arial"/>
                <w:highlight w:val="yellow"/>
              </w:rPr>
              <w:t>StatusFeedback</w:t>
            </w:r>
          </w:p>
        </w:tc>
        <w:tc>
          <w:tcPr>
            <w:tcW w:w="1871" w:type="dxa"/>
            <w:vAlign w:val="center"/>
          </w:tcPr>
          <w:p w14:paraId="688D85D9" w14:textId="77777777" w:rsidR="009A3267" w:rsidRDefault="009A3267" w:rsidP="009A3267">
            <w:pPr>
              <w:rPr>
                <w:rFonts w:cs="Arial"/>
              </w:rPr>
            </w:pPr>
            <w:r>
              <w:rPr>
                <w:rFonts w:cs="Arial"/>
              </w:rPr>
              <w:t>Fog Lights To HMI</w:t>
            </w:r>
          </w:p>
        </w:tc>
        <w:tc>
          <w:tcPr>
            <w:tcW w:w="6660" w:type="dxa"/>
            <w:vAlign w:val="center"/>
          </w:tcPr>
          <w:p w14:paraId="1854D3A4" w14:textId="1D7C7E33" w:rsidR="009A3267" w:rsidRDefault="009A3267" w:rsidP="009A3267">
            <w:pPr>
              <w:rPr>
                <w:rFonts w:cs="Arial"/>
              </w:rPr>
            </w:pPr>
            <w:r>
              <w:rPr>
                <w:rFonts w:cs="Arial"/>
              </w:rPr>
              <w:t>Status f</w:t>
            </w:r>
            <w:r w:rsidRPr="00B04B2A">
              <w:rPr>
                <w:rFonts w:cs="Arial"/>
              </w:rPr>
              <w:t>eedback to HMI</w:t>
            </w:r>
          </w:p>
        </w:tc>
      </w:tr>
      <w:tr w:rsidR="009A3267" w:rsidRPr="00717330" w14:paraId="21D0ADFB" w14:textId="77777777" w:rsidTr="00A20B0B">
        <w:trPr>
          <w:jc w:val="center"/>
        </w:trPr>
        <w:tc>
          <w:tcPr>
            <w:tcW w:w="1642" w:type="dxa"/>
            <w:vAlign w:val="center"/>
          </w:tcPr>
          <w:p w14:paraId="7618512F" w14:textId="77777777" w:rsidR="009A3267" w:rsidRDefault="009A3267" w:rsidP="009A3267">
            <w:pPr>
              <w:rPr>
                <w:rFonts w:cs="Arial"/>
              </w:rPr>
            </w:pPr>
            <w:r>
              <w:rPr>
                <w:rFonts w:cs="Arial"/>
              </w:rPr>
              <w:t>DrivingConditions</w:t>
            </w:r>
          </w:p>
        </w:tc>
        <w:tc>
          <w:tcPr>
            <w:tcW w:w="1871" w:type="dxa"/>
            <w:vAlign w:val="center"/>
          </w:tcPr>
          <w:p w14:paraId="1DEF5DE7" w14:textId="77777777" w:rsidR="009A3267" w:rsidRDefault="009A3267" w:rsidP="009A3267">
            <w:pPr>
              <w:rPr>
                <w:rFonts w:cs="Arial"/>
              </w:rPr>
            </w:pPr>
            <w:r>
              <w:rPr>
                <w:rFonts w:cs="Arial"/>
              </w:rPr>
              <w:t>Environment To Fog Lights</w:t>
            </w:r>
          </w:p>
        </w:tc>
        <w:tc>
          <w:tcPr>
            <w:tcW w:w="6660" w:type="dxa"/>
            <w:vAlign w:val="center"/>
          </w:tcPr>
          <w:p w14:paraId="02F23B11" w14:textId="7CAA2326" w:rsidR="009A3267" w:rsidRDefault="009A3267" w:rsidP="009A3267">
            <w:pPr>
              <w:rPr>
                <w:rFonts w:cs="Arial"/>
              </w:rPr>
            </w:pPr>
            <w:r w:rsidRPr="00B04B2A">
              <w:rPr>
                <w:rFonts w:cs="Arial"/>
              </w:rPr>
              <w:t>Environment conditions</w:t>
            </w:r>
            <w:r w:rsidR="00AD056E">
              <w:rPr>
                <w:rFonts w:cs="Arial"/>
              </w:rPr>
              <w:t xml:space="preserve"> to activate/deactivate Fog Lights</w:t>
            </w:r>
          </w:p>
        </w:tc>
      </w:tr>
      <w:tr w:rsidR="009A3267" w:rsidRPr="00717330" w14:paraId="05218027" w14:textId="77777777" w:rsidTr="00A20B0B">
        <w:trPr>
          <w:jc w:val="center"/>
        </w:trPr>
        <w:tc>
          <w:tcPr>
            <w:tcW w:w="1642" w:type="dxa"/>
            <w:vMerge w:val="restart"/>
            <w:vAlign w:val="center"/>
          </w:tcPr>
          <w:p w14:paraId="5DAF2F81" w14:textId="77777777" w:rsidR="009A3267" w:rsidRDefault="009A3267" w:rsidP="009A3267">
            <w:pPr>
              <w:rPr>
                <w:rFonts w:cs="Arial"/>
              </w:rPr>
            </w:pPr>
            <w:r>
              <w:rPr>
                <w:rFonts w:cs="Arial"/>
              </w:rPr>
              <w:t>Feedback</w:t>
            </w:r>
          </w:p>
        </w:tc>
        <w:tc>
          <w:tcPr>
            <w:tcW w:w="1871" w:type="dxa"/>
            <w:vAlign w:val="center"/>
          </w:tcPr>
          <w:p w14:paraId="24BE56FC" w14:textId="77777777" w:rsidR="009A3267" w:rsidRDefault="009A3267" w:rsidP="009A3267">
            <w:pPr>
              <w:rPr>
                <w:rFonts w:cs="Arial"/>
              </w:rPr>
            </w:pPr>
            <w:r>
              <w:rPr>
                <w:rFonts w:cs="Arial"/>
              </w:rPr>
              <w:t>Fog Lights To Service Technician</w:t>
            </w:r>
          </w:p>
        </w:tc>
        <w:tc>
          <w:tcPr>
            <w:tcW w:w="6660" w:type="dxa"/>
            <w:vAlign w:val="center"/>
          </w:tcPr>
          <w:p w14:paraId="351BC356" w14:textId="3B7B35CC" w:rsidR="009A3267" w:rsidRDefault="009A3267" w:rsidP="009A3267">
            <w:pPr>
              <w:rPr>
                <w:rFonts w:cs="Arial"/>
              </w:rPr>
            </w:pPr>
            <w:r w:rsidRPr="00B04B2A">
              <w:rPr>
                <w:rFonts w:cs="Arial"/>
              </w:rPr>
              <w:t>Feedback to th</w:t>
            </w:r>
            <w:r w:rsidR="008D0148">
              <w:rPr>
                <w:rFonts w:cs="Arial"/>
              </w:rPr>
              <w:t>e Service Technician</w:t>
            </w:r>
          </w:p>
        </w:tc>
      </w:tr>
      <w:tr w:rsidR="009A3267" w:rsidRPr="00717330" w14:paraId="7555BEA2" w14:textId="77777777" w:rsidTr="00A20B0B">
        <w:trPr>
          <w:jc w:val="center"/>
        </w:trPr>
        <w:tc>
          <w:tcPr>
            <w:tcW w:w="1642" w:type="dxa"/>
            <w:vMerge/>
            <w:vAlign w:val="center"/>
          </w:tcPr>
          <w:p w14:paraId="713E1DB3" w14:textId="77777777" w:rsidR="009A3267" w:rsidRPr="00927C07" w:rsidRDefault="009A3267" w:rsidP="009A3267">
            <w:pPr>
              <w:rPr>
                <w:rFonts w:cs="Arial"/>
              </w:rPr>
            </w:pPr>
          </w:p>
        </w:tc>
        <w:tc>
          <w:tcPr>
            <w:tcW w:w="1871" w:type="dxa"/>
            <w:vAlign w:val="center"/>
          </w:tcPr>
          <w:p w14:paraId="77064B71" w14:textId="77777777" w:rsidR="009A3267" w:rsidRDefault="009A3267" w:rsidP="009A3267">
            <w:pPr>
              <w:rPr>
                <w:rFonts w:cs="Arial"/>
              </w:rPr>
            </w:pPr>
            <w:r>
              <w:rPr>
                <w:rFonts w:cs="Arial"/>
              </w:rPr>
              <w:t>HMI To Customer</w:t>
            </w:r>
          </w:p>
        </w:tc>
        <w:tc>
          <w:tcPr>
            <w:tcW w:w="6660" w:type="dxa"/>
            <w:vAlign w:val="center"/>
          </w:tcPr>
          <w:p w14:paraId="47893226" w14:textId="49A9AE98" w:rsidR="009A3267" w:rsidRDefault="00AD056E" w:rsidP="009A3267">
            <w:pPr>
              <w:rPr>
                <w:rFonts w:cs="Arial"/>
              </w:rPr>
            </w:pPr>
            <w:r>
              <w:rPr>
                <w:rFonts w:cs="Arial"/>
              </w:rPr>
              <w:t>Visual f</w:t>
            </w:r>
            <w:r w:rsidR="009A3267" w:rsidRPr="00B04B2A">
              <w:rPr>
                <w:rFonts w:cs="Arial"/>
              </w:rPr>
              <w:t xml:space="preserve">eedback to </w:t>
            </w:r>
            <w:r w:rsidR="007E7BB7">
              <w:rPr>
                <w:rFonts w:cs="Arial"/>
              </w:rPr>
              <w:t xml:space="preserve">the customer </w:t>
            </w:r>
            <w:r>
              <w:rPr>
                <w:rFonts w:cs="Arial"/>
              </w:rPr>
              <w:t>that Fog Lights are enabled</w:t>
            </w:r>
          </w:p>
        </w:tc>
      </w:tr>
      <w:tr w:rsidR="009A3267" w:rsidRPr="00717330" w14:paraId="5E77A556" w14:textId="77777777" w:rsidTr="00A20B0B">
        <w:trPr>
          <w:jc w:val="center"/>
        </w:trPr>
        <w:tc>
          <w:tcPr>
            <w:tcW w:w="1642" w:type="dxa"/>
            <w:vAlign w:val="center"/>
          </w:tcPr>
          <w:p w14:paraId="757F3D17" w14:textId="77777777" w:rsidR="009A3267" w:rsidRDefault="009A3267" w:rsidP="009A3267">
            <w:pPr>
              <w:rPr>
                <w:rFonts w:cs="Arial"/>
              </w:rPr>
            </w:pPr>
            <w:r>
              <w:rPr>
                <w:rFonts w:cs="Arial"/>
              </w:rPr>
              <w:t>Improve Visibility</w:t>
            </w:r>
          </w:p>
        </w:tc>
        <w:tc>
          <w:tcPr>
            <w:tcW w:w="1871" w:type="dxa"/>
            <w:vAlign w:val="center"/>
          </w:tcPr>
          <w:p w14:paraId="2D579F75" w14:textId="77777777" w:rsidR="009A3267" w:rsidRDefault="009A3267" w:rsidP="009A3267">
            <w:pPr>
              <w:rPr>
                <w:rFonts w:cs="Arial"/>
              </w:rPr>
            </w:pPr>
            <w:r>
              <w:rPr>
                <w:rFonts w:cs="Arial"/>
              </w:rPr>
              <w:t>Fog Lights To Environment</w:t>
            </w:r>
          </w:p>
        </w:tc>
        <w:tc>
          <w:tcPr>
            <w:tcW w:w="6660" w:type="dxa"/>
            <w:vAlign w:val="center"/>
          </w:tcPr>
          <w:p w14:paraId="158D07F9" w14:textId="7F348F46" w:rsidR="009A3267" w:rsidRDefault="009A3267" w:rsidP="009A3267">
            <w:pPr>
              <w:rPr>
                <w:rFonts w:cs="Arial"/>
              </w:rPr>
            </w:pPr>
            <w:r w:rsidRPr="00B04B2A">
              <w:rPr>
                <w:rFonts w:cs="Arial"/>
              </w:rPr>
              <w:t>Main goal of the Feature</w:t>
            </w:r>
            <w:r w:rsidR="00927070">
              <w:rPr>
                <w:rFonts w:cs="Arial"/>
              </w:rPr>
              <w:t xml:space="preserve"> - </w:t>
            </w:r>
            <w:r w:rsidR="00D21998">
              <w:rPr>
                <w:rFonts w:ascii="Helvetica" w:hAnsi="Helvetica" w:cs="Helvetica"/>
              </w:rPr>
              <w:t>improve v</w:t>
            </w:r>
            <w:ins w:id="1095" w:author="Strzelczyk, Anthony (A.)" w:date="2021-01-12T17:07:00Z">
              <w:r w:rsidR="00D21998">
                <w:rPr>
                  <w:rFonts w:ascii="Helvetica" w:hAnsi="Helvetica" w:cs="Helvetica"/>
                </w:rPr>
                <w:t xml:space="preserve">isibility to </w:t>
              </w:r>
            </w:ins>
            <w:ins w:id="1096" w:author="Anthony" w:date="2021-03-07T08:44:00Z">
              <w:r w:rsidR="00D21998">
                <w:rPr>
                  <w:rFonts w:ascii="Helvetica" w:hAnsi="Helvetica" w:cs="Helvetica"/>
                </w:rPr>
                <w:t>driver</w:t>
              </w:r>
            </w:ins>
            <w:r w:rsidR="00D21998">
              <w:rPr>
                <w:rFonts w:ascii="Helvetica" w:hAnsi="Helvetica" w:cs="Helvetica"/>
              </w:rPr>
              <w:t xml:space="preserve"> </w:t>
            </w:r>
            <w:r w:rsidR="00F63F22">
              <w:rPr>
                <w:rFonts w:ascii="Helvetica" w:hAnsi="Helvetica" w:cs="Helvetica"/>
              </w:rPr>
              <w:t>by</w:t>
            </w:r>
            <w:r w:rsidR="00D21998">
              <w:rPr>
                <w:rFonts w:ascii="Helvetica" w:hAnsi="Helvetica" w:cs="Helvetica"/>
              </w:rPr>
              <w:t xml:space="preserve"> </w:t>
            </w:r>
            <w:ins w:id="1097" w:author="Anthony" w:date="2021-03-07T08:44:00Z">
              <w:r w:rsidR="00D21998">
                <w:rPr>
                  <w:rFonts w:ascii="Helvetica" w:hAnsi="Helvetica" w:cs="Helvetica"/>
                </w:rPr>
                <w:t>Front Fog</w:t>
              </w:r>
            </w:ins>
            <w:r w:rsidR="00927070">
              <w:rPr>
                <w:rFonts w:ascii="Helvetica" w:hAnsi="Helvetica" w:cs="Helvetica"/>
              </w:rPr>
              <w:t xml:space="preserve"> Lights</w:t>
            </w:r>
            <w:ins w:id="1098" w:author="Anthony" w:date="2021-03-07T08:44:00Z">
              <w:r w:rsidR="00D21998">
                <w:rPr>
                  <w:rFonts w:ascii="Helvetica" w:hAnsi="Helvetica" w:cs="Helvetica"/>
                </w:rPr>
                <w:t xml:space="preserve"> and</w:t>
              </w:r>
            </w:ins>
            <w:r w:rsidR="00D21998">
              <w:rPr>
                <w:rFonts w:ascii="Helvetica" w:hAnsi="Helvetica" w:cs="Helvetica"/>
              </w:rPr>
              <w:t xml:space="preserve"> to</w:t>
            </w:r>
            <w:ins w:id="1099" w:author="Anthony" w:date="2021-03-07T08:44:00Z">
              <w:r w:rsidR="00D21998">
                <w:rPr>
                  <w:rFonts w:ascii="Helvetica" w:hAnsi="Helvetica" w:cs="Helvetica"/>
                </w:rPr>
                <w:t xml:space="preserve"> </w:t>
              </w:r>
            </w:ins>
            <w:ins w:id="1100" w:author="Strzelczyk, Anthony (A.)" w:date="2021-01-12T17:07:00Z">
              <w:del w:id="1101" w:author="Anthony" w:date="2021-03-07T08:44:00Z">
                <w:r w:rsidR="00D21998" w:rsidDel="004060D4">
                  <w:rPr>
                    <w:rFonts w:ascii="Helvetica" w:hAnsi="Helvetica" w:cs="Helvetica"/>
                  </w:rPr>
                  <w:delText>O</w:delText>
                </w:r>
              </w:del>
            </w:ins>
            <w:ins w:id="1102" w:author="Anthony" w:date="2021-03-07T08:44:00Z">
              <w:r w:rsidR="00D21998">
                <w:rPr>
                  <w:rFonts w:ascii="Helvetica" w:hAnsi="Helvetica" w:cs="Helvetica"/>
                </w:rPr>
                <w:t>o</w:t>
              </w:r>
            </w:ins>
            <w:ins w:id="1103" w:author="Strzelczyk, Anthony (A.)" w:date="2021-01-12T17:07:00Z">
              <w:r w:rsidR="00D21998">
                <w:rPr>
                  <w:rFonts w:ascii="Helvetica" w:hAnsi="Helvetica" w:cs="Helvetica"/>
                </w:rPr>
                <w:t>ther Drivers</w:t>
              </w:r>
            </w:ins>
            <w:ins w:id="1104" w:author="Anthony" w:date="2021-03-07T08:44:00Z">
              <w:r w:rsidR="00D21998">
                <w:rPr>
                  <w:rFonts w:ascii="Helvetica" w:hAnsi="Helvetica" w:cs="Helvetica"/>
                </w:rPr>
                <w:t xml:space="preserve"> </w:t>
              </w:r>
            </w:ins>
            <w:r w:rsidR="00927070">
              <w:rPr>
                <w:rFonts w:ascii="Helvetica" w:hAnsi="Helvetica" w:cs="Helvetica"/>
              </w:rPr>
              <w:t xml:space="preserve">from rear of vehicle </w:t>
            </w:r>
            <w:r w:rsidR="00F63F22">
              <w:rPr>
                <w:rFonts w:ascii="Helvetica" w:hAnsi="Helvetica" w:cs="Helvetica"/>
              </w:rPr>
              <w:t>by</w:t>
            </w:r>
            <w:r w:rsidR="00927070">
              <w:rPr>
                <w:rFonts w:ascii="Helvetica" w:hAnsi="Helvetica" w:cs="Helvetica"/>
              </w:rPr>
              <w:t xml:space="preserve"> </w:t>
            </w:r>
            <w:ins w:id="1105" w:author="Anthony" w:date="2021-03-07T08:44:00Z">
              <w:r w:rsidR="00D21998">
                <w:rPr>
                  <w:rFonts w:ascii="Helvetica" w:hAnsi="Helvetica" w:cs="Helvetica"/>
                </w:rPr>
                <w:t>Rear</w:t>
              </w:r>
            </w:ins>
            <w:ins w:id="1106" w:author="Anthony" w:date="2021-03-07T08:45:00Z">
              <w:r w:rsidR="00D21998">
                <w:rPr>
                  <w:rFonts w:ascii="Helvetica" w:hAnsi="Helvetica" w:cs="Helvetica"/>
                </w:rPr>
                <w:t xml:space="preserve"> Fog</w:t>
              </w:r>
            </w:ins>
            <w:r w:rsidR="00927070">
              <w:rPr>
                <w:rFonts w:ascii="Helvetica" w:hAnsi="Helvetica" w:cs="Helvetica"/>
              </w:rPr>
              <w:t xml:space="preserve"> Light.</w:t>
            </w:r>
            <w:ins w:id="1107" w:author="Strzelczyk, Anthony (A.)" w:date="2021-01-12T19:26:00Z">
              <w:r w:rsidR="00D21998">
                <w:rPr>
                  <w:rFonts w:ascii="Helvetica" w:hAnsi="Helvetica" w:cs="Helvetica"/>
                </w:rPr>
                <w:t>.</w:t>
              </w:r>
            </w:ins>
          </w:p>
        </w:tc>
      </w:tr>
      <w:tr w:rsidR="009A3267" w:rsidRPr="00717330" w14:paraId="55ADB426" w14:textId="77777777" w:rsidTr="00A20B0B">
        <w:trPr>
          <w:jc w:val="center"/>
        </w:trPr>
        <w:tc>
          <w:tcPr>
            <w:tcW w:w="1642" w:type="dxa"/>
            <w:vAlign w:val="center"/>
          </w:tcPr>
          <w:p w14:paraId="2F0EB1D4" w14:textId="77777777" w:rsidR="009A3267" w:rsidRDefault="009A3267" w:rsidP="009A3267">
            <w:pPr>
              <w:rPr>
                <w:rFonts w:cs="Arial"/>
              </w:rPr>
            </w:pPr>
            <w:r>
              <w:rPr>
                <w:rFonts w:cs="Arial"/>
              </w:rPr>
              <w:t>ServiceRequest</w:t>
            </w:r>
          </w:p>
        </w:tc>
        <w:tc>
          <w:tcPr>
            <w:tcW w:w="1871" w:type="dxa"/>
            <w:vAlign w:val="center"/>
          </w:tcPr>
          <w:p w14:paraId="61C8E6D5" w14:textId="77777777" w:rsidR="009A3267" w:rsidRDefault="009A3267" w:rsidP="009A3267">
            <w:pPr>
              <w:rPr>
                <w:rFonts w:cs="Arial"/>
              </w:rPr>
            </w:pPr>
            <w:r>
              <w:rPr>
                <w:rFonts w:cs="Arial"/>
              </w:rPr>
              <w:t>Service Technician To Fog Lights</w:t>
            </w:r>
          </w:p>
        </w:tc>
        <w:tc>
          <w:tcPr>
            <w:tcW w:w="6660" w:type="dxa"/>
            <w:vAlign w:val="center"/>
          </w:tcPr>
          <w:p w14:paraId="734C6AE4" w14:textId="77777777" w:rsidR="009A3267" w:rsidRDefault="009A3267" w:rsidP="009A3267">
            <w:pPr>
              <w:rPr>
                <w:rFonts w:cs="Arial"/>
              </w:rPr>
            </w:pPr>
            <w:r w:rsidRPr="00B04B2A">
              <w:rPr>
                <w:rFonts w:cs="Arial"/>
              </w:rPr>
              <w:t>Service technician command</w:t>
            </w:r>
          </w:p>
        </w:tc>
      </w:tr>
    </w:tbl>
    <w:p w14:paraId="30C9294A" w14:textId="28F33ACB" w:rsidR="00E11755" w:rsidRDefault="00E11755">
      <w:pPr>
        <w:pStyle w:val="Caption"/>
        <w:rPr>
          <w:ins w:id="1108" w:author="Strzelczyk, Anthony (A.)" w:date="2021-02-08T12:34:00Z"/>
        </w:rPr>
        <w:pPrChange w:id="1109" w:author="Anthony" w:date="2021-03-06T21:36:00Z">
          <w:pPr>
            <w:pStyle w:val="Caption"/>
            <w:spacing w:line="240" w:lineRule="atLeast"/>
          </w:pPr>
        </w:pPrChange>
      </w:pPr>
      <w:bookmarkStart w:id="1110" w:name="_Toc438470870"/>
      <w:bookmarkStart w:id="1111" w:name="_Toc89440099"/>
      <w:bookmarkEnd w:id="1080"/>
      <w:r w:rsidRPr="00845E88">
        <w:t xml:space="preserve">Table </w:t>
      </w:r>
      <w:r>
        <w:fldChar w:fldCharType="begin"/>
      </w:r>
      <w:r>
        <w:instrText>SEQ Table \* ARABIC</w:instrText>
      </w:r>
      <w:r>
        <w:fldChar w:fldCharType="separate"/>
      </w:r>
      <w:r w:rsidR="005277C2">
        <w:rPr>
          <w:noProof/>
        </w:rPr>
        <w:t>11</w:t>
      </w:r>
      <w:r>
        <w:fldChar w:fldCharType="end"/>
      </w:r>
      <w:r w:rsidRPr="00845E88">
        <w:t xml:space="preserve">: </w:t>
      </w:r>
      <w:r w:rsidR="00825634" w:rsidRPr="00845E88">
        <w:t xml:space="preserve">List of </w:t>
      </w:r>
      <w:bookmarkEnd w:id="1110"/>
      <w:r w:rsidR="00825634" w:rsidRPr="00845E88">
        <w:t>Influences</w:t>
      </w:r>
      <w:ins w:id="1112" w:author="Strzelczyk, Anthony (A.)" w:date="2021-01-19T15:52:00Z">
        <w:r w:rsidR="00880523">
          <w:t xml:space="preserve"> for Fog</w:t>
        </w:r>
      </w:ins>
      <w:r w:rsidR="00570407">
        <w:t xml:space="preserve"> Lights</w:t>
      </w:r>
      <w:bookmarkEnd w:id="1111"/>
    </w:p>
    <w:p w14:paraId="1B514A80" w14:textId="18A3E1A6" w:rsidR="001E1521" w:rsidRPr="00922366" w:rsidDel="001E1521" w:rsidRDefault="001E1521">
      <w:pPr>
        <w:rPr>
          <w:ins w:id="1113" w:author="Strzelczyk, Anthony (A.)" w:date="2021-01-25T11:05:00Z"/>
          <w:del w:id="1114" w:author="Strzelczyk, Anthony (A.)" w:date="2021-02-08T12:34:00Z"/>
        </w:rPr>
        <w:pPrChange w:id="1115" w:author="Strzelczyk, Anthony (A.)" w:date="2021-02-08T12:34:00Z">
          <w:pPr>
            <w:pStyle w:val="Caption"/>
            <w:spacing w:line="240" w:lineRule="atLeast"/>
          </w:pPr>
        </w:pPrChange>
      </w:pPr>
      <w:bookmarkStart w:id="1116" w:name="_Toc64530055"/>
      <w:bookmarkStart w:id="1117" w:name="_Toc65959024"/>
      <w:bookmarkStart w:id="1118" w:name="_Toc66035971"/>
      <w:bookmarkStart w:id="1119" w:name="_Toc66169780"/>
      <w:bookmarkStart w:id="1120" w:name="_Toc66170194"/>
      <w:bookmarkStart w:id="1121" w:name="_Toc66170946"/>
      <w:bookmarkStart w:id="1122" w:name="_Toc66171329"/>
      <w:bookmarkStart w:id="1123" w:name="_Toc66171712"/>
      <w:bookmarkStart w:id="1124" w:name="_Toc70442799"/>
      <w:bookmarkStart w:id="1125" w:name="_Toc70494735"/>
      <w:bookmarkStart w:id="1126" w:name="_Toc70510905"/>
      <w:bookmarkStart w:id="1127" w:name="_Toc70511299"/>
      <w:bookmarkStart w:id="1128" w:name="_Toc70511682"/>
      <w:bookmarkStart w:id="1129" w:name="_Toc70512065"/>
      <w:bookmarkStart w:id="1130" w:name="_Toc89249798"/>
      <w:bookmarkStart w:id="1131" w:name="_Toc8943955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14:paraId="5BCFEB53" w14:textId="0F006DF5" w:rsidR="00CB691E" w:rsidRPr="00DE1291" w:rsidDel="00CB691E" w:rsidRDefault="00CB691E">
      <w:pPr>
        <w:rPr>
          <w:del w:id="1132" w:author="Strzelczyk, Anthony (A.)" w:date="2021-01-25T11:05:00Z"/>
        </w:rPr>
        <w:pPrChange w:id="1133" w:author="Strzelczyk, Anthony (A.)" w:date="2021-01-25T11:05:00Z">
          <w:pPr>
            <w:pStyle w:val="Caption"/>
            <w:spacing w:line="240" w:lineRule="atLeast"/>
          </w:pPr>
        </w:pPrChange>
      </w:pPr>
      <w:bookmarkStart w:id="1134" w:name="_Toc62469244"/>
      <w:bookmarkStart w:id="1135" w:name="_Toc62469650"/>
      <w:bookmarkStart w:id="1136" w:name="_Toc62805989"/>
      <w:bookmarkStart w:id="1137" w:name="_Toc63148780"/>
      <w:bookmarkStart w:id="1138" w:name="_Toc64530056"/>
      <w:bookmarkStart w:id="1139" w:name="_Toc65959025"/>
      <w:bookmarkStart w:id="1140" w:name="_Toc66035972"/>
      <w:bookmarkStart w:id="1141" w:name="_Toc66169781"/>
      <w:bookmarkStart w:id="1142" w:name="_Toc66170195"/>
      <w:bookmarkStart w:id="1143" w:name="_Toc66170947"/>
      <w:bookmarkStart w:id="1144" w:name="_Toc66171330"/>
      <w:bookmarkStart w:id="1145" w:name="_Toc66171713"/>
      <w:bookmarkStart w:id="1146" w:name="_Toc70442800"/>
      <w:bookmarkStart w:id="1147" w:name="_Toc70494736"/>
      <w:bookmarkStart w:id="1148" w:name="_Toc70510906"/>
      <w:bookmarkStart w:id="1149" w:name="_Toc70511300"/>
      <w:bookmarkStart w:id="1150" w:name="_Toc70511683"/>
      <w:bookmarkStart w:id="1151" w:name="_Toc70512066"/>
      <w:bookmarkStart w:id="1152" w:name="_Toc89249799"/>
      <w:bookmarkStart w:id="1153" w:name="_Toc89439560"/>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3041C0AB" w14:textId="77777777" w:rsidR="0027671B" w:rsidRDefault="00D808DC">
      <w:pPr>
        <w:pStyle w:val="Heading1"/>
        <w:spacing w:line="240" w:lineRule="atLeast"/>
        <w:pPrChange w:id="1154" w:author="Strzelczyk, Anthony (A.)" w:date="2020-12-11T12:24:00Z">
          <w:pPr>
            <w:pStyle w:val="Heading1"/>
          </w:pPr>
        </w:pPrChange>
      </w:pPr>
      <w:bookmarkStart w:id="1155" w:name="_Ref51772597"/>
      <w:bookmarkStart w:id="1156" w:name="_Toc89439561"/>
      <w:r>
        <w:lastRenderedPageBreak/>
        <w:t>Feature Modeling</w:t>
      </w:r>
      <w:bookmarkEnd w:id="1155"/>
      <w:bookmarkEnd w:id="1156"/>
    </w:p>
    <w:p w14:paraId="65893038" w14:textId="31B8A810" w:rsidR="007B7C43" w:rsidRDefault="007B7C43">
      <w:pPr>
        <w:shd w:val="clear" w:color="auto" w:fill="D6E3BC" w:themeFill="accent3" w:themeFillTint="66"/>
        <w:spacing w:line="240" w:lineRule="atLeast"/>
        <w:rPr>
          <w:rStyle w:val="SubtleEmphasis"/>
          <w:rFonts w:cs="Arial"/>
          <w:b/>
          <w:bCs/>
          <w:caps/>
          <w:kern w:val="32"/>
          <w:sz w:val="32"/>
          <w:szCs w:val="32"/>
        </w:rPr>
        <w:pPrChange w:id="1157" w:author="Strzelczyk, Anthony (A.)" w:date="2020-12-11T12:24:00Z">
          <w:pPr>
            <w:shd w:val="clear" w:color="auto" w:fill="D6E3BC" w:themeFill="accent3" w:themeFillTint="66"/>
          </w:pPr>
        </w:pPrChange>
      </w:pPr>
      <w:r w:rsidRPr="00347A88">
        <w:rPr>
          <w:rStyle w:val="SubtleEmphasis"/>
          <w:b/>
        </w:rPr>
        <w:t>#Hint:</w:t>
      </w:r>
      <w:r w:rsidRPr="00347A88">
        <w:rPr>
          <w:rStyle w:val="SubtleEmphasis"/>
        </w:rPr>
        <w:t xml:space="preserve"> </w:t>
      </w:r>
      <w:r>
        <w:rPr>
          <w:rStyle w:val="SubtleEmphasis"/>
        </w:rPr>
        <w:t xml:space="preserve">Use at least one of the modelling techniques listed in this chapter – and additionally a functional decomposition (refer to chapter </w:t>
      </w:r>
      <w:r>
        <w:rPr>
          <w:rStyle w:val="SubtleEmphasis"/>
        </w:rPr>
        <w:fldChar w:fldCharType="begin"/>
      </w:r>
      <w:r>
        <w:rPr>
          <w:rStyle w:val="SubtleEmphasis"/>
        </w:rPr>
        <w:instrText xml:space="preserve"> REF _Ref51772354 \w \h </w:instrText>
      </w:r>
      <w:r>
        <w:rPr>
          <w:rStyle w:val="SubtleEmphasis"/>
        </w:rPr>
      </w:r>
      <w:r>
        <w:rPr>
          <w:rStyle w:val="SubtleEmphasis"/>
        </w:rPr>
        <w:fldChar w:fldCharType="separate"/>
      </w:r>
      <w:r w:rsidR="005277C2">
        <w:rPr>
          <w:rStyle w:val="SubtleEmphasis"/>
        </w:rPr>
        <w:t>0</w:t>
      </w:r>
      <w:r>
        <w:rPr>
          <w:rStyle w:val="SubtleEmphasis"/>
        </w:rPr>
        <w:fldChar w:fldCharType="end"/>
      </w:r>
      <w:r>
        <w:rPr>
          <w:rStyle w:val="SubtleEmphasis"/>
        </w:rPr>
        <w:t xml:space="preserve"> “</w:t>
      </w:r>
      <w:r>
        <w:rPr>
          <w:rStyle w:val="SubtleEmphasis"/>
        </w:rPr>
        <w:fldChar w:fldCharType="begin"/>
      </w:r>
      <w:r>
        <w:rPr>
          <w:rStyle w:val="SubtleEmphasis"/>
        </w:rPr>
        <w:instrText xml:space="preserve"> REF _Ref51772354 \h  \* MERGEFORMAT </w:instrText>
      </w:r>
      <w:r>
        <w:rPr>
          <w:rStyle w:val="SubtleEmphasis"/>
        </w:rPr>
      </w:r>
      <w:r>
        <w:rPr>
          <w:rStyle w:val="SubtleEmphasis"/>
        </w:rPr>
        <w:fldChar w:fldCharType="end"/>
      </w:r>
      <w:r>
        <w:rPr>
          <w:rStyle w:val="SubtleEmphasis"/>
        </w:rPr>
        <w:t>”) – to gather and analyze the feature requirements.</w:t>
      </w:r>
    </w:p>
    <w:p w14:paraId="5B0BB4DA" w14:textId="561C94D3" w:rsidR="00BA2536" w:rsidRPr="007B7C43" w:rsidRDefault="00BA2536">
      <w:pPr>
        <w:pStyle w:val="REUserHint"/>
        <w:spacing w:line="240" w:lineRule="atLeast"/>
        <w:rPr>
          <w:rStyle w:val="SubtleEmphasis"/>
        </w:rPr>
        <w:pPrChange w:id="1158" w:author="Strzelczyk, Anthony (A.)" w:date="2020-12-11T12:24:00Z">
          <w:pPr>
            <w:pStyle w:val="REUserHint"/>
          </w:pPr>
        </w:pPrChange>
      </w:pPr>
      <w:r w:rsidRPr="00347A88">
        <w:rPr>
          <w:rStyle w:val="SubtleEmphasis"/>
          <w:b/>
        </w:rPr>
        <w:t>#Link:</w:t>
      </w:r>
      <w:r>
        <w:rPr>
          <w:rStyle w:val="SubtleEmphasis"/>
          <w:b/>
        </w:rPr>
        <w:t xml:space="preserve"> </w:t>
      </w:r>
      <w:r w:rsidR="002824A3">
        <w:fldChar w:fldCharType="begin"/>
      </w:r>
      <w:r w:rsidR="002824A3">
        <w:instrText xml:space="preserve"> HYPERLINK "https://bd101001.pd2.ford.com/stages/" \l "/workspace/209/_vv/(process/activity/_E_h9QKJNeBGY2aIJCaFfcg)" </w:instrText>
      </w:r>
      <w:r w:rsidR="002824A3">
        <w:fldChar w:fldCharType="separate"/>
      </w:r>
      <w:r w:rsidRPr="00697F1C">
        <w:rPr>
          <w:rStyle w:val="Hyperlink"/>
          <w:i/>
        </w:rPr>
        <w:t xml:space="preserve">Stages- RE </w:t>
      </w:r>
      <w:r>
        <w:rPr>
          <w:rStyle w:val="Hyperlink"/>
          <w:i/>
        </w:rPr>
        <w:t>Analyze Feature Requirements</w:t>
      </w:r>
      <w:r w:rsidR="002824A3">
        <w:rPr>
          <w:rStyle w:val="Hyperlink"/>
          <w:i/>
        </w:rPr>
        <w:fldChar w:fldCharType="end"/>
      </w:r>
      <w:r w:rsidR="00AC3377" w:rsidRPr="007B7C43">
        <w:rPr>
          <w:rStyle w:val="SubtleEmphasis"/>
        </w:rPr>
        <w:t xml:space="preserve"> </w:t>
      </w:r>
    </w:p>
    <w:p w14:paraId="6B25E73C" w14:textId="77777777" w:rsidR="00F25E60" w:rsidRDefault="00F25E60">
      <w:pPr>
        <w:pStyle w:val="Heading2"/>
        <w:tabs>
          <w:tab w:val="num" w:pos="718"/>
        </w:tabs>
        <w:spacing w:line="240" w:lineRule="atLeast"/>
        <w:ind w:left="601" w:hanging="601"/>
        <w:pPrChange w:id="1159" w:author="Strzelczyk, Anthony (A.)" w:date="2020-12-11T12:24:00Z">
          <w:pPr>
            <w:pStyle w:val="Heading2"/>
            <w:tabs>
              <w:tab w:val="num" w:pos="718"/>
            </w:tabs>
            <w:ind w:left="601" w:hanging="601"/>
          </w:pPr>
        </w:pPrChange>
      </w:pPr>
      <w:bookmarkStart w:id="1160" w:name="_Ref453344424"/>
      <w:bookmarkStart w:id="1161" w:name="_Toc89439562"/>
      <w:bookmarkStart w:id="1162" w:name="_Toc397081452"/>
      <w:bookmarkStart w:id="1163" w:name="_Toc215652157"/>
      <w:bookmarkStart w:id="1164" w:name="_Toc215652155"/>
      <w:bookmarkStart w:id="1165" w:name="_Toc215652158"/>
      <w:bookmarkStart w:id="1166" w:name="_Toc217292214"/>
      <w:r>
        <w:t>Operation Modes and States</w:t>
      </w:r>
      <w:bookmarkEnd w:id="1160"/>
      <w:bookmarkEnd w:id="1161"/>
    </w:p>
    <w:p w14:paraId="2824D30C" w14:textId="77777777" w:rsidR="0020727C" w:rsidRPr="00347A88" w:rsidRDefault="0020727C">
      <w:pPr>
        <w:pStyle w:val="REUserHint"/>
        <w:spacing w:line="240" w:lineRule="atLeast"/>
        <w:rPr>
          <w:rStyle w:val="SubtleEmphasis"/>
          <w:rFonts w:cs="Arial"/>
          <w:b/>
          <w:iCs w:val="0"/>
          <w:kern w:val="32"/>
          <w:sz w:val="28"/>
          <w:szCs w:val="28"/>
        </w:rPr>
        <w:pPrChange w:id="1167" w:author="Strzelczyk, Anthony (A.)" w:date="2020-12-11T12:24:00Z">
          <w:pPr>
            <w:pStyle w:val="REUserHint"/>
          </w:pPr>
        </w:pPrChange>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27C13CB7" w14:textId="77777777" w:rsidR="00C85F79" w:rsidRDefault="00467C8F">
      <w:pPr>
        <w:pStyle w:val="REUserHint"/>
        <w:spacing w:line="240" w:lineRule="atLeast"/>
        <w:rPr>
          <w:rStyle w:val="SubtleEmphasis"/>
        </w:rPr>
        <w:pPrChange w:id="1168" w:author="Strzelczyk, Anthony (A.)" w:date="2020-12-11T12:24:00Z">
          <w:pPr>
            <w:pStyle w:val="REUserHint"/>
          </w:pPr>
        </w:pPrChange>
      </w:pPr>
      <w:r w:rsidRPr="00347A88">
        <w:rPr>
          <w:rStyle w:val="SubtleEmphasis"/>
          <w:b/>
        </w:rPr>
        <w:t>#Hint:</w:t>
      </w:r>
      <w:r w:rsidRPr="00347A88">
        <w:rPr>
          <w:rStyle w:val="SubtleEmphasis"/>
        </w:rPr>
        <w:t xml:space="preserve"> </w:t>
      </w:r>
      <w:r w:rsidR="00B4266A" w:rsidRPr="00B4266A">
        <w:rPr>
          <w:rStyle w:val="SubtleEmphasis"/>
        </w:rPr>
        <w:t>Insert (or reference) a description of the feature’s operation modes and states by one or multiple state machine diagrams. The purpose of the state machine is to help analyze the requirements, i.e., if the behavior described in the requirements is consistent and complete. Therefore, the state machine should not provide details, which are not referenced in feature level requirements. It should typically show only those states and transitions, which describe the high</w:t>
      </w:r>
      <w:r w:rsidR="00B4266A">
        <w:rPr>
          <w:rStyle w:val="SubtleEmphasis"/>
        </w:rPr>
        <w:t xml:space="preserve"> </w:t>
      </w:r>
      <w:r w:rsidR="00B4266A" w:rsidRPr="00B4266A">
        <w:rPr>
          <w:rStyle w:val="SubtleEmphasis"/>
        </w:rPr>
        <w:t>level behavior facing or impacting the user.</w:t>
      </w:r>
    </w:p>
    <w:p w14:paraId="3B430BA7" w14:textId="21863C7E" w:rsidR="00C85F79" w:rsidRPr="00347A88" w:rsidRDefault="00C85F79">
      <w:pPr>
        <w:pStyle w:val="REUserHint"/>
        <w:spacing w:line="240" w:lineRule="atLeast"/>
        <w:rPr>
          <w:rStyle w:val="SubtleEmphasis"/>
        </w:rPr>
        <w:pPrChange w:id="1169" w:author="Strzelczyk, Anthony (A.)" w:date="2020-12-11T12:24:00Z">
          <w:pPr>
            <w:pStyle w:val="REUserHint"/>
          </w:pPr>
        </w:pPrChange>
      </w:pPr>
      <w:r w:rsidRPr="00347A88">
        <w:rPr>
          <w:rStyle w:val="SubtleEmphasis"/>
          <w:b/>
        </w:rPr>
        <w:t>#Link:</w:t>
      </w:r>
      <w:r w:rsidRPr="00347A88">
        <w:rPr>
          <w:rStyle w:val="SubtleEmphasis"/>
        </w:rPr>
        <w:t xml:space="preserve"> </w:t>
      </w:r>
      <w:r w:rsidR="002824A3">
        <w:fldChar w:fldCharType="begin"/>
      </w:r>
      <w:r w:rsidR="002824A3">
        <w:instrText xml:space="preserve"> HYPERLINK "https://bd101001.pd2.ford.com/stages/" \l "/workspace/209/_vv/(process/activity/_iKH7oFMNkpOMg85u0m-tig)" </w:instrText>
      </w:r>
      <w:r w:rsidR="002824A3">
        <w:fldChar w:fldCharType="separate"/>
      </w:r>
      <w:r w:rsidR="00497BD5">
        <w:rPr>
          <w:rStyle w:val="SubtleEmphasis"/>
          <w:color w:val="0000FF"/>
        </w:rPr>
        <w:t>Stages - RE Model the States and Modes</w:t>
      </w:r>
      <w:r w:rsidR="002824A3">
        <w:rPr>
          <w:rStyle w:val="SubtleEmphasis"/>
          <w:color w:val="0000FF"/>
        </w:rPr>
        <w:fldChar w:fldCharType="end"/>
      </w:r>
      <w:r w:rsidR="00D672D3">
        <w:rPr>
          <w:rStyle w:val="SubtleEmphasis"/>
          <w:color w:val="0000FF"/>
        </w:rPr>
        <w:t xml:space="preserve"> </w:t>
      </w:r>
    </w:p>
    <w:p w14:paraId="1622D0F9" w14:textId="1178CB30" w:rsidR="00535E5D" w:rsidRDefault="00535E5D">
      <w:pPr>
        <w:spacing w:line="240" w:lineRule="atLeast"/>
        <w:rPr>
          <w:ins w:id="1170" w:author="Strzelczyk, Anthony (A.)" w:date="2020-12-21T14:50:00Z"/>
        </w:rPr>
        <w:pPrChange w:id="1171" w:author="Strzelczyk, Anthony (A.)" w:date="2020-12-11T12:24:00Z">
          <w:pPr/>
        </w:pPrChange>
      </w:pPr>
    </w:p>
    <w:p w14:paraId="62179BBF" w14:textId="429D5A59" w:rsidR="008D545A" w:rsidRDefault="00215B3B">
      <w:pPr>
        <w:spacing w:line="240" w:lineRule="atLeast"/>
        <w:rPr>
          <w:ins w:id="1172" w:author="Strzelczyk, Anthony (A.)" w:date="2020-12-21T14:50:00Z"/>
        </w:rPr>
        <w:pPrChange w:id="1173" w:author="Strzelczyk, Anthony (A.)" w:date="2020-12-11T12:24:00Z">
          <w:pPr/>
        </w:pPrChange>
      </w:pPr>
      <w:del w:id="1174" w:author="Strzelczyk, Anthony (A.)" w:date="2020-12-23T12:42:00Z">
        <w:r w:rsidDel="00291AF3">
          <w:fldChar w:fldCharType="begin"/>
        </w:r>
        <w:r w:rsidDel="00291AF3">
          <w:fldChar w:fldCharType="end"/>
        </w:r>
      </w:del>
      <w:ins w:id="1175" w:author="Strzelczyk, Anthony (A.)" w:date="2020-12-23T12:44:00Z">
        <w:r w:rsidR="00291AF3" w:rsidRPr="00291AF3">
          <w:t xml:space="preserve"> </w:t>
        </w:r>
      </w:ins>
      <w:ins w:id="1176" w:author="Strzelczyk, Anthony (A.)" w:date="2020-12-23T13:06:00Z">
        <w:r w:rsidR="005C5372">
          <w:object w:dxaOrig="12361" w:dyaOrig="11881" w14:anchorId="5D584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25pt;height:440.2pt" o:ole="">
              <v:imagedata r:id="rId29" o:title=""/>
            </v:shape>
            <o:OLEObject Type="Embed" ProgID="Visio.Drawing.15" ShapeID="_x0000_i1025" DrawAspect="Content" ObjectID="_1716035445" r:id="rId30"/>
          </w:object>
        </w:r>
      </w:ins>
    </w:p>
    <w:p w14:paraId="482FC538" w14:textId="1F71F498" w:rsidR="008D545A" w:rsidRDefault="008D545A">
      <w:pPr>
        <w:pStyle w:val="Caption"/>
        <w:rPr>
          <w:ins w:id="1177" w:author="Strzelczyk, Anthony (A.)" w:date="2020-12-21T14:50:00Z"/>
        </w:rPr>
        <w:pPrChange w:id="1178" w:author="Strzelczyk, Anthony (A.)" w:date="2020-12-21T14:53:00Z">
          <w:pPr/>
        </w:pPrChange>
      </w:pPr>
      <w:bookmarkStart w:id="1179" w:name="_Toc89440085"/>
      <w:ins w:id="1180" w:author="Strzelczyk, Anthony (A.)" w:date="2020-12-21T14:51:00Z">
        <w:r>
          <w:t>Fi</w:t>
        </w:r>
        <w:r w:rsidRPr="00DE43BF">
          <w:t xml:space="preserve">gure </w:t>
        </w:r>
        <w:r>
          <w:fldChar w:fldCharType="begin"/>
        </w:r>
        <w:r>
          <w:instrText xml:space="preserve"> SEQ Figure \* ARABIC </w:instrText>
        </w:r>
        <w:r>
          <w:fldChar w:fldCharType="separate"/>
        </w:r>
      </w:ins>
      <w:r w:rsidR="005277C2">
        <w:rPr>
          <w:noProof/>
        </w:rPr>
        <w:t>4</w:t>
      </w:r>
      <w:ins w:id="1181" w:author="Strzelczyk, Anthony (A.)" w:date="2020-12-21T14:51:00Z">
        <w:r>
          <w:fldChar w:fldCharType="end"/>
        </w:r>
        <w:r w:rsidRPr="00DE43BF">
          <w:t xml:space="preserve">: </w:t>
        </w:r>
      </w:ins>
      <w:ins w:id="1182" w:author="Strzelczyk, Anthony (A.)" w:date="2021-01-19T15:57:00Z">
        <w:r w:rsidR="00880523">
          <w:t xml:space="preserve">Fog </w:t>
        </w:r>
      </w:ins>
      <w:ins w:id="1183" w:author="Strzelczyk, Anthony (A.)" w:date="2020-12-21T14:51:00Z">
        <w:r w:rsidRPr="00DE43BF">
          <w:t xml:space="preserve">Feature Operation </w:t>
        </w:r>
        <w:r w:rsidRPr="0068776C">
          <w:t>Modes</w:t>
        </w:r>
        <w:r>
          <w:t xml:space="preserve"> and States</w:t>
        </w:r>
      </w:ins>
      <w:bookmarkEnd w:id="1179"/>
    </w:p>
    <w:p w14:paraId="07392B06" w14:textId="60C4FAAD" w:rsidR="008D545A" w:rsidRDefault="008D545A">
      <w:pPr>
        <w:spacing w:line="240" w:lineRule="atLeast"/>
        <w:rPr>
          <w:ins w:id="1184" w:author="Strzelczyk, Anthony (A.)" w:date="2020-12-21T14:50:00Z"/>
        </w:rPr>
        <w:pPrChange w:id="1185" w:author="Strzelczyk, Anthony (A.)" w:date="2020-12-11T12:24:00Z">
          <w:pPr/>
        </w:pPrChange>
      </w:pPr>
    </w:p>
    <w:p w14:paraId="7FD1ADF6" w14:textId="77777777" w:rsidR="008D545A" w:rsidRDefault="008D545A">
      <w:pPr>
        <w:spacing w:line="240" w:lineRule="atLeast"/>
        <w:rPr>
          <w:ins w:id="1186" w:author="Strzelczyk, Anthony (A.)" w:date="2020-12-15T12:40:00Z"/>
        </w:rPr>
        <w:pPrChange w:id="1187" w:author="Strzelczyk, Anthony (A.)" w:date="2020-12-11T12:24:00Z">
          <w:pPr/>
        </w:pPrChange>
      </w:pPr>
    </w:p>
    <w:p w14:paraId="1BFA934B" w14:textId="6DB6A310" w:rsidR="00F635AD" w:rsidRDefault="00735DD9">
      <w:pPr>
        <w:spacing w:line="240" w:lineRule="atLeast"/>
        <w:pPrChange w:id="1188" w:author="Strzelczyk, Anthony (A.)" w:date="2020-12-11T12:24:00Z">
          <w:pPr/>
        </w:pPrChange>
      </w:pPr>
      <w:del w:id="1189" w:author="Strzelczyk, Anthony (A.)" w:date="2020-12-21T14:04:00Z">
        <w:r w:rsidDel="009464DD">
          <w:fldChar w:fldCharType="begin"/>
        </w:r>
        <w:r w:rsidDel="009464DD">
          <w:fldChar w:fldCharType="end"/>
        </w:r>
      </w:del>
    </w:p>
    <w:p w14:paraId="75D6A804" w14:textId="1E269AFC" w:rsidR="003E600E" w:rsidRPr="003E600E" w:rsidDel="003E600E" w:rsidRDefault="00535E5D">
      <w:pPr>
        <w:pStyle w:val="Caption"/>
        <w:spacing w:line="240" w:lineRule="atLeast"/>
        <w:rPr>
          <w:del w:id="1190" w:author="Strzelczyk, Anthony (A.)" w:date="2020-12-14T20:03:00Z"/>
        </w:rPr>
        <w:pPrChange w:id="1191" w:author="Strzelczyk, Anthony (A.)" w:date="2020-12-14T20:03:00Z">
          <w:pPr>
            <w:pStyle w:val="Caption"/>
          </w:pPr>
        </w:pPrChange>
      </w:pPr>
      <w:del w:id="1192" w:author="Strzelczyk, Anthony (A.)" w:date="2020-12-14T20:00:00Z">
        <w:r w:rsidDel="003E600E">
          <w:rPr>
            <w:b w:val="0"/>
            <w:noProof/>
          </w:rPr>
          <w:drawing>
            <wp:inline distT="0" distB="0" distL="0" distR="0" wp14:anchorId="7C0D25B0" wp14:editId="7225508B">
              <wp:extent cx="6466205" cy="4260850"/>
              <wp:effectExtent l="0" t="0" r="0" b="6350"/>
              <wp:docPr id="1" name="Picture 869304129.jpg" descr="869304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9304129.jpg"/>
                      <pic:cNvPicPr/>
                    </pic:nvPicPr>
                    <pic:blipFill>
                      <a:blip r:embed="rId31" cstate="print"/>
                      <a:stretch>
                        <a:fillRect/>
                      </a:stretch>
                    </pic:blipFill>
                    <pic:spPr>
                      <a:xfrm>
                        <a:off x="0" y="0"/>
                        <a:ext cx="6466205" cy="4260850"/>
                      </a:xfrm>
                      <a:prstGeom prst="rect">
                        <a:avLst/>
                      </a:prstGeom>
                    </pic:spPr>
                  </pic:pic>
                </a:graphicData>
              </a:graphic>
            </wp:inline>
          </w:drawing>
        </w:r>
      </w:del>
      <w:del w:id="1193" w:author="Strzelczyk, Anthony (A.)" w:date="2020-12-15T11:45:00Z">
        <w:r w:rsidR="00E96E55" w:rsidRPr="00E96E55" w:rsidDel="009D7F4D">
          <w:delText xml:space="preserve"> </w:delText>
        </w:r>
      </w:del>
    </w:p>
    <w:p w14:paraId="30DAC528" w14:textId="180641B2" w:rsidR="00E96E55" w:rsidDel="009D7F4D" w:rsidRDefault="00E96E55">
      <w:pPr>
        <w:pStyle w:val="Caption"/>
        <w:rPr>
          <w:del w:id="1194" w:author="Strzelczyk, Anthony (A.)" w:date="2020-12-15T11:45:00Z"/>
        </w:rPr>
      </w:pPr>
      <w:del w:id="1195" w:author="Strzelczyk, Anthony (A.)" w:date="2020-12-15T11:45:00Z">
        <w:r w:rsidRPr="00DE43BF" w:rsidDel="009D7F4D">
          <w:delText xml:space="preserve">Figure </w:delText>
        </w:r>
        <w:r w:rsidDel="009D7F4D">
          <w:rPr>
            <w:b w:val="0"/>
          </w:rPr>
          <w:fldChar w:fldCharType="begin"/>
        </w:r>
        <w:r w:rsidDel="009D7F4D">
          <w:rPr>
            <w:noProof/>
          </w:rPr>
          <w:delInstrText xml:space="preserve"> SEQ Figure \* ARABIC </w:delInstrText>
        </w:r>
        <w:r w:rsidDel="009D7F4D">
          <w:rPr>
            <w:b w:val="0"/>
          </w:rPr>
          <w:fldChar w:fldCharType="separate"/>
        </w:r>
      </w:del>
      <w:del w:id="1196" w:author="Strzelczyk, Anthony (A.)" w:date="2020-12-10T12:02:00Z">
        <w:r w:rsidDel="00C24607">
          <w:rPr>
            <w:noProof/>
          </w:rPr>
          <w:delText>3</w:delText>
        </w:r>
      </w:del>
      <w:del w:id="1197" w:author="Strzelczyk, Anthony (A.)" w:date="2020-12-15T11:45:00Z">
        <w:r w:rsidDel="009D7F4D">
          <w:rPr>
            <w:b w:val="0"/>
          </w:rPr>
          <w:fldChar w:fldCharType="end"/>
        </w:r>
        <w:r w:rsidRPr="00DE43BF" w:rsidDel="009D7F4D">
          <w:delText xml:space="preserve">: Feature Operation </w:delText>
        </w:r>
        <w:r w:rsidRPr="0068776C" w:rsidDel="009D7F4D">
          <w:delText>Modes</w:delText>
        </w:r>
        <w:r w:rsidDel="009D7F4D">
          <w:delText xml:space="preserve"> and States for Front Fog Lighting</w:delText>
        </w:r>
      </w:del>
    </w:p>
    <w:p w14:paraId="53CA61CD" w14:textId="0376FD99" w:rsidR="00CB641B" w:rsidRPr="00CB641B" w:rsidDel="003E600E" w:rsidRDefault="00CB641B">
      <w:pPr>
        <w:spacing w:line="240" w:lineRule="atLeast"/>
        <w:rPr>
          <w:del w:id="1198" w:author="Strzelczyk, Anthony (A.)" w:date="2020-12-14T20:04:00Z"/>
        </w:rPr>
        <w:pPrChange w:id="1199" w:author="Strzelczyk, Anthony (A.)" w:date="2020-12-11T12:24:00Z">
          <w:pPr/>
        </w:pPrChange>
      </w:pPr>
    </w:p>
    <w:p w14:paraId="1616E040" w14:textId="35940459" w:rsidR="00535E5D" w:rsidDel="003E600E" w:rsidRDefault="00E96E55">
      <w:pPr>
        <w:spacing w:line="240" w:lineRule="atLeast"/>
        <w:rPr>
          <w:del w:id="1200" w:author="Strzelczyk, Anthony (A.)" w:date="2020-12-14T20:04:00Z"/>
        </w:rPr>
        <w:pPrChange w:id="1201" w:author="Strzelczyk, Anthony (A.)" w:date="2020-12-11T12:24:00Z">
          <w:pPr/>
        </w:pPrChange>
      </w:pPr>
      <w:del w:id="1202" w:author="Strzelczyk, Anthony (A.)" w:date="2020-12-14T20:00:00Z">
        <w:r w:rsidDel="003E600E">
          <w:rPr>
            <w:noProof/>
          </w:rPr>
          <w:drawing>
            <wp:inline distT="0" distB="0" distL="0" distR="0" wp14:anchorId="061DC596" wp14:editId="62D4639D">
              <wp:extent cx="6466205" cy="3827145"/>
              <wp:effectExtent l="0" t="0" r="0" b="1905"/>
              <wp:docPr id="4" name="Picture 1939797710.jpg" descr="1939797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39797710.jpg"/>
                      <pic:cNvPicPr/>
                    </pic:nvPicPr>
                    <pic:blipFill>
                      <a:blip r:embed="rId32" cstate="print"/>
                      <a:stretch>
                        <a:fillRect/>
                      </a:stretch>
                    </pic:blipFill>
                    <pic:spPr>
                      <a:xfrm>
                        <a:off x="0" y="0"/>
                        <a:ext cx="6466205" cy="3827145"/>
                      </a:xfrm>
                      <a:prstGeom prst="rect">
                        <a:avLst/>
                      </a:prstGeom>
                    </pic:spPr>
                  </pic:pic>
                </a:graphicData>
              </a:graphic>
            </wp:inline>
          </w:drawing>
        </w:r>
      </w:del>
    </w:p>
    <w:p w14:paraId="06A5A483" w14:textId="14C4AF97" w:rsidR="00535E5D" w:rsidRPr="00C85F79" w:rsidDel="007E37BB" w:rsidRDefault="00535E5D">
      <w:pPr>
        <w:spacing w:line="240" w:lineRule="atLeast"/>
        <w:rPr>
          <w:del w:id="1203" w:author="Strzelczyk, Anthony (A.)" w:date="2020-12-15T11:08:00Z"/>
        </w:rPr>
        <w:pPrChange w:id="1204" w:author="Strzelczyk, Anthony (A.)" w:date="2020-12-11T12:24:00Z">
          <w:pPr/>
        </w:pPrChange>
      </w:pPr>
      <w:del w:id="1205" w:author="Strzelczyk, Anthony (A.)" w:date="2020-12-15T11:08:00Z">
        <w:r w:rsidDel="007E37BB">
          <w:object w:dxaOrig="3540" w:dyaOrig="3646" w14:anchorId="71053272">
            <v:shape id="_x0000_i1026" type="#_x0000_t75" style="width:117.7pt;height:123.05pt" o:ole="">
              <v:imagedata r:id="rId33" o:title=""/>
            </v:shape>
            <o:OLEObject Type="Embed" ProgID="Visio.Drawing.15" ShapeID="_x0000_i1026" DrawAspect="Content" ObjectID="_1716035446" r:id="rId34"/>
          </w:object>
        </w:r>
      </w:del>
    </w:p>
    <w:p w14:paraId="1BA4DDFB" w14:textId="1E444AEB" w:rsidR="00A36397" w:rsidDel="007E37BB" w:rsidRDefault="00A36397">
      <w:pPr>
        <w:spacing w:line="240" w:lineRule="atLeast"/>
        <w:rPr>
          <w:del w:id="1206" w:author="Strzelczyk, Anthony (A.)" w:date="2020-12-15T11:08:00Z"/>
          <w:rStyle w:val="SubtleEmphasis"/>
          <w:color w:val="auto"/>
        </w:rPr>
        <w:pPrChange w:id="1207" w:author="Strzelczyk, Anthony (A.)" w:date="2020-12-11T12:24:00Z">
          <w:pPr/>
        </w:pPrChange>
      </w:pPr>
    </w:p>
    <w:p w14:paraId="1EE495FD" w14:textId="4E1B3CF3" w:rsidR="00F25E60" w:rsidDel="003E600E" w:rsidRDefault="00DE43BF">
      <w:pPr>
        <w:pStyle w:val="Caption"/>
        <w:spacing w:line="240" w:lineRule="atLeast"/>
        <w:rPr>
          <w:del w:id="1208" w:author="Strzelczyk, Anthony (A.)" w:date="2020-12-14T20:01:00Z"/>
        </w:rPr>
        <w:pPrChange w:id="1209" w:author="Strzelczyk, Anthony (A.)" w:date="2020-12-11T12:24:00Z">
          <w:pPr>
            <w:pStyle w:val="Caption"/>
          </w:pPr>
        </w:pPrChange>
      </w:pPr>
      <w:del w:id="1210" w:author="Strzelczyk, Anthony (A.)" w:date="2020-12-14T20:01:00Z">
        <w:r w:rsidRPr="00DE43BF" w:rsidDel="003E600E">
          <w:delText xml:space="preserve">Figure </w:delText>
        </w:r>
        <w:r w:rsidR="002C1D22" w:rsidDel="003E600E">
          <w:rPr>
            <w:b w:val="0"/>
          </w:rPr>
          <w:fldChar w:fldCharType="begin"/>
        </w:r>
        <w:r w:rsidR="002C1D22" w:rsidDel="003E600E">
          <w:rPr>
            <w:noProof/>
          </w:rPr>
          <w:delInstrText xml:space="preserve"> SEQ Figure \* ARABIC </w:delInstrText>
        </w:r>
        <w:r w:rsidR="002C1D22" w:rsidDel="003E600E">
          <w:rPr>
            <w:b w:val="0"/>
          </w:rPr>
          <w:fldChar w:fldCharType="separate"/>
        </w:r>
      </w:del>
      <w:del w:id="1211" w:author="Strzelczyk, Anthony (A.)" w:date="2020-12-10T12:02:00Z">
        <w:r w:rsidR="00E96E55" w:rsidDel="00C24607">
          <w:rPr>
            <w:noProof/>
          </w:rPr>
          <w:delText>4</w:delText>
        </w:r>
      </w:del>
      <w:del w:id="1212" w:author="Strzelczyk, Anthony (A.)" w:date="2020-12-14T20:01:00Z">
        <w:r w:rsidR="002C1D22" w:rsidDel="003E600E">
          <w:rPr>
            <w:b w:val="0"/>
          </w:rPr>
          <w:fldChar w:fldCharType="end"/>
        </w:r>
        <w:r w:rsidRPr="00DE43BF" w:rsidDel="003E600E">
          <w:delText xml:space="preserve">: Feature Operation </w:delText>
        </w:r>
        <w:r w:rsidR="00066C54" w:rsidRPr="0068776C" w:rsidDel="003E600E">
          <w:delText>Modes</w:delText>
        </w:r>
        <w:r w:rsidR="00066C54" w:rsidDel="003E600E">
          <w:delText xml:space="preserve"> and States</w:delText>
        </w:r>
        <w:r w:rsidR="00E96E55" w:rsidDel="003E600E">
          <w:delText xml:space="preserve"> for Rear Fog Lighting</w:delText>
        </w:r>
      </w:del>
    </w:p>
    <w:p w14:paraId="425AE067" w14:textId="3CFAEB45" w:rsidR="005F7FAB" w:rsidDel="007E37BB" w:rsidRDefault="005F7FAB">
      <w:pPr>
        <w:spacing w:line="240" w:lineRule="atLeast"/>
        <w:rPr>
          <w:del w:id="1213" w:author="Strzelczyk, Anthony (A.)" w:date="2020-12-15T11:08:00Z"/>
        </w:rPr>
        <w:pPrChange w:id="1214" w:author="Strzelczyk, Anthony (A.)" w:date="2020-12-11T12:24:00Z">
          <w:pPr/>
        </w:pPrChange>
      </w:pPr>
    </w:p>
    <w:p w14:paraId="335FB2ED" w14:textId="681532DB" w:rsidR="005F7FAB" w:rsidRPr="005F7FAB" w:rsidDel="008D545A" w:rsidRDefault="005F7FAB">
      <w:pPr>
        <w:pStyle w:val="Caption"/>
        <w:rPr>
          <w:del w:id="1215" w:author="Strzelczyk, Anthony (A.)" w:date="2020-12-21T14:49:00Z"/>
        </w:rPr>
        <w:pPrChange w:id="1216" w:author="Strzelczyk, Anthony (A.)" w:date="2020-12-15T11:45:00Z">
          <w:pPr/>
        </w:pPrChange>
      </w:pPr>
    </w:p>
    <w:p w14:paraId="795FE9F6" w14:textId="369E7A7E" w:rsidR="00F25E60" w:rsidDel="009D7F4D" w:rsidRDefault="00F25E60">
      <w:pPr>
        <w:spacing w:line="240" w:lineRule="atLeast"/>
        <w:rPr>
          <w:del w:id="1217" w:author="Strzelczyk, Anthony (A.)" w:date="2020-12-15T11:45:00Z"/>
        </w:rPr>
        <w:pPrChange w:id="1218"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6237"/>
        <w:gridCol w:w="2097"/>
      </w:tblGrid>
      <w:tr w:rsidR="00F25E60" w14:paraId="522B89B0" w14:textId="77777777" w:rsidTr="004849C9">
        <w:tc>
          <w:tcPr>
            <w:tcW w:w="1872" w:type="dxa"/>
            <w:shd w:val="clear" w:color="auto" w:fill="D9D9D9" w:themeFill="background1" w:themeFillShade="D9"/>
          </w:tcPr>
          <w:p w14:paraId="6F9F8796" w14:textId="77777777" w:rsidR="00F25E60" w:rsidRPr="00E52B4D" w:rsidRDefault="00F25E60">
            <w:pPr>
              <w:spacing w:line="240" w:lineRule="atLeast"/>
              <w:rPr>
                <w:b/>
              </w:rPr>
              <w:pPrChange w:id="1219" w:author="Strzelczyk, Anthony (A.)" w:date="2020-12-11T12:24:00Z">
                <w:pPr/>
              </w:pPrChange>
            </w:pPr>
            <w:r w:rsidRPr="00E52B4D">
              <w:rPr>
                <w:b/>
              </w:rPr>
              <w:lastRenderedPageBreak/>
              <w:t>State</w:t>
            </w:r>
          </w:p>
        </w:tc>
        <w:tc>
          <w:tcPr>
            <w:tcW w:w="6237" w:type="dxa"/>
            <w:shd w:val="clear" w:color="auto" w:fill="D9D9D9" w:themeFill="background1" w:themeFillShade="D9"/>
          </w:tcPr>
          <w:p w14:paraId="56218432" w14:textId="77777777" w:rsidR="00F25E60" w:rsidRPr="00E52B4D" w:rsidRDefault="00F25E60">
            <w:pPr>
              <w:spacing w:line="240" w:lineRule="atLeast"/>
              <w:rPr>
                <w:b/>
              </w:rPr>
              <w:pPrChange w:id="1220" w:author="Strzelczyk, Anthony (A.)" w:date="2020-12-11T12:24:00Z">
                <w:pPr/>
              </w:pPrChange>
            </w:pPr>
            <w:r w:rsidRPr="00E52B4D">
              <w:rPr>
                <w:b/>
              </w:rPr>
              <w:t>Description</w:t>
            </w:r>
          </w:p>
        </w:tc>
        <w:tc>
          <w:tcPr>
            <w:tcW w:w="2097" w:type="dxa"/>
            <w:shd w:val="clear" w:color="auto" w:fill="D9D9D9" w:themeFill="background1" w:themeFillShade="D9"/>
          </w:tcPr>
          <w:p w14:paraId="5ED951FF" w14:textId="77777777" w:rsidR="00F25E60" w:rsidRPr="00E52B4D" w:rsidRDefault="00F25E60">
            <w:pPr>
              <w:spacing w:line="240" w:lineRule="atLeast"/>
              <w:rPr>
                <w:b/>
              </w:rPr>
              <w:pPrChange w:id="1221" w:author="Strzelczyk, Anthony (A.)" w:date="2020-12-11T12:24:00Z">
                <w:pPr/>
              </w:pPrChange>
            </w:pPr>
            <w:r>
              <w:rPr>
                <w:b/>
              </w:rPr>
              <w:t>Requirements Reference</w:t>
            </w:r>
            <w:r w:rsidR="003036CD">
              <w:rPr>
                <w:b/>
              </w:rPr>
              <w:t xml:space="preserve"> </w:t>
            </w:r>
            <w:r w:rsidR="003036CD" w:rsidRPr="003036CD">
              <w:t>(optional)</w:t>
            </w:r>
          </w:p>
        </w:tc>
      </w:tr>
      <w:tr w:rsidR="005F7FAB" w14:paraId="3BCD50B3" w14:textId="77777777" w:rsidTr="004849C9">
        <w:tc>
          <w:tcPr>
            <w:tcW w:w="1872" w:type="dxa"/>
          </w:tcPr>
          <w:p w14:paraId="6B4E0DE9" w14:textId="77777777" w:rsidR="005F7FAB" w:rsidRDefault="005F7FAB">
            <w:pPr>
              <w:spacing w:line="240" w:lineRule="atLeast"/>
              <w:pPrChange w:id="1222" w:author="Strzelczyk, Anthony (A.)" w:date="2020-12-11T12:24:00Z">
                <w:pPr/>
              </w:pPrChange>
            </w:pPr>
            <w:r>
              <w:t xml:space="preserve">Feature Disabled </w:t>
            </w:r>
          </w:p>
        </w:tc>
        <w:tc>
          <w:tcPr>
            <w:tcW w:w="6237" w:type="dxa"/>
          </w:tcPr>
          <w:p w14:paraId="2C788FD8" w14:textId="5464EDE6" w:rsidR="005F7FAB" w:rsidRDefault="005F7FAB">
            <w:pPr>
              <w:spacing w:line="240" w:lineRule="atLeast"/>
              <w:pPrChange w:id="1223" w:author="Strzelczyk, Anthony (A.)" w:date="2020-12-11T12:24:00Z">
                <w:pPr/>
              </w:pPrChange>
            </w:pPr>
            <w:r>
              <w:t>The Feature is disabled, while the enabling condition</w:t>
            </w:r>
            <w:ins w:id="1224" w:author="Strzelczyk, Anthony (A.)" w:date="2020-12-16T19:47:00Z">
              <w:r w:rsidR="00735DD9">
                <w:t>s</w:t>
              </w:r>
            </w:ins>
            <w:r>
              <w:t xml:space="preserve"> are not met. </w:t>
            </w:r>
          </w:p>
        </w:tc>
        <w:tc>
          <w:tcPr>
            <w:tcW w:w="2097" w:type="dxa"/>
          </w:tcPr>
          <w:p w14:paraId="28331009" w14:textId="77777777" w:rsidR="005F7FAB" w:rsidRDefault="005F7FAB">
            <w:pPr>
              <w:spacing w:line="240" w:lineRule="atLeast"/>
              <w:rPr>
                <w:sz w:val="16"/>
                <w:szCs w:val="16"/>
              </w:rPr>
              <w:pPrChange w:id="1225" w:author="Strzelczyk, Anthony (A.)" w:date="2020-12-11T12:24:00Z">
                <w:pPr/>
              </w:pPrChange>
            </w:pPr>
          </w:p>
          <w:p w14:paraId="49FAF672" w14:textId="77777777" w:rsidR="005F7FAB" w:rsidRPr="00394FEA" w:rsidRDefault="005F7FAB">
            <w:pPr>
              <w:spacing w:line="240" w:lineRule="atLeast"/>
              <w:rPr>
                <w:sz w:val="16"/>
                <w:szCs w:val="16"/>
              </w:rPr>
              <w:pPrChange w:id="1226" w:author="Strzelczyk, Anthony (A.)" w:date="2020-12-11T12:24:00Z">
                <w:pPr/>
              </w:pPrChange>
            </w:pPr>
          </w:p>
        </w:tc>
      </w:tr>
      <w:tr w:rsidR="005F7FAB" w14:paraId="1E8C3ABE" w14:textId="77777777" w:rsidTr="004849C9">
        <w:tc>
          <w:tcPr>
            <w:tcW w:w="1872" w:type="dxa"/>
          </w:tcPr>
          <w:p w14:paraId="4E9DC256" w14:textId="77777777" w:rsidR="005F7FAB" w:rsidRDefault="005F7FAB">
            <w:pPr>
              <w:spacing w:line="240" w:lineRule="atLeast"/>
              <w:pPrChange w:id="1227" w:author="Strzelczyk, Anthony (A.)" w:date="2020-12-11T12:24:00Z">
                <w:pPr/>
              </w:pPrChange>
            </w:pPr>
            <w:r>
              <w:t xml:space="preserve">Feature Enabled </w:t>
            </w:r>
          </w:p>
        </w:tc>
        <w:tc>
          <w:tcPr>
            <w:tcW w:w="6237" w:type="dxa"/>
          </w:tcPr>
          <w:p w14:paraId="153538E2" w14:textId="33D2CE2F" w:rsidR="005F7FAB" w:rsidRDefault="005F7FAB">
            <w:pPr>
              <w:spacing w:line="240" w:lineRule="atLeast"/>
              <w:pPrChange w:id="1228" w:author="Strzelczyk, Anthony (A.)" w:date="2020-12-11T12:24:00Z">
                <w:pPr/>
              </w:pPrChange>
            </w:pPr>
            <w:r>
              <w:t>The Feature is enabled, while the enabling condition</w:t>
            </w:r>
            <w:ins w:id="1229" w:author="Strzelczyk, Anthony (A.)" w:date="2020-12-16T19:47:00Z">
              <w:r w:rsidR="00735DD9">
                <w:t>s</w:t>
              </w:r>
            </w:ins>
            <w:r>
              <w:t xml:space="preserve"> are met. The Feature can be operated.</w:t>
            </w:r>
          </w:p>
        </w:tc>
        <w:tc>
          <w:tcPr>
            <w:tcW w:w="2097" w:type="dxa"/>
          </w:tcPr>
          <w:p w14:paraId="35D3EF33" w14:textId="77777777" w:rsidR="005F7FAB" w:rsidRPr="0042293B" w:rsidRDefault="005F7FAB">
            <w:pPr>
              <w:spacing w:line="240" w:lineRule="atLeast"/>
              <w:rPr>
                <w:sz w:val="16"/>
                <w:szCs w:val="16"/>
              </w:rPr>
              <w:pPrChange w:id="1230" w:author="Strzelczyk, Anthony (A.)" w:date="2020-12-11T12:24:00Z">
                <w:pPr/>
              </w:pPrChange>
            </w:pPr>
          </w:p>
        </w:tc>
      </w:tr>
      <w:tr w:rsidR="005F7FAB" w14:paraId="74456348" w14:textId="77777777" w:rsidTr="004849C9">
        <w:tc>
          <w:tcPr>
            <w:tcW w:w="1872" w:type="dxa"/>
            <w:vMerge w:val="restart"/>
            <w:vAlign w:val="center"/>
          </w:tcPr>
          <w:p w14:paraId="04B63BE1" w14:textId="77777777" w:rsidR="005F7FAB" w:rsidRDefault="005F7FAB">
            <w:pPr>
              <w:spacing w:line="240" w:lineRule="atLeast"/>
              <w:jc w:val="center"/>
              <w:pPrChange w:id="1231" w:author="Strzelczyk, Anthony (A.)" w:date="2020-12-11T12:24:00Z">
                <w:pPr>
                  <w:jc w:val="center"/>
                </w:pPr>
              </w:pPrChange>
            </w:pPr>
            <w:r>
              <w:t>Feature Off</w:t>
            </w:r>
          </w:p>
        </w:tc>
        <w:tc>
          <w:tcPr>
            <w:tcW w:w="6237" w:type="dxa"/>
          </w:tcPr>
          <w:p w14:paraId="5E23EAB2" w14:textId="0358BC26" w:rsidR="005F7FAB" w:rsidRDefault="005F7FAB">
            <w:pPr>
              <w:spacing w:line="240" w:lineRule="atLeast"/>
              <w:pPrChange w:id="1232" w:author="Strzelczyk, Anthony (A.)" w:date="2020-12-11T12:24:00Z">
                <w:pPr/>
              </w:pPrChange>
            </w:pPr>
            <w:r>
              <w:t xml:space="preserve">The Feature is in “Off” state and can be turned </w:t>
            </w:r>
            <w:del w:id="1233" w:author="Anthony" w:date="2021-03-06T11:23:00Z">
              <w:r w:rsidDel="00E93C3D">
                <w:delText xml:space="preserve">on </w:delText>
              </w:r>
            </w:del>
            <w:ins w:id="1234" w:author="Anthony" w:date="2021-03-06T11:23:00Z">
              <w:r w:rsidR="00E93C3D">
                <w:t xml:space="preserve">ON </w:t>
              </w:r>
            </w:ins>
            <w:r>
              <w:t xml:space="preserve">by user request. </w:t>
            </w:r>
          </w:p>
          <w:p w14:paraId="22EFA534" w14:textId="171E5E2D" w:rsidR="005F7FAB" w:rsidRDefault="005F7FAB">
            <w:pPr>
              <w:spacing w:line="240" w:lineRule="atLeast"/>
              <w:pPrChange w:id="1235" w:author="Strzelczyk, Anthony (A.)" w:date="2020-12-11T12:24:00Z">
                <w:pPr/>
              </w:pPrChange>
            </w:pPr>
            <w:del w:id="1236" w:author="Strzelczyk, Anthony (A.)" w:date="2020-12-15T13:03:00Z">
              <w:r w:rsidDel="0020500B">
                <w:delText xml:space="preserve">Do </w:delText>
              </w:r>
            </w:del>
            <w:del w:id="1237" w:author="Strzelczyk, Anthony (A.)" w:date="2020-12-15T13:11:00Z">
              <w:r w:rsidDel="002B5F22">
                <w:delText>behavior:</w:delText>
              </w:r>
            </w:del>
            <w:ins w:id="1238" w:author="Strzelczyk, Anthony (A.)" w:date="2020-12-15T13:11:00Z">
              <w:r w:rsidR="002B5F22">
                <w:t>behavior :</w:t>
              </w:r>
            </w:ins>
            <w:ins w:id="1239" w:author="Strzelczyk, Anthony (A.)" w:date="2020-12-15T13:08:00Z">
              <w:r w:rsidR="0020500B">
                <w:t>&gt;</w:t>
              </w:r>
            </w:ins>
            <w:r>
              <w:t xml:space="preserve"> Rear Fog Light Off</w:t>
            </w:r>
          </w:p>
        </w:tc>
        <w:tc>
          <w:tcPr>
            <w:tcW w:w="2097" w:type="dxa"/>
          </w:tcPr>
          <w:p w14:paraId="5EA17D00" w14:textId="77777777" w:rsidR="005F7FAB" w:rsidRPr="007D581F" w:rsidRDefault="005F7FAB">
            <w:pPr>
              <w:spacing w:line="240" w:lineRule="atLeast"/>
              <w:rPr>
                <w:sz w:val="16"/>
                <w:szCs w:val="16"/>
              </w:rPr>
              <w:pPrChange w:id="1240" w:author="Strzelczyk, Anthony (A.)" w:date="2020-12-11T12:24:00Z">
                <w:pPr/>
              </w:pPrChange>
            </w:pPr>
          </w:p>
        </w:tc>
      </w:tr>
      <w:tr w:rsidR="005F7FAB" w14:paraId="5BF634D0" w14:textId="77777777" w:rsidTr="004849C9">
        <w:tc>
          <w:tcPr>
            <w:tcW w:w="1872" w:type="dxa"/>
            <w:vMerge/>
          </w:tcPr>
          <w:p w14:paraId="24FEABC8" w14:textId="77777777" w:rsidR="005F7FAB" w:rsidRDefault="005F7FAB">
            <w:pPr>
              <w:spacing w:line="240" w:lineRule="atLeast"/>
              <w:pPrChange w:id="1241" w:author="Strzelczyk, Anthony (A.)" w:date="2020-12-11T12:24:00Z">
                <w:pPr/>
              </w:pPrChange>
            </w:pPr>
          </w:p>
        </w:tc>
        <w:tc>
          <w:tcPr>
            <w:tcW w:w="6237" w:type="dxa"/>
          </w:tcPr>
          <w:p w14:paraId="5910DD6A" w14:textId="504F4EEB" w:rsidR="005F7FAB" w:rsidRDefault="005F7FAB">
            <w:pPr>
              <w:spacing w:line="240" w:lineRule="atLeast"/>
              <w:pPrChange w:id="1242" w:author="Strzelczyk, Anthony (A.)" w:date="2020-12-11T12:24:00Z">
                <w:pPr/>
              </w:pPrChange>
            </w:pPr>
            <w:r>
              <w:t xml:space="preserve">The Feature is in “Off” state and can be turned </w:t>
            </w:r>
            <w:del w:id="1243" w:author="Anthony" w:date="2021-03-06T11:23:00Z">
              <w:r w:rsidDel="00E93C3D">
                <w:delText xml:space="preserve">on </w:delText>
              </w:r>
            </w:del>
            <w:ins w:id="1244" w:author="Anthony" w:date="2021-03-06T11:23:00Z">
              <w:r w:rsidR="00E93C3D">
                <w:t xml:space="preserve">ON </w:t>
              </w:r>
            </w:ins>
            <w:r>
              <w:t xml:space="preserve">by user request. </w:t>
            </w:r>
          </w:p>
          <w:p w14:paraId="770B0977" w14:textId="00ACB826" w:rsidR="005F7FAB" w:rsidRDefault="005F7FAB">
            <w:pPr>
              <w:keepNext/>
              <w:spacing w:line="240" w:lineRule="atLeast"/>
              <w:pPrChange w:id="1245" w:author="Strzelczyk, Anthony (A.)" w:date="2020-12-11T12:24:00Z">
                <w:pPr>
                  <w:keepNext/>
                </w:pPr>
              </w:pPrChange>
            </w:pPr>
            <w:del w:id="1246" w:author="Strzelczyk, Anthony (A.)" w:date="2020-12-15T13:03:00Z">
              <w:r w:rsidDel="0020500B">
                <w:delText xml:space="preserve">Do </w:delText>
              </w:r>
            </w:del>
            <w:del w:id="1247" w:author="Strzelczyk, Anthony (A.)" w:date="2020-12-15T13:11:00Z">
              <w:r w:rsidDel="002B5F22">
                <w:delText>behavior:</w:delText>
              </w:r>
            </w:del>
            <w:ins w:id="1248" w:author="Strzelczyk, Anthony (A.)" w:date="2020-12-15T13:11:00Z">
              <w:r w:rsidR="002B5F22">
                <w:t>behavior :</w:t>
              </w:r>
            </w:ins>
            <w:ins w:id="1249" w:author="Strzelczyk, Anthony (A.)" w:date="2020-12-15T13:08:00Z">
              <w:r w:rsidR="0020500B">
                <w:t>&gt;</w:t>
              </w:r>
            </w:ins>
            <w:r>
              <w:t xml:space="preserve"> Front Fog Light Off</w:t>
            </w:r>
          </w:p>
        </w:tc>
        <w:tc>
          <w:tcPr>
            <w:tcW w:w="2097" w:type="dxa"/>
          </w:tcPr>
          <w:p w14:paraId="7D7711E3" w14:textId="77777777" w:rsidR="005F7FAB" w:rsidRPr="00742DB1" w:rsidRDefault="005F7FAB">
            <w:pPr>
              <w:spacing w:line="240" w:lineRule="atLeast"/>
              <w:rPr>
                <w:sz w:val="16"/>
                <w:szCs w:val="16"/>
              </w:rPr>
              <w:pPrChange w:id="1250" w:author="Strzelczyk, Anthony (A.)" w:date="2020-12-11T12:24:00Z">
                <w:pPr/>
              </w:pPrChange>
            </w:pPr>
          </w:p>
        </w:tc>
      </w:tr>
      <w:tr w:rsidR="005F7FAB" w14:paraId="616355C0" w14:textId="77777777" w:rsidTr="004849C9">
        <w:tc>
          <w:tcPr>
            <w:tcW w:w="1872" w:type="dxa"/>
            <w:vMerge w:val="restart"/>
            <w:vAlign w:val="center"/>
          </w:tcPr>
          <w:p w14:paraId="0F54F971" w14:textId="77777777" w:rsidR="005F7FAB" w:rsidRDefault="005F7FAB">
            <w:pPr>
              <w:spacing w:line="240" w:lineRule="atLeast"/>
              <w:jc w:val="center"/>
              <w:pPrChange w:id="1251" w:author="Strzelczyk, Anthony (A.)" w:date="2020-12-11T12:24:00Z">
                <w:pPr>
                  <w:jc w:val="center"/>
                </w:pPr>
              </w:pPrChange>
            </w:pPr>
            <w:r>
              <w:t>Feature On</w:t>
            </w:r>
          </w:p>
        </w:tc>
        <w:tc>
          <w:tcPr>
            <w:tcW w:w="6237" w:type="dxa"/>
          </w:tcPr>
          <w:p w14:paraId="49F20A6A" w14:textId="77777777" w:rsidR="005F7FAB" w:rsidRDefault="005F7FAB">
            <w:pPr>
              <w:keepNext/>
              <w:spacing w:line="240" w:lineRule="atLeast"/>
              <w:pPrChange w:id="1252" w:author="Strzelczyk, Anthony (A.)" w:date="2020-12-11T12:24:00Z">
                <w:pPr>
                  <w:keepNext/>
                </w:pPr>
              </w:pPrChange>
            </w:pPr>
            <w:r>
              <w:t xml:space="preserve">The Feature is in “On” state and can be switched off by user request. </w:t>
            </w:r>
          </w:p>
          <w:p w14:paraId="65865E58" w14:textId="385F87C0" w:rsidR="005F7FAB" w:rsidRDefault="005F7FAB">
            <w:pPr>
              <w:keepNext/>
              <w:spacing w:line="240" w:lineRule="atLeast"/>
              <w:pPrChange w:id="1253" w:author="Strzelczyk, Anthony (A.)" w:date="2020-12-11T12:24:00Z">
                <w:pPr>
                  <w:keepNext/>
                </w:pPr>
              </w:pPrChange>
            </w:pPr>
            <w:del w:id="1254" w:author="Strzelczyk, Anthony (A.)" w:date="2020-12-15T13:03:00Z">
              <w:r w:rsidDel="0020500B">
                <w:delText xml:space="preserve">Do </w:delText>
              </w:r>
            </w:del>
            <w:del w:id="1255" w:author="Strzelczyk, Anthony (A.)" w:date="2020-12-15T13:11:00Z">
              <w:r w:rsidDel="002B5F22">
                <w:delText>behavior:</w:delText>
              </w:r>
            </w:del>
            <w:ins w:id="1256" w:author="Strzelczyk, Anthony (A.)" w:date="2020-12-15T13:11:00Z">
              <w:r w:rsidR="002B5F22">
                <w:t>behavior :</w:t>
              </w:r>
            </w:ins>
            <w:ins w:id="1257" w:author="Strzelczyk, Anthony (A.)" w:date="2020-12-15T13:08:00Z">
              <w:r w:rsidR="0020500B">
                <w:t>&gt;</w:t>
              </w:r>
            </w:ins>
            <w:r>
              <w:t xml:space="preserve"> Rear Fog Light On</w:t>
            </w:r>
          </w:p>
        </w:tc>
        <w:tc>
          <w:tcPr>
            <w:tcW w:w="2097" w:type="dxa"/>
          </w:tcPr>
          <w:p w14:paraId="6EDE4E00" w14:textId="77777777" w:rsidR="005F7FAB" w:rsidRPr="00394FEA" w:rsidRDefault="005F7FAB">
            <w:pPr>
              <w:keepNext/>
              <w:spacing w:line="240" w:lineRule="atLeast"/>
              <w:rPr>
                <w:sz w:val="16"/>
                <w:szCs w:val="16"/>
              </w:rPr>
              <w:pPrChange w:id="1258" w:author="Strzelczyk, Anthony (A.)" w:date="2020-12-11T12:24:00Z">
                <w:pPr>
                  <w:keepNext/>
                </w:pPr>
              </w:pPrChange>
            </w:pPr>
          </w:p>
        </w:tc>
      </w:tr>
      <w:tr w:rsidR="005F7FAB" w14:paraId="19343914" w14:textId="77777777" w:rsidTr="004849C9">
        <w:tc>
          <w:tcPr>
            <w:tcW w:w="1872" w:type="dxa"/>
            <w:vMerge/>
          </w:tcPr>
          <w:p w14:paraId="3ADD9B6A" w14:textId="77777777" w:rsidR="005F7FAB" w:rsidRDefault="005F7FAB">
            <w:pPr>
              <w:spacing w:line="240" w:lineRule="atLeast"/>
              <w:pPrChange w:id="1259" w:author="Strzelczyk, Anthony (A.)" w:date="2020-12-11T12:24:00Z">
                <w:pPr/>
              </w:pPrChange>
            </w:pPr>
          </w:p>
        </w:tc>
        <w:tc>
          <w:tcPr>
            <w:tcW w:w="6237" w:type="dxa"/>
          </w:tcPr>
          <w:p w14:paraId="62A0043A" w14:textId="77777777" w:rsidR="005F7FAB" w:rsidRDefault="005F7FAB">
            <w:pPr>
              <w:keepNext/>
              <w:spacing w:line="240" w:lineRule="atLeast"/>
              <w:pPrChange w:id="1260" w:author="Strzelczyk, Anthony (A.)" w:date="2020-12-11T12:24:00Z">
                <w:pPr>
                  <w:keepNext/>
                </w:pPr>
              </w:pPrChange>
            </w:pPr>
            <w:r>
              <w:t xml:space="preserve">The Feature is in “On” state and can be switched off by user request. </w:t>
            </w:r>
          </w:p>
          <w:p w14:paraId="2FCF134B" w14:textId="727F52D6" w:rsidR="005F7FAB" w:rsidRDefault="005F7FAB">
            <w:pPr>
              <w:keepNext/>
              <w:spacing w:line="240" w:lineRule="atLeast"/>
              <w:pPrChange w:id="1261" w:author="Strzelczyk, Anthony (A.)" w:date="2020-12-11T12:24:00Z">
                <w:pPr>
                  <w:keepNext/>
                </w:pPr>
              </w:pPrChange>
            </w:pPr>
            <w:del w:id="1262" w:author="Strzelczyk, Anthony (A.)" w:date="2020-12-15T13:04:00Z">
              <w:r w:rsidDel="0020500B">
                <w:delText xml:space="preserve">Do </w:delText>
              </w:r>
            </w:del>
            <w:del w:id="1263" w:author="Strzelczyk, Anthony (A.)" w:date="2020-12-15T13:11:00Z">
              <w:r w:rsidDel="002B5F22">
                <w:delText>behavior:</w:delText>
              </w:r>
            </w:del>
            <w:ins w:id="1264" w:author="Strzelczyk, Anthony (A.)" w:date="2020-12-15T13:11:00Z">
              <w:r w:rsidR="002B5F22">
                <w:t>behavior :</w:t>
              </w:r>
            </w:ins>
            <w:ins w:id="1265" w:author="Strzelczyk, Anthony (A.)" w:date="2020-12-15T13:08:00Z">
              <w:r w:rsidR="0020500B">
                <w:t>&gt;</w:t>
              </w:r>
            </w:ins>
            <w:r>
              <w:t xml:space="preserve"> Rear Fog Light On</w:t>
            </w:r>
          </w:p>
        </w:tc>
        <w:tc>
          <w:tcPr>
            <w:tcW w:w="2097" w:type="dxa"/>
          </w:tcPr>
          <w:p w14:paraId="3623DF24" w14:textId="77777777" w:rsidR="005F7FAB" w:rsidRPr="00394FEA" w:rsidRDefault="005F7FAB">
            <w:pPr>
              <w:keepNext/>
              <w:spacing w:line="240" w:lineRule="atLeast"/>
              <w:rPr>
                <w:sz w:val="16"/>
                <w:szCs w:val="16"/>
              </w:rPr>
              <w:pPrChange w:id="1266" w:author="Strzelczyk, Anthony (A.)" w:date="2020-12-11T12:24:00Z">
                <w:pPr>
                  <w:keepNext/>
                </w:pPr>
              </w:pPrChange>
            </w:pPr>
          </w:p>
        </w:tc>
      </w:tr>
    </w:tbl>
    <w:p w14:paraId="08167055" w14:textId="349F071B" w:rsidR="00F751E2" w:rsidRDefault="00F25E60">
      <w:pPr>
        <w:pStyle w:val="Caption"/>
        <w:spacing w:line="240" w:lineRule="atLeast"/>
        <w:rPr>
          <w:ins w:id="1267" w:author="Strzelczyk, Anthony (A.)" w:date="2021-01-05T15:10:00Z"/>
        </w:rPr>
        <w:pPrChange w:id="1268" w:author="Strzelczyk, Anthony (A.)" w:date="2020-12-11T12:24:00Z">
          <w:pPr>
            <w:pStyle w:val="Caption"/>
          </w:pPr>
        </w:pPrChange>
      </w:pPr>
      <w:bookmarkStart w:id="1269" w:name="_Toc89440100"/>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12</w:t>
      </w:r>
      <w:r w:rsidR="002C1D22">
        <w:rPr>
          <w:noProof/>
        </w:rPr>
        <w:fldChar w:fldCharType="end"/>
      </w:r>
      <w:r w:rsidRPr="0068776C">
        <w:t>: Operation Modes</w:t>
      </w:r>
      <w:r w:rsidR="00066C54">
        <w:t xml:space="preserve"> and States</w:t>
      </w:r>
      <w:bookmarkEnd w:id="1269"/>
      <w:r w:rsidR="00E96E55" w:rsidRPr="00E96E55">
        <w:t xml:space="preserve"> </w:t>
      </w:r>
    </w:p>
    <w:p w14:paraId="037E754F" w14:textId="3F444BDE" w:rsidR="00F25E60" w:rsidRDefault="00E96E55">
      <w:pPr>
        <w:pStyle w:val="Caption"/>
        <w:spacing w:line="240" w:lineRule="atLeast"/>
        <w:pPrChange w:id="1270" w:author="Strzelczyk, Anthony (A.)" w:date="2020-12-11T12:24:00Z">
          <w:pPr>
            <w:pStyle w:val="Caption"/>
          </w:pPr>
        </w:pPrChange>
      </w:pPr>
      <w:del w:id="1271" w:author="Strzelczyk, Anthony (A.)" w:date="2020-12-15T15:29:00Z">
        <w:r w:rsidDel="00A20123">
          <w:delText xml:space="preserve">Front </w:delText>
        </w:r>
      </w:del>
      <w:del w:id="1272" w:author="Strzelczyk, Anthony (A.)" w:date="2020-12-15T15:30:00Z">
        <w:r w:rsidDel="00A20123">
          <w:delText>Fog Lighting</w:delText>
        </w:r>
      </w:del>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273" w:author="Strzelczyk, Anthony (A.)" w:date="2021-01-14T08:45:00Z">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07"/>
        <w:gridCol w:w="5453"/>
        <w:gridCol w:w="3246"/>
        <w:tblGridChange w:id="1274">
          <w:tblGrid>
            <w:gridCol w:w="1183"/>
            <w:gridCol w:w="324"/>
            <w:gridCol w:w="5453"/>
            <w:gridCol w:w="3246"/>
          </w:tblGrid>
        </w:tblGridChange>
      </w:tblGrid>
      <w:tr w:rsidR="003C0E91" w14:paraId="5F05B5D7" w14:textId="77777777" w:rsidTr="0022242B">
        <w:tc>
          <w:tcPr>
            <w:tcW w:w="1507" w:type="dxa"/>
            <w:shd w:val="clear" w:color="auto" w:fill="D9D9D9" w:themeFill="background1" w:themeFillShade="D9"/>
            <w:tcPrChange w:id="1275" w:author="Strzelczyk, Anthony (A.)" w:date="2021-01-14T08:45:00Z">
              <w:tcPr>
                <w:tcW w:w="1183" w:type="dxa"/>
                <w:shd w:val="clear" w:color="auto" w:fill="D9D9D9" w:themeFill="background1" w:themeFillShade="D9"/>
              </w:tcPr>
            </w:tcPrChange>
          </w:tcPr>
          <w:p w14:paraId="2566FE4A" w14:textId="77777777" w:rsidR="003C0E91" w:rsidRPr="00E52B4D" w:rsidRDefault="003C0E91">
            <w:pPr>
              <w:spacing w:line="240" w:lineRule="atLeast"/>
              <w:rPr>
                <w:b/>
              </w:rPr>
              <w:pPrChange w:id="1276" w:author="Strzelczyk, Anthony (A.)" w:date="2020-12-11T12:24:00Z">
                <w:pPr/>
              </w:pPrChange>
            </w:pPr>
            <w:r>
              <w:rPr>
                <w:b/>
              </w:rPr>
              <w:t>Transition ID</w:t>
            </w:r>
          </w:p>
        </w:tc>
        <w:tc>
          <w:tcPr>
            <w:tcW w:w="5453" w:type="dxa"/>
            <w:shd w:val="clear" w:color="auto" w:fill="D9D9D9" w:themeFill="background1" w:themeFillShade="D9"/>
            <w:tcPrChange w:id="1277" w:author="Strzelczyk, Anthony (A.)" w:date="2021-01-14T08:45:00Z">
              <w:tcPr>
                <w:tcW w:w="5777" w:type="dxa"/>
                <w:gridSpan w:val="2"/>
                <w:shd w:val="clear" w:color="auto" w:fill="D9D9D9" w:themeFill="background1" w:themeFillShade="D9"/>
              </w:tcPr>
            </w:tcPrChange>
          </w:tcPr>
          <w:p w14:paraId="7B362543" w14:textId="77777777" w:rsidR="003C0E91" w:rsidRPr="00E52B4D" w:rsidRDefault="003C0E91">
            <w:pPr>
              <w:spacing w:line="240" w:lineRule="atLeast"/>
              <w:rPr>
                <w:b/>
              </w:rPr>
              <w:pPrChange w:id="1278" w:author="Strzelczyk, Anthony (A.)" w:date="2020-12-11T12:24:00Z">
                <w:pPr/>
              </w:pPrChange>
            </w:pPr>
            <w:r w:rsidRPr="00E52B4D">
              <w:rPr>
                <w:b/>
              </w:rPr>
              <w:t>Description</w:t>
            </w:r>
          </w:p>
        </w:tc>
        <w:tc>
          <w:tcPr>
            <w:tcW w:w="3246" w:type="dxa"/>
            <w:shd w:val="clear" w:color="auto" w:fill="D9D9D9" w:themeFill="background1" w:themeFillShade="D9"/>
            <w:tcPrChange w:id="1279" w:author="Strzelczyk, Anthony (A.)" w:date="2021-01-14T08:45:00Z">
              <w:tcPr>
                <w:tcW w:w="3246" w:type="dxa"/>
                <w:shd w:val="clear" w:color="auto" w:fill="D9D9D9" w:themeFill="background1" w:themeFillShade="D9"/>
              </w:tcPr>
            </w:tcPrChange>
          </w:tcPr>
          <w:p w14:paraId="67406702" w14:textId="77777777" w:rsidR="003C0E91" w:rsidRDefault="003C0E91">
            <w:pPr>
              <w:spacing w:line="240" w:lineRule="atLeast"/>
              <w:rPr>
                <w:b/>
              </w:rPr>
              <w:pPrChange w:id="1280" w:author="Strzelczyk, Anthony (A.)" w:date="2020-12-11T12:24:00Z">
                <w:pPr/>
              </w:pPrChange>
            </w:pPr>
            <w:r>
              <w:rPr>
                <w:b/>
              </w:rPr>
              <w:t>Requirements Reference</w:t>
            </w:r>
          </w:p>
          <w:p w14:paraId="2CBCB8AE" w14:textId="77777777" w:rsidR="003C0E91" w:rsidRPr="00E52B4D" w:rsidRDefault="003C0E91">
            <w:pPr>
              <w:spacing w:line="240" w:lineRule="atLeast"/>
              <w:rPr>
                <w:b/>
              </w:rPr>
              <w:pPrChange w:id="1281" w:author="Strzelczyk, Anthony (A.)" w:date="2020-12-11T12:24:00Z">
                <w:pPr/>
              </w:pPrChange>
            </w:pPr>
            <w:r w:rsidRPr="003036CD">
              <w:t>(optional)</w:t>
            </w:r>
          </w:p>
        </w:tc>
      </w:tr>
      <w:tr w:rsidR="0022242B" w14:paraId="41B4B3D0" w14:textId="77777777" w:rsidTr="0022242B">
        <w:tc>
          <w:tcPr>
            <w:tcW w:w="1507" w:type="dxa"/>
            <w:tcPrChange w:id="1282" w:author="Strzelczyk, Anthony (A.)" w:date="2021-01-14T08:45:00Z">
              <w:tcPr>
                <w:tcW w:w="1183" w:type="dxa"/>
              </w:tcPr>
            </w:tcPrChange>
          </w:tcPr>
          <w:p w14:paraId="343E46B6" w14:textId="77777777" w:rsidR="0022242B" w:rsidRDefault="0022242B">
            <w:pPr>
              <w:spacing w:line="240" w:lineRule="atLeast"/>
              <w:rPr>
                <w:ins w:id="1283" w:author="Strzelczyk, Anthony (A.)" w:date="2020-12-17T13:49:00Z"/>
              </w:rPr>
              <w:pPrChange w:id="1284" w:author="Strzelczyk, Anthony (A.)" w:date="2020-12-11T12:24:00Z">
                <w:pPr/>
              </w:pPrChange>
            </w:pPr>
            <w:r>
              <w:t>T1</w:t>
            </w:r>
            <w:ins w:id="1285" w:author="Strzelczyk, Anthony (A.)" w:date="2020-12-17T13:47:00Z">
              <w:r>
                <w:t xml:space="preserve"> </w:t>
              </w:r>
            </w:ins>
          </w:p>
          <w:p w14:paraId="791DCFA5" w14:textId="1C9CED42" w:rsidR="0022242B" w:rsidRPr="009D6E77" w:rsidRDefault="0022242B">
            <w:pPr>
              <w:spacing w:line="240" w:lineRule="atLeast"/>
              <w:pPrChange w:id="1286" w:author="Strzelczyk, Anthony (A.)" w:date="2021-01-14T08:45:00Z">
                <w:pPr/>
              </w:pPrChange>
            </w:pPr>
          </w:p>
        </w:tc>
        <w:tc>
          <w:tcPr>
            <w:tcW w:w="5453" w:type="dxa"/>
            <w:tcPrChange w:id="1287" w:author="Strzelczyk, Anthony (A.)" w:date="2021-01-14T08:45:00Z">
              <w:tcPr>
                <w:tcW w:w="5777" w:type="dxa"/>
                <w:gridSpan w:val="2"/>
              </w:tcPr>
            </w:tcPrChange>
          </w:tcPr>
          <w:p w14:paraId="07B3E548" w14:textId="2B7B725B" w:rsidR="0022242B" w:rsidDel="0093128B" w:rsidRDefault="0022242B">
            <w:pPr>
              <w:spacing w:line="240" w:lineRule="atLeast"/>
              <w:ind w:left="9"/>
              <w:rPr>
                <w:del w:id="1288" w:author="Strzelczyk, Anthony (A.)" w:date="2021-01-14T08:43:00Z"/>
              </w:rPr>
              <w:pPrChange w:id="1289" w:author="Strzelczyk, Anthony (A.)" w:date="2021-01-14T08:44:00Z">
                <w:pPr>
                  <w:spacing w:line="259" w:lineRule="auto"/>
                  <w:ind w:left="9"/>
                </w:pPr>
              </w:pPrChange>
            </w:pPr>
            <w:ins w:id="1290" w:author="Strzelczyk, Anthony (A.)" w:date="2021-01-14T08:43:00Z">
              <w:r>
                <w:t xml:space="preserve">Initialization </w:t>
              </w:r>
            </w:ins>
            <w:ins w:id="1291" w:author="Strzelczyk, Anthony (A.)" w:date="2021-01-14T08:44:00Z">
              <w:r>
                <w:t>S</w:t>
              </w:r>
            </w:ins>
            <w:ins w:id="1292" w:author="Strzelczyk, Anthony (A.)" w:date="2021-01-14T08:43:00Z">
              <w:r>
                <w:t xml:space="preserve">ystem Startup </w:t>
              </w:r>
            </w:ins>
            <w:del w:id="1293" w:author="Strzelczyk, Anthony (A.)" w:date="2021-01-14T08:43:00Z">
              <w:r w:rsidDel="0093128B">
                <w:delText xml:space="preserve">Name: </w:delText>
              </w:r>
            </w:del>
            <w:del w:id="1294" w:author="Strzelczyk, Anthony (A.)" w:date="2021-01-07T10:47:00Z">
              <w:r w:rsidDel="005A11D6">
                <w:delText xml:space="preserve">Shut Down </w:delText>
              </w:r>
            </w:del>
          </w:p>
          <w:p w14:paraId="1B6FA3D8" w14:textId="2345F77A" w:rsidR="0022242B" w:rsidRPr="009D6E77" w:rsidRDefault="0022242B">
            <w:del w:id="1295" w:author="Strzelczyk, Anthony (A.)" w:date="2020-12-15T13:07:00Z">
              <w:r w:rsidDel="0020500B">
                <w:delText xml:space="preserve">Guard: </w:delText>
              </w:r>
            </w:del>
            <w:del w:id="1296" w:author="Strzelczyk, Anthony (A.)" w:date="2020-12-15T13:09:00Z">
              <w:r w:rsidDel="00EE13AD">
                <w:delText>=</w:delText>
              </w:r>
            </w:del>
            <w:del w:id="1297" w:author="Strzelczyk, Anthony (A.)" w:date="2021-01-07T10:47:00Z">
              <w:r w:rsidDel="005A11D6">
                <w:delText>system shut down</w:delText>
              </w:r>
            </w:del>
          </w:p>
        </w:tc>
        <w:tc>
          <w:tcPr>
            <w:tcW w:w="3246" w:type="dxa"/>
            <w:tcPrChange w:id="1298" w:author="Strzelczyk, Anthony (A.)" w:date="2021-01-14T08:45:00Z">
              <w:tcPr>
                <w:tcW w:w="3246" w:type="dxa"/>
              </w:tcPr>
            </w:tcPrChange>
          </w:tcPr>
          <w:p w14:paraId="24ED6126" w14:textId="485E7531" w:rsidR="0022242B" w:rsidRPr="00DA1BBD" w:rsidRDefault="00880523">
            <w:pPr>
              <w:spacing w:line="240" w:lineRule="atLeast"/>
              <w:rPr>
                <w:sz w:val="16"/>
              </w:rPr>
              <w:pPrChange w:id="1299" w:author="Strzelczyk, Anthony (A.)" w:date="2020-12-11T12:24:00Z">
                <w:pPr/>
              </w:pPrChange>
            </w:pPr>
            <w:ins w:id="1300" w:author="Strzelczyk, Anthony (A.)" w:date="2021-01-19T15:58:00Z">
              <w:r>
                <w:rPr>
                  <w:sz w:val="16"/>
                </w:rPr>
                <w:t>In</w:t>
              </w:r>
            </w:ins>
            <w:ins w:id="1301" w:author="Strzelczyk, Anthony (A.)" w:date="2021-01-19T15:59:00Z">
              <w:r>
                <w:rPr>
                  <w:sz w:val="16"/>
                </w:rPr>
                <w:t>put conditions dependent on markets</w:t>
              </w:r>
            </w:ins>
          </w:p>
        </w:tc>
      </w:tr>
      <w:tr w:rsidR="0022242B" w14:paraId="1B2C39C5" w14:textId="77777777" w:rsidTr="0022242B">
        <w:trPr>
          <w:trHeight w:val="211"/>
          <w:trPrChange w:id="1302" w:author="Strzelczyk, Anthony (A.)" w:date="2021-01-14T08:45:00Z">
            <w:trPr>
              <w:trHeight w:val="211"/>
            </w:trPr>
          </w:trPrChange>
        </w:trPr>
        <w:tc>
          <w:tcPr>
            <w:tcW w:w="1507" w:type="dxa"/>
            <w:tcPrChange w:id="1303" w:author="Strzelczyk, Anthony (A.)" w:date="2021-01-14T08:45:00Z">
              <w:tcPr>
                <w:tcW w:w="1183" w:type="dxa"/>
              </w:tcPr>
            </w:tcPrChange>
          </w:tcPr>
          <w:p w14:paraId="27B5D872" w14:textId="77777777" w:rsidR="0022242B" w:rsidRDefault="0022242B">
            <w:pPr>
              <w:spacing w:line="240" w:lineRule="atLeast"/>
              <w:rPr>
                <w:ins w:id="1304" w:author="Strzelczyk, Anthony (A.)" w:date="2020-12-17T13:49:00Z"/>
              </w:rPr>
              <w:pPrChange w:id="1305" w:author="Strzelczyk, Anthony (A.)" w:date="2020-12-11T12:24:00Z">
                <w:pPr/>
              </w:pPrChange>
            </w:pPr>
            <w:r w:rsidRPr="009D6E77">
              <w:t>T2</w:t>
            </w:r>
            <w:ins w:id="1306" w:author="Strzelczyk, Anthony (A.)" w:date="2020-12-17T13:47:00Z">
              <w:r>
                <w:t xml:space="preserve"> </w:t>
              </w:r>
            </w:ins>
          </w:p>
          <w:p w14:paraId="4C631791" w14:textId="34BAF318" w:rsidR="0022242B" w:rsidRPr="009D6E77" w:rsidRDefault="0022242B">
            <w:pPr>
              <w:spacing w:line="240" w:lineRule="atLeast"/>
              <w:pPrChange w:id="1307" w:author="Strzelczyk, Anthony (A.)" w:date="2021-01-14T08:45:00Z">
                <w:pPr/>
              </w:pPrChange>
            </w:pPr>
          </w:p>
        </w:tc>
        <w:tc>
          <w:tcPr>
            <w:tcW w:w="5453" w:type="dxa"/>
            <w:tcPrChange w:id="1308" w:author="Strzelczyk, Anthony (A.)" w:date="2021-01-14T08:45:00Z">
              <w:tcPr>
                <w:tcW w:w="5777" w:type="dxa"/>
                <w:gridSpan w:val="2"/>
              </w:tcPr>
            </w:tcPrChange>
          </w:tcPr>
          <w:p w14:paraId="043CD928" w14:textId="77777777" w:rsidR="0022242B" w:rsidRDefault="0022242B" w:rsidP="0022242B">
            <w:pPr>
              <w:spacing w:line="240" w:lineRule="atLeast"/>
              <w:rPr>
                <w:ins w:id="1309" w:author="Strzelczyk, Anthony (A.)" w:date="2021-01-14T08:43:00Z"/>
              </w:rPr>
            </w:pPr>
            <w:ins w:id="1310" w:author="Strzelczyk, Anthony (A.)" w:date="2021-01-14T08:43:00Z">
              <w:r>
                <w:t>Shut Down</w:t>
              </w:r>
            </w:ins>
          </w:p>
          <w:p w14:paraId="108BE9D3" w14:textId="5E441E9B" w:rsidR="0022242B" w:rsidDel="0093128B" w:rsidRDefault="0022242B">
            <w:pPr>
              <w:rPr>
                <w:del w:id="1311" w:author="Strzelczyk, Anthony (A.)" w:date="2021-01-14T08:43:00Z"/>
              </w:rPr>
              <w:pPrChange w:id="1312" w:author="Strzelczyk, Anthony (A.)" w:date="2021-01-14T08:44:00Z">
                <w:pPr>
                  <w:spacing w:line="259" w:lineRule="auto"/>
                </w:pPr>
              </w:pPrChange>
            </w:pPr>
            <w:del w:id="1313" w:author="Strzelczyk, Anthony (A.)" w:date="2021-01-14T08:43:00Z">
              <w:r w:rsidDel="0093128B">
                <w:delText xml:space="preserve">Name: </w:delText>
              </w:r>
            </w:del>
            <w:del w:id="1314" w:author="Strzelczyk, Anthony (A.)" w:date="2021-01-07T10:47:00Z">
              <w:r w:rsidDel="005A11D6">
                <w:delText xml:space="preserve">Initialization </w:delText>
              </w:r>
            </w:del>
          </w:p>
          <w:p w14:paraId="6295F674" w14:textId="76570A8E" w:rsidR="0022242B" w:rsidRPr="00A85323" w:rsidRDefault="0022242B">
            <w:pPr>
              <w:rPr>
                <w:rFonts w:cs="Arial"/>
                <w:color w:val="000000"/>
              </w:rPr>
              <w:pPrChange w:id="1315" w:author="Strzelczyk, Anthony (A.)" w:date="2021-01-14T08:44:00Z">
                <w:pPr>
                  <w:overflowPunct/>
                  <w:spacing w:line="288" w:lineRule="auto"/>
                  <w:textAlignment w:val="auto"/>
                </w:pPr>
              </w:pPrChange>
            </w:pPr>
            <w:del w:id="1316" w:author="Strzelczyk, Anthony (A.)" w:date="2020-12-15T13:07:00Z">
              <w:r w:rsidDel="0020500B">
                <w:delText xml:space="preserve">Guard: </w:delText>
              </w:r>
            </w:del>
            <w:del w:id="1317" w:author="Strzelczyk, Anthony (A.)" w:date="2020-12-15T13:09:00Z">
              <w:r w:rsidDel="00EE13AD">
                <w:delText>=</w:delText>
              </w:r>
            </w:del>
            <w:del w:id="1318" w:author="Strzelczyk, Anthony (A.)" w:date="2021-01-07T10:47:00Z">
              <w:r w:rsidDel="005A11D6">
                <w:delText xml:space="preserve">system start up </w:delText>
              </w:r>
            </w:del>
          </w:p>
        </w:tc>
        <w:tc>
          <w:tcPr>
            <w:tcW w:w="3246" w:type="dxa"/>
            <w:tcPrChange w:id="1319" w:author="Strzelczyk, Anthony (A.)" w:date="2021-01-14T08:45:00Z">
              <w:tcPr>
                <w:tcW w:w="3246" w:type="dxa"/>
              </w:tcPr>
            </w:tcPrChange>
          </w:tcPr>
          <w:p w14:paraId="2E1C9FD3" w14:textId="77777777" w:rsidR="0022242B" w:rsidRPr="00DA1BBD" w:rsidRDefault="0022242B">
            <w:pPr>
              <w:spacing w:line="240" w:lineRule="atLeast"/>
              <w:rPr>
                <w:sz w:val="16"/>
              </w:rPr>
              <w:pPrChange w:id="1320" w:author="Strzelczyk, Anthony (A.)" w:date="2020-12-11T12:24:00Z">
                <w:pPr/>
              </w:pPrChange>
            </w:pPr>
          </w:p>
        </w:tc>
      </w:tr>
      <w:tr w:rsidR="0022242B" w14:paraId="01AD3915" w14:textId="77777777" w:rsidTr="0022242B">
        <w:tc>
          <w:tcPr>
            <w:tcW w:w="1507" w:type="dxa"/>
            <w:tcPrChange w:id="1321" w:author="Strzelczyk, Anthony (A.)" w:date="2021-01-14T08:45:00Z">
              <w:tcPr>
                <w:tcW w:w="1183" w:type="dxa"/>
              </w:tcPr>
            </w:tcPrChange>
          </w:tcPr>
          <w:p w14:paraId="35AC5AE6" w14:textId="77777777" w:rsidR="0022242B" w:rsidRDefault="0022242B">
            <w:pPr>
              <w:spacing w:line="240" w:lineRule="atLeast"/>
              <w:rPr>
                <w:ins w:id="1322" w:author="Strzelczyk, Anthony (A.)" w:date="2020-12-17T13:49:00Z"/>
              </w:rPr>
              <w:pPrChange w:id="1323" w:author="Strzelczyk, Anthony (A.)" w:date="2020-12-11T12:24:00Z">
                <w:pPr/>
              </w:pPrChange>
            </w:pPr>
            <w:r w:rsidRPr="009D6E77">
              <w:t>T3</w:t>
            </w:r>
            <w:ins w:id="1324" w:author="Strzelczyk, Anthony (A.)" w:date="2020-12-17T13:48:00Z">
              <w:r>
                <w:t xml:space="preserve"> </w:t>
              </w:r>
            </w:ins>
          </w:p>
          <w:p w14:paraId="0AB1056C" w14:textId="435D5AE7" w:rsidR="0022242B" w:rsidRPr="009D6E77" w:rsidRDefault="0022242B">
            <w:pPr>
              <w:spacing w:line="240" w:lineRule="atLeast"/>
              <w:pPrChange w:id="1325" w:author="Strzelczyk, Anthony (A.)" w:date="2021-01-14T08:45:00Z">
                <w:pPr/>
              </w:pPrChange>
            </w:pPr>
          </w:p>
        </w:tc>
        <w:tc>
          <w:tcPr>
            <w:tcW w:w="5453" w:type="dxa"/>
            <w:tcPrChange w:id="1326" w:author="Strzelczyk, Anthony (A.)" w:date="2021-01-14T08:45:00Z">
              <w:tcPr>
                <w:tcW w:w="5777" w:type="dxa"/>
                <w:gridSpan w:val="2"/>
              </w:tcPr>
            </w:tcPrChange>
          </w:tcPr>
          <w:p w14:paraId="4429C551" w14:textId="056259C9" w:rsidR="0022242B" w:rsidRPr="009D6E77" w:rsidRDefault="0022242B">
            <w:pPr>
              <w:overflowPunct/>
              <w:spacing w:line="240" w:lineRule="atLeast"/>
              <w:textAlignment w:val="auto"/>
              <w:rPr>
                <w:rFonts w:cs="Arial"/>
                <w:color w:val="000000"/>
              </w:rPr>
              <w:pPrChange w:id="1327" w:author="Strzelczyk, Anthony (A.)" w:date="2021-01-20T06:35:00Z">
                <w:pPr>
                  <w:overflowPunct/>
                  <w:spacing w:line="288" w:lineRule="auto"/>
                  <w:textAlignment w:val="auto"/>
                </w:pPr>
              </w:pPrChange>
            </w:pPr>
            <w:ins w:id="1328" w:author="Strzelczyk, Anthony (A.)" w:date="2021-01-14T08:43:00Z">
              <w:r>
                <w:t xml:space="preserve">User RFL HMI Switch </w:t>
              </w:r>
            </w:ins>
            <w:ins w:id="1329" w:author="Strzelczyk, Anthony (A.)" w:date="2021-01-20T06:35:00Z">
              <w:r w:rsidR="00C55DE5">
                <w:t xml:space="preserve"> OFF</w:t>
              </w:r>
            </w:ins>
            <w:del w:id="1330" w:author="Strzelczyk, Anthony (A.)" w:date="2020-12-15T13:07:00Z">
              <w:r w:rsidDel="0020500B">
                <w:delText xml:space="preserve">Guard: </w:delText>
              </w:r>
            </w:del>
            <w:del w:id="1331" w:author="Strzelczyk, Anthony (A.)" w:date="2021-01-14T08:43:00Z">
              <w:r w:rsidDel="0093128B">
                <w:delText>RFL HMI ON</w:delText>
              </w:r>
            </w:del>
          </w:p>
        </w:tc>
        <w:tc>
          <w:tcPr>
            <w:tcW w:w="3246" w:type="dxa"/>
            <w:tcPrChange w:id="1332" w:author="Strzelczyk, Anthony (A.)" w:date="2021-01-14T08:45:00Z">
              <w:tcPr>
                <w:tcW w:w="3246" w:type="dxa"/>
              </w:tcPr>
            </w:tcPrChange>
          </w:tcPr>
          <w:p w14:paraId="1183A067" w14:textId="77777777" w:rsidR="0022242B" w:rsidRPr="006669BA" w:rsidRDefault="0022242B">
            <w:pPr>
              <w:spacing w:line="240" w:lineRule="atLeast"/>
              <w:rPr>
                <w:i/>
                <w:sz w:val="16"/>
              </w:rPr>
              <w:pPrChange w:id="1333" w:author="Strzelczyk, Anthony (A.)" w:date="2020-12-11T12:24:00Z">
                <w:pPr/>
              </w:pPrChange>
            </w:pPr>
          </w:p>
        </w:tc>
      </w:tr>
      <w:tr w:rsidR="0022242B" w14:paraId="1AF9317D" w14:textId="77777777" w:rsidTr="0022242B">
        <w:tc>
          <w:tcPr>
            <w:tcW w:w="1507" w:type="dxa"/>
            <w:tcPrChange w:id="1334" w:author="Strzelczyk, Anthony (A.)" w:date="2021-01-14T08:45:00Z">
              <w:tcPr>
                <w:tcW w:w="1183" w:type="dxa"/>
              </w:tcPr>
            </w:tcPrChange>
          </w:tcPr>
          <w:p w14:paraId="7C057CC9" w14:textId="77777777" w:rsidR="0022242B" w:rsidRDefault="0022242B">
            <w:pPr>
              <w:spacing w:line="240" w:lineRule="atLeast"/>
              <w:rPr>
                <w:ins w:id="1335" w:author="Strzelczyk, Anthony (A.)" w:date="2020-12-17T13:49:00Z"/>
              </w:rPr>
              <w:pPrChange w:id="1336" w:author="Strzelczyk, Anthony (A.)" w:date="2020-12-11T12:24:00Z">
                <w:pPr/>
              </w:pPrChange>
            </w:pPr>
            <w:r w:rsidRPr="009D6E77">
              <w:t>T4</w:t>
            </w:r>
          </w:p>
          <w:p w14:paraId="6D738DCD" w14:textId="3B1C83C5" w:rsidR="0022242B" w:rsidRPr="009D6E77" w:rsidRDefault="0022242B">
            <w:pPr>
              <w:spacing w:line="240" w:lineRule="atLeast"/>
              <w:pPrChange w:id="1337" w:author="Strzelczyk, Anthony (A.)" w:date="2021-01-14T08:45:00Z">
                <w:pPr/>
              </w:pPrChange>
            </w:pPr>
          </w:p>
        </w:tc>
        <w:tc>
          <w:tcPr>
            <w:tcW w:w="5453" w:type="dxa"/>
            <w:tcPrChange w:id="1338" w:author="Strzelczyk, Anthony (A.)" w:date="2021-01-14T08:45:00Z">
              <w:tcPr>
                <w:tcW w:w="5777" w:type="dxa"/>
                <w:gridSpan w:val="2"/>
              </w:tcPr>
            </w:tcPrChange>
          </w:tcPr>
          <w:p w14:paraId="0513F401" w14:textId="34CA65A0" w:rsidR="0022242B" w:rsidRPr="009D6E77" w:rsidRDefault="0022242B">
            <w:pPr>
              <w:overflowPunct/>
              <w:spacing w:line="240" w:lineRule="atLeast"/>
              <w:textAlignment w:val="auto"/>
              <w:rPr>
                <w:rFonts w:cs="Arial"/>
                <w:color w:val="000000"/>
              </w:rPr>
              <w:pPrChange w:id="1339" w:author="Strzelczyk, Anthony (A.)" w:date="2021-01-20T06:36:00Z">
                <w:pPr>
                  <w:overflowPunct/>
                  <w:spacing w:line="288" w:lineRule="auto"/>
                  <w:textAlignment w:val="auto"/>
                </w:pPr>
              </w:pPrChange>
            </w:pPr>
            <w:ins w:id="1340" w:author="Strzelczyk, Anthony (A.)" w:date="2021-01-14T08:43:00Z">
              <w:r>
                <w:t xml:space="preserve">User RFL HMI Switch </w:t>
              </w:r>
            </w:ins>
            <w:ins w:id="1341" w:author="Strzelczyk, Anthony (A.)" w:date="2021-01-20T06:36:00Z">
              <w:r w:rsidR="00C55DE5">
                <w:t xml:space="preserve"> ON</w:t>
              </w:r>
            </w:ins>
            <w:del w:id="1342" w:author="Strzelczyk, Anthony (A.)" w:date="2020-12-15T13:07:00Z">
              <w:r w:rsidDel="0020500B">
                <w:delText xml:space="preserve">Guard: </w:delText>
              </w:r>
            </w:del>
            <w:del w:id="1343" w:author="Strzelczyk, Anthony (A.)" w:date="2021-01-14T08:43:00Z">
              <w:r w:rsidDel="0093128B">
                <w:delText>RFL HMI OFF</w:delText>
              </w:r>
            </w:del>
          </w:p>
        </w:tc>
        <w:tc>
          <w:tcPr>
            <w:tcW w:w="3246" w:type="dxa"/>
            <w:tcPrChange w:id="1344" w:author="Strzelczyk, Anthony (A.)" w:date="2021-01-14T08:45:00Z">
              <w:tcPr>
                <w:tcW w:w="3246" w:type="dxa"/>
              </w:tcPr>
            </w:tcPrChange>
          </w:tcPr>
          <w:p w14:paraId="69847E96" w14:textId="77777777" w:rsidR="0022242B" w:rsidRPr="007D581F" w:rsidRDefault="0022242B">
            <w:pPr>
              <w:keepNext/>
              <w:spacing w:line="240" w:lineRule="atLeast"/>
              <w:rPr>
                <w:sz w:val="16"/>
                <w:szCs w:val="16"/>
              </w:rPr>
              <w:pPrChange w:id="1345" w:author="Strzelczyk, Anthony (A.)" w:date="2020-12-11T12:24:00Z">
                <w:pPr>
                  <w:keepNext/>
                </w:pPr>
              </w:pPrChange>
            </w:pPr>
          </w:p>
        </w:tc>
      </w:tr>
      <w:tr w:rsidR="0022242B" w14:paraId="4C8EF61D" w14:textId="77777777" w:rsidTr="0022242B">
        <w:tc>
          <w:tcPr>
            <w:tcW w:w="1507" w:type="dxa"/>
            <w:tcPrChange w:id="1346" w:author="Strzelczyk, Anthony (A.)" w:date="2021-01-14T08:45:00Z">
              <w:tcPr>
                <w:tcW w:w="1183" w:type="dxa"/>
              </w:tcPr>
            </w:tcPrChange>
          </w:tcPr>
          <w:p w14:paraId="115573F3" w14:textId="77777777" w:rsidR="0022242B" w:rsidRDefault="0022242B">
            <w:pPr>
              <w:spacing w:line="240" w:lineRule="atLeast"/>
              <w:rPr>
                <w:ins w:id="1347" w:author="Strzelczyk, Anthony (A.)" w:date="2020-12-17T13:49:00Z"/>
              </w:rPr>
              <w:pPrChange w:id="1348" w:author="Strzelczyk, Anthony (A.)" w:date="2020-12-11T12:24:00Z">
                <w:pPr/>
              </w:pPrChange>
            </w:pPr>
            <w:r>
              <w:t>T5</w:t>
            </w:r>
          </w:p>
          <w:p w14:paraId="64EC3896" w14:textId="16C65ADC" w:rsidR="0022242B" w:rsidRPr="009D6E77" w:rsidRDefault="0022242B">
            <w:pPr>
              <w:spacing w:line="240" w:lineRule="atLeast"/>
              <w:pPrChange w:id="1349" w:author="Strzelczyk, Anthony (A.)" w:date="2021-01-14T08:45:00Z">
                <w:pPr/>
              </w:pPrChange>
            </w:pPr>
          </w:p>
        </w:tc>
        <w:tc>
          <w:tcPr>
            <w:tcW w:w="5453" w:type="dxa"/>
            <w:tcPrChange w:id="1350" w:author="Strzelczyk, Anthony (A.)" w:date="2021-01-14T08:45:00Z">
              <w:tcPr>
                <w:tcW w:w="5777" w:type="dxa"/>
                <w:gridSpan w:val="2"/>
              </w:tcPr>
            </w:tcPrChange>
          </w:tcPr>
          <w:p w14:paraId="5543CAD3" w14:textId="4BC509C1" w:rsidR="0022242B" w:rsidRDefault="0022242B">
            <w:pPr>
              <w:tabs>
                <w:tab w:val="left" w:pos="490"/>
              </w:tabs>
              <w:overflowPunct/>
              <w:spacing w:line="240" w:lineRule="atLeast"/>
              <w:textAlignment w:val="auto"/>
              <w:pPrChange w:id="1351" w:author="Strzelczyk, Anthony (A.)" w:date="2021-01-20T06:36:00Z">
                <w:pPr>
                  <w:tabs>
                    <w:tab w:val="left" w:pos="490"/>
                  </w:tabs>
                  <w:overflowPunct/>
                  <w:spacing w:line="288" w:lineRule="auto"/>
                  <w:textAlignment w:val="auto"/>
                </w:pPr>
              </w:pPrChange>
            </w:pPr>
            <w:ins w:id="1352" w:author="Strzelczyk, Anthony (A.)" w:date="2021-01-14T08:43:00Z">
              <w:r>
                <w:t xml:space="preserve">User Front Fog Light HMI </w:t>
              </w:r>
            </w:ins>
            <w:ins w:id="1353" w:author="Strzelczyk, Anthony (A.)" w:date="2021-01-20T06:36:00Z">
              <w:r w:rsidR="00C55DE5">
                <w:t xml:space="preserve"> OFF</w:t>
              </w:r>
            </w:ins>
            <w:ins w:id="1354" w:author="Strzelczyk, Anthony (A.)" w:date="2021-01-14T08:43:00Z">
              <w:r>
                <w:t xml:space="preserve"> </w:t>
              </w:r>
            </w:ins>
            <w:del w:id="1355" w:author="Strzelczyk, Anthony (A.)" w:date="2020-12-15T13:07:00Z">
              <w:r w:rsidDel="0020500B">
                <w:delText xml:space="preserve">Guard: </w:delText>
              </w:r>
            </w:del>
            <w:del w:id="1356" w:author="Strzelczyk, Anthony (A.)" w:date="2021-01-14T08:43:00Z">
              <w:r w:rsidDel="0093128B">
                <w:delText xml:space="preserve">Front Fog Light HMI ON </w:delText>
              </w:r>
            </w:del>
          </w:p>
        </w:tc>
        <w:tc>
          <w:tcPr>
            <w:tcW w:w="3246" w:type="dxa"/>
            <w:tcPrChange w:id="1357" w:author="Strzelczyk, Anthony (A.)" w:date="2021-01-14T08:45:00Z">
              <w:tcPr>
                <w:tcW w:w="3246" w:type="dxa"/>
              </w:tcPr>
            </w:tcPrChange>
          </w:tcPr>
          <w:p w14:paraId="24C8F5EB" w14:textId="77777777" w:rsidR="0022242B" w:rsidRPr="007D581F" w:rsidRDefault="0022242B">
            <w:pPr>
              <w:keepNext/>
              <w:spacing w:line="240" w:lineRule="atLeast"/>
              <w:rPr>
                <w:sz w:val="16"/>
                <w:szCs w:val="16"/>
              </w:rPr>
              <w:pPrChange w:id="1358" w:author="Strzelczyk, Anthony (A.)" w:date="2020-12-11T12:24:00Z">
                <w:pPr>
                  <w:keepNext/>
                </w:pPr>
              </w:pPrChange>
            </w:pPr>
          </w:p>
        </w:tc>
      </w:tr>
      <w:tr w:rsidR="0022242B" w14:paraId="6D9A6B68" w14:textId="77777777" w:rsidTr="0022242B">
        <w:tc>
          <w:tcPr>
            <w:tcW w:w="1507" w:type="dxa"/>
            <w:tcPrChange w:id="1359" w:author="Strzelczyk, Anthony (A.)" w:date="2021-01-14T08:45:00Z">
              <w:tcPr>
                <w:tcW w:w="1183" w:type="dxa"/>
              </w:tcPr>
            </w:tcPrChange>
          </w:tcPr>
          <w:p w14:paraId="2ABD5474" w14:textId="77777777" w:rsidR="0022242B" w:rsidRDefault="0022242B">
            <w:pPr>
              <w:spacing w:line="240" w:lineRule="atLeast"/>
              <w:rPr>
                <w:ins w:id="1360" w:author="Strzelczyk, Anthony (A.)" w:date="2020-12-17T13:50:00Z"/>
              </w:rPr>
              <w:pPrChange w:id="1361" w:author="Strzelczyk, Anthony (A.)" w:date="2020-12-11T12:24:00Z">
                <w:pPr/>
              </w:pPrChange>
            </w:pPr>
            <w:r>
              <w:t>T6</w:t>
            </w:r>
          </w:p>
          <w:p w14:paraId="238483CA" w14:textId="76EBA49B" w:rsidR="0022242B" w:rsidRPr="009D6E77" w:rsidRDefault="0022242B">
            <w:pPr>
              <w:spacing w:line="240" w:lineRule="atLeast"/>
              <w:pPrChange w:id="1362" w:author="Strzelczyk, Anthony (A.)" w:date="2021-01-14T08:45:00Z">
                <w:pPr/>
              </w:pPrChange>
            </w:pPr>
          </w:p>
        </w:tc>
        <w:tc>
          <w:tcPr>
            <w:tcW w:w="5453" w:type="dxa"/>
            <w:tcPrChange w:id="1363" w:author="Strzelczyk, Anthony (A.)" w:date="2021-01-14T08:45:00Z">
              <w:tcPr>
                <w:tcW w:w="5777" w:type="dxa"/>
                <w:gridSpan w:val="2"/>
              </w:tcPr>
            </w:tcPrChange>
          </w:tcPr>
          <w:p w14:paraId="2DC09A46" w14:textId="539814F7" w:rsidR="0022242B" w:rsidRPr="00AC25BF" w:rsidRDefault="0022242B">
            <w:pPr>
              <w:overflowPunct/>
              <w:spacing w:line="240" w:lineRule="atLeast"/>
              <w:textAlignment w:val="auto"/>
              <w:pPrChange w:id="1364" w:author="Strzelczyk, Anthony (A.)" w:date="2021-01-20T06:36:00Z">
                <w:pPr>
                  <w:overflowPunct/>
                  <w:spacing w:line="288" w:lineRule="auto"/>
                  <w:textAlignment w:val="auto"/>
                </w:pPr>
              </w:pPrChange>
            </w:pPr>
            <w:ins w:id="1365" w:author="Strzelczyk, Anthony (A.)" w:date="2021-01-14T08:43:00Z">
              <w:r>
                <w:t xml:space="preserve">User Front Fog Light HMI Switch </w:t>
              </w:r>
            </w:ins>
            <w:ins w:id="1366" w:author="Strzelczyk, Anthony (A.)" w:date="2021-01-20T06:36:00Z">
              <w:r w:rsidR="00C55DE5">
                <w:t>ON</w:t>
              </w:r>
            </w:ins>
            <w:ins w:id="1367" w:author="Strzelczyk, Anthony (A.)" w:date="2021-01-14T08:43:00Z">
              <w:r>
                <w:t xml:space="preserve"> </w:t>
              </w:r>
            </w:ins>
            <w:del w:id="1368" w:author="Strzelczyk, Anthony (A.)" w:date="2020-12-15T13:07:00Z">
              <w:r w:rsidRPr="00AC25BF" w:rsidDel="0020500B">
                <w:delText xml:space="preserve">Guard: </w:delText>
              </w:r>
            </w:del>
            <w:del w:id="1369" w:author="Strzelczyk, Anthony (A.)" w:date="2021-01-14T08:43:00Z">
              <w:r w:rsidRPr="00AC25BF" w:rsidDel="0093128B">
                <w:delText xml:space="preserve">Front Fog Light HMI OFF </w:delText>
              </w:r>
            </w:del>
          </w:p>
        </w:tc>
        <w:tc>
          <w:tcPr>
            <w:tcW w:w="3246" w:type="dxa"/>
            <w:tcPrChange w:id="1370" w:author="Strzelczyk, Anthony (A.)" w:date="2021-01-14T08:45:00Z">
              <w:tcPr>
                <w:tcW w:w="3246" w:type="dxa"/>
              </w:tcPr>
            </w:tcPrChange>
          </w:tcPr>
          <w:p w14:paraId="50EB4A9E" w14:textId="3BA88AC3" w:rsidR="0022242B" w:rsidRPr="007D581F" w:rsidRDefault="0022242B">
            <w:pPr>
              <w:keepNext/>
              <w:spacing w:line="240" w:lineRule="atLeast"/>
              <w:rPr>
                <w:sz w:val="16"/>
                <w:szCs w:val="16"/>
              </w:rPr>
              <w:pPrChange w:id="1371" w:author="Strzelczyk, Anthony (A.)" w:date="2020-12-11T12:24:00Z">
                <w:pPr>
                  <w:keepNext/>
                </w:pPr>
              </w:pPrChange>
            </w:pPr>
          </w:p>
        </w:tc>
      </w:tr>
      <w:tr w:rsidR="0022242B" w14:paraId="685A9417" w14:textId="77777777" w:rsidTr="0022242B">
        <w:tc>
          <w:tcPr>
            <w:tcW w:w="1507" w:type="dxa"/>
            <w:tcPrChange w:id="1372" w:author="Strzelczyk, Anthony (A.)" w:date="2021-01-14T08:45:00Z">
              <w:tcPr>
                <w:tcW w:w="1183" w:type="dxa"/>
              </w:tcPr>
            </w:tcPrChange>
          </w:tcPr>
          <w:p w14:paraId="1934435F" w14:textId="77777777" w:rsidR="0022242B" w:rsidRDefault="0022242B">
            <w:pPr>
              <w:spacing w:line="240" w:lineRule="atLeast"/>
              <w:rPr>
                <w:ins w:id="1373" w:author="Strzelczyk, Anthony (A.)" w:date="2020-12-17T13:51:00Z"/>
              </w:rPr>
              <w:pPrChange w:id="1374" w:author="Strzelczyk, Anthony (A.)" w:date="2020-12-11T12:24:00Z">
                <w:pPr/>
              </w:pPrChange>
            </w:pPr>
            <w:r>
              <w:t>T7</w:t>
            </w:r>
          </w:p>
          <w:p w14:paraId="58177715" w14:textId="20BAD6C9" w:rsidR="0022242B" w:rsidRDefault="0022242B">
            <w:pPr>
              <w:spacing w:line="240" w:lineRule="atLeast"/>
              <w:pPrChange w:id="1375" w:author="Strzelczyk, Anthony (A.)" w:date="2021-01-14T08:45:00Z">
                <w:pPr/>
              </w:pPrChange>
            </w:pPr>
            <w:ins w:id="1376" w:author="Strzelczyk, Anthony (A.)" w:date="2020-12-17T13:51:00Z">
              <w:r>
                <w:t xml:space="preserve"> </w:t>
              </w:r>
            </w:ins>
          </w:p>
        </w:tc>
        <w:tc>
          <w:tcPr>
            <w:tcW w:w="5453" w:type="dxa"/>
            <w:tcPrChange w:id="1377" w:author="Strzelczyk, Anthony (A.)" w:date="2021-01-14T08:45:00Z">
              <w:tcPr>
                <w:tcW w:w="5777" w:type="dxa"/>
                <w:gridSpan w:val="2"/>
              </w:tcPr>
            </w:tcPrChange>
          </w:tcPr>
          <w:p w14:paraId="174035AD" w14:textId="414C2D06" w:rsidR="0022242B" w:rsidRPr="008B6486" w:rsidRDefault="0022242B">
            <w:pPr>
              <w:spacing w:line="259" w:lineRule="auto"/>
              <w:rPr>
                <w:rFonts w:cs="Arial"/>
                <w:color w:val="000000"/>
                <w:sz w:val="16"/>
                <w:szCs w:val="16"/>
                <w:rPrChange w:id="1378" w:author="Strzelczyk, Anthony (A.)" w:date="2020-12-23T12:19:00Z">
                  <w:rPr>
                    <w:rFonts w:cs="Arial"/>
                    <w:color w:val="000000"/>
                  </w:rPr>
                </w:rPrChange>
              </w:rPr>
              <w:pPrChange w:id="1379" w:author="Strzelczyk, Anthony (A.)" w:date="2020-12-23T12:19:00Z">
                <w:pPr/>
              </w:pPrChange>
            </w:pPr>
            <w:ins w:id="1380" w:author="Strzelczyk, Anthony (A.)" w:date="2021-01-14T08:43:00Z">
              <w:r>
                <w:t>Front Fog Feature Enable Conditions</w:t>
              </w:r>
            </w:ins>
            <w:ins w:id="1381" w:author="Anthony" w:date="2021-03-06T12:31:00Z">
              <w:r w:rsidR="00BA169A">
                <w:t xml:space="preserve"> </w:t>
              </w:r>
            </w:ins>
            <w:r w:rsidR="00D01360">
              <w:t>–</w:t>
            </w:r>
            <w:ins w:id="1382" w:author="Anthony" w:date="2021-03-06T12:31:00Z">
              <w:r w:rsidR="00BA169A">
                <w:t xml:space="preserve"> US</w:t>
              </w:r>
            </w:ins>
            <w:r w:rsidR="00D01360">
              <w:t>.</w:t>
            </w:r>
            <w:r w:rsidR="00A726D7">
              <w:t xml:space="preserve"> Reference</w:t>
            </w:r>
            <w:r w:rsidR="00D01360">
              <w:t xml:space="preserve">  </w:t>
            </w:r>
            <w:r w:rsidR="00A726D7">
              <w:fldChar w:fldCharType="begin"/>
            </w:r>
            <w:r w:rsidR="00A726D7">
              <w:instrText xml:space="preserve"> REF _Ref70510490 \h </w:instrText>
            </w:r>
            <w:r w:rsidR="00A726D7">
              <w:fldChar w:fldCharType="separate"/>
            </w:r>
            <w:r w:rsidR="005277C2">
              <w:t xml:space="preserve">Table </w:t>
            </w:r>
            <w:r w:rsidR="005277C2">
              <w:rPr>
                <w:noProof/>
              </w:rPr>
              <w:t>15</w:t>
            </w:r>
            <w:r w:rsidR="005277C2">
              <w:t xml:space="preserve">: </w:t>
            </w:r>
            <w:ins w:id="1383" w:author="Strzelczyk, Anthony (A.)" w:date="2020-12-09T23:30:00Z">
              <w:r w:rsidR="005277C2">
                <w:t>Front Fog Light Decision Table</w:t>
              </w:r>
              <w:r w:rsidR="005277C2" w:rsidDel="00EE0E11">
                <w:t xml:space="preserve"> </w:t>
              </w:r>
            </w:ins>
            <w:r w:rsidR="00A726D7">
              <w:fldChar w:fldCharType="end"/>
            </w:r>
            <w:del w:id="1384" w:author="Strzelczyk, Anthony (A.)" w:date="2020-12-15T13:08:00Z">
              <w:r w:rsidRPr="00AC25BF" w:rsidDel="0020500B">
                <w:delText xml:space="preserve">Guard: </w:delText>
              </w:r>
            </w:del>
            <w:del w:id="1385" w:author="Strzelczyk, Anthony (A.)" w:date="2020-12-23T12:19:00Z">
              <w:r w:rsidRPr="00AC25BF" w:rsidDel="008B6486">
                <w:rPr>
                  <w:rFonts w:cs="Arial"/>
                  <w:color w:val="000000"/>
                </w:rPr>
                <w:delText>[(Feature configured) &amp;&amp; (Ignition == Run</w:delText>
              </w:r>
              <w:r w:rsidDel="008B6486">
                <w:rPr>
                  <w:rFonts w:cs="Arial"/>
                  <w:color w:val="000000"/>
                </w:rPr>
                <w:delText>/ACC</w:delText>
              </w:r>
              <w:r w:rsidRPr="00AC25BF" w:rsidDel="008B6486">
                <w:rPr>
                  <w:rFonts w:cs="Arial"/>
                  <w:color w:val="000000"/>
                </w:rPr>
                <w:delText>) &amp;&amp; ((PositionLight = LowBeam | AutoLight) ON) ]</w:delText>
              </w:r>
            </w:del>
          </w:p>
        </w:tc>
        <w:tc>
          <w:tcPr>
            <w:tcW w:w="3246" w:type="dxa"/>
            <w:tcPrChange w:id="1386" w:author="Strzelczyk, Anthony (A.)" w:date="2021-01-14T08:45:00Z">
              <w:tcPr>
                <w:tcW w:w="3246" w:type="dxa"/>
              </w:tcPr>
            </w:tcPrChange>
          </w:tcPr>
          <w:p w14:paraId="1557E78C" w14:textId="0C497E73" w:rsidR="0022242B" w:rsidRPr="007D581F" w:rsidRDefault="00956043">
            <w:pPr>
              <w:keepNext/>
              <w:spacing w:line="240" w:lineRule="atLeast"/>
              <w:rPr>
                <w:sz w:val="16"/>
                <w:szCs w:val="16"/>
              </w:rPr>
              <w:pPrChange w:id="1387" w:author="Strzelczyk, Anthony (A.)" w:date="2021-01-20T06:39:00Z">
                <w:pPr>
                  <w:keepNext/>
                </w:pPr>
              </w:pPrChange>
            </w:pPr>
            <w:bookmarkStart w:id="1388" w:name="_Hlk70006094"/>
            <w:r w:rsidRPr="00761E88">
              <w:rPr>
                <w:rFonts w:cs="Arial"/>
                <w:color w:val="000000"/>
                <w:sz w:val="16"/>
                <w:szCs w:val="16"/>
              </w:rPr>
              <w:t>Front Fog enabled when</w:t>
            </w:r>
            <w:r>
              <w:rPr>
                <w:rFonts w:cs="Arial"/>
                <w:color w:val="000000"/>
                <w:sz w:val="16"/>
                <w:szCs w:val="16"/>
              </w:rPr>
              <w:t xml:space="preserve"> Ignition is in RUN </w:t>
            </w:r>
            <w:r w:rsidRPr="00761E88">
              <w:rPr>
                <w:rFonts w:cs="Arial"/>
                <w:b/>
                <w:bCs/>
                <w:color w:val="000000"/>
                <w:sz w:val="16"/>
                <w:szCs w:val="16"/>
              </w:rPr>
              <w:t>AND</w:t>
            </w:r>
            <w:r>
              <w:rPr>
                <w:rFonts w:cs="Arial"/>
                <w:color w:val="000000"/>
                <w:sz w:val="16"/>
                <w:szCs w:val="16"/>
              </w:rPr>
              <w:t xml:space="preserve"> Front Fog switch is ON </w:t>
            </w:r>
            <w:r w:rsidRPr="00761E88">
              <w:rPr>
                <w:rFonts w:cs="Arial"/>
                <w:b/>
                <w:bCs/>
                <w:color w:val="000000"/>
                <w:sz w:val="16"/>
                <w:szCs w:val="16"/>
              </w:rPr>
              <w:t>AND</w:t>
            </w:r>
            <w:r>
              <w:rPr>
                <w:rFonts w:cs="Arial"/>
                <w:color w:val="000000"/>
                <w:sz w:val="16"/>
                <w:szCs w:val="16"/>
              </w:rPr>
              <w:t xml:space="preserve"> </w:t>
            </w:r>
            <w:r w:rsidR="00791C89">
              <w:rPr>
                <w:rFonts w:cs="Arial"/>
                <w:color w:val="000000"/>
                <w:sz w:val="16"/>
                <w:szCs w:val="16"/>
              </w:rPr>
              <w:t>POSITION</w:t>
            </w:r>
            <w:r w:rsidR="00963BC5">
              <w:rPr>
                <w:rFonts w:cs="Arial"/>
                <w:color w:val="000000"/>
                <w:sz w:val="16"/>
                <w:szCs w:val="16"/>
              </w:rPr>
              <w:t>/PARKING</w:t>
            </w:r>
            <w:r w:rsidR="00791C89">
              <w:rPr>
                <w:rFonts w:cs="Arial"/>
                <w:color w:val="000000"/>
                <w:sz w:val="16"/>
                <w:szCs w:val="16"/>
              </w:rPr>
              <w:t xml:space="preserve"> </w:t>
            </w:r>
            <w:r w:rsidRPr="00761E88">
              <w:rPr>
                <w:rFonts w:cs="Arial"/>
                <w:b/>
                <w:bCs/>
                <w:color w:val="000000"/>
                <w:sz w:val="16"/>
                <w:szCs w:val="16"/>
              </w:rPr>
              <w:t>OR</w:t>
            </w:r>
            <w:r>
              <w:rPr>
                <w:rFonts w:cs="Arial"/>
                <w:color w:val="000000"/>
                <w:sz w:val="16"/>
                <w:szCs w:val="16"/>
              </w:rPr>
              <w:t xml:space="preserve"> LOW BEAM </w:t>
            </w:r>
            <w:r w:rsidRPr="00761E88">
              <w:rPr>
                <w:rFonts w:cs="Arial"/>
                <w:b/>
                <w:bCs/>
                <w:color w:val="000000"/>
                <w:sz w:val="16"/>
                <w:szCs w:val="16"/>
              </w:rPr>
              <w:t>OR</w:t>
            </w:r>
            <w:r>
              <w:rPr>
                <w:rFonts w:cs="Arial"/>
                <w:color w:val="000000"/>
                <w:sz w:val="16"/>
                <w:szCs w:val="16"/>
              </w:rPr>
              <w:t xml:space="preserve"> AUTO (with night conditions) </w:t>
            </w:r>
            <w:r w:rsidR="00C343ED" w:rsidRPr="00C343ED">
              <w:rPr>
                <w:rFonts w:cs="Arial"/>
                <w:b/>
                <w:bCs/>
                <w:color w:val="000000"/>
                <w:sz w:val="16"/>
                <w:szCs w:val="16"/>
              </w:rPr>
              <w:t>AND</w:t>
            </w:r>
            <w:r>
              <w:rPr>
                <w:rFonts w:cs="Arial"/>
                <w:color w:val="000000"/>
                <w:sz w:val="16"/>
                <w:szCs w:val="16"/>
              </w:rPr>
              <w:t xml:space="preserve"> High Beam is OFF.</w:t>
            </w:r>
            <w:bookmarkEnd w:id="1388"/>
            <w:r w:rsidR="00B87148">
              <w:rPr>
                <w:rFonts w:cs="Arial"/>
                <w:color w:val="000000"/>
                <w:sz w:val="16"/>
                <w:szCs w:val="16"/>
              </w:rPr>
              <w:t xml:space="preserve"> (if Low Beams are ON, then by default POSITOIN/PARKING lamps are ON, also.</w:t>
            </w:r>
            <w:r w:rsidR="00B87148" w:rsidRPr="00963BC5">
              <w:rPr>
                <w:rFonts w:cs="Arial"/>
                <w:color w:val="000000"/>
                <w:sz w:val="16"/>
                <w:szCs w:val="16"/>
              </w:rPr>
              <w:t>)</w:t>
            </w:r>
            <w:ins w:id="1389" w:author="Strzelczyk, Anthony (A.)" w:date="2021-01-20T06:39:00Z">
              <w:del w:id="1390" w:author="Anthony" w:date="2021-03-06T12:32:00Z">
                <w:r w:rsidR="00C55DE5" w:rsidDel="00BA169A">
                  <w:rPr>
                    <w:rFonts w:cs="Arial"/>
                    <w:color w:val="000000"/>
                    <w:sz w:val="16"/>
                    <w:szCs w:val="16"/>
                  </w:rPr>
                  <w:delText>During dark conditions.</w:delText>
                </w:r>
              </w:del>
            </w:ins>
          </w:p>
        </w:tc>
      </w:tr>
      <w:tr w:rsidR="0022242B" w14:paraId="5BC513F3" w14:textId="77777777" w:rsidTr="0022242B">
        <w:tc>
          <w:tcPr>
            <w:tcW w:w="1507" w:type="dxa"/>
            <w:tcPrChange w:id="1391" w:author="Strzelczyk, Anthony (A.)" w:date="2021-01-14T08:45:00Z">
              <w:tcPr>
                <w:tcW w:w="1183" w:type="dxa"/>
              </w:tcPr>
            </w:tcPrChange>
          </w:tcPr>
          <w:p w14:paraId="456A0778" w14:textId="77777777" w:rsidR="0022242B" w:rsidRDefault="0022242B">
            <w:pPr>
              <w:spacing w:line="240" w:lineRule="atLeast"/>
              <w:rPr>
                <w:ins w:id="1392" w:author="Strzelczyk, Anthony (A.)" w:date="2020-12-17T13:52:00Z"/>
              </w:rPr>
              <w:pPrChange w:id="1393" w:author="Strzelczyk, Anthony (A.)" w:date="2020-12-11T12:24:00Z">
                <w:pPr/>
              </w:pPrChange>
            </w:pPr>
            <w:r>
              <w:t>T8</w:t>
            </w:r>
          </w:p>
          <w:p w14:paraId="75F012F7" w14:textId="2B767D6B" w:rsidR="0022242B" w:rsidRDefault="0022242B">
            <w:pPr>
              <w:spacing w:line="240" w:lineRule="atLeast"/>
              <w:pPrChange w:id="1394" w:author="Strzelczyk, Anthony (A.)" w:date="2021-01-14T08:45:00Z">
                <w:pPr/>
              </w:pPrChange>
            </w:pPr>
          </w:p>
        </w:tc>
        <w:tc>
          <w:tcPr>
            <w:tcW w:w="5453" w:type="dxa"/>
            <w:tcPrChange w:id="1395" w:author="Strzelczyk, Anthony (A.)" w:date="2021-01-14T08:45:00Z">
              <w:tcPr>
                <w:tcW w:w="5777" w:type="dxa"/>
                <w:gridSpan w:val="2"/>
              </w:tcPr>
            </w:tcPrChange>
          </w:tcPr>
          <w:p w14:paraId="16147B0E" w14:textId="01A1EE9D" w:rsidR="0022242B" w:rsidRPr="00956043" w:rsidRDefault="0022242B" w:rsidP="0022242B">
            <w:pPr>
              <w:rPr>
                <w:rFonts w:cs="Arial"/>
                <w:color w:val="000000"/>
                <w:sz w:val="16"/>
                <w:szCs w:val="16"/>
                <w:rPrChange w:id="1396" w:author="Strzelczyk, Anthony (A.)" w:date="2020-12-23T12:20:00Z">
                  <w:rPr>
                    <w:rFonts w:cs="Arial"/>
                    <w:color w:val="000000"/>
                  </w:rPr>
                </w:rPrChange>
              </w:rPr>
            </w:pPr>
            <w:ins w:id="1397" w:author="Strzelczyk, Anthony (A.)" w:date="2021-01-14T08:43:00Z">
              <w:r w:rsidRPr="00956043">
                <w:t>Front Fog Feature Disable Conditions</w:t>
              </w:r>
            </w:ins>
            <w:ins w:id="1398" w:author="Anthony" w:date="2021-03-07T08:47:00Z">
              <w:r w:rsidR="008C726E" w:rsidRPr="00956043">
                <w:t xml:space="preserve"> </w:t>
              </w:r>
            </w:ins>
            <w:r w:rsidR="002914FD">
              <w:t>–</w:t>
            </w:r>
            <w:ins w:id="1399" w:author="Anthony" w:date="2021-03-07T08:47:00Z">
              <w:r w:rsidR="008C726E" w:rsidRPr="00956043">
                <w:t xml:space="preserve"> US</w:t>
              </w:r>
            </w:ins>
            <w:r w:rsidR="002914FD">
              <w:t xml:space="preserve">. Reference  </w:t>
            </w:r>
            <w:r w:rsidR="002914FD">
              <w:fldChar w:fldCharType="begin"/>
            </w:r>
            <w:r w:rsidR="002914FD">
              <w:instrText xml:space="preserve"> REF _Ref70510490 \h </w:instrText>
            </w:r>
            <w:r w:rsidR="002914FD">
              <w:fldChar w:fldCharType="separate"/>
            </w:r>
            <w:r w:rsidR="005277C2">
              <w:t xml:space="preserve">Table </w:t>
            </w:r>
            <w:r w:rsidR="005277C2">
              <w:rPr>
                <w:noProof/>
              </w:rPr>
              <w:t>15</w:t>
            </w:r>
            <w:r w:rsidR="005277C2">
              <w:t xml:space="preserve">: </w:t>
            </w:r>
            <w:ins w:id="1400" w:author="Strzelczyk, Anthony (A.)" w:date="2020-12-09T23:30:00Z">
              <w:r w:rsidR="005277C2">
                <w:t>Front Fog Light Decision Table</w:t>
              </w:r>
              <w:r w:rsidR="005277C2" w:rsidDel="00EE0E11">
                <w:t xml:space="preserve"> </w:t>
              </w:r>
            </w:ins>
            <w:r w:rsidR="002914FD">
              <w:fldChar w:fldCharType="end"/>
            </w:r>
            <w:del w:id="1401" w:author="Strzelczyk, Anthony (A.)" w:date="2020-12-15T13:08:00Z">
              <w:r w:rsidRPr="00956043" w:rsidDel="0020500B">
                <w:delText xml:space="preserve">Guard: </w:delText>
              </w:r>
            </w:del>
            <w:del w:id="1402" w:author="Strzelczyk, Anthony (A.)" w:date="2020-12-23T12:19:00Z">
              <w:r w:rsidRPr="00956043" w:rsidDel="008B6486">
                <w:rPr>
                  <w:rFonts w:cs="Arial"/>
                  <w:color w:val="000000"/>
                </w:rPr>
                <w:delText>[(Ignition != Run/ACC) | ((PositionLight &amp;&amp; LowBeam &amp;&amp; AutoLight) OFF)]</w:delText>
              </w:r>
            </w:del>
          </w:p>
        </w:tc>
        <w:tc>
          <w:tcPr>
            <w:tcW w:w="3246" w:type="dxa"/>
            <w:tcPrChange w:id="1403" w:author="Strzelczyk, Anthony (A.)" w:date="2021-01-14T08:45:00Z">
              <w:tcPr>
                <w:tcW w:w="3246" w:type="dxa"/>
              </w:tcPr>
            </w:tcPrChange>
          </w:tcPr>
          <w:p w14:paraId="7E112C2B" w14:textId="0835DC5A" w:rsidR="00956043" w:rsidRPr="00956043" w:rsidRDefault="00956043" w:rsidP="00956043">
            <w:pPr>
              <w:overflowPunct/>
              <w:spacing w:line="264" w:lineRule="auto"/>
              <w:textAlignment w:val="auto"/>
              <w:rPr>
                <w:rFonts w:cs="Arial"/>
                <w:color w:val="000000"/>
                <w:sz w:val="16"/>
                <w:szCs w:val="16"/>
              </w:rPr>
            </w:pPr>
            <w:r w:rsidRPr="00956043">
              <w:rPr>
                <w:rFonts w:cs="Arial"/>
                <w:color w:val="000000"/>
                <w:sz w:val="16"/>
                <w:szCs w:val="16"/>
              </w:rPr>
              <w:t xml:space="preserve">Front Fog is disabled when either Ignition is switched </w:t>
            </w:r>
            <w:r w:rsidRPr="00CD725A">
              <w:rPr>
                <w:rFonts w:cs="Arial"/>
                <w:color w:val="000000"/>
                <w:sz w:val="16"/>
                <w:szCs w:val="16"/>
              </w:rPr>
              <w:t>to ACC</w:t>
            </w:r>
            <w:r w:rsidRPr="00956043">
              <w:rPr>
                <w:rFonts w:cs="Arial"/>
                <w:color w:val="000000"/>
                <w:sz w:val="16"/>
                <w:szCs w:val="16"/>
              </w:rPr>
              <w:t xml:space="preserve"> or OFF </w:t>
            </w:r>
            <w:r w:rsidRPr="00761E88">
              <w:rPr>
                <w:rFonts w:cs="Arial"/>
                <w:b/>
                <w:bCs/>
                <w:color w:val="000000"/>
                <w:sz w:val="16"/>
                <w:szCs w:val="16"/>
              </w:rPr>
              <w:t>OR</w:t>
            </w:r>
            <w:r w:rsidRPr="00956043">
              <w:rPr>
                <w:rFonts w:cs="Arial"/>
                <w:color w:val="000000"/>
                <w:sz w:val="16"/>
                <w:szCs w:val="16"/>
              </w:rPr>
              <w:t xml:space="preserve"> Front Fog switch is deactivated OR </w:t>
            </w:r>
            <w:r w:rsidR="00963BC5" w:rsidRPr="009A1719">
              <w:rPr>
                <w:rFonts w:cs="Arial"/>
                <w:color w:val="000000"/>
                <w:sz w:val="16"/>
                <w:szCs w:val="16"/>
              </w:rPr>
              <w:t>Headlight_Status is OFF</w:t>
            </w:r>
            <w:r w:rsidRPr="00956043">
              <w:rPr>
                <w:rFonts w:cs="Arial"/>
                <w:color w:val="000000"/>
                <w:sz w:val="16"/>
                <w:szCs w:val="16"/>
              </w:rPr>
              <w:t xml:space="preserve"> </w:t>
            </w:r>
            <w:r w:rsidRPr="00761E88">
              <w:rPr>
                <w:rFonts w:cs="Arial"/>
                <w:b/>
                <w:bCs/>
                <w:color w:val="000000"/>
                <w:sz w:val="16"/>
                <w:szCs w:val="16"/>
              </w:rPr>
              <w:t>OR</w:t>
            </w:r>
            <w:r w:rsidRPr="00956043">
              <w:rPr>
                <w:rFonts w:cs="Arial"/>
                <w:color w:val="000000"/>
                <w:sz w:val="16"/>
                <w:szCs w:val="16"/>
              </w:rPr>
              <w:t xml:space="preserve"> AUTO (with daylight conditions) </w:t>
            </w:r>
            <w:r w:rsidRPr="00761E88">
              <w:rPr>
                <w:rFonts w:cs="Arial"/>
                <w:b/>
                <w:bCs/>
                <w:color w:val="000000"/>
                <w:sz w:val="16"/>
                <w:szCs w:val="16"/>
              </w:rPr>
              <w:t>OR</w:t>
            </w:r>
            <w:r w:rsidRPr="00956043">
              <w:rPr>
                <w:rFonts w:cs="Arial"/>
                <w:color w:val="000000"/>
                <w:sz w:val="16"/>
                <w:szCs w:val="16"/>
              </w:rPr>
              <w:t xml:space="preserve"> High Beam is active. </w:t>
            </w:r>
          </w:p>
          <w:p w14:paraId="2AC17C2A" w14:textId="46A9E05D" w:rsidR="0022242B" w:rsidRPr="00956043" w:rsidRDefault="0022242B">
            <w:pPr>
              <w:keepNext/>
              <w:spacing w:line="240" w:lineRule="atLeast"/>
              <w:rPr>
                <w:sz w:val="16"/>
                <w:szCs w:val="16"/>
              </w:rPr>
              <w:pPrChange w:id="1404" w:author="Strzelczyk, Anthony (A.)" w:date="2021-01-20T06:44:00Z">
                <w:pPr>
                  <w:keepNext/>
                </w:pPr>
              </w:pPrChange>
            </w:pPr>
          </w:p>
        </w:tc>
      </w:tr>
      <w:tr w:rsidR="0022242B" w14:paraId="584B3091" w14:textId="77777777" w:rsidTr="0022242B">
        <w:tc>
          <w:tcPr>
            <w:tcW w:w="1507" w:type="dxa"/>
            <w:tcPrChange w:id="1405" w:author="Strzelczyk, Anthony (A.)" w:date="2021-01-14T08:45:00Z">
              <w:tcPr>
                <w:tcW w:w="1183" w:type="dxa"/>
              </w:tcPr>
            </w:tcPrChange>
          </w:tcPr>
          <w:p w14:paraId="7FE444B1" w14:textId="77777777" w:rsidR="0022242B" w:rsidRDefault="0022242B">
            <w:pPr>
              <w:spacing w:line="240" w:lineRule="atLeast"/>
              <w:rPr>
                <w:ins w:id="1406" w:author="Strzelczyk, Anthony (A.)" w:date="2020-12-17T13:52:00Z"/>
              </w:rPr>
              <w:pPrChange w:id="1407" w:author="Strzelczyk, Anthony (A.)" w:date="2020-12-11T12:24:00Z">
                <w:pPr/>
              </w:pPrChange>
            </w:pPr>
            <w:r>
              <w:t>T9</w:t>
            </w:r>
          </w:p>
          <w:p w14:paraId="329B3010" w14:textId="2765CA1F" w:rsidR="0022242B" w:rsidRDefault="0022242B">
            <w:pPr>
              <w:spacing w:line="240" w:lineRule="atLeast"/>
              <w:pPrChange w:id="1408" w:author="Strzelczyk, Anthony (A.)" w:date="2021-01-14T08:45:00Z">
                <w:pPr/>
              </w:pPrChange>
            </w:pPr>
          </w:p>
        </w:tc>
        <w:tc>
          <w:tcPr>
            <w:tcW w:w="5453" w:type="dxa"/>
            <w:tcPrChange w:id="1409" w:author="Strzelczyk, Anthony (A.)" w:date="2021-01-14T08:45:00Z">
              <w:tcPr>
                <w:tcW w:w="5777" w:type="dxa"/>
                <w:gridSpan w:val="2"/>
              </w:tcPr>
            </w:tcPrChange>
          </w:tcPr>
          <w:p w14:paraId="068FA70A" w14:textId="7C89501D" w:rsidR="0022242B" w:rsidRPr="00A519DC" w:rsidRDefault="0022242B">
            <w:pPr>
              <w:rPr>
                <w:rFonts w:cs="Arial"/>
                <w:color w:val="000000"/>
                <w:sz w:val="16"/>
                <w:szCs w:val="16"/>
                <w:rPrChange w:id="1410" w:author="Strzelczyk, Anthony (A.)" w:date="2020-12-23T12:20:00Z">
                  <w:rPr/>
                </w:rPrChange>
              </w:rPr>
              <w:pPrChange w:id="1411" w:author="Strzelczyk, Anthony (A.)" w:date="2020-12-23T12:20:00Z">
                <w:pPr>
                  <w:overflowPunct/>
                  <w:spacing w:line="288" w:lineRule="auto"/>
                  <w:textAlignment w:val="auto"/>
                </w:pPr>
              </w:pPrChange>
            </w:pPr>
            <w:ins w:id="1412" w:author="Strzelczyk, Anthony (A.)" w:date="2021-01-14T08:43:00Z">
              <w:r>
                <w:t>Rear Fog Feature Enable Conditions</w:t>
              </w:r>
            </w:ins>
            <w:del w:id="1413" w:author="Strzelczyk, Anthony (A.)" w:date="2020-12-15T13:08:00Z">
              <w:r w:rsidRPr="00AC25BF" w:rsidDel="0020500B">
                <w:delText xml:space="preserve">Guard: </w:delText>
              </w:r>
            </w:del>
            <w:del w:id="1414" w:author="Strzelczyk, Anthony (A.)" w:date="2020-12-23T12:20:00Z">
              <w:r w:rsidRPr="00AC25BF" w:rsidDel="008B6486">
                <w:rPr>
                  <w:rFonts w:cs="Arial"/>
                  <w:color w:val="000000"/>
                </w:rPr>
                <w:delText>[RearFog Config &amp;&amp; (IgnitionState == Run</w:delText>
              </w:r>
              <w:r w:rsidDel="008B6486">
                <w:rPr>
                  <w:rFonts w:cs="Arial"/>
                  <w:color w:val="000000"/>
                </w:rPr>
                <w:delText>/ACC</w:delText>
              </w:r>
              <w:r w:rsidRPr="00AC25BF" w:rsidDel="008B6486">
                <w:rPr>
                  <w:rFonts w:cs="Arial"/>
                  <w:color w:val="000000"/>
                </w:rPr>
                <w:delText>) &amp;&amp; (FrontFog == ON | LowBeam == ON]</w:delText>
              </w:r>
            </w:del>
          </w:p>
        </w:tc>
        <w:tc>
          <w:tcPr>
            <w:tcW w:w="3246" w:type="dxa"/>
            <w:tcPrChange w:id="1415" w:author="Strzelczyk, Anthony (A.)" w:date="2021-01-14T08:45:00Z">
              <w:tcPr>
                <w:tcW w:w="3246" w:type="dxa"/>
              </w:tcPr>
            </w:tcPrChange>
          </w:tcPr>
          <w:p w14:paraId="5007DA36" w14:textId="51AFD4AD" w:rsidR="00D303D8" w:rsidRPr="007D581F" w:rsidRDefault="0022242B" w:rsidP="009A1719">
            <w:pPr>
              <w:keepNext/>
              <w:spacing w:line="240" w:lineRule="atLeast"/>
              <w:rPr>
                <w:sz w:val="16"/>
                <w:szCs w:val="16"/>
              </w:rPr>
            </w:pPr>
            <w:ins w:id="1416" w:author="Strzelczyk, Anthony (A.)" w:date="2021-01-14T08:43:00Z">
              <w:r>
                <w:rPr>
                  <w:rFonts w:cs="Arial"/>
                  <w:color w:val="000000"/>
                  <w:sz w:val="16"/>
                  <w:szCs w:val="16"/>
                </w:rPr>
                <w:t xml:space="preserve">Rear Fog enabled </w:t>
              </w:r>
              <w:r w:rsidR="00D303D8">
                <w:rPr>
                  <w:rFonts w:cs="Arial"/>
                  <w:color w:val="000000"/>
                  <w:sz w:val="16"/>
                  <w:szCs w:val="16"/>
                </w:rPr>
                <w:t xml:space="preserve">when Ignition is in </w:t>
              </w:r>
              <w:del w:id="1417" w:author="Anthony" w:date="2021-03-06T12:03:00Z">
                <w:r w:rsidR="00D303D8" w:rsidDel="00671AD7">
                  <w:rPr>
                    <w:rFonts w:cs="Arial"/>
                    <w:color w:val="000000"/>
                    <w:sz w:val="16"/>
                    <w:szCs w:val="16"/>
                  </w:rPr>
                  <w:delText xml:space="preserve">either </w:delText>
                </w:r>
              </w:del>
              <w:del w:id="1418" w:author="Anthony" w:date="2021-03-06T12:34:00Z">
                <w:r w:rsidR="00D303D8" w:rsidDel="00E73E97">
                  <w:rPr>
                    <w:rFonts w:cs="Arial"/>
                    <w:color w:val="000000"/>
                    <w:sz w:val="16"/>
                    <w:szCs w:val="16"/>
                  </w:rPr>
                  <w:delText>run</w:delText>
                </w:r>
              </w:del>
            </w:ins>
            <w:ins w:id="1419" w:author="Anthony" w:date="2021-03-06T12:34:00Z">
              <w:r w:rsidR="00D303D8">
                <w:rPr>
                  <w:rFonts w:cs="Arial"/>
                  <w:color w:val="000000"/>
                  <w:sz w:val="16"/>
                  <w:szCs w:val="16"/>
                </w:rPr>
                <w:t>RUN</w:t>
              </w:r>
            </w:ins>
            <w:ins w:id="1420" w:author="Strzelczyk, Anthony (A.)" w:date="2021-01-14T08:43:00Z">
              <w:r w:rsidR="00D303D8">
                <w:rPr>
                  <w:rFonts w:cs="Arial"/>
                  <w:color w:val="000000"/>
                  <w:sz w:val="16"/>
                  <w:szCs w:val="16"/>
                </w:rPr>
                <w:t xml:space="preserve"> </w:t>
              </w:r>
              <w:del w:id="1421" w:author="Anthony" w:date="2021-03-06T12:03:00Z">
                <w:r w:rsidR="00D303D8" w:rsidDel="00671AD7">
                  <w:rPr>
                    <w:rFonts w:cs="Arial"/>
                    <w:color w:val="000000"/>
                    <w:sz w:val="16"/>
                    <w:szCs w:val="16"/>
                  </w:rPr>
                  <w:delText xml:space="preserve">or ACC </w:delText>
                </w:r>
              </w:del>
              <w:r w:rsidR="00D303D8">
                <w:rPr>
                  <w:rFonts w:cs="Arial"/>
                  <w:color w:val="000000"/>
                  <w:sz w:val="16"/>
                  <w:szCs w:val="16"/>
                </w:rPr>
                <w:t xml:space="preserve">and Front Fog is ON </w:t>
              </w:r>
              <w:r w:rsidR="00D303D8" w:rsidRPr="00180184">
                <w:rPr>
                  <w:rFonts w:cs="Arial"/>
                  <w:b/>
                  <w:bCs/>
                  <w:color w:val="000000"/>
                  <w:sz w:val="16"/>
                  <w:szCs w:val="16"/>
                </w:rPr>
                <w:t>OR</w:t>
              </w:r>
            </w:ins>
            <w:r w:rsidR="00D303D8">
              <w:rPr>
                <w:rFonts w:cs="Arial"/>
                <w:color w:val="000000"/>
                <w:sz w:val="16"/>
                <w:szCs w:val="16"/>
              </w:rPr>
              <w:t xml:space="preserve"> </w:t>
            </w:r>
            <w:ins w:id="1422" w:author="Strzelczyk, Anthony (A.)" w:date="2021-01-14T08:43:00Z">
              <w:r w:rsidR="00D303D8">
                <w:rPr>
                  <w:rFonts w:cs="Arial"/>
                  <w:color w:val="000000"/>
                  <w:sz w:val="16"/>
                  <w:szCs w:val="16"/>
                </w:rPr>
                <w:t>Low beam is ON</w:t>
              </w:r>
            </w:ins>
            <w:ins w:id="1423" w:author="Strzelczyk, Anthony (A.)" w:date="2021-01-20T06:45:00Z">
              <w:r w:rsidR="00D303D8">
                <w:rPr>
                  <w:rFonts w:cs="Arial"/>
                  <w:color w:val="000000"/>
                  <w:sz w:val="16"/>
                  <w:szCs w:val="16"/>
                </w:rPr>
                <w:t xml:space="preserve"> </w:t>
              </w:r>
              <w:r w:rsidR="00D303D8" w:rsidRPr="00180184">
                <w:rPr>
                  <w:rFonts w:cs="Arial"/>
                  <w:b/>
                  <w:bCs/>
                  <w:color w:val="000000"/>
                  <w:sz w:val="16"/>
                  <w:szCs w:val="16"/>
                </w:rPr>
                <w:t>AND</w:t>
              </w:r>
              <w:r w:rsidR="00D303D8">
                <w:rPr>
                  <w:rFonts w:cs="Arial"/>
                  <w:color w:val="000000"/>
                  <w:sz w:val="16"/>
                  <w:szCs w:val="16"/>
                </w:rPr>
                <w:t xml:space="preserve"> Rear Fog switch is turned ON</w:t>
              </w:r>
            </w:ins>
          </w:p>
        </w:tc>
      </w:tr>
      <w:tr w:rsidR="0022242B" w14:paraId="1A038DCB" w14:textId="77777777" w:rsidTr="0022242B">
        <w:tc>
          <w:tcPr>
            <w:tcW w:w="1507" w:type="dxa"/>
            <w:tcPrChange w:id="1424" w:author="Strzelczyk, Anthony (A.)" w:date="2021-01-14T08:45:00Z">
              <w:tcPr>
                <w:tcW w:w="1183" w:type="dxa"/>
              </w:tcPr>
            </w:tcPrChange>
          </w:tcPr>
          <w:p w14:paraId="1ADE96B1" w14:textId="77777777" w:rsidR="0022242B" w:rsidRDefault="0022242B">
            <w:pPr>
              <w:spacing w:line="240" w:lineRule="atLeast"/>
              <w:rPr>
                <w:ins w:id="1425" w:author="Strzelczyk, Anthony (A.)" w:date="2020-12-17T13:53:00Z"/>
              </w:rPr>
              <w:pPrChange w:id="1426" w:author="Strzelczyk, Anthony (A.)" w:date="2020-12-11T12:24:00Z">
                <w:pPr/>
              </w:pPrChange>
            </w:pPr>
            <w:bookmarkStart w:id="1427" w:name="_Hlk70020011"/>
            <w:r>
              <w:t>T10</w:t>
            </w:r>
          </w:p>
          <w:p w14:paraId="57931A8B" w14:textId="00BE80C7" w:rsidR="0022242B" w:rsidRDefault="0022242B">
            <w:pPr>
              <w:spacing w:line="240" w:lineRule="atLeast"/>
              <w:pPrChange w:id="1428" w:author="Strzelczyk, Anthony (A.)" w:date="2021-01-14T08:45:00Z">
                <w:pPr/>
              </w:pPrChange>
            </w:pPr>
          </w:p>
        </w:tc>
        <w:tc>
          <w:tcPr>
            <w:tcW w:w="5453" w:type="dxa"/>
            <w:tcPrChange w:id="1429" w:author="Strzelczyk, Anthony (A.)" w:date="2021-01-14T08:45:00Z">
              <w:tcPr>
                <w:tcW w:w="5777" w:type="dxa"/>
                <w:gridSpan w:val="2"/>
              </w:tcPr>
            </w:tcPrChange>
          </w:tcPr>
          <w:p w14:paraId="416E279A" w14:textId="3AD37626" w:rsidR="0022242B" w:rsidRPr="008B6486" w:rsidRDefault="0022242B">
            <w:pPr>
              <w:spacing w:line="259" w:lineRule="auto"/>
              <w:rPr>
                <w:rFonts w:cs="Arial"/>
                <w:color w:val="000000"/>
                <w:sz w:val="16"/>
                <w:szCs w:val="16"/>
                <w:rPrChange w:id="1430" w:author="Strzelczyk, Anthony (A.)" w:date="2020-12-23T12:20:00Z">
                  <w:rPr/>
                </w:rPrChange>
              </w:rPr>
              <w:pPrChange w:id="1431" w:author="Strzelczyk, Anthony (A.)" w:date="2020-12-23T12:20:00Z">
                <w:pPr/>
              </w:pPrChange>
            </w:pPr>
            <w:ins w:id="1432" w:author="Strzelczyk, Anthony (A.)" w:date="2021-01-14T08:43:00Z">
              <w:r>
                <w:t>Rear Fog Feature Disable Conditions</w:t>
              </w:r>
            </w:ins>
            <w:del w:id="1433" w:author="Strzelczyk, Anthony (A.)" w:date="2020-12-15T13:08:00Z">
              <w:r w:rsidRPr="00AC25BF" w:rsidDel="0020500B">
                <w:delText xml:space="preserve">Guard: </w:delText>
              </w:r>
            </w:del>
            <w:del w:id="1434" w:author="Strzelczyk, Anthony (A.)" w:date="2020-12-23T12:20:00Z">
              <w:r w:rsidRPr="00AC25BF" w:rsidDel="008B6486">
                <w:rPr>
                  <w:rFonts w:cs="Arial"/>
                  <w:color w:val="000000"/>
                </w:rPr>
                <w:delText>[RearFog Not Config | (IgnitionState == OFF) | (FrontFog == OFF &amp;&amp; LowBeam == OFF]</w:delText>
              </w:r>
            </w:del>
          </w:p>
        </w:tc>
        <w:tc>
          <w:tcPr>
            <w:tcW w:w="3246" w:type="dxa"/>
            <w:tcPrChange w:id="1435" w:author="Strzelczyk, Anthony (A.)" w:date="2021-01-14T08:45:00Z">
              <w:tcPr>
                <w:tcW w:w="3246" w:type="dxa"/>
              </w:tcPr>
            </w:tcPrChange>
          </w:tcPr>
          <w:p w14:paraId="39F2285F" w14:textId="18DADB57" w:rsidR="00CB0F9F" w:rsidRPr="00CB0F9F" w:rsidRDefault="0022242B" w:rsidP="00956C32">
            <w:pPr>
              <w:keepNext/>
              <w:spacing w:line="240" w:lineRule="atLeast"/>
              <w:rPr>
                <w:color w:val="1F497D"/>
              </w:rPr>
            </w:pPr>
            <w:bookmarkStart w:id="1436" w:name="_Hlk70071337"/>
            <w:ins w:id="1437" w:author="Strzelczyk, Anthony (A.)" w:date="2021-01-14T08:43:00Z">
              <w:r w:rsidRPr="00956C32">
                <w:rPr>
                  <w:rFonts w:cs="Arial"/>
                  <w:color w:val="000000"/>
                  <w:sz w:val="16"/>
                  <w:szCs w:val="16"/>
                </w:rPr>
                <w:t>Rear Fog disabled</w:t>
              </w:r>
            </w:ins>
            <w:bookmarkEnd w:id="1436"/>
            <w:r w:rsidR="00956C32">
              <w:rPr>
                <w:rFonts w:cs="Arial"/>
                <w:color w:val="000000"/>
                <w:sz w:val="16"/>
                <w:szCs w:val="16"/>
              </w:rPr>
              <w:t xml:space="preserve"> </w:t>
            </w:r>
            <w:r w:rsidR="00CB0F9F" w:rsidRPr="00D42DE6">
              <w:rPr>
                <w:rFonts w:cs="Arial"/>
                <w:color w:val="000000"/>
                <w:sz w:val="16"/>
                <w:szCs w:val="16"/>
              </w:rPr>
              <w:t>when Front Fog is OFF AND Low Beams are OFF OR Rear Fog is turned OFF OR Ignition is (OFF OR ACC)</w:t>
            </w:r>
            <w:r w:rsidR="00CB0F9F">
              <w:rPr>
                <w:color w:val="1F497D"/>
              </w:rPr>
              <w:t xml:space="preserve"> </w:t>
            </w:r>
          </w:p>
        </w:tc>
      </w:tr>
      <w:bookmarkEnd w:id="1427"/>
      <w:tr w:rsidR="00BA169A" w14:paraId="66DCF602" w14:textId="77777777" w:rsidTr="0022242B">
        <w:trPr>
          <w:ins w:id="1438" w:author="Anthony" w:date="2021-03-06T12:31:00Z"/>
        </w:trPr>
        <w:tc>
          <w:tcPr>
            <w:tcW w:w="1507" w:type="dxa"/>
          </w:tcPr>
          <w:p w14:paraId="17775C36" w14:textId="2027CB79" w:rsidR="00BA169A" w:rsidRDefault="00BA169A" w:rsidP="00BA169A">
            <w:pPr>
              <w:spacing w:line="240" w:lineRule="atLeast"/>
              <w:rPr>
                <w:ins w:id="1439" w:author="Anthony" w:date="2021-03-06T12:31:00Z"/>
              </w:rPr>
            </w:pPr>
            <w:ins w:id="1440" w:author="Anthony" w:date="2021-03-06T12:31:00Z">
              <w:r>
                <w:t>T11</w:t>
              </w:r>
            </w:ins>
          </w:p>
          <w:p w14:paraId="2307C3EE" w14:textId="59194734" w:rsidR="00BA169A" w:rsidRDefault="00BA169A" w:rsidP="00BA169A">
            <w:pPr>
              <w:spacing w:line="240" w:lineRule="atLeast"/>
              <w:rPr>
                <w:ins w:id="1441" w:author="Anthony" w:date="2021-03-06T12:31:00Z"/>
              </w:rPr>
            </w:pPr>
            <w:ins w:id="1442" w:author="Anthony" w:date="2021-03-06T12:31:00Z">
              <w:r>
                <w:t xml:space="preserve"> </w:t>
              </w:r>
            </w:ins>
          </w:p>
        </w:tc>
        <w:tc>
          <w:tcPr>
            <w:tcW w:w="5453" w:type="dxa"/>
          </w:tcPr>
          <w:p w14:paraId="7BF45407" w14:textId="40892205" w:rsidR="00BA169A" w:rsidRPr="00956043" w:rsidRDefault="00BA169A" w:rsidP="00BA169A">
            <w:pPr>
              <w:spacing w:line="259" w:lineRule="auto"/>
              <w:rPr>
                <w:ins w:id="1443" w:author="Anthony" w:date="2021-03-06T12:31:00Z"/>
              </w:rPr>
            </w:pPr>
            <w:ins w:id="1444" w:author="Anthony" w:date="2021-03-06T12:31:00Z">
              <w:r w:rsidRPr="00956043">
                <w:t xml:space="preserve">Front Fog Feature Enable Conditions </w:t>
              </w:r>
            </w:ins>
            <w:r w:rsidR="002914FD">
              <w:t>–</w:t>
            </w:r>
            <w:ins w:id="1445" w:author="Anthony" w:date="2021-03-06T12:31:00Z">
              <w:r w:rsidRPr="00956043">
                <w:t xml:space="preserve"> EU</w:t>
              </w:r>
            </w:ins>
            <w:r w:rsidR="002914FD">
              <w:t xml:space="preserve">. Reference  </w:t>
            </w:r>
            <w:r w:rsidR="002914FD">
              <w:fldChar w:fldCharType="begin"/>
            </w:r>
            <w:r w:rsidR="002914FD">
              <w:instrText xml:space="preserve"> REF _Ref70510490 \h </w:instrText>
            </w:r>
            <w:r w:rsidR="002914FD">
              <w:fldChar w:fldCharType="separate"/>
            </w:r>
            <w:r w:rsidR="005277C2">
              <w:t xml:space="preserve">Table </w:t>
            </w:r>
            <w:r w:rsidR="005277C2">
              <w:rPr>
                <w:noProof/>
              </w:rPr>
              <w:t>15</w:t>
            </w:r>
            <w:r w:rsidR="005277C2">
              <w:t xml:space="preserve">: </w:t>
            </w:r>
            <w:ins w:id="1446" w:author="Strzelczyk, Anthony (A.)" w:date="2020-12-09T23:30:00Z">
              <w:r w:rsidR="005277C2">
                <w:t>Front Fog Light Decision Table</w:t>
              </w:r>
              <w:r w:rsidR="005277C2" w:rsidDel="00EE0E11">
                <w:t xml:space="preserve"> </w:t>
              </w:r>
            </w:ins>
            <w:r w:rsidR="002914FD">
              <w:fldChar w:fldCharType="end"/>
            </w:r>
          </w:p>
        </w:tc>
        <w:tc>
          <w:tcPr>
            <w:tcW w:w="3246" w:type="dxa"/>
          </w:tcPr>
          <w:p w14:paraId="67489730" w14:textId="7A84CB94" w:rsidR="00CB0F9F" w:rsidRPr="00956043" w:rsidRDefault="00CB0F9F" w:rsidP="00BA169A">
            <w:pPr>
              <w:keepNext/>
              <w:spacing w:line="240" w:lineRule="atLeast"/>
              <w:rPr>
                <w:ins w:id="1447" w:author="Anthony" w:date="2021-03-06T12:31:00Z"/>
                <w:rFonts w:cs="Arial"/>
                <w:color w:val="000000"/>
                <w:sz w:val="16"/>
                <w:szCs w:val="16"/>
              </w:rPr>
            </w:pPr>
            <w:r w:rsidRPr="00956043">
              <w:rPr>
                <w:rFonts w:cs="Arial"/>
                <w:color w:val="000000"/>
                <w:sz w:val="16"/>
                <w:szCs w:val="16"/>
              </w:rPr>
              <w:t xml:space="preserve">Front Fog </w:t>
            </w:r>
            <w:r w:rsidR="00B87148">
              <w:rPr>
                <w:rFonts w:cs="Arial"/>
                <w:color w:val="000000"/>
                <w:sz w:val="16"/>
                <w:szCs w:val="16"/>
              </w:rPr>
              <w:t xml:space="preserve">is </w:t>
            </w:r>
            <w:r w:rsidRPr="00956043">
              <w:rPr>
                <w:rFonts w:cs="Arial"/>
                <w:color w:val="000000"/>
                <w:sz w:val="16"/>
                <w:szCs w:val="16"/>
              </w:rPr>
              <w:t xml:space="preserve">enabled when Ignition is in RUN </w:t>
            </w:r>
            <w:r w:rsidRPr="00761E88">
              <w:rPr>
                <w:rFonts w:cs="Arial"/>
                <w:b/>
                <w:bCs/>
                <w:color w:val="000000"/>
                <w:sz w:val="16"/>
                <w:szCs w:val="16"/>
              </w:rPr>
              <w:t>AND</w:t>
            </w:r>
            <w:r w:rsidRPr="00956043">
              <w:rPr>
                <w:rFonts w:cs="Arial"/>
                <w:color w:val="000000"/>
                <w:sz w:val="16"/>
                <w:szCs w:val="16"/>
              </w:rPr>
              <w:t xml:space="preserve"> Front Fog switch is ON </w:t>
            </w:r>
            <w:r w:rsidRPr="00761E88">
              <w:rPr>
                <w:rFonts w:cs="Arial"/>
                <w:b/>
                <w:bCs/>
                <w:color w:val="000000"/>
                <w:sz w:val="16"/>
                <w:szCs w:val="16"/>
              </w:rPr>
              <w:t>AND</w:t>
            </w:r>
            <w:r w:rsidRPr="00956043">
              <w:rPr>
                <w:rFonts w:cs="Arial"/>
                <w:color w:val="000000"/>
                <w:sz w:val="16"/>
                <w:szCs w:val="16"/>
              </w:rPr>
              <w:t xml:space="preserve"> POSITION</w:t>
            </w:r>
            <w:r>
              <w:rPr>
                <w:rFonts w:cs="Arial"/>
                <w:color w:val="000000"/>
                <w:sz w:val="16"/>
                <w:szCs w:val="16"/>
              </w:rPr>
              <w:t>/PARKING</w:t>
            </w:r>
            <w:r w:rsidR="00963BC5">
              <w:rPr>
                <w:rFonts w:cs="Arial"/>
                <w:color w:val="000000"/>
                <w:sz w:val="16"/>
                <w:szCs w:val="16"/>
              </w:rPr>
              <w:t xml:space="preserve"> </w:t>
            </w:r>
            <w:r w:rsidRPr="00761E88">
              <w:rPr>
                <w:rFonts w:cs="Arial"/>
                <w:b/>
                <w:bCs/>
                <w:color w:val="000000"/>
                <w:sz w:val="16"/>
                <w:szCs w:val="16"/>
              </w:rPr>
              <w:t>OR</w:t>
            </w:r>
            <w:r w:rsidRPr="00956043">
              <w:rPr>
                <w:rFonts w:cs="Arial"/>
                <w:color w:val="000000"/>
                <w:sz w:val="16"/>
                <w:szCs w:val="16"/>
              </w:rPr>
              <w:t xml:space="preserve"> </w:t>
            </w:r>
            <w:r>
              <w:rPr>
                <w:rFonts w:cs="Arial"/>
                <w:color w:val="000000"/>
                <w:sz w:val="16"/>
                <w:szCs w:val="16"/>
              </w:rPr>
              <w:t>Low Beams are ON</w:t>
            </w:r>
            <w:r w:rsidRPr="00963BC5">
              <w:rPr>
                <w:rFonts w:cs="Arial"/>
                <w:color w:val="000000"/>
                <w:sz w:val="16"/>
                <w:szCs w:val="16"/>
              </w:rPr>
              <w:t>.</w:t>
            </w:r>
            <w:r w:rsidR="00963BC5">
              <w:rPr>
                <w:rFonts w:cs="Arial"/>
                <w:color w:val="000000"/>
                <w:sz w:val="16"/>
                <w:szCs w:val="16"/>
              </w:rPr>
              <w:t xml:space="preserve"> </w:t>
            </w:r>
            <w:r w:rsidR="00963BC5" w:rsidRPr="00963BC5">
              <w:rPr>
                <w:rFonts w:cs="Arial"/>
                <w:color w:val="000000"/>
                <w:sz w:val="16"/>
                <w:szCs w:val="16"/>
              </w:rPr>
              <w:t>(High Beam</w:t>
            </w:r>
            <w:r w:rsidR="00963BC5">
              <w:rPr>
                <w:rFonts w:cs="Arial"/>
                <w:color w:val="000000"/>
                <w:sz w:val="16"/>
                <w:szCs w:val="16"/>
              </w:rPr>
              <w:t xml:space="preserve"> state</w:t>
            </w:r>
            <w:r w:rsidR="00963BC5" w:rsidRPr="00963BC5">
              <w:rPr>
                <w:rFonts w:cs="Arial"/>
                <w:color w:val="000000"/>
                <w:sz w:val="16"/>
                <w:szCs w:val="16"/>
              </w:rPr>
              <w:t xml:space="preserve"> is a don’t care</w:t>
            </w:r>
            <w:r w:rsidR="00963BC5">
              <w:rPr>
                <w:rFonts w:cs="Arial"/>
                <w:color w:val="000000"/>
                <w:sz w:val="16"/>
                <w:szCs w:val="16"/>
              </w:rPr>
              <w:t xml:space="preserve"> for E</w:t>
            </w:r>
            <w:r w:rsidR="00B87148">
              <w:rPr>
                <w:rFonts w:cs="Arial"/>
                <w:color w:val="000000"/>
                <w:sz w:val="16"/>
                <w:szCs w:val="16"/>
              </w:rPr>
              <w:t xml:space="preserve">U and if Low Beams are ON, then by </w:t>
            </w:r>
            <w:r w:rsidR="00B87148">
              <w:rPr>
                <w:rFonts w:cs="Arial"/>
                <w:color w:val="000000"/>
                <w:sz w:val="16"/>
                <w:szCs w:val="16"/>
              </w:rPr>
              <w:lastRenderedPageBreak/>
              <w:t>default POSITOIN/PARKING lamps are ON, also.</w:t>
            </w:r>
            <w:r w:rsidR="00963BC5" w:rsidRPr="00963BC5">
              <w:rPr>
                <w:rFonts w:cs="Arial"/>
                <w:color w:val="000000"/>
                <w:sz w:val="16"/>
                <w:szCs w:val="16"/>
              </w:rPr>
              <w:t>)</w:t>
            </w:r>
          </w:p>
        </w:tc>
      </w:tr>
      <w:tr w:rsidR="00C568DC" w14:paraId="4387ABC2" w14:textId="77777777" w:rsidTr="0022242B">
        <w:trPr>
          <w:ins w:id="1448" w:author="Anthony" w:date="2021-03-06T19:41:00Z"/>
        </w:trPr>
        <w:tc>
          <w:tcPr>
            <w:tcW w:w="1507" w:type="dxa"/>
          </w:tcPr>
          <w:p w14:paraId="10BC2291" w14:textId="76551A70" w:rsidR="00C568DC" w:rsidRDefault="00C568DC" w:rsidP="00C568DC">
            <w:pPr>
              <w:spacing w:line="240" w:lineRule="atLeast"/>
              <w:rPr>
                <w:ins w:id="1449" w:author="Anthony" w:date="2021-03-06T19:41:00Z"/>
              </w:rPr>
            </w:pPr>
            <w:ins w:id="1450" w:author="Anthony" w:date="2021-03-06T19:41:00Z">
              <w:r>
                <w:lastRenderedPageBreak/>
                <w:t>T1</w:t>
              </w:r>
            </w:ins>
            <w:ins w:id="1451" w:author="Anthony" w:date="2021-03-06T19:42:00Z">
              <w:r>
                <w:t>2</w:t>
              </w:r>
            </w:ins>
          </w:p>
          <w:p w14:paraId="0E54F11E" w14:textId="1C86C9F4" w:rsidR="00C568DC" w:rsidRDefault="00C568DC" w:rsidP="00C568DC">
            <w:pPr>
              <w:spacing w:line="240" w:lineRule="atLeast"/>
              <w:rPr>
                <w:ins w:id="1452" w:author="Anthony" w:date="2021-03-06T19:41:00Z"/>
              </w:rPr>
            </w:pPr>
            <w:ins w:id="1453" w:author="Anthony" w:date="2021-03-06T19:41:00Z">
              <w:r>
                <w:t xml:space="preserve"> </w:t>
              </w:r>
            </w:ins>
          </w:p>
        </w:tc>
        <w:tc>
          <w:tcPr>
            <w:tcW w:w="5453" w:type="dxa"/>
          </w:tcPr>
          <w:p w14:paraId="6BB2D660" w14:textId="61D163AA" w:rsidR="00C568DC" w:rsidRDefault="00C568DC" w:rsidP="00C568DC">
            <w:pPr>
              <w:spacing w:line="259" w:lineRule="auto"/>
              <w:rPr>
                <w:ins w:id="1454" w:author="Anthony" w:date="2021-03-06T19:41:00Z"/>
              </w:rPr>
            </w:pPr>
            <w:ins w:id="1455" w:author="Anthony" w:date="2021-03-06T19:42:00Z">
              <w:r>
                <w:t xml:space="preserve">Front Fog Feature Disable Conditions </w:t>
              </w:r>
            </w:ins>
            <w:r w:rsidR="002914FD">
              <w:t>–</w:t>
            </w:r>
            <w:ins w:id="1456" w:author="Anthony" w:date="2021-03-06T19:42:00Z">
              <w:r>
                <w:t xml:space="preserve"> EU</w:t>
              </w:r>
            </w:ins>
            <w:r w:rsidR="002914FD">
              <w:t xml:space="preserve">. Reference  </w:t>
            </w:r>
            <w:r w:rsidR="002914FD">
              <w:fldChar w:fldCharType="begin"/>
            </w:r>
            <w:r w:rsidR="002914FD">
              <w:instrText xml:space="preserve"> REF _Ref70510490 \h </w:instrText>
            </w:r>
            <w:r w:rsidR="002914FD">
              <w:fldChar w:fldCharType="separate"/>
            </w:r>
            <w:r w:rsidR="005277C2">
              <w:t xml:space="preserve">Table </w:t>
            </w:r>
            <w:r w:rsidR="005277C2">
              <w:rPr>
                <w:noProof/>
              </w:rPr>
              <w:t>15</w:t>
            </w:r>
            <w:r w:rsidR="005277C2">
              <w:t xml:space="preserve">: </w:t>
            </w:r>
            <w:ins w:id="1457" w:author="Strzelczyk, Anthony (A.)" w:date="2020-12-09T23:30:00Z">
              <w:r w:rsidR="005277C2">
                <w:t>Front Fog Light Decision Table</w:t>
              </w:r>
              <w:r w:rsidR="005277C2" w:rsidDel="00EE0E11">
                <w:t xml:space="preserve"> </w:t>
              </w:r>
            </w:ins>
            <w:r w:rsidR="002914FD">
              <w:fldChar w:fldCharType="end"/>
            </w:r>
          </w:p>
        </w:tc>
        <w:tc>
          <w:tcPr>
            <w:tcW w:w="3246" w:type="dxa"/>
          </w:tcPr>
          <w:p w14:paraId="46D70FD8" w14:textId="0C08FF46" w:rsidR="00C568DC" w:rsidRPr="00956043" w:rsidRDefault="00956043" w:rsidP="00C568DC">
            <w:pPr>
              <w:keepNext/>
              <w:spacing w:line="240" w:lineRule="atLeast"/>
              <w:rPr>
                <w:ins w:id="1458" w:author="Anthony" w:date="2021-03-06T19:41:00Z"/>
                <w:rFonts w:cs="Arial"/>
                <w:color w:val="000000"/>
                <w:sz w:val="16"/>
                <w:szCs w:val="16"/>
              </w:rPr>
            </w:pPr>
            <w:r w:rsidRPr="00956043">
              <w:rPr>
                <w:rFonts w:cs="Arial"/>
                <w:color w:val="000000"/>
                <w:sz w:val="16"/>
                <w:szCs w:val="16"/>
              </w:rPr>
              <w:t xml:space="preserve">Front Fog is disabled when either Ignition is switched to </w:t>
            </w:r>
            <w:r w:rsidRPr="00CD725A">
              <w:rPr>
                <w:rFonts w:cs="Arial"/>
                <w:color w:val="000000"/>
                <w:sz w:val="16"/>
                <w:szCs w:val="16"/>
              </w:rPr>
              <w:t>ACC</w:t>
            </w:r>
            <w:r w:rsidRPr="00956043">
              <w:rPr>
                <w:rFonts w:cs="Arial"/>
                <w:color w:val="000000"/>
                <w:sz w:val="16"/>
                <w:szCs w:val="16"/>
              </w:rPr>
              <w:t xml:space="preserve"> or OFF </w:t>
            </w:r>
            <w:r w:rsidRPr="00761E88">
              <w:rPr>
                <w:rFonts w:cs="Arial"/>
                <w:b/>
                <w:bCs/>
                <w:color w:val="000000"/>
                <w:sz w:val="16"/>
                <w:szCs w:val="16"/>
              </w:rPr>
              <w:t>OR</w:t>
            </w:r>
            <w:r w:rsidRPr="00956043">
              <w:rPr>
                <w:rFonts w:cs="Arial"/>
                <w:color w:val="000000"/>
                <w:sz w:val="16"/>
                <w:szCs w:val="16"/>
              </w:rPr>
              <w:t xml:space="preserve"> Front Fog switch is </w:t>
            </w:r>
            <w:r w:rsidR="00B81AE8">
              <w:rPr>
                <w:rFonts w:cs="Arial"/>
                <w:color w:val="000000"/>
                <w:sz w:val="16"/>
                <w:szCs w:val="16"/>
              </w:rPr>
              <w:t>turned OFF</w:t>
            </w:r>
            <w:r w:rsidRPr="00956043">
              <w:rPr>
                <w:rFonts w:cs="Arial"/>
                <w:color w:val="000000"/>
                <w:sz w:val="16"/>
                <w:szCs w:val="16"/>
              </w:rPr>
              <w:t xml:space="preserve"> </w:t>
            </w:r>
            <w:r w:rsidR="00CB0F9F" w:rsidRPr="00B81AE8">
              <w:rPr>
                <w:rFonts w:cs="Arial"/>
                <w:b/>
                <w:bCs/>
                <w:color w:val="000000"/>
                <w:sz w:val="16"/>
                <w:szCs w:val="16"/>
              </w:rPr>
              <w:t>OR</w:t>
            </w:r>
            <w:r w:rsidR="00CB0F9F">
              <w:rPr>
                <w:rFonts w:cs="Arial"/>
                <w:color w:val="000000"/>
                <w:sz w:val="16"/>
                <w:szCs w:val="16"/>
              </w:rPr>
              <w:t xml:space="preserve"> </w:t>
            </w:r>
            <w:r w:rsidR="00CB0F9F" w:rsidRPr="00956043">
              <w:rPr>
                <w:rFonts w:cs="Arial"/>
                <w:color w:val="000000"/>
                <w:sz w:val="16"/>
                <w:szCs w:val="16"/>
              </w:rPr>
              <w:t>POSITION</w:t>
            </w:r>
            <w:r w:rsidR="00CB0F9F">
              <w:rPr>
                <w:rFonts w:cs="Arial"/>
                <w:color w:val="000000"/>
                <w:sz w:val="16"/>
                <w:szCs w:val="16"/>
              </w:rPr>
              <w:t xml:space="preserve">/PARKING is OFF </w:t>
            </w:r>
            <w:r w:rsidR="00CB0F9F" w:rsidRPr="00B81AE8">
              <w:rPr>
                <w:rFonts w:cs="Arial"/>
                <w:b/>
                <w:bCs/>
                <w:color w:val="000000"/>
                <w:sz w:val="16"/>
                <w:szCs w:val="16"/>
              </w:rPr>
              <w:t>OR</w:t>
            </w:r>
            <w:r w:rsidR="00CB0F9F">
              <w:rPr>
                <w:rFonts w:cs="Arial"/>
                <w:color w:val="000000"/>
                <w:sz w:val="16"/>
                <w:szCs w:val="16"/>
              </w:rPr>
              <w:t xml:space="preserve"> Low Beams are OFF</w:t>
            </w:r>
          </w:p>
        </w:tc>
      </w:tr>
    </w:tbl>
    <w:p w14:paraId="275071C8" w14:textId="79D66140" w:rsidR="00A20123" w:rsidRPr="0068776C" w:rsidRDefault="00A20123" w:rsidP="00A20123">
      <w:pPr>
        <w:pStyle w:val="Caption"/>
        <w:rPr>
          <w:ins w:id="1459" w:author="Strzelczyk, Anthony (A.)" w:date="2020-12-15T15:29:00Z"/>
        </w:rPr>
      </w:pPr>
      <w:bookmarkStart w:id="1460" w:name="_Toc34682007"/>
      <w:bookmarkStart w:id="1461" w:name="_Toc89440101"/>
      <w:ins w:id="1462" w:author="Strzelczyk, Anthony (A.)" w:date="2020-12-15T15:29:00Z">
        <w:r w:rsidRPr="0068776C">
          <w:t xml:space="preserve">Table </w:t>
        </w:r>
        <w:r>
          <w:rPr>
            <w:noProof/>
          </w:rPr>
          <w:fldChar w:fldCharType="begin"/>
        </w:r>
        <w:r>
          <w:rPr>
            <w:noProof/>
          </w:rPr>
          <w:instrText xml:space="preserve"> SEQ Table \* ARABIC </w:instrText>
        </w:r>
        <w:r>
          <w:rPr>
            <w:noProof/>
          </w:rPr>
          <w:fldChar w:fldCharType="separate"/>
        </w:r>
      </w:ins>
      <w:r w:rsidR="005277C2">
        <w:rPr>
          <w:noProof/>
        </w:rPr>
        <w:t>13</w:t>
      </w:r>
      <w:ins w:id="1463" w:author="Strzelczyk, Anthony (A.)" w:date="2020-12-15T15:29:00Z">
        <w:r>
          <w:rPr>
            <w:noProof/>
          </w:rPr>
          <w:fldChar w:fldCharType="end"/>
        </w:r>
        <w:r w:rsidRPr="0068776C">
          <w:t>: Transition</w:t>
        </w:r>
        <w:r>
          <w:t>s</w:t>
        </w:r>
        <w:r w:rsidRPr="0068776C">
          <w:t xml:space="preserve"> between Operational Modes</w:t>
        </w:r>
        <w:r>
          <w:t xml:space="preserve"> and States</w:t>
        </w:r>
        <w:bookmarkEnd w:id="1460"/>
        <w:bookmarkEnd w:id="1461"/>
      </w:ins>
    </w:p>
    <w:p w14:paraId="0FC49F8A" w14:textId="01BC9DB0" w:rsidR="005D3FD0" w:rsidRDefault="005D3FD0" w:rsidP="005D3FD0">
      <w:pPr>
        <w:pStyle w:val="Caption"/>
        <w:jc w:val="left"/>
      </w:pPr>
      <w:r>
        <w:t xml:space="preserve">Note: </w:t>
      </w:r>
      <w:r w:rsidRPr="00963BC5">
        <w:rPr>
          <w:rFonts w:cs="Arial"/>
          <w:color w:val="000000"/>
          <w:sz w:val="16"/>
          <w:szCs w:val="16"/>
        </w:rPr>
        <w:t>Headlight_Status is the end state (filtered and debounced) of the MLS switch which encompasses POSITION/PARKLAMPS, OFF, AUTOLAMPS, and HEADLAMPS(LOW BEAM)</w:t>
      </w:r>
      <w:r>
        <w:rPr>
          <w:rFonts w:cs="Arial"/>
          <w:color w:val="000000"/>
          <w:sz w:val="16"/>
          <w:szCs w:val="16"/>
        </w:rPr>
        <w:t>.  For convenience, the positions of the MLS are called out as active unless stated otherwise. Example:  “POSITION/PARKING” with no further notation, implies POSITON/PARKING is active ON (DEFAULT).  Else, “POSITION/PARKING LAMPS are OFF” (STATED OFF CONDITION).</w:t>
      </w:r>
    </w:p>
    <w:p w14:paraId="22F0E9B4" w14:textId="4F94B1C1" w:rsidR="00F25E60" w:rsidDel="003E600E" w:rsidRDefault="00F25E60">
      <w:pPr>
        <w:spacing w:line="240" w:lineRule="atLeast"/>
        <w:rPr>
          <w:del w:id="1464" w:author="Strzelczyk, Anthony (A.)" w:date="2020-12-14T20:05:00Z"/>
        </w:rPr>
        <w:pPrChange w:id="1465" w:author="Strzelczyk, Anthony (A.)" w:date="2020-12-14T20:05:00Z">
          <w:pPr/>
        </w:pPrChange>
      </w:pPr>
      <w:bookmarkStart w:id="1466" w:name="_Toc70494739"/>
      <w:bookmarkStart w:id="1467" w:name="_Toc70510909"/>
      <w:bookmarkStart w:id="1468" w:name="_Toc70511303"/>
      <w:bookmarkStart w:id="1469" w:name="_Toc70511686"/>
      <w:bookmarkStart w:id="1470" w:name="_Toc70512069"/>
      <w:bookmarkStart w:id="1471" w:name="_Toc89249802"/>
      <w:bookmarkStart w:id="1472" w:name="_Toc89439563"/>
      <w:bookmarkEnd w:id="1466"/>
      <w:bookmarkEnd w:id="1467"/>
      <w:bookmarkEnd w:id="1468"/>
      <w:bookmarkEnd w:id="1469"/>
      <w:bookmarkEnd w:id="1470"/>
      <w:bookmarkEnd w:id="1471"/>
      <w:bookmarkEnd w:id="1472"/>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rsidDel="003E600E" w14:paraId="6491B448" w14:textId="2014F50F" w:rsidTr="0005083B">
        <w:trPr>
          <w:del w:id="1473" w:author="Strzelczyk, Anthony (A.)" w:date="2020-12-14T20:05:00Z"/>
        </w:trPr>
        <w:tc>
          <w:tcPr>
            <w:tcW w:w="1183" w:type="dxa"/>
            <w:shd w:val="clear" w:color="auto" w:fill="D9D9D9" w:themeFill="background1" w:themeFillShade="D9"/>
          </w:tcPr>
          <w:p w14:paraId="0F42668D" w14:textId="7E3BA9FB" w:rsidR="003036CD" w:rsidRPr="00E52B4D" w:rsidDel="003E600E" w:rsidRDefault="003036CD">
            <w:pPr>
              <w:spacing w:line="240" w:lineRule="atLeast"/>
              <w:rPr>
                <w:del w:id="1474" w:author="Strzelczyk, Anthony (A.)" w:date="2020-12-14T20:05:00Z"/>
                <w:b/>
              </w:rPr>
              <w:pPrChange w:id="1475" w:author="Strzelczyk, Anthony (A.)" w:date="2020-12-14T20:05:00Z">
                <w:pPr/>
              </w:pPrChange>
            </w:pPr>
            <w:del w:id="1476" w:author="Strzelczyk, Anthony (A.)" w:date="2020-12-14T20:05:00Z">
              <w:r w:rsidDel="003E600E">
                <w:rPr>
                  <w:b/>
                </w:rPr>
                <w:delText>Transition ID</w:delText>
              </w:r>
              <w:bookmarkStart w:id="1477" w:name="_Toc58937994"/>
              <w:bookmarkStart w:id="1478" w:name="_Toc58939333"/>
              <w:bookmarkStart w:id="1479" w:name="_Toc59108230"/>
              <w:bookmarkStart w:id="1480" w:name="_Toc59300734"/>
              <w:bookmarkStart w:id="1481" w:name="_Toc59303450"/>
              <w:bookmarkStart w:id="1482" w:name="_Toc59515281"/>
              <w:bookmarkStart w:id="1483" w:name="_Toc59628527"/>
              <w:bookmarkStart w:id="1484" w:name="_Toc60752162"/>
              <w:bookmarkStart w:id="1485" w:name="_Toc61060955"/>
              <w:bookmarkStart w:id="1486" w:name="_Toc61516752"/>
              <w:bookmarkStart w:id="1487" w:name="_Toc61517157"/>
              <w:bookmarkStart w:id="1488" w:name="_Toc61517562"/>
              <w:bookmarkStart w:id="1489" w:name="_Toc62469248"/>
              <w:bookmarkStart w:id="1490" w:name="_Toc62469654"/>
              <w:bookmarkStart w:id="1491" w:name="_Toc62805993"/>
              <w:bookmarkStart w:id="1492" w:name="_Toc63148784"/>
              <w:bookmarkStart w:id="1493" w:name="_Toc64530060"/>
              <w:bookmarkStart w:id="1494" w:name="_Toc65959029"/>
              <w:bookmarkStart w:id="1495" w:name="_Toc66035976"/>
              <w:bookmarkStart w:id="1496" w:name="_Toc66169785"/>
              <w:bookmarkStart w:id="1497" w:name="_Toc66170199"/>
              <w:bookmarkStart w:id="1498" w:name="_Toc66170951"/>
              <w:bookmarkStart w:id="1499" w:name="_Toc66171334"/>
              <w:bookmarkStart w:id="1500" w:name="_Toc66171717"/>
              <w:bookmarkStart w:id="1501" w:name="_Toc70442804"/>
              <w:bookmarkStart w:id="1502" w:name="_Toc70494740"/>
              <w:bookmarkStart w:id="1503" w:name="_Toc70510910"/>
              <w:bookmarkStart w:id="1504" w:name="_Toc70511304"/>
              <w:bookmarkStart w:id="1505" w:name="_Toc70511687"/>
              <w:bookmarkStart w:id="1506" w:name="_Toc70512070"/>
              <w:bookmarkStart w:id="1507" w:name="_Toc89249803"/>
              <w:bookmarkStart w:id="1508" w:name="_Toc89439564"/>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del>
          </w:p>
        </w:tc>
        <w:tc>
          <w:tcPr>
            <w:tcW w:w="5777" w:type="dxa"/>
            <w:shd w:val="clear" w:color="auto" w:fill="D9D9D9" w:themeFill="background1" w:themeFillShade="D9"/>
          </w:tcPr>
          <w:p w14:paraId="0164DFA1" w14:textId="51F5047C" w:rsidR="003036CD" w:rsidRPr="00E52B4D" w:rsidDel="003E600E" w:rsidRDefault="003036CD">
            <w:pPr>
              <w:spacing w:line="240" w:lineRule="atLeast"/>
              <w:rPr>
                <w:del w:id="1509" w:author="Strzelczyk, Anthony (A.)" w:date="2020-12-14T20:05:00Z"/>
                <w:b/>
              </w:rPr>
              <w:pPrChange w:id="1510" w:author="Strzelczyk, Anthony (A.)" w:date="2020-12-14T20:05:00Z">
                <w:pPr/>
              </w:pPrChange>
            </w:pPr>
            <w:del w:id="1511" w:author="Strzelczyk, Anthony (A.)" w:date="2020-12-14T20:05:00Z">
              <w:r w:rsidRPr="00E52B4D" w:rsidDel="003E600E">
                <w:rPr>
                  <w:b/>
                </w:rPr>
                <w:delText>Description</w:delText>
              </w:r>
              <w:bookmarkStart w:id="1512" w:name="_Toc58937995"/>
              <w:bookmarkStart w:id="1513" w:name="_Toc58939334"/>
              <w:bookmarkStart w:id="1514" w:name="_Toc59108231"/>
              <w:bookmarkStart w:id="1515" w:name="_Toc59300735"/>
              <w:bookmarkStart w:id="1516" w:name="_Toc59303451"/>
              <w:bookmarkStart w:id="1517" w:name="_Toc59515282"/>
              <w:bookmarkStart w:id="1518" w:name="_Toc59628528"/>
              <w:bookmarkStart w:id="1519" w:name="_Toc60752163"/>
              <w:bookmarkStart w:id="1520" w:name="_Toc61060956"/>
              <w:bookmarkStart w:id="1521" w:name="_Toc61516753"/>
              <w:bookmarkStart w:id="1522" w:name="_Toc61517158"/>
              <w:bookmarkStart w:id="1523" w:name="_Toc61517563"/>
              <w:bookmarkStart w:id="1524" w:name="_Toc62469249"/>
              <w:bookmarkStart w:id="1525" w:name="_Toc62469655"/>
              <w:bookmarkStart w:id="1526" w:name="_Toc62805994"/>
              <w:bookmarkStart w:id="1527" w:name="_Toc63148785"/>
              <w:bookmarkStart w:id="1528" w:name="_Toc64530061"/>
              <w:bookmarkStart w:id="1529" w:name="_Toc65959030"/>
              <w:bookmarkStart w:id="1530" w:name="_Toc66035977"/>
              <w:bookmarkStart w:id="1531" w:name="_Toc66169786"/>
              <w:bookmarkStart w:id="1532" w:name="_Toc66170200"/>
              <w:bookmarkStart w:id="1533" w:name="_Toc66170952"/>
              <w:bookmarkStart w:id="1534" w:name="_Toc66171335"/>
              <w:bookmarkStart w:id="1535" w:name="_Toc66171718"/>
              <w:bookmarkStart w:id="1536" w:name="_Toc70442805"/>
              <w:bookmarkStart w:id="1537" w:name="_Toc70494741"/>
              <w:bookmarkStart w:id="1538" w:name="_Toc70510911"/>
              <w:bookmarkStart w:id="1539" w:name="_Toc70511305"/>
              <w:bookmarkStart w:id="1540" w:name="_Toc70511688"/>
              <w:bookmarkStart w:id="1541" w:name="_Toc70512071"/>
              <w:bookmarkStart w:id="1542" w:name="_Toc89249804"/>
              <w:bookmarkStart w:id="1543" w:name="_Toc89439565"/>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del>
          </w:p>
        </w:tc>
        <w:tc>
          <w:tcPr>
            <w:tcW w:w="3246" w:type="dxa"/>
            <w:shd w:val="clear" w:color="auto" w:fill="D9D9D9" w:themeFill="background1" w:themeFillShade="D9"/>
          </w:tcPr>
          <w:p w14:paraId="15E3E401" w14:textId="3FB9DE17" w:rsidR="003036CD" w:rsidDel="003E600E" w:rsidRDefault="003036CD">
            <w:pPr>
              <w:spacing w:line="240" w:lineRule="atLeast"/>
              <w:rPr>
                <w:del w:id="1544" w:author="Strzelczyk, Anthony (A.)" w:date="2020-12-14T20:05:00Z"/>
                <w:b/>
              </w:rPr>
              <w:pPrChange w:id="1545" w:author="Strzelczyk, Anthony (A.)" w:date="2020-12-14T20:05:00Z">
                <w:pPr/>
              </w:pPrChange>
            </w:pPr>
            <w:del w:id="1546" w:author="Strzelczyk, Anthony (A.)" w:date="2020-12-14T20:05:00Z">
              <w:r w:rsidDel="003E600E">
                <w:rPr>
                  <w:b/>
                </w:rPr>
                <w:delText>Requirements Reference</w:delText>
              </w:r>
              <w:bookmarkStart w:id="1547" w:name="_Toc58937996"/>
              <w:bookmarkStart w:id="1548" w:name="_Toc58939335"/>
              <w:bookmarkStart w:id="1549" w:name="_Toc59108232"/>
              <w:bookmarkStart w:id="1550" w:name="_Toc59300736"/>
              <w:bookmarkStart w:id="1551" w:name="_Toc59303452"/>
              <w:bookmarkStart w:id="1552" w:name="_Toc59515283"/>
              <w:bookmarkStart w:id="1553" w:name="_Toc59628529"/>
              <w:bookmarkStart w:id="1554" w:name="_Toc60752164"/>
              <w:bookmarkStart w:id="1555" w:name="_Toc61060957"/>
              <w:bookmarkStart w:id="1556" w:name="_Toc61516754"/>
              <w:bookmarkStart w:id="1557" w:name="_Toc61517159"/>
              <w:bookmarkStart w:id="1558" w:name="_Toc61517564"/>
              <w:bookmarkStart w:id="1559" w:name="_Toc62469250"/>
              <w:bookmarkStart w:id="1560" w:name="_Toc62469656"/>
              <w:bookmarkStart w:id="1561" w:name="_Toc62805995"/>
              <w:bookmarkStart w:id="1562" w:name="_Toc63148786"/>
              <w:bookmarkStart w:id="1563" w:name="_Toc64530062"/>
              <w:bookmarkStart w:id="1564" w:name="_Toc65959031"/>
              <w:bookmarkStart w:id="1565" w:name="_Toc66035978"/>
              <w:bookmarkStart w:id="1566" w:name="_Toc66169787"/>
              <w:bookmarkStart w:id="1567" w:name="_Toc66170201"/>
              <w:bookmarkStart w:id="1568" w:name="_Toc66170953"/>
              <w:bookmarkStart w:id="1569" w:name="_Toc66171336"/>
              <w:bookmarkStart w:id="1570" w:name="_Toc66171719"/>
              <w:bookmarkStart w:id="1571" w:name="_Toc70442806"/>
              <w:bookmarkStart w:id="1572" w:name="_Toc70494742"/>
              <w:bookmarkStart w:id="1573" w:name="_Toc70510912"/>
              <w:bookmarkStart w:id="1574" w:name="_Toc70511306"/>
              <w:bookmarkStart w:id="1575" w:name="_Toc70511689"/>
              <w:bookmarkStart w:id="1576" w:name="_Toc70512072"/>
              <w:bookmarkStart w:id="1577" w:name="_Toc89249805"/>
              <w:bookmarkStart w:id="1578" w:name="_Toc8943956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del>
          </w:p>
          <w:p w14:paraId="62AEBCE6" w14:textId="400BCF1A" w:rsidR="003036CD" w:rsidRPr="00E52B4D" w:rsidDel="003E600E" w:rsidRDefault="003036CD">
            <w:pPr>
              <w:spacing w:line="240" w:lineRule="atLeast"/>
              <w:rPr>
                <w:del w:id="1579" w:author="Strzelczyk, Anthony (A.)" w:date="2020-12-14T20:05:00Z"/>
                <w:b/>
              </w:rPr>
              <w:pPrChange w:id="1580" w:author="Strzelczyk, Anthony (A.)" w:date="2020-12-14T20:05:00Z">
                <w:pPr/>
              </w:pPrChange>
            </w:pPr>
            <w:del w:id="1581" w:author="Strzelczyk, Anthony (A.)" w:date="2020-12-14T20:05:00Z">
              <w:r w:rsidRPr="003036CD" w:rsidDel="003E600E">
                <w:delText>(optional)</w:delText>
              </w:r>
              <w:bookmarkStart w:id="1582" w:name="_Toc58937997"/>
              <w:bookmarkStart w:id="1583" w:name="_Toc58939336"/>
              <w:bookmarkStart w:id="1584" w:name="_Toc59108233"/>
              <w:bookmarkStart w:id="1585" w:name="_Toc59300737"/>
              <w:bookmarkStart w:id="1586" w:name="_Toc59303453"/>
              <w:bookmarkStart w:id="1587" w:name="_Toc59515284"/>
              <w:bookmarkStart w:id="1588" w:name="_Toc59628530"/>
              <w:bookmarkStart w:id="1589" w:name="_Toc60752165"/>
              <w:bookmarkStart w:id="1590" w:name="_Toc61060958"/>
              <w:bookmarkStart w:id="1591" w:name="_Toc61516755"/>
              <w:bookmarkStart w:id="1592" w:name="_Toc61517160"/>
              <w:bookmarkStart w:id="1593" w:name="_Toc61517565"/>
              <w:bookmarkStart w:id="1594" w:name="_Toc62469251"/>
              <w:bookmarkStart w:id="1595" w:name="_Toc62469657"/>
              <w:bookmarkStart w:id="1596" w:name="_Toc62805996"/>
              <w:bookmarkStart w:id="1597" w:name="_Toc63148787"/>
              <w:bookmarkStart w:id="1598" w:name="_Toc64530063"/>
              <w:bookmarkStart w:id="1599" w:name="_Toc65959032"/>
              <w:bookmarkStart w:id="1600" w:name="_Toc66035979"/>
              <w:bookmarkStart w:id="1601" w:name="_Toc66169788"/>
              <w:bookmarkStart w:id="1602" w:name="_Toc66170202"/>
              <w:bookmarkStart w:id="1603" w:name="_Toc66170954"/>
              <w:bookmarkStart w:id="1604" w:name="_Toc66171337"/>
              <w:bookmarkStart w:id="1605" w:name="_Toc66171720"/>
              <w:bookmarkStart w:id="1606" w:name="_Toc70442807"/>
              <w:bookmarkStart w:id="1607" w:name="_Toc70494743"/>
              <w:bookmarkStart w:id="1608" w:name="_Toc70510913"/>
              <w:bookmarkStart w:id="1609" w:name="_Toc70511307"/>
              <w:bookmarkStart w:id="1610" w:name="_Toc70511690"/>
              <w:bookmarkStart w:id="1611" w:name="_Toc70512073"/>
              <w:bookmarkStart w:id="1612" w:name="_Toc89249806"/>
              <w:bookmarkStart w:id="1613" w:name="_Toc89439567"/>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del>
          </w:p>
        </w:tc>
        <w:bookmarkStart w:id="1614" w:name="_Toc58937998"/>
        <w:bookmarkStart w:id="1615" w:name="_Toc58939337"/>
        <w:bookmarkStart w:id="1616" w:name="_Toc59108234"/>
        <w:bookmarkStart w:id="1617" w:name="_Toc59300738"/>
        <w:bookmarkStart w:id="1618" w:name="_Toc59303454"/>
        <w:bookmarkStart w:id="1619" w:name="_Toc59515285"/>
        <w:bookmarkStart w:id="1620" w:name="_Toc59628531"/>
        <w:bookmarkStart w:id="1621" w:name="_Toc60752166"/>
        <w:bookmarkStart w:id="1622" w:name="_Toc61060959"/>
        <w:bookmarkStart w:id="1623" w:name="_Toc61516756"/>
        <w:bookmarkStart w:id="1624" w:name="_Toc61517161"/>
        <w:bookmarkStart w:id="1625" w:name="_Toc61517566"/>
        <w:bookmarkStart w:id="1626" w:name="_Toc62469252"/>
        <w:bookmarkStart w:id="1627" w:name="_Toc62469658"/>
        <w:bookmarkStart w:id="1628" w:name="_Toc62805997"/>
        <w:bookmarkStart w:id="1629" w:name="_Toc63148788"/>
        <w:bookmarkStart w:id="1630" w:name="_Toc64530064"/>
        <w:bookmarkStart w:id="1631" w:name="_Toc65959033"/>
        <w:bookmarkStart w:id="1632" w:name="_Toc66035980"/>
        <w:bookmarkStart w:id="1633" w:name="_Toc66169789"/>
        <w:bookmarkStart w:id="1634" w:name="_Toc66170203"/>
        <w:bookmarkStart w:id="1635" w:name="_Toc66170955"/>
        <w:bookmarkStart w:id="1636" w:name="_Toc66171338"/>
        <w:bookmarkStart w:id="1637" w:name="_Toc66171721"/>
        <w:bookmarkStart w:id="1638" w:name="_Toc70442808"/>
        <w:bookmarkStart w:id="1639" w:name="_Toc70494744"/>
        <w:bookmarkStart w:id="1640" w:name="_Toc70510914"/>
        <w:bookmarkStart w:id="1641" w:name="_Toc70511308"/>
        <w:bookmarkStart w:id="1642" w:name="_Toc70511691"/>
        <w:bookmarkStart w:id="1643" w:name="_Toc70512074"/>
        <w:bookmarkStart w:id="1644" w:name="_Toc89249807"/>
        <w:bookmarkStart w:id="1645" w:name="_Toc89439568"/>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tr>
      <w:tr w:rsidR="00FB01F6" w:rsidDel="003E600E" w14:paraId="53409C7C" w14:textId="2133726C" w:rsidTr="0005083B">
        <w:trPr>
          <w:del w:id="1646" w:author="Strzelczyk, Anthony (A.)" w:date="2020-12-14T20:05:00Z"/>
        </w:trPr>
        <w:tc>
          <w:tcPr>
            <w:tcW w:w="1183" w:type="dxa"/>
          </w:tcPr>
          <w:p w14:paraId="44BE25E4" w14:textId="1ECAFB26" w:rsidR="00FB01F6" w:rsidRPr="009D6E77" w:rsidDel="003E600E" w:rsidRDefault="00FB01F6">
            <w:pPr>
              <w:spacing w:line="240" w:lineRule="atLeast"/>
              <w:rPr>
                <w:del w:id="1647" w:author="Strzelczyk, Anthony (A.)" w:date="2020-12-14T20:05:00Z"/>
              </w:rPr>
              <w:pPrChange w:id="1648" w:author="Strzelczyk, Anthony (A.)" w:date="2020-12-14T20:05:00Z">
                <w:pPr/>
              </w:pPrChange>
            </w:pPr>
            <w:del w:id="1649" w:author="Strzelczyk, Anthony (A.)" w:date="2020-12-14T20:05:00Z">
              <w:r w:rsidDel="003E600E">
                <w:delText>T1</w:delText>
              </w:r>
              <w:bookmarkStart w:id="1650" w:name="_Toc58937999"/>
              <w:bookmarkStart w:id="1651" w:name="_Toc58939338"/>
              <w:bookmarkStart w:id="1652" w:name="_Toc59108235"/>
              <w:bookmarkStart w:id="1653" w:name="_Toc59300739"/>
              <w:bookmarkStart w:id="1654" w:name="_Toc59303455"/>
              <w:bookmarkStart w:id="1655" w:name="_Toc59515286"/>
              <w:bookmarkStart w:id="1656" w:name="_Toc59628532"/>
              <w:bookmarkStart w:id="1657" w:name="_Toc60752167"/>
              <w:bookmarkStart w:id="1658" w:name="_Toc61060960"/>
              <w:bookmarkStart w:id="1659" w:name="_Toc61516757"/>
              <w:bookmarkStart w:id="1660" w:name="_Toc61517162"/>
              <w:bookmarkStart w:id="1661" w:name="_Toc61517567"/>
              <w:bookmarkStart w:id="1662" w:name="_Toc62469253"/>
              <w:bookmarkStart w:id="1663" w:name="_Toc62469659"/>
              <w:bookmarkStart w:id="1664" w:name="_Toc62805998"/>
              <w:bookmarkStart w:id="1665" w:name="_Toc63148789"/>
              <w:bookmarkStart w:id="1666" w:name="_Toc64530065"/>
              <w:bookmarkStart w:id="1667" w:name="_Toc65959034"/>
              <w:bookmarkStart w:id="1668" w:name="_Toc66035981"/>
              <w:bookmarkStart w:id="1669" w:name="_Toc66169790"/>
              <w:bookmarkStart w:id="1670" w:name="_Toc66170204"/>
              <w:bookmarkStart w:id="1671" w:name="_Toc66170956"/>
              <w:bookmarkStart w:id="1672" w:name="_Toc66171339"/>
              <w:bookmarkStart w:id="1673" w:name="_Toc66171722"/>
              <w:bookmarkStart w:id="1674" w:name="_Toc70442809"/>
              <w:bookmarkStart w:id="1675" w:name="_Toc70494745"/>
              <w:bookmarkStart w:id="1676" w:name="_Toc70510915"/>
              <w:bookmarkStart w:id="1677" w:name="_Toc70511309"/>
              <w:bookmarkStart w:id="1678" w:name="_Toc70511692"/>
              <w:bookmarkStart w:id="1679" w:name="_Toc70512075"/>
              <w:bookmarkStart w:id="1680" w:name="_Toc89249808"/>
              <w:bookmarkStart w:id="1681" w:name="_Toc8943956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del>
          </w:p>
        </w:tc>
        <w:tc>
          <w:tcPr>
            <w:tcW w:w="5777" w:type="dxa"/>
          </w:tcPr>
          <w:p w14:paraId="4DC07FB5" w14:textId="20138A21" w:rsidR="00FB01F6" w:rsidRPr="009D6E77" w:rsidDel="003E600E" w:rsidRDefault="00FB01F6">
            <w:pPr>
              <w:spacing w:line="240" w:lineRule="atLeast"/>
              <w:rPr>
                <w:del w:id="1682" w:author="Strzelczyk, Anthony (A.)" w:date="2020-12-14T20:05:00Z"/>
              </w:rPr>
              <w:pPrChange w:id="1683" w:author="Strzelczyk, Anthony (A.)" w:date="2020-12-14T20:05:00Z">
                <w:pPr/>
              </w:pPrChange>
            </w:pPr>
            <w:del w:id="1684" w:author="Strzelczyk, Anthony (A.)" w:date="2020-12-14T20:05:00Z">
              <w:r w:rsidDel="003E600E">
                <w:delText>Guard: =(Feature configured) &amp;&amp; (Ignition == Run)...</w:delText>
              </w:r>
              <w:bookmarkStart w:id="1685" w:name="_Toc58938000"/>
              <w:bookmarkStart w:id="1686" w:name="_Toc58939339"/>
              <w:bookmarkStart w:id="1687" w:name="_Toc59108236"/>
              <w:bookmarkStart w:id="1688" w:name="_Toc59300740"/>
              <w:bookmarkStart w:id="1689" w:name="_Toc59303456"/>
              <w:bookmarkStart w:id="1690" w:name="_Toc59515287"/>
              <w:bookmarkStart w:id="1691" w:name="_Toc59628533"/>
              <w:bookmarkStart w:id="1692" w:name="_Toc60752168"/>
              <w:bookmarkStart w:id="1693" w:name="_Toc61060961"/>
              <w:bookmarkStart w:id="1694" w:name="_Toc61516758"/>
              <w:bookmarkStart w:id="1695" w:name="_Toc61517163"/>
              <w:bookmarkStart w:id="1696" w:name="_Toc61517568"/>
              <w:bookmarkStart w:id="1697" w:name="_Toc62469254"/>
              <w:bookmarkStart w:id="1698" w:name="_Toc62469660"/>
              <w:bookmarkStart w:id="1699" w:name="_Toc62805999"/>
              <w:bookmarkStart w:id="1700" w:name="_Toc63148790"/>
              <w:bookmarkStart w:id="1701" w:name="_Toc64530066"/>
              <w:bookmarkStart w:id="1702" w:name="_Toc65959035"/>
              <w:bookmarkStart w:id="1703" w:name="_Toc66035982"/>
              <w:bookmarkStart w:id="1704" w:name="_Toc66169791"/>
              <w:bookmarkStart w:id="1705" w:name="_Toc66170205"/>
              <w:bookmarkStart w:id="1706" w:name="_Toc66170957"/>
              <w:bookmarkStart w:id="1707" w:name="_Toc66171340"/>
              <w:bookmarkStart w:id="1708" w:name="_Toc66171723"/>
              <w:bookmarkStart w:id="1709" w:name="_Toc70442810"/>
              <w:bookmarkStart w:id="1710" w:name="_Toc70494746"/>
              <w:bookmarkStart w:id="1711" w:name="_Toc70510916"/>
              <w:bookmarkStart w:id="1712" w:name="_Toc70511310"/>
              <w:bookmarkStart w:id="1713" w:name="_Toc70511693"/>
              <w:bookmarkStart w:id="1714" w:name="_Toc70512076"/>
              <w:bookmarkStart w:id="1715" w:name="_Toc89249809"/>
              <w:bookmarkStart w:id="1716" w:name="_Toc89439570"/>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del>
          </w:p>
        </w:tc>
        <w:tc>
          <w:tcPr>
            <w:tcW w:w="3246" w:type="dxa"/>
          </w:tcPr>
          <w:p w14:paraId="6CF02176" w14:textId="28A6C72B" w:rsidR="00FB01F6" w:rsidRPr="00DA1BBD" w:rsidDel="003E600E" w:rsidRDefault="00FB01F6">
            <w:pPr>
              <w:spacing w:line="240" w:lineRule="atLeast"/>
              <w:rPr>
                <w:del w:id="1717" w:author="Strzelczyk, Anthony (A.)" w:date="2020-12-14T20:05:00Z"/>
                <w:sz w:val="16"/>
              </w:rPr>
              <w:pPrChange w:id="1718" w:author="Strzelczyk, Anthony (A.)" w:date="2020-12-14T20:05:00Z">
                <w:pPr/>
              </w:pPrChange>
            </w:pPr>
            <w:bookmarkStart w:id="1719" w:name="_Toc58938001"/>
            <w:bookmarkStart w:id="1720" w:name="_Toc58939340"/>
            <w:bookmarkStart w:id="1721" w:name="_Toc59108237"/>
            <w:bookmarkStart w:id="1722" w:name="_Toc59300741"/>
            <w:bookmarkStart w:id="1723" w:name="_Toc59303457"/>
            <w:bookmarkStart w:id="1724" w:name="_Toc59515288"/>
            <w:bookmarkStart w:id="1725" w:name="_Toc59628534"/>
            <w:bookmarkStart w:id="1726" w:name="_Toc60752169"/>
            <w:bookmarkStart w:id="1727" w:name="_Toc61060962"/>
            <w:bookmarkStart w:id="1728" w:name="_Toc61516759"/>
            <w:bookmarkStart w:id="1729" w:name="_Toc61517164"/>
            <w:bookmarkStart w:id="1730" w:name="_Toc61517569"/>
            <w:bookmarkStart w:id="1731" w:name="_Toc62469255"/>
            <w:bookmarkStart w:id="1732" w:name="_Toc62469661"/>
            <w:bookmarkStart w:id="1733" w:name="_Toc62806000"/>
            <w:bookmarkStart w:id="1734" w:name="_Toc63148791"/>
            <w:bookmarkStart w:id="1735" w:name="_Toc64530067"/>
            <w:bookmarkStart w:id="1736" w:name="_Toc65959036"/>
            <w:bookmarkStart w:id="1737" w:name="_Toc66035983"/>
            <w:bookmarkStart w:id="1738" w:name="_Toc66169792"/>
            <w:bookmarkStart w:id="1739" w:name="_Toc66170206"/>
            <w:bookmarkStart w:id="1740" w:name="_Toc66170958"/>
            <w:bookmarkStart w:id="1741" w:name="_Toc66171341"/>
            <w:bookmarkStart w:id="1742" w:name="_Toc66171724"/>
            <w:bookmarkStart w:id="1743" w:name="_Toc70442811"/>
            <w:bookmarkStart w:id="1744" w:name="_Toc70494747"/>
            <w:bookmarkStart w:id="1745" w:name="_Toc70510917"/>
            <w:bookmarkStart w:id="1746" w:name="_Toc70511311"/>
            <w:bookmarkStart w:id="1747" w:name="_Toc70511694"/>
            <w:bookmarkStart w:id="1748" w:name="_Toc70512077"/>
            <w:bookmarkStart w:id="1749" w:name="_Toc89249810"/>
            <w:bookmarkStart w:id="1750" w:name="_Toc89439571"/>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p>
        </w:tc>
        <w:bookmarkStart w:id="1751" w:name="_Toc58938002"/>
        <w:bookmarkStart w:id="1752" w:name="_Toc58939341"/>
        <w:bookmarkStart w:id="1753" w:name="_Toc59108238"/>
        <w:bookmarkStart w:id="1754" w:name="_Toc59300742"/>
        <w:bookmarkStart w:id="1755" w:name="_Toc59303458"/>
        <w:bookmarkStart w:id="1756" w:name="_Toc59515289"/>
        <w:bookmarkStart w:id="1757" w:name="_Toc59628535"/>
        <w:bookmarkStart w:id="1758" w:name="_Toc60752170"/>
        <w:bookmarkStart w:id="1759" w:name="_Toc61060963"/>
        <w:bookmarkStart w:id="1760" w:name="_Toc61516760"/>
        <w:bookmarkStart w:id="1761" w:name="_Toc61517165"/>
        <w:bookmarkStart w:id="1762" w:name="_Toc61517570"/>
        <w:bookmarkStart w:id="1763" w:name="_Toc62469256"/>
        <w:bookmarkStart w:id="1764" w:name="_Toc62469662"/>
        <w:bookmarkStart w:id="1765" w:name="_Toc62806001"/>
        <w:bookmarkStart w:id="1766" w:name="_Toc63148792"/>
        <w:bookmarkStart w:id="1767" w:name="_Toc64530068"/>
        <w:bookmarkStart w:id="1768" w:name="_Toc65959037"/>
        <w:bookmarkStart w:id="1769" w:name="_Toc66035984"/>
        <w:bookmarkStart w:id="1770" w:name="_Toc66169793"/>
        <w:bookmarkStart w:id="1771" w:name="_Toc66170207"/>
        <w:bookmarkStart w:id="1772" w:name="_Toc66170959"/>
        <w:bookmarkStart w:id="1773" w:name="_Toc66171342"/>
        <w:bookmarkStart w:id="1774" w:name="_Toc66171725"/>
        <w:bookmarkStart w:id="1775" w:name="_Toc70442812"/>
        <w:bookmarkStart w:id="1776" w:name="_Toc70494748"/>
        <w:bookmarkStart w:id="1777" w:name="_Toc70510918"/>
        <w:bookmarkStart w:id="1778" w:name="_Toc70511312"/>
        <w:bookmarkStart w:id="1779" w:name="_Toc70511695"/>
        <w:bookmarkStart w:id="1780" w:name="_Toc70512078"/>
        <w:bookmarkStart w:id="1781" w:name="_Toc89249811"/>
        <w:bookmarkStart w:id="1782" w:name="_Toc89439572"/>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tr>
      <w:tr w:rsidR="00FB01F6" w:rsidDel="003E600E" w14:paraId="793F1A95" w14:textId="2EAD3240" w:rsidTr="0005083B">
        <w:trPr>
          <w:trHeight w:val="211"/>
          <w:del w:id="1783" w:author="Strzelczyk, Anthony (A.)" w:date="2020-12-14T20:05:00Z"/>
        </w:trPr>
        <w:tc>
          <w:tcPr>
            <w:tcW w:w="1183" w:type="dxa"/>
          </w:tcPr>
          <w:p w14:paraId="70C01B2F" w14:textId="5B27D81D" w:rsidR="00FB01F6" w:rsidRPr="009D6E77" w:rsidDel="003E600E" w:rsidRDefault="00FB01F6">
            <w:pPr>
              <w:spacing w:line="240" w:lineRule="atLeast"/>
              <w:rPr>
                <w:del w:id="1784" w:author="Strzelczyk, Anthony (A.)" w:date="2020-12-14T20:05:00Z"/>
              </w:rPr>
              <w:pPrChange w:id="1785" w:author="Strzelczyk, Anthony (A.)" w:date="2020-12-14T20:05:00Z">
                <w:pPr/>
              </w:pPrChange>
            </w:pPr>
            <w:del w:id="1786" w:author="Strzelczyk, Anthony (A.)" w:date="2020-12-14T20:05:00Z">
              <w:r w:rsidDel="003E600E">
                <w:delText>T2</w:delText>
              </w:r>
              <w:bookmarkStart w:id="1787" w:name="_Toc58938003"/>
              <w:bookmarkStart w:id="1788" w:name="_Toc58939342"/>
              <w:bookmarkStart w:id="1789" w:name="_Toc59108239"/>
              <w:bookmarkStart w:id="1790" w:name="_Toc59300743"/>
              <w:bookmarkStart w:id="1791" w:name="_Toc59303459"/>
              <w:bookmarkStart w:id="1792" w:name="_Toc59515290"/>
              <w:bookmarkStart w:id="1793" w:name="_Toc59628536"/>
              <w:bookmarkStart w:id="1794" w:name="_Toc60752171"/>
              <w:bookmarkStart w:id="1795" w:name="_Toc61060964"/>
              <w:bookmarkStart w:id="1796" w:name="_Toc61516761"/>
              <w:bookmarkStart w:id="1797" w:name="_Toc61517166"/>
              <w:bookmarkStart w:id="1798" w:name="_Toc61517571"/>
              <w:bookmarkStart w:id="1799" w:name="_Toc62469257"/>
              <w:bookmarkStart w:id="1800" w:name="_Toc62469663"/>
              <w:bookmarkStart w:id="1801" w:name="_Toc62806002"/>
              <w:bookmarkStart w:id="1802" w:name="_Toc63148793"/>
              <w:bookmarkStart w:id="1803" w:name="_Toc64530069"/>
              <w:bookmarkStart w:id="1804" w:name="_Toc65959038"/>
              <w:bookmarkStart w:id="1805" w:name="_Toc66035985"/>
              <w:bookmarkStart w:id="1806" w:name="_Toc66169794"/>
              <w:bookmarkStart w:id="1807" w:name="_Toc66170208"/>
              <w:bookmarkStart w:id="1808" w:name="_Toc66170960"/>
              <w:bookmarkStart w:id="1809" w:name="_Toc66171343"/>
              <w:bookmarkStart w:id="1810" w:name="_Toc66171726"/>
              <w:bookmarkStart w:id="1811" w:name="_Toc70442813"/>
              <w:bookmarkStart w:id="1812" w:name="_Toc70494749"/>
              <w:bookmarkStart w:id="1813" w:name="_Toc70510919"/>
              <w:bookmarkStart w:id="1814" w:name="_Toc70511313"/>
              <w:bookmarkStart w:id="1815" w:name="_Toc70511696"/>
              <w:bookmarkStart w:id="1816" w:name="_Toc70512079"/>
              <w:bookmarkStart w:id="1817" w:name="_Toc89249812"/>
              <w:bookmarkStart w:id="1818" w:name="_Toc89439573"/>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del>
          </w:p>
        </w:tc>
        <w:tc>
          <w:tcPr>
            <w:tcW w:w="5777" w:type="dxa"/>
          </w:tcPr>
          <w:p w14:paraId="14DFC79F" w14:textId="229AAA60" w:rsidR="00FB01F6" w:rsidRPr="009D6E77" w:rsidDel="003E600E" w:rsidRDefault="00FB01F6">
            <w:pPr>
              <w:spacing w:line="240" w:lineRule="atLeast"/>
              <w:rPr>
                <w:del w:id="1819" w:author="Strzelczyk, Anthony (A.)" w:date="2020-12-14T20:05:00Z"/>
                <w:rFonts w:cs="Arial"/>
                <w:color w:val="000000"/>
              </w:rPr>
              <w:pPrChange w:id="1820" w:author="Strzelczyk, Anthony (A.)" w:date="2020-12-14T20:05:00Z">
                <w:pPr>
                  <w:overflowPunct/>
                  <w:spacing w:line="288" w:lineRule="auto"/>
                  <w:textAlignment w:val="auto"/>
                </w:pPr>
              </w:pPrChange>
            </w:pPr>
            <w:bookmarkStart w:id="1821" w:name="_Toc58938004"/>
            <w:bookmarkStart w:id="1822" w:name="_Toc58939343"/>
            <w:bookmarkStart w:id="1823" w:name="_Toc59108240"/>
            <w:bookmarkStart w:id="1824" w:name="_Toc59300744"/>
            <w:bookmarkStart w:id="1825" w:name="_Toc59303460"/>
            <w:bookmarkStart w:id="1826" w:name="_Toc59515291"/>
            <w:bookmarkStart w:id="1827" w:name="_Toc59628537"/>
            <w:bookmarkStart w:id="1828" w:name="_Toc60752172"/>
            <w:bookmarkStart w:id="1829" w:name="_Toc61060965"/>
            <w:bookmarkStart w:id="1830" w:name="_Toc61516762"/>
            <w:bookmarkStart w:id="1831" w:name="_Toc61517167"/>
            <w:bookmarkStart w:id="1832" w:name="_Toc61517572"/>
            <w:bookmarkStart w:id="1833" w:name="_Toc62469258"/>
            <w:bookmarkStart w:id="1834" w:name="_Toc62469664"/>
            <w:bookmarkStart w:id="1835" w:name="_Toc62806003"/>
            <w:bookmarkStart w:id="1836" w:name="_Toc63148794"/>
            <w:bookmarkStart w:id="1837" w:name="_Toc64530070"/>
            <w:bookmarkStart w:id="1838" w:name="_Toc65959039"/>
            <w:bookmarkStart w:id="1839" w:name="_Toc66035986"/>
            <w:bookmarkStart w:id="1840" w:name="_Toc66169795"/>
            <w:bookmarkStart w:id="1841" w:name="_Toc66170209"/>
            <w:bookmarkStart w:id="1842" w:name="_Toc66170961"/>
            <w:bookmarkStart w:id="1843" w:name="_Toc66171344"/>
            <w:bookmarkStart w:id="1844" w:name="_Toc66171727"/>
            <w:bookmarkStart w:id="1845" w:name="_Toc70442814"/>
            <w:bookmarkStart w:id="1846" w:name="_Toc70494750"/>
            <w:bookmarkStart w:id="1847" w:name="_Toc70510920"/>
            <w:bookmarkStart w:id="1848" w:name="_Toc70511314"/>
            <w:bookmarkStart w:id="1849" w:name="_Toc70511697"/>
            <w:bookmarkStart w:id="1850" w:name="_Toc70512080"/>
            <w:bookmarkStart w:id="1851" w:name="_Toc89249813"/>
            <w:bookmarkStart w:id="1852" w:name="_Toc89439574"/>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tc>
        <w:tc>
          <w:tcPr>
            <w:tcW w:w="3246" w:type="dxa"/>
          </w:tcPr>
          <w:p w14:paraId="67F9E7D1" w14:textId="2286F68D" w:rsidR="00FB01F6" w:rsidRPr="00DA1BBD" w:rsidDel="003E600E" w:rsidRDefault="00FB01F6">
            <w:pPr>
              <w:spacing w:line="240" w:lineRule="atLeast"/>
              <w:rPr>
                <w:del w:id="1853" w:author="Strzelczyk, Anthony (A.)" w:date="2020-12-14T20:05:00Z"/>
                <w:sz w:val="16"/>
              </w:rPr>
              <w:pPrChange w:id="1854" w:author="Strzelczyk, Anthony (A.)" w:date="2020-12-14T20:05:00Z">
                <w:pPr/>
              </w:pPrChange>
            </w:pPr>
            <w:bookmarkStart w:id="1855" w:name="_Toc58938005"/>
            <w:bookmarkStart w:id="1856" w:name="_Toc58939344"/>
            <w:bookmarkStart w:id="1857" w:name="_Toc59108241"/>
            <w:bookmarkStart w:id="1858" w:name="_Toc59300745"/>
            <w:bookmarkStart w:id="1859" w:name="_Toc59303461"/>
            <w:bookmarkStart w:id="1860" w:name="_Toc59515292"/>
            <w:bookmarkStart w:id="1861" w:name="_Toc59628538"/>
            <w:bookmarkStart w:id="1862" w:name="_Toc60752173"/>
            <w:bookmarkStart w:id="1863" w:name="_Toc61060966"/>
            <w:bookmarkStart w:id="1864" w:name="_Toc61516763"/>
            <w:bookmarkStart w:id="1865" w:name="_Toc61517168"/>
            <w:bookmarkStart w:id="1866" w:name="_Toc61517573"/>
            <w:bookmarkStart w:id="1867" w:name="_Toc62469259"/>
            <w:bookmarkStart w:id="1868" w:name="_Toc62469665"/>
            <w:bookmarkStart w:id="1869" w:name="_Toc62806004"/>
            <w:bookmarkStart w:id="1870" w:name="_Toc63148795"/>
            <w:bookmarkStart w:id="1871" w:name="_Toc64530071"/>
            <w:bookmarkStart w:id="1872" w:name="_Toc65959040"/>
            <w:bookmarkStart w:id="1873" w:name="_Toc66035987"/>
            <w:bookmarkStart w:id="1874" w:name="_Toc66169796"/>
            <w:bookmarkStart w:id="1875" w:name="_Toc66170210"/>
            <w:bookmarkStart w:id="1876" w:name="_Toc66170962"/>
            <w:bookmarkStart w:id="1877" w:name="_Toc66171345"/>
            <w:bookmarkStart w:id="1878" w:name="_Toc66171728"/>
            <w:bookmarkStart w:id="1879" w:name="_Toc70442815"/>
            <w:bookmarkStart w:id="1880" w:name="_Toc70494751"/>
            <w:bookmarkStart w:id="1881" w:name="_Toc70510921"/>
            <w:bookmarkStart w:id="1882" w:name="_Toc70511315"/>
            <w:bookmarkStart w:id="1883" w:name="_Toc70511698"/>
            <w:bookmarkStart w:id="1884" w:name="_Toc70512081"/>
            <w:bookmarkStart w:id="1885" w:name="_Toc89249814"/>
            <w:bookmarkStart w:id="1886" w:name="_Toc89439575"/>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tc>
        <w:bookmarkStart w:id="1887" w:name="_Toc58938006"/>
        <w:bookmarkStart w:id="1888" w:name="_Toc58939345"/>
        <w:bookmarkStart w:id="1889" w:name="_Toc59108242"/>
        <w:bookmarkStart w:id="1890" w:name="_Toc59300746"/>
        <w:bookmarkStart w:id="1891" w:name="_Toc59303462"/>
        <w:bookmarkStart w:id="1892" w:name="_Toc59515293"/>
        <w:bookmarkStart w:id="1893" w:name="_Toc59628539"/>
        <w:bookmarkStart w:id="1894" w:name="_Toc60752174"/>
        <w:bookmarkStart w:id="1895" w:name="_Toc61060967"/>
        <w:bookmarkStart w:id="1896" w:name="_Toc61516764"/>
        <w:bookmarkStart w:id="1897" w:name="_Toc61517169"/>
        <w:bookmarkStart w:id="1898" w:name="_Toc61517574"/>
        <w:bookmarkStart w:id="1899" w:name="_Toc62469260"/>
        <w:bookmarkStart w:id="1900" w:name="_Toc62469666"/>
        <w:bookmarkStart w:id="1901" w:name="_Toc62806005"/>
        <w:bookmarkStart w:id="1902" w:name="_Toc63148796"/>
        <w:bookmarkStart w:id="1903" w:name="_Toc64530072"/>
        <w:bookmarkStart w:id="1904" w:name="_Toc65959041"/>
        <w:bookmarkStart w:id="1905" w:name="_Toc66035988"/>
        <w:bookmarkStart w:id="1906" w:name="_Toc66169797"/>
        <w:bookmarkStart w:id="1907" w:name="_Toc66170211"/>
        <w:bookmarkStart w:id="1908" w:name="_Toc66170963"/>
        <w:bookmarkStart w:id="1909" w:name="_Toc66171346"/>
        <w:bookmarkStart w:id="1910" w:name="_Toc66171729"/>
        <w:bookmarkStart w:id="1911" w:name="_Toc70442816"/>
        <w:bookmarkStart w:id="1912" w:name="_Toc70494752"/>
        <w:bookmarkStart w:id="1913" w:name="_Toc70510922"/>
        <w:bookmarkStart w:id="1914" w:name="_Toc70511316"/>
        <w:bookmarkStart w:id="1915" w:name="_Toc70511699"/>
        <w:bookmarkStart w:id="1916" w:name="_Toc70512082"/>
        <w:bookmarkStart w:id="1917" w:name="_Toc89249815"/>
        <w:bookmarkStart w:id="1918" w:name="_Toc8943957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tr>
      <w:tr w:rsidR="00FB01F6" w:rsidDel="003E600E" w14:paraId="59D0126C" w14:textId="0C70EACE" w:rsidTr="0005083B">
        <w:trPr>
          <w:del w:id="1919" w:author="Strzelczyk, Anthony (A.)" w:date="2020-12-14T20:05:00Z"/>
        </w:trPr>
        <w:tc>
          <w:tcPr>
            <w:tcW w:w="1183" w:type="dxa"/>
          </w:tcPr>
          <w:p w14:paraId="04EBC849" w14:textId="17260713" w:rsidR="00FB01F6" w:rsidRPr="009D6E77" w:rsidDel="003E600E" w:rsidRDefault="00FB01F6">
            <w:pPr>
              <w:spacing w:line="240" w:lineRule="atLeast"/>
              <w:rPr>
                <w:del w:id="1920" w:author="Strzelczyk, Anthony (A.)" w:date="2020-12-14T20:05:00Z"/>
              </w:rPr>
              <w:pPrChange w:id="1921" w:author="Strzelczyk, Anthony (A.)" w:date="2020-12-14T20:05:00Z">
                <w:pPr/>
              </w:pPrChange>
            </w:pPr>
            <w:del w:id="1922" w:author="Strzelczyk, Anthony (A.)" w:date="2020-12-14T20:05:00Z">
              <w:r w:rsidDel="003E600E">
                <w:delText>T3</w:delText>
              </w:r>
              <w:bookmarkStart w:id="1923" w:name="_Toc58938007"/>
              <w:bookmarkStart w:id="1924" w:name="_Toc58939346"/>
              <w:bookmarkStart w:id="1925" w:name="_Toc59108243"/>
              <w:bookmarkStart w:id="1926" w:name="_Toc59300747"/>
              <w:bookmarkStart w:id="1927" w:name="_Toc59303463"/>
              <w:bookmarkStart w:id="1928" w:name="_Toc59515294"/>
              <w:bookmarkStart w:id="1929" w:name="_Toc59628540"/>
              <w:bookmarkStart w:id="1930" w:name="_Toc60752175"/>
              <w:bookmarkStart w:id="1931" w:name="_Toc61060968"/>
              <w:bookmarkStart w:id="1932" w:name="_Toc61516765"/>
              <w:bookmarkStart w:id="1933" w:name="_Toc61517170"/>
              <w:bookmarkStart w:id="1934" w:name="_Toc61517575"/>
              <w:bookmarkStart w:id="1935" w:name="_Toc62469261"/>
              <w:bookmarkStart w:id="1936" w:name="_Toc62469667"/>
              <w:bookmarkStart w:id="1937" w:name="_Toc62806006"/>
              <w:bookmarkStart w:id="1938" w:name="_Toc63148797"/>
              <w:bookmarkStart w:id="1939" w:name="_Toc64530073"/>
              <w:bookmarkStart w:id="1940" w:name="_Toc65959042"/>
              <w:bookmarkStart w:id="1941" w:name="_Toc66035989"/>
              <w:bookmarkStart w:id="1942" w:name="_Toc66169798"/>
              <w:bookmarkStart w:id="1943" w:name="_Toc66170212"/>
              <w:bookmarkStart w:id="1944" w:name="_Toc66170964"/>
              <w:bookmarkStart w:id="1945" w:name="_Toc66171347"/>
              <w:bookmarkStart w:id="1946" w:name="_Toc66171730"/>
              <w:bookmarkStart w:id="1947" w:name="_Toc70442817"/>
              <w:bookmarkStart w:id="1948" w:name="_Toc70494753"/>
              <w:bookmarkStart w:id="1949" w:name="_Toc70510923"/>
              <w:bookmarkStart w:id="1950" w:name="_Toc70511317"/>
              <w:bookmarkStart w:id="1951" w:name="_Toc70511700"/>
              <w:bookmarkStart w:id="1952" w:name="_Toc70512083"/>
              <w:bookmarkStart w:id="1953" w:name="_Toc89249816"/>
              <w:bookmarkStart w:id="1954" w:name="_Toc89439577"/>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del>
          </w:p>
        </w:tc>
        <w:tc>
          <w:tcPr>
            <w:tcW w:w="5777" w:type="dxa"/>
          </w:tcPr>
          <w:p w14:paraId="646F3943" w14:textId="3B3BAB9F" w:rsidR="00FB01F6" w:rsidRPr="009D6E77" w:rsidDel="003E600E" w:rsidRDefault="00FB01F6">
            <w:pPr>
              <w:spacing w:line="240" w:lineRule="atLeast"/>
              <w:rPr>
                <w:del w:id="1955" w:author="Strzelczyk, Anthony (A.)" w:date="2020-12-14T20:05:00Z"/>
                <w:rFonts w:cs="Arial"/>
                <w:color w:val="000000"/>
              </w:rPr>
              <w:pPrChange w:id="1956" w:author="Strzelczyk, Anthony (A.)" w:date="2020-12-14T20:05:00Z">
                <w:pPr>
                  <w:overflowPunct/>
                  <w:spacing w:line="288" w:lineRule="auto"/>
                  <w:textAlignment w:val="auto"/>
                </w:pPr>
              </w:pPrChange>
            </w:pPr>
            <w:del w:id="1957" w:author="Strzelczyk, Anthony (A.)" w:date="2020-12-14T20:05:00Z">
              <w:r w:rsidDel="003E600E">
                <w:delText>Guard: =(Ignition != Run)||  ((PositionLight &amp;&amp; L...</w:delText>
              </w:r>
              <w:bookmarkStart w:id="1958" w:name="_Toc58938008"/>
              <w:bookmarkStart w:id="1959" w:name="_Toc58939347"/>
              <w:bookmarkStart w:id="1960" w:name="_Toc59108244"/>
              <w:bookmarkStart w:id="1961" w:name="_Toc59300748"/>
              <w:bookmarkStart w:id="1962" w:name="_Toc59303464"/>
              <w:bookmarkStart w:id="1963" w:name="_Toc59515295"/>
              <w:bookmarkStart w:id="1964" w:name="_Toc59628541"/>
              <w:bookmarkStart w:id="1965" w:name="_Toc60752176"/>
              <w:bookmarkStart w:id="1966" w:name="_Toc61060969"/>
              <w:bookmarkStart w:id="1967" w:name="_Toc61516766"/>
              <w:bookmarkStart w:id="1968" w:name="_Toc61517171"/>
              <w:bookmarkStart w:id="1969" w:name="_Toc61517576"/>
              <w:bookmarkStart w:id="1970" w:name="_Toc62469262"/>
              <w:bookmarkStart w:id="1971" w:name="_Toc62469668"/>
              <w:bookmarkStart w:id="1972" w:name="_Toc62806007"/>
              <w:bookmarkStart w:id="1973" w:name="_Toc63148798"/>
              <w:bookmarkStart w:id="1974" w:name="_Toc64530074"/>
              <w:bookmarkStart w:id="1975" w:name="_Toc65959043"/>
              <w:bookmarkStart w:id="1976" w:name="_Toc66035990"/>
              <w:bookmarkStart w:id="1977" w:name="_Toc66169799"/>
              <w:bookmarkStart w:id="1978" w:name="_Toc66170213"/>
              <w:bookmarkStart w:id="1979" w:name="_Toc66170965"/>
              <w:bookmarkStart w:id="1980" w:name="_Toc66171348"/>
              <w:bookmarkStart w:id="1981" w:name="_Toc66171731"/>
              <w:bookmarkStart w:id="1982" w:name="_Toc70442818"/>
              <w:bookmarkStart w:id="1983" w:name="_Toc70494754"/>
              <w:bookmarkStart w:id="1984" w:name="_Toc70510924"/>
              <w:bookmarkStart w:id="1985" w:name="_Toc70511318"/>
              <w:bookmarkStart w:id="1986" w:name="_Toc70511701"/>
              <w:bookmarkStart w:id="1987" w:name="_Toc70512084"/>
              <w:bookmarkStart w:id="1988" w:name="_Toc89249817"/>
              <w:bookmarkStart w:id="1989" w:name="_Toc89439578"/>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del>
          </w:p>
        </w:tc>
        <w:tc>
          <w:tcPr>
            <w:tcW w:w="3246" w:type="dxa"/>
          </w:tcPr>
          <w:p w14:paraId="19F4A7A5" w14:textId="7B33C747" w:rsidR="00FB01F6" w:rsidRPr="006669BA" w:rsidDel="003E600E" w:rsidRDefault="00FB01F6">
            <w:pPr>
              <w:spacing w:line="240" w:lineRule="atLeast"/>
              <w:rPr>
                <w:del w:id="1990" w:author="Strzelczyk, Anthony (A.)" w:date="2020-12-14T20:05:00Z"/>
                <w:i/>
                <w:sz w:val="16"/>
              </w:rPr>
              <w:pPrChange w:id="1991" w:author="Strzelczyk, Anthony (A.)" w:date="2020-12-14T20:05:00Z">
                <w:pPr/>
              </w:pPrChange>
            </w:pPr>
            <w:bookmarkStart w:id="1992" w:name="_Toc58938009"/>
            <w:bookmarkStart w:id="1993" w:name="_Toc58939348"/>
            <w:bookmarkStart w:id="1994" w:name="_Toc59108245"/>
            <w:bookmarkStart w:id="1995" w:name="_Toc59300749"/>
            <w:bookmarkStart w:id="1996" w:name="_Toc59303465"/>
            <w:bookmarkStart w:id="1997" w:name="_Toc59515296"/>
            <w:bookmarkStart w:id="1998" w:name="_Toc59628542"/>
            <w:bookmarkStart w:id="1999" w:name="_Toc60752177"/>
            <w:bookmarkStart w:id="2000" w:name="_Toc61060970"/>
            <w:bookmarkStart w:id="2001" w:name="_Toc61516767"/>
            <w:bookmarkStart w:id="2002" w:name="_Toc61517172"/>
            <w:bookmarkStart w:id="2003" w:name="_Toc61517577"/>
            <w:bookmarkStart w:id="2004" w:name="_Toc62469263"/>
            <w:bookmarkStart w:id="2005" w:name="_Toc62469669"/>
            <w:bookmarkStart w:id="2006" w:name="_Toc62806008"/>
            <w:bookmarkStart w:id="2007" w:name="_Toc63148799"/>
            <w:bookmarkStart w:id="2008" w:name="_Toc64530075"/>
            <w:bookmarkStart w:id="2009" w:name="_Toc65959044"/>
            <w:bookmarkStart w:id="2010" w:name="_Toc66035991"/>
            <w:bookmarkStart w:id="2011" w:name="_Toc66169800"/>
            <w:bookmarkStart w:id="2012" w:name="_Toc66170214"/>
            <w:bookmarkStart w:id="2013" w:name="_Toc66170966"/>
            <w:bookmarkStart w:id="2014" w:name="_Toc66171349"/>
            <w:bookmarkStart w:id="2015" w:name="_Toc66171732"/>
            <w:bookmarkStart w:id="2016" w:name="_Toc70442819"/>
            <w:bookmarkStart w:id="2017" w:name="_Toc70494755"/>
            <w:bookmarkStart w:id="2018" w:name="_Toc70510925"/>
            <w:bookmarkStart w:id="2019" w:name="_Toc70511319"/>
            <w:bookmarkStart w:id="2020" w:name="_Toc70511702"/>
            <w:bookmarkStart w:id="2021" w:name="_Toc70512085"/>
            <w:bookmarkStart w:id="2022" w:name="_Toc89249818"/>
            <w:bookmarkStart w:id="2023" w:name="_Toc89439579"/>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tc>
        <w:bookmarkStart w:id="2024" w:name="_Toc58938010"/>
        <w:bookmarkStart w:id="2025" w:name="_Toc58939349"/>
        <w:bookmarkStart w:id="2026" w:name="_Toc59108246"/>
        <w:bookmarkStart w:id="2027" w:name="_Toc59300750"/>
        <w:bookmarkStart w:id="2028" w:name="_Toc59303466"/>
        <w:bookmarkStart w:id="2029" w:name="_Toc59515297"/>
        <w:bookmarkStart w:id="2030" w:name="_Toc59628543"/>
        <w:bookmarkStart w:id="2031" w:name="_Toc60752178"/>
        <w:bookmarkStart w:id="2032" w:name="_Toc61060971"/>
        <w:bookmarkStart w:id="2033" w:name="_Toc61516768"/>
        <w:bookmarkStart w:id="2034" w:name="_Toc61517173"/>
        <w:bookmarkStart w:id="2035" w:name="_Toc61517578"/>
        <w:bookmarkStart w:id="2036" w:name="_Toc62469264"/>
        <w:bookmarkStart w:id="2037" w:name="_Toc62469670"/>
        <w:bookmarkStart w:id="2038" w:name="_Toc62806009"/>
        <w:bookmarkStart w:id="2039" w:name="_Toc63148800"/>
        <w:bookmarkStart w:id="2040" w:name="_Toc64530076"/>
        <w:bookmarkStart w:id="2041" w:name="_Toc65959045"/>
        <w:bookmarkStart w:id="2042" w:name="_Toc66035992"/>
        <w:bookmarkStart w:id="2043" w:name="_Toc66169801"/>
        <w:bookmarkStart w:id="2044" w:name="_Toc66170215"/>
        <w:bookmarkStart w:id="2045" w:name="_Toc66170967"/>
        <w:bookmarkStart w:id="2046" w:name="_Toc66171350"/>
        <w:bookmarkStart w:id="2047" w:name="_Toc66171733"/>
        <w:bookmarkStart w:id="2048" w:name="_Toc70442820"/>
        <w:bookmarkStart w:id="2049" w:name="_Toc70494756"/>
        <w:bookmarkStart w:id="2050" w:name="_Toc70510926"/>
        <w:bookmarkStart w:id="2051" w:name="_Toc70511320"/>
        <w:bookmarkStart w:id="2052" w:name="_Toc70511703"/>
        <w:bookmarkStart w:id="2053" w:name="_Toc70512086"/>
        <w:bookmarkStart w:id="2054" w:name="_Toc89249819"/>
        <w:bookmarkStart w:id="2055" w:name="_Toc89439580"/>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tr>
      <w:tr w:rsidR="00FB01F6" w:rsidDel="003E600E" w14:paraId="78B63B8B" w14:textId="1F1B65C9" w:rsidTr="0005083B">
        <w:trPr>
          <w:del w:id="2056" w:author="Strzelczyk, Anthony (A.)" w:date="2020-12-14T20:05:00Z"/>
        </w:trPr>
        <w:tc>
          <w:tcPr>
            <w:tcW w:w="1183" w:type="dxa"/>
          </w:tcPr>
          <w:p w14:paraId="1E5F9CE4" w14:textId="26CF2C16" w:rsidR="00FB01F6" w:rsidRPr="009D6E77" w:rsidDel="003E600E" w:rsidRDefault="00FB01F6">
            <w:pPr>
              <w:spacing w:line="240" w:lineRule="atLeast"/>
              <w:rPr>
                <w:del w:id="2057" w:author="Strzelczyk, Anthony (A.)" w:date="2020-12-14T20:05:00Z"/>
              </w:rPr>
              <w:pPrChange w:id="2058" w:author="Strzelczyk, Anthony (A.)" w:date="2020-12-14T20:05:00Z">
                <w:pPr/>
              </w:pPrChange>
            </w:pPr>
            <w:del w:id="2059" w:author="Strzelczyk, Anthony (A.)" w:date="2020-12-14T20:05:00Z">
              <w:r w:rsidDel="003E600E">
                <w:delText>T4</w:delText>
              </w:r>
              <w:bookmarkStart w:id="2060" w:name="_Toc58938011"/>
              <w:bookmarkStart w:id="2061" w:name="_Toc58939350"/>
              <w:bookmarkStart w:id="2062" w:name="_Toc59108247"/>
              <w:bookmarkStart w:id="2063" w:name="_Toc59300751"/>
              <w:bookmarkStart w:id="2064" w:name="_Toc59303467"/>
              <w:bookmarkStart w:id="2065" w:name="_Toc59515298"/>
              <w:bookmarkStart w:id="2066" w:name="_Toc59628544"/>
              <w:bookmarkStart w:id="2067" w:name="_Toc60752179"/>
              <w:bookmarkStart w:id="2068" w:name="_Toc61060972"/>
              <w:bookmarkStart w:id="2069" w:name="_Toc61516769"/>
              <w:bookmarkStart w:id="2070" w:name="_Toc61517174"/>
              <w:bookmarkStart w:id="2071" w:name="_Toc61517579"/>
              <w:bookmarkStart w:id="2072" w:name="_Toc62469265"/>
              <w:bookmarkStart w:id="2073" w:name="_Toc62469671"/>
              <w:bookmarkStart w:id="2074" w:name="_Toc62806010"/>
              <w:bookmarkStart w:id="2075" w:name="_Toc63148801"/>
              <w:bookmarkStart w:id="2076" w:name="_Toc64530077"/>
              <w:bookmarkStart w:id="2077" w:name="_Toc65959046"/>
              <w:bookmarkStart w:id="2078" w:name="_Toc66035993"/>
              <w:bookmarkStart w:id="2079" w:name="_Toc66169802"/>
              <w:bookmarkStart w:id="2080" w:name="_Toc66170216"/>
              <w:bookmarkStart w:id="2081" w:name="_Toc66170968"/>
              <w:bookmarkStart w:id="2082" w:name="_Toc66171351"/>
              <w:bookmarkStart w:id="2083" w:name="_Toc66171734"/>
              <w:bookmarkStart w:id="2084" w:name="_Toc70442821"/>
              <w:bookmarkStart w:id="2085" w:name="_Toc70494757"/>
              <w:bookmarkStart w:id="2086" w:name="_Toc70510927"/>
              <w:bookmarkStart w:id="2087" w:name="_Toc70511321"/>
              <w:bookmarkStart w:id="2088" w:name="_Toc70511704"/>
              <w:bookmarkStart w:id="2089" w:name="_Toc70512087"/>
              <w:bookmarkStart w:id="2090" w:name="_Toc89249820"/>
              <w:bookmarkStart w:id="2091" w:name="_Toc89439581"/>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del>
          </w:p>
        </w:tc>
        <w:tc>
          <w:tcPr>
            <w:tcW w:w="5777" w:type="dxa"/>
          </w:tcPr>
          <w:p w14:paraId="5512A0A2" w14:textId="74DAFD1D" w:rsidR="00FB01F6" w:rsidDel="003E600E" w:rsidRDefault="00FB01F6">
            <w:pPr>
              <w:spacing w:line="240" w:lineRule="atLeast"/>
              <w:rPr>
                <w:del w:id="2092" w:author="Strzelczyk, Anthony (A.)" w:date="2020-12-14T20:05:00Z"/>
              </w:rPr>
              <w:pPrChange w:id="2093" w:author="Strzelczyk, Anthony (A.)" w:date="2020-12-14T20:05:00Z">
                <w:pPr/>
              </w:pPrChange>
            </w:pPr>
            <w:del w:id="2094" w:author="Strzelczyk, Anthony (A.)" w:date="2020-12-14T20:05:00Z">
              <w:r w:rsidDel="003E600E">
                <w:delText>Name: Initialise</w:delText>
              </w:r>
              <w:bookmarkStart w:id="2095" w:name="_Toc58938012"/>
              <w:bookmarkStart w:id="2096" w:name="_Toc58939351"/>
              <w:bookmarkStart w:id="2097" w:name="_Toc59108248"/>
              <w:bookmarkStart w:id="2098" w:name="_Toc59300752"/>
              <w:bookmarkStart w:id="2099" w:name="_Toc59303468"/>
              <w:bookmarkStart w:id="2100" w:name="_Toc59515299"/>
              <w:bookmarkStart w:id="2101" w:name="_Toc59628545"/>
              <w:bookmarkStart w:id="2102" w:name="_Toc60752180"/>
              <w:bookmarkStart w:id="2103" w:name="_Toc61060973"/>
              <w:bookmarkStart w:id="2104" w:name="_Toc61516770"/>
              <w:bookmarkStart w:id="2105" w:name="_Toc61517175"/>
              <w:bookmarkStart w:id="2106" w:name="_Toc61517580"/>
              <w:bookmarkStart w:id="2107" w:name="_Toc62469266"/>
              <w:bookmarkStart w:id="2108" w:name="_Toc62469672"/>
              <w:bookmarkStart w:id="2109" w:name="_Toc62806011"/>
              <w:bookmarkStart w:id="2110" w:name="_Toc63148802"/>
              <w:bookmarkStart w:id="2111" w:name="_Toc64530078"/>
              <w:bookmarkStart w:id="2112" w:name="_Toc65959047"/>
              <w:bookmarkStart w:id="2113" w:name="_Toc66035994"/>
              <w:bookmarkStart w:id="2114" w:name="_Toc66169803"/>
              <w:bookmarkStart w:id="2115" w:name="_Toc66170217"/>
              <w:bookmarkStart w:id="2116" w:name="_Toc66170969"/>
              <w:bookmarkStart w:id="2117" w:name="_Toc66171352"/>
              <w:bookmarkStart w:id="2118" w:name="_Toc66171735"/>
              <w:bookmarkStart w:id="2119" w:name="_Toc70442822"/>
              <w:bookmarkStart w:id="2120" w:name="_Toc70494758"/>
              <w:bookmarkStart w:id="2121" w:name="_Toc70510928"/>
              <w:bookmarkStart w:id="2122" w:name="_Toc70511322"/>
              <w:bookmarkStart w:id="2123" w:name="_Toc70511705"/>
              <w:bookmarkStart w:id="2124" w:name="_Toc70512088"/>
              <w:bookmarkStart w:id="2125" w:name="_Toc89249821"/>
              <w:bookmarkStart w:id="2126" w:name="_Toc89439582"/>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del>
          </w:p>
          <w:p w14:paraId="46A93D78" w14:textId="3200AFB0" w:rsidR="00FB01F6" w:rsidRPr="009D6E77" w:rsidDel="003E600E" w:rsidRDefault="00FB01F6">
            <w:pPr>
              <w:spacing w:line="240" w:lineRule="atLeast"/>
              <w:rPr>
                <w:del w:id="2127" w:author="Strzelczyk, Anthony (A.)" w:date="2020-12-14T20:05:00Z"/>
                <w:rFonts w:cs="Arial"/>
                <w:color w:val="000000"/>
              </w:rPr>
              <w:pPrChange w:id="2128" w:author="Strzelczyk, Anthony (A.)" w:date="2020-12-14T20:05:00Z">
                <w:pPr>
                  <w:overflowPunct/>
                  <w:spacing w:line="288" w:lineRule="auto"/>
                  <w:textAlignment w:val="auto"/>
                </w:pPr>
              </w:pPrChange>
            </w:pPr>
            <w:del w:id="2129" w:author="Strzelczyk, Anthony (A.)" w:date="2020-12-14T20:05:00Z">
              <w:r w:rsidDel="003E600E">
                <w:delText>Guard: =Vehicle initialization</w:delText>
              </w:r>
              <w:bookmarkStart w:id="2130" w:name="_Toc58938013"/>
              <w:bookmarkStart w:id="2131" w:name="_Toc58939352"/>
              <w:bookmarkStart w:id="2132" w:name="_Toc59108249"/>
              <w:bookmarkStart w:id="2133" w:name="_Toc59300753"/>
              <w:bookmarkStart w:id="2134" w:name="_Toc59303469"/>
              <w:bookmarkStart w:id="2135" w:name="_Toc59515300"/>
              <w:bookmarkStart w:id="2136" w:name="_Toc59628546"/>
              <w:bookmarkStart w:id="2137" w:name="_Toc60752181"/>
              <w:bookmarkStart w:id="2138" w:name="_Toc61060974"/>
              <w:bookmarkStart w:id="2139" w:name="_Toc61516771"/>
              <w:bookmarkStart w:id="2140" w:name="_Toc61517176"/>
              <w:bookmarkStart w:id="2141" w:name="_Toc61517581"/>
              <w:bookmarkStart w:id="2142" w:name="_Toc62469267"/>
              <w:bookmarkStart w:id="2143" w:name="_Toc62469673"/>
              <w:bookmarkStart w:id="2144" w:name="_Toc62806012"/>
              <w:bookmarkStart w:id="2145" w:name="_Toc63148803"/>
              <w:bookmarkStart w:id="2146" w:name="_Toc64530079"/>
              <w:bookmarkStart w:id="2147" w:name="_Toc65959048"/>
              <w:bookmarkStart w:id="2148" w:name="_Toc66035995"/>
              <w:bookmarkStart w:id="2149" w:name="_Toc66169804"/>
              <w:bookmarkStart w:id="2150" w:name="_Toc66170218"/>
              <w:bookmarkStart w:id="2151" w:name="_Toc66170970"/>
              <w:bookmarkStart w:id="2152" w:name="_Toc66171353"/>
              <w:bookmarkStart w:id="2153" w:name="_Toc66171736"/>
              <w:bookmarkStart w:id="2154" w:name="_Toc70442823"/>
              <w:bookmarkStart w:id="2155" w:name="_Toc70494759"/>
              <w:bookmarkStart w:id="2156" w:name="_Toc70510929"/>
              <w:bookmarkStart w:id="2157" w:name="_Toc70511323"/>
              <w:bookmarkStart w:id="2158" w:name="_Toc70511706"/>
              <w:bookmarkStart w:id="2159" w:name="_Toc70512089"/>
              <w:bookmarkStart w:id="2160" w:name="_Toc89249822"/>
              <w:bookmarkStart w:id="2161" w:name="_Toc89439583"/>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del>
          </w:p>
        </w:tc>
        <w:tc>
          <w:tcPr>
            <w:tcW w:w="3246" w:type="dxa"/>
          </w:tcPr>
          <w:p w14:paraId="65A7FD88" w14:textId="5F60C967" w:rsidR="00FB01F6" w:rsidRPr="007D581F" w:rsidDel="003E600E" w:rsidRDefault="00FB01F6">
            <w:pPr>
              <w:spacing w:line="240" w:lineRule="atLeast"/>
              <w:rPr>
                <w:del w:id="2162" w:author="Strzelczyk, Anthony (A.)" w:date="2020-12-14T20:05:00Z"/>
                <w:sz w:val="16"/>
                <w:szCs w:val="16"/>
              </w:rPr>
              <w:pPrChange w:id="2163" w:author="Strzelczyk, Anthony (A.)" w:date="2020-12-14T20:05:00Z">
                <w:pPr>
                  <w:keepNext/>
                </w:pPr>
              </w:pPrChange>
            </w:pPr>
            <w:bookmarkStart w:id="2164" w:name="_Toc58938014"/>
            <w:bookmarkStart w:id="2165" w:name="_Toc58939353"/>
            <w:bookmarkStart w:id="2166" w:name="_Toc59108250"/>
            <w:bookmarkStart w:id="2167" w:name="_Toc59300754"/>
            <w:bookmarkStart w:id="2168" w:name="_Toc59303470"/>
            <w:bookmarkStart w:id="2169" w:name="_Toc59515301"/>
            <w:bookmarkStart w:id="2170" w:name="_Toc59628547"/>
            <w:bookmarkStart w:id="2171" w:name="_Toc60752182"/>
            <w:bookmarkStart w:id="2172" w:name="_Toc61060975"/>
            <w:bookmarkStart w:id="2173" w:name="_Toc61516772"/>
            <w:bookmarkStart w:id="2174" w:name="_Toc61517177"/>
            <w:bookmarkStart w:id="2175" w:name="_Toc61517582"/>
            <w:bookmarkStart w:id="2176" w:name="_Toc62469268"/>
            <w:bookmarkStart w:id="2177" w:name="_Toc62469674"/>
            <w:bookmarkStart w:id="2178" w:name="_Toc62806013"/>
            <w:bookmarkStart w:id="2179" w:name="_Toc63148804"/>
            <w:bookmarkStart w:id="2180" w:name="_Toc64530080"/>
            <w:bookmarkStart w:id="2181" w:name="_Toc65959049"/>
            <w:bookmarkStart w:id="2182" w:name="_Toc66035996"/>
            <w:bookmarkStart w:id="2183" w:name="_Toc66169805"/>
            <w:bookmarkStart w:id="2184" w:name="_Toc66170219"/>
            <w:bookmarkStart w:id="2185" w:name="_Toc66170971"/>
            <w:bookmarkStart w:id="2186" w:name="_Toc66171354"/>
            <w:bookmarkStart w:id="2187" w:name="_Toc66171737"/>
            <w:bookmarkStart w:id="2188" w:name="_Toc70442824"/>
            <w:bookmarkStart w:id="2189" w:name="_Toc70494760"/>
            <w:bookmarkStart w:id="2190" w:name="_Toc70510930"/>
            <w:bookmarkStart w:id="2191" w:name="_Toc70511324"/>
            <w:bookmarkStart w:id="2192" w:name="_Toc70511707"/>
            <w:bookmarkStart w:id="2193" w:name="_Toc70512090"/>
            <w:bookmarkStart w:id="2194" w:name="_Toc89249823"/>
            <w:bookmarkStart w:id="2195" w:name="_Toc89439584"/>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tc>
        <w:bookmarkStart w:id="2196" w:name="_Toc58938015"/>
        <w:bookmarkStart w:id="2197" w:name="_Toc58939354"/>
        <w:bookmarkStart w:id="2198" w:name="_Toc59108251"/>
        <w:bookmarkStart w:id="2199" w:name="_Toc59300755"/>
        <w:bookmarkStart w:id="2200" w:name="_Toc59303471"/>
        <w:bookmarkStart w:id="2201" w:name="_Toc59515302"/>
        <w:bookmarkStart w:id="2202" w:name="_Toc59628548"/>
        <w:bookmarkStart w:id="2203" w:name="_Toc60752183"/>
        <w:bookmarkStart w:id="2204" w:name="_Toc61060976"/>
        <w:bookmarkStart w:id="2205" w:name="_Toc61516773"/>
        <w:bookmarkStart w:id="2206" w:name="_Toc61517178"/>
        <w:bookmarkStart w:id="2207" w:name="_Toc61517583"/>
        <w:bookmarkStart w:id="2208" w:name="_Toc62469269"/>
        <w:bookmarkStart w:id="2209" w:name="_Toc62469675"/>
        <w:bookmarkStart w:id="2210" w:name="_Toc62806014"/>
        <w:bookmarkStart w:id="2211" w:name="_Toc63148805"/>
        <w:bookmarkStart w:id="2212" w:name="_Toc64530081"/>
        <w:bookmarkStart w:id="2213" w:name="_Toc65959050"/>
        <w:bookmarkStart w:id="2214" w:name="_Toc66035997"/>
        <w:bookmarkStart w:id="2215" w:name="_Toc66169806"/>
        <w:bookmarkStart w:id="2216" w:name="_Toc66170220"/>
        <w:bookmarkStart w:id="2217" w:name="_Toc66170972"/>
        <w:bookmarkStart w:id="2218" w:name="_Toc66171355"/>
        <w:bookmarkStart w:id="2219" w:name="_Toc66171738"/>
        <w:bookmarkStart w:id="2220" w:name="_Toc70442825"/>
        <w:bookmarkStart w:id="2221" w:name="_Toc70494761"/>
        <w:bookmarkStart w:id="2222" w:name="_Toc70510931"/>
        <w:bookmarkStart w:id="2223" w:name="_Toc70511325"/>
        <w:bookmarkStart w:id="2224" w:name="_Toc70511708"/>
        <w:bookmarkStart w:id="2225" w:name="_Toc70512091"/>
        <w:bookmarkStart w:id="2226" w:name="_Toc89249824"/>
        <w:bookmarkStart w:id="2227" w:name="_Toc8943958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tr>
      <w:tr w:rsidR="00FB01F6" w:rsidDel="003E600E" w14:paraId="7D65D7BA" w14:textId="7BBBBBD2" w:rsidTr="0005083B">
        <w:trPr>
          <w:del w:id="2228" w:author="Strzelczyk, Anthony (A.)" w:date="2020-12-14T20:05:00Z"/>
        </w:trPr>
        <w:tc>
          <w:tcPr>
            <w:tcW w:w="1183" w:type="dxa"/>
          </w:tcPr>
          <w:p w14:paraId="02174E58" w14:textId="5AA79A5C" w:rsidR="00FB01F6" w:rsidRPr="009D6E77" w:rsidDel="003E600E" w:rsidRDefault="00FB01F6">
            <w:pPr>
              <w:spacing w:line="240" w:lineRule="atLeast"/>
              <w:rPr>
                <w:del w:id="2229" w:author="Strzelczyk, Anthony (A.)" w:date="2020-12-14T20:05:00Z"/>
              </w:rPr>
              <w:pPrChange w:id="2230" w:author="Strzelczyk, Anthony (A.)" w:date="2020-12-14T20:05:00Z">
                <w:pPr/>
              </w:pPrChange>
            </w:pPr>
            <w:del w:id="2231" w:author="Strzelczyk, Anthony (A.)" w:date="2020-12-14T20:05:00Z">
              <w:r w:rsidDel="003E600E">
                <w:delText>T5</w:delText>
              </w:r>
              <w:bookmarkStart w:id="2232" w:name="_Toc58938016"/>
              <w:bookmarkStart w:id="2233" w:name="_Toc58939355"/>
              <w:bookmarkStart w:id="2234" w:name="_Toc59108252"/>
              <w:bookmarkStart w:id="2235" w:name="_Toc59300756"/>
              <w:bookmarkStart w:id="2236" w:name="_Toc59303472"/>
              <w:bookmarkStart w:id="2237" w:name="_Toc59515303"/>
              <w:bookmarkStart w:id="2238" w:name="_Toc59628549"/>
              <w:bookmarkStart w:id="2239" w:name="_Toc60752184"/>
              <w:bookmarkStart w:id="2240" w:name="_Toc61060977"/>
              <w:bookmarkStart w:id="2241" w:name="_Toc61516774"/>
              <w:bookmarkStart w:id="2242" w:name="_Toc61517179"/>
              <w:bookmarkStart w:id="2243" w:name="_Toc61517584"/>
              <w:bookmarkStart w:id="2244" w:name="_Toc62469270"/>
              <w:bookmarkStart w:id="2245" w:name="_Toc62469676"/>
              <w:bookmarkStart w:id="2246" w:name="_Toc62806015"/>
              <w:bookmarkStart w:id="2247" w:name="_Toc63148806"/>
              <w:bookmarkStart w:id="2248" w:name="_Toc64530082"/>
              <w:bookmarkStart w:id="2249" w:name="_Toc65959051"/>
              <w:bookmarkStart w:id="2250" w:name="_Toc66035998"/>
              <w:bookmarkStart w:id="2251" w:name="_Toc66169807"/>
              <w:bookmarkStart w:id="2252" w:name="_Toc66170221"/>
              <w:bookmarkStart w:id="2253" w:name="_Toc66170973"/>
              <w:bookmarkStart w:id="2254" w:name="_Toc66171356"/>
              <w:bookmarkStart w:id="2255" w:name="_Toc66171739"/>
              <w:bookmarkStart w:id="2256" w:name="_Toc70442826"/>
              <w:bookmarkStart w:id="2257" w:name="_Toc70494762"/>
              <w:bookmarkStart w:id="2258" w:name="_Toc70510932"/>
              <w:bookmarkStart w:id="2259" w:name="_Toc70511326"/>
              <w:bookmarkStart w:id="2260" w:name="_Toc70511709"/>
              <w:bookmarkStart w:id="2261" w:name="_Toc70512092"/>
              <w:bookmarkStart w:id="2262" w:name="_Toc89249825"/>
              <w:bookmarkStart w:id="2263" w:name="_Toc89439586"/>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del>
          </w:p>
        </w:tc>
        <w:tc>
          <w:tcPr>
            <w:tcW w:w="5777" w:type="dxa"/>
          </w:tcPr>
          <w:p w14:paraId="53252969" w14:textId="6AD9B2A1" w:rsidR="00FB01F6" w:rsidDel="003E600E" w:rsidRDefault="00FB01F6">
            <w:pPr>
              <w:spacing w:line="240" w:lineRule="atLeast"/>
              <w:rPr>
                <w:del w:id="2264" w:author="Strzelczyk, Anthony (A.)" w:date="2020-12-14T20:05:00Z"/>
              </w:rPr>
              <w:pPrChange w:id="2265" w:author="Strzelczyk, Anthony (A.)" w:date="2020-12-14T20:05:00Z">
                <w:pPr/>
              </w:pPrChange>
            </w:pPr>
            <w:del w:id="2266" w:author="Strzelczyk, Anthony (A.)" w:date="2020-12-14T20:05:00Z">
              <w:r w:rsidDel="003E600E">
                <w:delText>Name: Shut Down</w:delText>
              </w:r>
              <w:bookmarkStart w:id="2267" w:name="_Toc58938017"/>
              <w:bookmarkStart w:id="2268" w:name="_Toc58939356"/>
              <w:bookmarkStart w:id="2269" w:name="_Toc59108253"/>
              <w:bookmarkStart w:id="2270" w:name="_Toc59300757"/>
              <w:bookmarkStart w:id="2271" w:name="_Toc59303473"/>
              <w:bookmarkStart w:id="2272" w:name="_Toc59515304"/>
              <w:bookmarkStart w:id="2273" w:name="_Toc59628550"/>
              <w:bookmarkStart w:id="2274" w:name="_Toc60752185"/>
              <w:bookmarkStart w:id="2275" w:name="_Toc61060978"/>
              <w:bookmarkStart w:id="2276" w:name="_Toc61516775"/>
              <w:bookmarkStart w:id="2277" w:name="_Toc61517180"/>
              <w:bookmarkStart w:id="2278" w:name="_Toc61517585"/>
              <w:bookmarkStart w:id="2279" w:name="_Toc62469271"/>
              <w:bookmarkStart w:id="2280" w:name="_Toc62469677"/>
              <w:bookmarkStart w:id="2281" w:name="_Toc62806016"/>
              <w:bookmarkStart w:id="2282" w:name="_Toc63148807"/>
              <w:bookmarkStart w:id="2283" w:name="_Toc64530083"/>
              <w:bookmarkStart w:id="2284" w:name="_Toc65959052"/>
              <w:bookmarkStart w:id="2285" w:name="_Toc66035999"/>
              <w:bookmarkStart w:id="2286" w:name="_Toc66169808"/>
              <w:bookmarkStart w:id="2287" w:name="_Toc66170222"/>
              <w:bookmarkStart w:id="2288" w:name="_Toc66170974"/>
              <w:bookmarkStart w:id="2289" w:name="_Toc66171357"/>
              <w:bookmarkStart w:id="2290" w:name="_Toc66171740"/>
              <w:bookmarkStart w:id="2291" w:name="_Toc70442827"/>
              <w:bookmarkStart w:id="2292" w:name="_Toc70494763"/>
              <w:bookmarkStart w:id="2293" w:name="_Toc70510933"/>
              <w:bookmarkStart w:id="2294" w:name="_Toc70511327"/>
              <w:bookmarkStart w:id="2295" w:name="_Toc70511710"/>
              <w:bookmarkStart w:id="2296" w:name="_Toc70512093"/>
              <w:bookmarkStart w:id="2297" w:name="_Toc89249826"/>
              <w:bookmarkStart w:id="2298" w:name="_Toc89439587"/>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del>
          </w:p>
          <w:p w14:paraId="53B277C3" w14:textId="65AC5AC4" w:rsidR="00FB01F6" w:rsidRPr="009D6E77" w:rsidDel="003E600E" w:rsidRDefault="00FB01F6">
            <w:pPr>
              <w:spacing w:line="240" w:lineRule="atLeast"/>
              <w:rPr>
                <w:del w:id="2299" w:author="Strzelczyk, Anthony (A.)" w:date="2020-12-14T20:05:00Z"/>
                <w:rFonts w:cs="Arial"/>
                <w:color w:val="000000"/>
              </w:rPr>
              <w:pPrChange w:id="2300" w:author="Strzelczyk, Anthony (A.)" w:date="2020-12-14T20:05:00Z">
                <w:pPr>
                  <w:overflowPunct/>
                  <w:spacing w:line="288" w:lineRule="auto"/>
                  <w:textAlignment w:val="auto"/>
                </w:pPr>
              </w:pPrChange>
            </w:pPr>
            <w:del w:id="2301" w:author="Strzelczyk, Anthony (A.)" w:date="2020-12-14T20:05:00Z">
              <w:r w:rsidDel="003E600E">
                <w:delText>Guard: =Vehicle Shutdown</w:delText>
              </w:r>
              <w:bookmarkStart w:id="2302" w:name="_Toc58938018"/>
              <w:bookmarkStart w:id="2303" w:name="_Toc58939357"/>
              <w:bookmarkStart w:id="2304" w:name="_Toc59108254"/>
              <w:bookmarkStart w:id="2305" w:name="_Toc59300758"/>
              <w:bookmarkStart w:id="2306" w:name="_Toc59303474"/>
              <w:bookmarkStart w:id="2307" w:name="_Toc59515305"/>
              <w:bookmarkStart w:id="2308" w:name="_Toc59628551"/>
              <w:bookmarkStart w:id="2309" w:name="_Toc60752186"/>
              <w:bookmarkStart w:id="2310" w:name="_Toc61060979"/>
              <w:bookmarkStart w:id="2311" w:name="_Toc61516776"/>
              <w:bookmarkStart w:id="2312" w:name="_Toc61517181"/>
              <w:bookmarkStart w:id="2313" w:name="_Toc61517586"/>
              <w:bookmarkStart w:id="2314" w:name="_Toc62469272"/>
              <w:bookmarkStart w:id="2315" w:name="_Toc62469678"/>
              <w:bookmarkStart w:id="2316" w:name="_Toc62806017"/>
              <w:bookmarkStart w:id="2317" w:name="_Toc63148808"/>
              <w:bookmarkStart w:id="2318" w:name="_Toc64530084"/>
              <w:bookmarkStart w:id="2319" w:name="_Toc65959053"/>
              <w:bookmarkStart w:id="2320" w:name="_Toc66036000"/>
              <w:bookmarkStart w:id="2321" w:name="_Toc66169809"/>
              <w:bookmarkStart w:id="2322" w:name="_Toc66170223"/>
              <w:bookmarkStart w:id="2323" w:name="_Toc66170975"/>
              <w:bookmarkStart w:id="2324" w:name="_Toc66171358"/>
              <w:bookmarkStart w:id="2325" w:name="_Toc66171741"/>
              <w:bookmarkStart w:id="2326" w:name="_Toc70442828"/>
              <w:bookmarkStart w:id="2327" w:name="_Toc70494764"/>
              <w:bookmarkStart w:id="2328" w:name="_Toc70510934"/>
              <w:bookmarkStart w:id="2329" w:name="_Toc70511328"/>
              <w:bookmarkStart w:id="2330" w:name="_Toc70511711"/>
              <w:bookmarkStart w:id="2331" w:name="_Toc70512094"/>
              <w:bookmarkStart w:id="2332" w:name="_Toc89249827"/>
              <w:bookmarkStart w:id="2333" w:name="_Toc89439588"/>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del>
          </w:p>
        </w:tc>
        <w:tc>
          <w:tcPr>
            <w:tcW w:w="3246" w:type="dxa"/>
          </w:tcPr>
          <w:p w14:paraId="00A963C9" w14:textId="20230D23" w:rsidR="00FB01F6" w:rsidRPr="007D581F" w:rsidDel="003E600E" w:rsidRDefault="00FB01F6">
            <w:pPr>
              <w:spacing w:line="240" w:lineRule="atLeast"/>
              <w:rPr>
                <w:del w:id="2334" w:author="Strzelczyk, Anthony (A.)" w:date="2020-12-14T20:05:00Z"/>
                <w:sz w:val="16"/>
                <w:szCs w:val="16"/>
              </w:rPr>
              <w:pPrChange w:id="2335" w:author="Strzelczyk, Anthony (A.)" w:date="2020-12-14T20:05:00Z">
                <w:pPr>
                  <w:keepNext/>
                </w:pPr>
              </w:pPrChange>
            </w:pPr>
            <w:bookmarkStart w:id="2336" w:name="_Toc58938019"/>
            <w:bookmarkStart w:id="2337" w:name="_Toc58939358"/>
            <w:bookmarkStart w:id="2338" w:name="_Toc59108255"/>
            <w:bookmarkStart w:id="2339" w:name="_Toc59300759"/>
            <w:bookmarkStart w:id="2340" w:name="_Toc59303475"/>
            <w:bookmarkStart w:id="2341" w:name="_Toc59515306"/>
            <w:bookmarkStart w:id="2342" w:name="_Toc59628552"/>
            <w:bookmarkStart w:id="2343" w:name="_Toc60752187"/>
            <w:bookmarkStart w:id="2344" w:name="_Toc61060980"/>
            <w:bookmarkStart w:id="2345" w:name="_Toc61516777"/>
            <w:bookmarkStart w:id="2346" w:name="_Toc61517182"/>
            <w:bookmarkStart w:id="2347" w:name="_Toc61517587"/>
            <w:bookmarkStart w:id="2348" w:name="_Toc62469273"/>
            <w:bookmarkStart w:id="2349" w:name="_Toc62469679"/>
            <w:bookmarkStart w:id="2350" w:name="_Toc62806018"/>
            <w:bookmarkStart w:id="2351" w:name="_Toc63148809"/>
            <w:bookmarkStart w:id="2352" w:name="_Toc64530085"/>
            <w:bookmarkStart w:id="2353" w:name="_Toc65959054"/>
            <w:bookmarkStart w:id="2354" w:name="_Toc66036001"/>
            <w:bookmarkStart w:id="2355" w:name="_Toc66169810"/>
            <w:bookmarkStart w:id="2356" w:name="_Toc66170224"/>
            <w:bookmarkStart w:id="2357" w:name="_Toc66170976"/>
            <w:bookmarkStart w:id="2358" w:name="_Toc66171359"/>
            <w:bookmarkStart w:id="2359" w:name="_Toc66171742"/>
            <w:bookmarkStart w:id="2360" w:name="_Toc70442829"/>
            <w:bookmarkStart w:id="2361" w:name="_Toc70494765"/>
            <w:bookmarkStart w:id="2362" w:name="_Toc70510935"/>
            <w:bookmarkStart w:id="2363" w:name="_Toc70511329"/>
            <w:bookmarkStart w:id="2364" w:name="_Toc70511712"/>
            <w:bookmarkStart w:id="2365" w:name="_Toc70512095"/>
            <w:bookmarkStart w:id="2366" w:name="_Toc89249828"/>
            <w:bookmarkStart w:id="2367" w:name="_Toc89439589"/>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p>
        </w:tc>
        <w:bookmarkStart w:id="2368" w:name="_Toc58938020"/>
        <w:bookmarkStart w:id="2369" w:name="_Toc58939359"/>
        <w:bookmarkStart w:id="2370" w:name="_Toc59108256"/>
        <w:bookmarkStart w:id="2371" w:name="_Toc59300760"/>
        <w:bookmarkStart w:id="2372" w:name="_Toc59303476"/>
        <w:bookmarkStart w:id="2373" w:name="_Toc59515307"/>
        <w:bookmarkStart w:id="2374" w:name="_Toc59628553"/>
        <w:bookmarkStart w:id="2375" w:name="_Toc60752188"/>
        <w:bookmarkStart w:id="2376" w:name="_Toc61060981"/>
        <w:bookmarkStart w:id="2377" w:name="_Toc61516778"/>
        <w:bookmarkStart w:id="2378" w:name="_Toc61517183"/>
        <w:bookmarkStart w:id="2379" w:name="_Toc61517588"/>
        <w:bookmarkStart w:id="2380" w:name="_Toc62469274"/>
        <w:bookmarkStart w:id="2381" w:name="_Toc62469680"/>
        <w:bookmarkStart w:id="2382" w:name="_Toc62806019"/>
        <w:bookmarkStart w:id="2383" w:name="_Toc63148810"/>
        <w:bookmarkStart w:id="2384" w:name="_Toc64530086"/>
        <w:bookmarkStart w:id="2385" w:name="_Toc65959055"/>
        <w:bookmarkStart w:id="2386" w:name="_Toc66036002"/>
        <w:bookmarkStart w:id="2387" w:name="_Toc66169811"/>
        <w:bookmarkStart w:id="2388" w:name="_Toc66170225"/>
        <w:bookmarkStart w:id="2389" w:name="_Toc66170977"/>
        <w:bookmarkStart w:id="2390" w:name="_Toc66171360"/>
        <w:bookmarkStart w:id="2391" w:name="_Toc66171743"/>
        <w:bookmarkStart w:id="2392" w:name="_Toc70442830"/>
        <w:bookmarkStart w:id="2393" w:name="_Toc70494766"/>
        <w:bookmarkStart w:id="2394" w:name="_Toc70510936"/>
        <w:bookmarkStart w:id="2395" w:name="_Toc70511330"/>
        <w:bookmarkStart w:id="2396" w:name="_Toc70511713"/>
        <w:bookmarkStart w:id="2397" w:name="_Toc70512096"/>
        <w:bookmarkStart w:id="2398" w:name="_Toc89249829"/>
        <w:bookmarkStart w:id="2399" w:name="_Toc89439590"/>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tr>
      <w:tr w:rsidR="00FB01F6" w:rsidDel="003E600E" w14:paraId="0D9B73A8" w14:textId="77FE8298" w:rsidTr="0005083B">
        <w:trPr>
          <w:del w:id="2400" w:author="Strzelczyk, Anthony (A.)" w:date="2020-12-14T20:05:00Z"/>
        </w:trPr>
        <w:tc>
          <w:tcPr>
            <w:tcW w:w="1183" w:type="dxa"/>
          </w:tcPr>
          <w:p w14:paraId="4712063D" w14:textId="592FF713" w:rsidR="00FB01F6" w:rsidRPr="009D6E77" w:rsidDel="003E600E" w:rsidRDefault="00FB01F6">
            <w:pPr>
              <w:spacing w:line="240" w:lineRule="atLeast"/>
              <w:rPr>
                <w:del w:id="2401" w:author="Strzelczyk, Anthony (A.)" w:date="2020-12-14T20:05:00Z"/>
              </w:rPr>
              <w:pPrChange w:id="2402" w:author="Strzelczyk, Anthony (A.)" w:date="2020-12-14T20:05:00Z">
                <w:pPr/>
              </w:pPrChange>
            </w:pPr>
            <w:del w:id="2403" w:author="Strzelczyk, Anthony (A.)" w:date="2020-12-14T20:05:00Z">
              <w:r w:rsidDel="003E600E">
                <w:delText>T6</w:delText>
              </w:r>
              <w:bookmarkStart w:id="2404" w:name="_Toc58938021"/>
              <w:bookmarkStart w:id="2405" w:name="_Toc58939360"/>
              <w:bookmarkStart w:id="2406" w:name="_Toc59108257"/>
              <w:bookmarkStart w:id="2407" w:name="_Toc59300761"/>
              <w:bookmarkStart w:id="2408" w:name="_Toc59303477"/>
              <w:bookmarkStart w:id="2409" w:name="_Toc59515308"/>
              <w:bookmarkStart w:id="2410" w:name="_Toc59628554"/>
              <w:bookmarkStart w:id="2411" w:name="_Toc60752189"/>
              <w:bookmarkStart w:id="2412" w:name="_Toc61060982"/>
              <w:bookmarkStart w:id="2413" w:name="_Toc61516779"/>
              <w:bookmarkStart w:id="2414" w:name="_Toc61517184"/>
              <w:bookmarkStart w:id="2415" w:name="_Toc61517589"/>
              <w:bookmarkStart w:id="2416" w:name="_Toc62469275"/>
              <w:bookmarkStart w:id="2417" w:name="_Toc62469681"/>
              <w:bookmarkStart w:id="2418" w:name="_Toc62806020"/>
              <w:bookmarkStart w:id="2419" w:name="_Toc63148811"/>
              <w:bookmarkStart w:id="2420" w:name="_Toc64530087"/>
              <w:bookmarkStart w:id="2421" w:name="_Toc65959056"/>
              <w:bookmarkStart w:id="2422" w:name="_Toc66036003"/>
              <w:bookmarkStart w:id="2423" w:name="_Toc66169812"/>
              <w:bookmarkStart w:id="2424" w:name="_Toc66170226"/>
              <w:bookmarkStart w:id="2425" w:name="_Toc66170978"/>
              <w:bookmarkStart w:id="2426" w:name="_Toc66171361"/>
              <w:bookmarkStart w:id="2427" w:name="_Toc66171744"/>
              <w:bookmarkStart w:id="2428" w:name="_Toc70442831"/>
              <w:bookmarkStart w:id="2429" w:name="_Toc70494767"/>
              <w:bookmarkStart w:id="2430" w:name="_Toc70510937"/>
              <w:bookmarkStart w:id="2431" w:name="_Toc70511331"/>
              <w:bookmarkStart w:id="2432" w:name="_Toc70511714"/>
              <w:bookmarkStart w:id="2433" w:name="_Toc70512097"/>
              <w:bookmarkStart w:id="2434" w:name="_Toc89249830"/>
              <w:bookmarkStart w:id="2435" w:name="_Toc89439591"/>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del>
          </w:p>
        </w:tc>
        <w:tc>
          <w:tcPr>
            <w:tcW w:w="5777" w:type="dxa"/>
          </w:tcPr>
          <w:p w14:paraId="1986275B" w14:textId="7C896C7C" w:rsidR="00FB01F6" w:rsidRPr="009D6E77" w:rsidDel="003E600E" w:rsidRDefault="00FB01F6">
            <w:pPr>
              <w:spacing w:line="240" w:lineRule="atLeast"/>
              <w:rPr>
                <w:del w:id="2436" w:author="Strzelczyk, Anthony (A.)" w:date="2020-12-14T20:05:00Z"/>
                <w:rFonts w:cs="Arial"/>
                <w:color w:val="000000"/>
              </w:rPr>
              <w:pPrChange w:id="2437" w:author="Strzelczyk, Anthony (A.)" w:date="2020-12-14T20:05:00Z">
                <w:pPr>
                  <w:overflowPunct/>
                  <w:spacing w:line="288" w:lineRule="auto"/>
                  <w:textAlignment w:val="auto"/>
                </w:pPr>
              </w:pPrChange>
            </w:pPr>
            <w:del w:id="2438" w:author="Strzelczyk, Anthony (A.)" w:date="2020-12-14T20:05:00Z">
              <w:r w:rsidDel="003E600E">
                <w:delText>Guard: Front Fog Switch OFF</w:delText>
              </w:r>
              <w:bookmarkStart w:id="2439" w:name="_Toc58938022"/>
              <w:bookmarkStart w:id="2440" w:name="_Toc58939361"/>
              <w:bookmarkStart w:id="2441" w:name="_Toc59108258"/>
              <w:bookmarkStart w:id="2442" w:name="_Toc59300762"/>
              <w:bookmarkStart w:id="2443" w:name="_Toc59303478"/>
              <w:bookmarkStart w:id="2444" w:name="_Toc59515309"/>
              <w:bookmarkStart w:id="2445" w:name="_Toc59628555"/>
              <w:bookmarkStart w:id="2446" w:name="_Toc60752190"/>
              <w:bookmarkStart w:id="2447" w:name="_Toc61060983"/>
              <w:bookmarkStart w:id="2448" w:name="_Toc61516780"/>
              <w:bookmarkStart w:id="2449" w:name="_Toc61517185"/>
              <w:bookmarkStart w:id="2450" w:name="_Toc61517590"/>
              <w:bookmarkStart w:id="2451" w:name="_Toc62469276"/>
              <w:bookmarkStart w:id="2452" w:name="_Toc62469682"/>
              <w:bookmarkStart w:id="2453" w:name="_Toc62806021"/>
              <w:bookmarkStart w:id="2454" w:name="_Toc63148812"/>
              <w:bookmarkStart w:id="2455" w:name="_Toc64530088"/>
              <w:bookmarkStart w:id="2456" w:name="_Toc65959057"/>
              <w:bookmarkStart w:id="2457" w:name="_Toc66036004"/>
              <w:bookmarkStart w:id="2458" w:name="_Toc66169813"/>
              <w:bookmarkStart w:id="2459" w:name="_Toc66170227"/>
              <w:bookmarkStart w:id="2460" w:name="_Toc66170979"/>
              <w:bookmarkStart w:id="2461" w:name="_Toc66171362"/>
              <w:bookmarkStart w:id="2462" w:name="_Toc66171745"/>
              <w:bookmarkStart w:id="2463" w:name="_Toc70442832"/>
              <w:bookmarkStart w:id="2464" w:name="_Toc70494768"/>
              <w:bookmarkStart w:id="2465" w:name="_Toc70510938"/>
              <w:bookmarkStart w:id="2466" w:name="_Toc70511332"/>
              <w:bookmarkStart w:id="2467" w:name="_Toc70511715"/>
              <w:bookmarkStart w:id="2468" w:name="_Toc70512098"/>
              <w:bookmarkStart w:id="2469" w:name="_Toc89249831"/>
              <w:bookmarkStart w:id="2470" w:name="_Toc89439592"/>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del>
          </w:p>
        </w:tc>
        <w:tc>
          <w:tcPr>
            <w:tcW w:w="3246" w:type="dxa"/>
          </w:tcPr>
          <w:p w14:paraId="4AA095B1" w14:textId="3F13DC7D" w:rsidR="00FB01F6" w:rsidRPr="007D581F" w:rsidDel="003E600E" w:rsidRDefault="00FB01F6">
            <w:pPr>
              <w:spacing w:line="240" w:lineRule="atLeast"/>
              <w:rPr>
                <w:del w:id="2471" w:author="Strzelczyk, Anthony (A.)" w:date="2020-12-14T20:05:00Z"/>
                <w:sz w:val="16"/>
                <w:szCs w:val="16"/>
              </w:rPr>
              <w:pPrChange w:id="2472" w:author="Strzelczyk, Anthony (A.)" w:date="2020-12-14T20:05:00Z">
                <w:pPr>
                  <w:keepNext/>
                </w:pPr>
              </w:pPrChange>
            </w:pPr>
            <w:bookmarkStart w:id="2473" w:name="_Toc58938023"/>
            <w:bookmarkStart w:id="2474" w:name="_Toc58939362"/>
            <w:bookmarkStart w:id="2475" w:name="_Toc59108259"/>
            <w:bookmarkStart w:id="2476" w:name="_Toc59300763"/>
            <w:bookmarkStart w:id="2477" w:name="_Toc59303479"/>
            <w:bookmarkStart w:id="2478" w:name="_Toc59515310"/>
            <w:bookmarkStart w:id="2479" w:name="_Toc59628556"/>
            <w:bookmarkStart w:id="2480" w:name="_Toc60752191"/>
            <w:bookmarkStart w:id="2481" w:name="_Toc61060984"/>
            <w:bookmarkStart w:id="2482" w:name="_Toc61516781"/>
            <w:bookmarkStart w:id="2483" w:name="_Toc61517186"/>
            <w:bookmarkStart w:id="2484" w:name="_Toc61517591"/>
            <w:bookmarkStart w:id="2485" w:name="_Toc62469277"/>
            <w:bookmarkStart w:id="2486" w:name="_Toc62469683"/>
            <w:bookmarkStart w:id="2487" w:name="_Toc62806022"/>
            <w:bookmarkStart w:id="2488" w:name="_Toc63148813"/>
            <w:bookmarkStart w:id="2489" w:name="_Toc64530089"/>
            <w:bookmarkStart w:id="2490" w:name="_Toc65959058"/>
            <w:bookmarkStart w:id="2491" w:name="_Toc66036005"/>
            <w:bookmarkStart w:id="2492" w:name="_Toc66169814"/>
            <w:bookmarkStart w:id="2493" w:name="_Toc66170228"/>
            <w:bookmarkStart w:id="2494" w:name="_Toc66170980"/>
            <w:bookmarkStart w:id="2495" w:name="_Toc66171363"/>
            <w:bookmarkStart w:id="2496" w:name="_Toc66171746"/>
            <w:bookmarkStart w:id="2497" w:name="_Toc70442833"/>
            <w:bookmarkStart w:id="2498" w:name="_Toc70494769"/>
            <w:bookmarkStart w:id="2499" w:name="_Toc70510939"/>
            <w:bookmarkStart w:id="2500" w:name="_Toc70511333"/>
            <w:bookmarkStart w:id="2501" w:name="_Toc70511716"/>
            <w:bookmarkStart w:id="2502" w:name="_Toc70512099"/>
            <w:bookmarkStart w:id="2503" w:name="_Toc89249832"/>
            <w:bookmarkStart w:id="2504" w:name="_Toc89439593"/>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p>
        </w:tc>
        <w:bookmarkStart w:id="2505" w:name="_Toc58938024"/>
        <w:bookmarkStart w:id="2506" w:name="_Toc58939363"/>
        <w:bookmarkStart w:id="2507" w:name="_Toc59108260"/>
        <w:bookmarkStart w:id="2508" w:name="_Toc59300764"/>
        <w:bookmarkStart w:id="2509" w:name="_Toc59303480"/>
        <w:bookmarkStart w:id="2510" w:name="_Toc59515311"/>
        <w:bookmarkStart w:id="2511" w:name="_Toc59628557"/>
        <w:bookmarkStart w:id="2512" w:name="_Toc60752192"/>
        <w:bookmarkStart w:id="2513" w:name="_Toc61060985"/>
        <w:bookmarkStart w:id="2514" w:name="_Toc61516782"/>
        <w:bookmarkStart w:id="2515" w:name="_Toc61517187"/>
        <w:bookmarkStart w:id="2516" w:name="_Toc61517592"/>
        <w:bookmarkStart w:id="2517" w:name="_Toc62469278"/>
        <w:bookmarkStart w:id="2518" w:name="_Toc62469684"/>
        <w:bookmarkStart w:id="2519" w:name="_Toc62806023"/>
        <w:bookmarkStart w:id="2520" w:name="_Toc63148814"/>
        <w:bookmarkStart w:id="2521" w:name="_Toc64530090"/>
        <w:bookmarkStart w:id="2522" w:name="_Toc65959059"/>
        <w:bookmarkStart w:id="2523" w:name="_Toc66036006"/>
        <w:bookmarkStart w:id="2524" w:name="_Toc66169815"/>
        <w:bookmarkStart w:id="2525" w:name="_Toc66170229"/>
        <w:bookmarkStart w:id="2526" w:name="_Toc66170981"/>
        <w:bookmarkStart w:id="2527" w:name="_Toc66171364"/>
        <w:bookmarkStart w:id="2528" w:name="_Toc66171747"/>
        <w:bookmarkStart w:id="2529" w:name="_Toc70442834"/>
        <w:bookmarkStart w:id="2530" w:name="_Toc70494770"/>
        <w:bookmarkStart w:id="2531" w:name="_Toc70510940"/>
        <w:bookmarkStart w:id="2532" w:name="_Toc70511334"/>
        <w:bookmarkStart w:id="2533" w:name="_Toc70511717"/>
        <w:bookmarkStart w:id="2534" w:name="_Toc70512100"/>
        <w:bookmarkStart w:id="2535" w:name="_Toc89249833"/>
        <w:bookmarkStart w:id="2536" w:name="_Toc8943959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tr>
      <w:tr w:rsidR="00FB01F6" w:rsidDel="003E600E" w14:paraId="3AA6CAAB" w14:textId="7DB37A7A" w:rsidTr="0005083B">
        <w:trPr>
          <w:del w:id="2537" w:author="Strzelczyk, Anthony (A.)" w:date="2020-12-14T20:05:00Z"/>
        </w:trPr>
        <w:tc>
          <w:tcPr>
            <w:tcW w:w="1183" w:type="dxa"/>
          </w:tcPr>
          <w:p w14:paraId="1FB0AB08" w14:textId="61C7BA27" w:rsidR="00FB01F6" w:rsidRPr="009D6E77" w:rsidDel="003E600E" w:rsidRDefault="00FB01F6">
            <w:pPr>
              <w:spacing w:line="240" w:lineRule="atLeast"/>
              <w:rPr>
                <w:del w:id="2538" w:author="Strzelczyk, Anthony (A.)" w:date="2020-12-14T20:05:00Z"/>
              </w:rPr>
              <w:pPrChange w:id="2539" w:author="Strzelczyk, Anthony (A.)" w:date="2020-12-14T20:05:00Z">
                <w:pPr/>
              </w:pPrChange>
            </w:pPr>
            <w:del w:id="2540" w:author="Strzelczyk, Anthony (A.)" w:date="2020-12-14T20:05:00Z">
              <w:r w:rsidDel="003E600E">
                <w:delText>T7</w:delText>
              </w:r>
              <w:bookmarkStart w:id="2541" w:name="_Toc58938025"/>
              <w:bookmarkStart w:id="2542" w:name="_Toc58939364"/>
              <w:bookmarkStart w:id="2543" w:name="_Toc59108261"/>
              <w:bookmarkStart w:id="2544" w:name="_Toc59300765"/>
              <w:bookmarkStart w:id="2545" w:name="_Toc59303481"/>
              <w:bookmarkStart w:id="2546" w:name="_Toc59515312"/>
              <w:bookmarkStart w:id="2547" w:name="_Toc59628558"/>
              <w:bookmarkStart w:id="2548" w:name="_Toc60752193"/>
              <w:bookmarkStart w:id="2549" w:name="_Toc61060986"/>
              <w:bookmarkStart w:id="2550" w:name="_Toc61516783"/>
              <w:bookmarkStart w:id="2551" w:name="_Toc61517188"/>
              <w:bookmarkStart w:id="2552" w:name="_Toc61517593"/>
              <w:bookmarkStart w:id="2553" w:name="_Toc62469279"/>
              <w:bookmarkStart w:id="2554" w:name="_Toc62469685"/>
              <w:bookmarkStart w:id="2555" w:name="_Toc62806024"/>
              <w:bookmarkStart w:id="2556" w:name="_Toc63148815"/>
              <w:bookmarkStart w:id="2557" w:name="_Toc64530091"/>
              <w:bookmarkStart w:id="2558" w:name="_Toc65959060"/>
              <w:bookmarkStart w:id="2559" w:name="_Toc66036007"/>
              <w:bookmarkStart w:id="2560" w:name="_Toc66169816"/>
              <w:bookmarkStart w:id="2561" w:name="_Toc66170230"/>
              <w:bookmarkStart w:id="2562" w:name="_Toc66170982"/>
              <w:bookmarkStart w:id="2563" w:name="_Toc66171365"/>
              <w:bookmarkStart w:id="2564" w:name="_Toc66171748"/>
              <w:bookmarkStart w:id="2565" w:name="_Toc70442835"/>
              <w:bookmarkStart w:id="2566" w:name="_Toc70494771"/>
              <w:bookmarkStart w:id="2567" w:name="_Toc70510941"/>
              <w:bookmarkStart w:id="2568" w:name="_Toc70511335"/>
              <w:bookmarkStart w:id="2569" w:name="_Toc70511718"/>
              <w:bookmarkStart w:id="2570" w:name="_Toc70512101"/>
              <w:bookmarkStart w:id="2571" w:name="_Toc89249834"/>
              <w:bookmarkStart w:id="2572" w:name="_Toc89439595"/>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del>
          </w:p>
        </w:tc>
        <w:tc>
          <w:tcPr>
            <w:tcW w:w="5777" w:type="dxa"/>
          </w:tcPr>
          <w:p w14:paraId="579E11D2" w14:textId="3C6E9876" w:rsidR="00FB01F6" w:rsidRPr="009D6E77" w:rsidDel="003E600E" w:rsidRDefault="00FB01F6">
            <w:pPr>
              <w:spacing w:line="240" w:lineRule="atLeast"/>
              <w:rPr>
                <w:del w:id="2573" w:author="Strzelczyk, Anthony (A.)" w:date="2020-12-14T20:05:00Z"/>
                <w:rFonts w:cs="Arial"/>
                <w:color w:val="000000"/>
              </w:rPr>
              <w:pPrChange w:id="2574" w:author="Strzelczyk, Anthony (A.)" w:date="2020-12-14T20:05:00Z">
                <w:pPr>
                  <w:overflowPunct/>
                  <w:spacing w:line="288" w:lineRule="auto"/>
                  <w:textAlignment w:val="auto"/>
                </w:pPr>
              </w:pPrChange>
            </w:pPr>
            <w:del w:id="2575" w:author="Strzelczyk, Anthony (A.)" w:date="2020-12-14T20:05:00Z">
              <w:r w:rsidDel="003E600E">
                <w:delText>Guard: Front Fog Switch ON</w:delText>
              </w:r>
              <w:bookmarkStart w:id="2576" w:name="_Toc58938026"/>
              <w:bookmarkStart w:id="2577" w:name="_Toc58939365"/>
              <w:bookmarkStart w:id="2578" w:name="_Toc59108262"/>
              <w:bookmarkStart w:id="2579" w:name="_Toc59300766"/>
              <w:bookmarkStart w:id="2580" w:name="_Toc59303482"/>
              <w:bookmarkStart w:id="2581" w:name="_Toc59515313"/>
              <w:bookmarkStart w:id="2582" w:name="_Toc59628559"/>
              <w:bookmarkStart w:id="2583" w:name="_Toc60752194"/>
              <w:bookmarkStart w:id="2584" w:name="_Toc61060987"/>
              <w:bookmarkStart w:id="2585" w:name="_Toc61516784"/>
              <w:bookmarkStart w:id="2586" w:name="_Toc61517189"/>
              <w:bookmarkStart w:id="2587" w:name="_Toc61517594"/>
              <w:bookmarkStart w:id="2588" w:name="_Toc62469280"/>
              <w:bookmarkStart w:id="2589" w:name="_Toc62469686"/>
              <w:bookmarkStart w:id="2590" w:name="_Toc62806025"/>
              <w:bookmarkStart w:id="2591" w:name="_Toc63148816"/>
              <w:bookmarkStart w:id="2592" w:name="_Toc64530092"/>
              <w:bookmarkStart w:id="2593" w:name="_Toc65959061"/>
              <w:bookmarkStart w:id="2594" w:name="_Toc66036008"/>
              <w:bookmarkStart w:id="2595" w:name="_Toc66169817"/>
              <w:bookmarkStart w:id="2596" w:name="_Toc66170231"/>
              <w:bookmarkStart w:id="2597" w:name="_Toc66170983"/>
              <w:bookmarkStart w:id="2598" w:name="_Toc66171366"/>
              <w:bookmarkStart w:id="2599" w:name="_Toc66171749"/>
              <w:bookmarkStart w:id="2600" w:name="_Toc70442836"/>
              <w:bookmarkStart w:id="2601" w:name="_Toc70494772"/>
              <w:bookmarkStart w:id="2602" w:name="_Toc70510942"/>
              <w:bookmarkStart w:id="2603" w:name="_Toc70511336"/>
              <w:bookmarkStart w:id="2604" w:name="_Toc70511719"/>
              <w:bookmarkStart w:id="2605" w:name="_Toc70512102"/>
              <w:bookmarkStart w:id="2606" w:name="_Toc89249835"/>
              <w:bookmarkStart w:id="2607" w:name="_Toc89439596"/>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del>
          </w:p>
        </w:tc>
        <w:tc>
          <w:tcPr>
            <w:tcW w:w="3246" w:type="dxa"/>
          </w:tcPr>
          <w:p w14:paraId="661E7CCE" w14:textId="79DBBB75" w:rsidR="00FB01F6" w:rsidRPr="007D581F" w:rsidDel="003E600E" w:rsidRDefault="00FB01F6">
            <w:pPr>
              <w:spacing w:line="240" w:lineRule="atLeast"/>
              <w:rPr>
                <w:del w:id="2608" w:author="Strzelczyk, Anthony (A.)" w:date="2020-12-14T20:05:00Z"/>
                <w:sz w:val="16"/>
                <w:szCs w:val="16"/>
              </w:rPr>
              <w:pPrChange w:id="2609" w:author="Strzelczyk, Anthony (A.)" w:date="2020-12-14T20:05:00Z">
                <w:pPr>
                  <w:keepNext/>
                </w:pPr>
              </w:pPrChange>
            </w:pPr>
            <w:bookmarkStart w:id="2610" w:name="_Toc58938027"/>
            <w:bookmarkStart w:id="2611" w:name="_Toc58939366"/>
            <w:bookmarkStart w:id="2612" w:name="_Toc59108263"/>
            <w:bookmarkStart w:id="2613" w:name="_Toc59300767"/>
            <w:bookmarkStart w:id="2614" w:name="_Toc59303483"/>
            <w:bookmarkStart w:id="2615" w:name="_Toc59515314"/>
            <w:bookmarkStart w:id="2616" w:name="_Toc59628560"/>
            <w:bookmarkStart w:id="2617" w:name="_Toc60752195"/>
            <w:bookmarkStart w:id="2618" w:name="_Toc61060988"/>
            <w:bookmarkStart w:id="2619" w:name="_Toc61516785"/>
            <w:bookmarkStart w:id="2620" w:name="_Toc61517190"/>
            <w:bookmarkStart w:id="2621" w:name="_Toc61517595"/>
            <w:bookmarkStart w:id="2622" w:name="_Toc62469281"/>
            <w:bookmarkStart w:id="2623" w:name="_Toc62469687"/>
            <w:bookmarkStart w:id="2624" w:name="_Toc62806026"/>
            <w:bookmarkStart w:id="2625" w:name="_Toc63148817"/>
            <w:bookmarkStart w:id="2626" w:name="_Toc64530093"/>
            <w:bookmarkStart w:id="2627" w:name="_Toc65959062"/>
            <w:bookmarkStart w:id="2628" w:name="_Toc66036009"/>
            <w:bookmarkStart w:id="2629" w:name="_Toc66169818"/>
            <w:bookmarkStart w:id="2630" w:name="_Toc66170232"/>
            <w:bookmarkStart w:id="2631" w:name="_Toc66170984"/>
            <w:bookmarkStart w:id="2632" w:name="_Toc66171367"/>
            <w:bookmarkStart w:id="2633" w:name="_Toc66171750"/>
            <w:bookmarkStart w:id="2634" w:name="_Toc70442837"/>
            <w:bookmarkStart w:id="2635" w:name="_Toc70494773"/>
            <w:bookmarkStart w:id="2636" w:name="_Toc70510943"/>
            <w:bookmarkStart w:id="2637" w:name="_Toc70511337"/>
            <w:bookmarkStart w:id="2638" w:name="_Toc70511720"/>
            <w:bookmarkStart w:id="2639" w:name="_Toc70512103"/>
            <w:bookmarkStart w:id="2640" w:name="_Toc89249836"/>
            <w:bookmarkStart w:id="2641" w:name="_Toc89439597"/>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p>
        </w:tc>
        <w:bookmarkStart w:id="2642" w:name="_Toc58938028"/>
        <w:bookmarkStart w:id="2643" w:name="_Toc58939367"/>
        <w:bookmarkStart w:id="2644" w:name="_Toc59108264"/>
        <w:bookmarkStart w:id="2645" w:name="_Toc59300768"/>
        <w:bookmarkStart w:id="2646" w:name="_Toc59303484"/>
        <w:bookmarkStart w:id="2647" w:name="_Toc59515315"/>
        <w:bookmarkStart w:id="2648" w:name="_Toc59628561"/>
        <w:bookmarkStart w:id="2649" w:name="_Toc60752196"/>
        <w:bookmarkStart w:id="2650" w:name="_Toc61060989"/>
        <w:bookmarkStart w:id="2651" w:name="_Toc61516786"/>
        <w:bookmarkStart w:id="2652" w:name="_Toc61517191"/>
        <w:bookmarkStart w:id="2653" w:name="_Toc61517596"/>
        <w:bookmarkStart w:id="2654" w:name="_Toc62469282"/>
        <w:bookmarkStart w:id="2655" w:name="_Toc62469688"/>
        <w:bookmarkStart w:id="2656" w:name="_Toc62806027"/>
        <w:bookmarkStart w:id="2657" w:name="_Toc63148818"/>
        <w:bookmarkStart w:id="2658" w:name="_Toc64530094"/>
        <w:bookmarkStart w:id="2659" w:name="_Toc65959063"/>
        <w:bookmarkStart w:id="2660" w:name="_Toc66036010"/>
        <w:bookmarkStart w:id="2661" w:name="_Toc66169819"/>
        <w:bookmarkStart w:id="2662" w:name="_Toc66170233"/>
        <w:bookmarkStart w:id="2663" w:name="_Toc66170985"/>
        <w:bookmarkStart w:id="2664" w:name="_Toc66171368"/>
        <w:bookmarkStart w:id="2665" w:name="_Toc66171751"/>
        <w:bookmarkStart w:id="2666" w:name="_Toc70442838"/>
        <w:bookmarkStart w:id="2667" w:name="_Toc70494774"/>
        <w:bookmarkStart w:id="2668" w:name="_Toc70510944"/>
        <w:bookmarkStart w:id="2669" w:name="_Toc70511338"/>
        <w:bookmarkStart w:id="2670" w:name="_Toc70511721"/>
        <w:bookmarkStart w:id="2671" w:name="_Toc70512104"/>
        <w:bookmarkStart w:id="2672" w:name="_Toc89249837"/>
        <w:bookmarkStart w:id="2673" w:name="_Toc89439598"/>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tr>
    </w:tbl>
    <w:p w14:paraId="2BB9E82D" w14:textId="04B362B1" w:rsidR="00F25E60" w:rsidDel="003E600E" w:rsidRDefault="00F25E60">
      <w:pPr>
        <w:spacing w:line="240" w:lineRule="atLeast"/>
        <w:rPr>
          <w:del w:id="2674" w:author="Strzelczyk, Anthony (A.)" w:date="2020-12-14T20:05:00Z"/>
        </w:rPr>
        <w:pPrChange w:id="2675" w:author="Strzelczyk, Anthony (A.)" w:date="2020-12-14T20:05:00Z">
          <w:pPr>
            <w:pStyle w:val="Caption"/>
          </w:pPr>
        </w:pPrChange>
      </w:pPr>
      <w:del w:id="2676" w:author="Strzelczyk, Anthony (A.)" w:date="2020-12-14T20:05:00Z">
        <w:r w:rsidRPr="0068776C" w:rsidDel="003E600E">
          <w:delText xml:space="preserve">Table </w:delText>
        </w:r>
        <w:r w:rsidR="002C1D22" w:rsidDel="003E600E">
          <w:rPr>
            <w:noProof/>
          </w:rPr>
          <w:fldChar w:fldCharType="begin"/>
        </w:r>
        <w:r w:rsidR="002C1D22" w:rsidDel="003E600E">
          <w:rPr>
            <w:noProof/>
          </w:rPr>
          <w:delInstrText xml:space="preserve"> SEQ Table \* ARABIC </w:delInstrText>
        </w:r>
        <w:r w:rsidR="002C1D22" w:rsidDel="003E600E">
          <w:rPr>
            <w:noProof/>
          </w:rPr>
          <w:fldChar w:fldCharType="separate"/>
        </w:r>
      </w:del>
      <w:del w:id="2677" w:author="Strzelczyk, Anthony (A.)" w:date="2020-12-10T12:02:00Z">
        <w:r w:rsidR="00E96E55" w:rsidDel="00C24607">
          <w:rPr>
            <w:noProof/>
          </w:rPr>
          <w:delText>13</w:delText>
        </w:r>
      </w:del>
      <w:del w:id="2678" w:author="Strzelczyk, Anthony (A.)" w:date="2020-12-14T20:05:00Z">
        <w:r w:rsidR="002C1D22" w:rsidDel="003E600E">
          <w:rPr>
            <w:noProof/>
          </w:rPr>
          <w:fldChar w:fldCharType="end"/>
        </w:r>
        <w:r w:rsidRPr="0068776C" w:rsidDel="003E600E">
          <w:delText>: Transition</w:delText>
        </w:r>
        <w:r w:rsidR="00066C54" w:rsidDel="003E600E">
          <w:delText>s</w:delText>
        </w:r>
        <w:r w:rsidRPr="0068776C" w:rsidDel="003E600E">
          <w:delText xml:space="preserve"> between Operational </w:delText>
        </w:r>
        <w:r w:rsidR="00066C54" w:rsidRPr="0068776C" w:rsidDel="003E600E">
          <w:delText>Modes</w:delText>
        </w:r>
        <w:r w:rsidR="00066C54" w:rsidDel="003E600E">
          <w:delText xml:space="preserve"> and States</w:delText>
        </w:r>
        <w:r w:rsidR="00E96E55" w:rsidDel="003E600E">
          <w:delText xml:space="preserve"> for Front Fog Lighting</w:delText>
        </w:r>
        <w:bookmarkStart w:id="2679" w:name="_Toc58938029"/>
        <w:bookmarkStart w:id="2680" w:name="_Toc58939368"/>
        <w:bookmarkStart w:id="2681" w:name="_Toc59108265"/>
        <w:bookmarkStart w:id="2682" w:name="_Toc59300769"/>
        <w:bookmarkStart w:id="2683" w:name="_Toc59303485"/>
        <w:bookmarkStart w:id="2684" w:name="_Toc59515316"/>
        <w:bookmarkStart w:id="2685" w:name="_Toc59628562"/>
        <w:bookmarkStart w:id="2686" w:name="_Toc60752197"/>
        <w:bookmarkStart w:id="2687" w:name="_Toc61060990"/>
        <w:bookmarkStart w:id="2688" w:name="_Toc61516787"/>
        <w:bookmarkStart w:id="2689" w:name="_Toc61517192"/>
        <w:bookmarkStart w:id="2690" w:name="_Toc61517597"/>
        <w:bookmarkStart w:id="2691" w:name="_Toc62469283"/>
        <w:bookmarkStart w:id="2692" w:name="_Toc62469689"/>
        <w:bookmarkStart w:id="2693" w:name="_Toc62806028"/>
        <w:bookmarkStart w:id="2694" w:name="_Toc63148819"/>
        <w:bookmarkStart w:id="2695" w:name="_Toc64530095"/>
        <w:bookmarkStart w:id="2696" w:name="_Toc65959064"/>
        <w:bookmarkStart w:id="2697" w:name="_Toc66036011"/>
        <w:bookmarkStart w:id="2698" w:name="_Toc66169820"/>
        <w:bookmarkStart w:id="2699" w:name="_Toc66170234"/>
        <w:bookmarkStart w:id="2700" w:name="_Toc66170986"/>
        <w:bookmarkStart w:id="2701" w:name="_Toc66171369"/>
        <w:bookmarkStart w:id="2702" w:name="_Toc66171752"/>
        <w:bookmarkStart w:id="2703" w:name="_Toc70442839"/>
        <w:bookmarkStart w:id="2704" w:name="_Toc70494775"/>
        <w:bookmarkStart w:id="2705" w:name="_Toc70510945"/>
        <w:bookmarkStart w:id="2706" w:name="_Toc70511339"/>
        <w:bookmarkStart w:id="2707" w:name="_Toc70511722"/>
        <w:bookmarkStart w:id="2708" w:name="_Toc70512105"/>
        <w:bookmarkStart w:id="2709" w:name="_Toc89249838"/>
        <w:bookmarkStart w:id="2710" w:name="_Toc89439599"/>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160CC8F6" w14:textId="7CC1966C" w:rsidR="00E96E55" w:rsidRPr="00E96E55" w:rsidDel="003E600E" w:rsidRDefault="00E96E55">
      <w:pPr>
        <w:spacing w:line="240" w:lineRule="atLeast"/>
        <w:rPr>
          <w:del w:id="2711" w:author="Strzelczyk, Anthony (A.)" w:date="2020-12-14T20:05:00Z"/>
        </w:rPr>
        <w:pPrChange w:id="2712" w:author="Strzelczyk, Anthony (A.)" w:date="2020-12-14T20:05:00Z">
          <w:pPr/>
        </w:pPrChange>
      </w:pPr>
      <w:bookmarkStart w:id="2713" w:name="_Toc58938030"/>
      <w:bookmarkStart w:id="2714" w:name="_Toc58939369"/>
      <w:bookmarkStart w:id="2715" w:name="_Toc59108266"/>
      <w:bookmarkStart w:id="2716" w:name="_Toc59300770"/>
      <w:bookmarkStart w:id="2717" w:name="_Toc59303486"/>
      <w:bookmarkStart w:id="2718" w:name="_Toc59515317"/>
      <w:bookmarkStart w:id="2719" w:name="_Toc59628563"/>
      <w:bookmarkStart w:id="2720" w:name="_Toc60752198"/>
      <w:bookmarkStart w:id="2721" w:name="_Toc61060991"/>
      <w:bookmarkStart w:id="2722" w:name="_Toc61516788"/>
      <w:bookmarkStart w:id="2723" w:name="_Toc61517193"/>
      <w:bookmarkStart w:id="2724" w:name="_Toc61517598"/>
      <w:bookmarkStart w:id="2725" w:name="_Toc62469284"/>
      <w:bookmarkStart w:id="2726" w:name="_Toc62469690"/>
      <w:bookmarkStart w:id="2727" w:name="_Toc62806029"/>
      <w:bookmarkStart w:id="2728" w:name="_Toc63148820"/>
      <w:bookmarkStart w:id="2729" w:name="_Toc64530096"/>
      <w:bookmarkStart w:id="2730" w:name="_Toc65959065"/>
      <w:bookmarkStart w:id="2731" w:name="_Toc66036012"/>
      <w:bookmarkStart w:id="2732" w:name="_Toc66169821"/>
      <w:bookmarkStart w:id="2733" w:name="_Toc66170235"/>
      <w:bookmarkStart w:id="2734" w:name="_Toc66170987"/>
      <w:bookmarkStart w:id="2735" w:name="_Toc66171370"/>
      <w:bookmarkStart w:id="2736" w:name="_Toc66171753"/>
      <w:bookmarkStart w:id="2737" w:name="_Toc70442840"/>
      <w:bookmarkStart w:id="2738" w:name="_Toc70494776"/>
      <w:bookmarkStart w:id="2739" w:name="_Toc70510946"/>
      <w:bookmarkStart w:id="2740" w:name="_Toc70511340"/>
      <w:bookmarkStart w:id="2741" w:name="_Toc70511723"/>
      <w:bookmarkStart w:id="2742" w:name="_Toc70512106"/>
      <w:bookmarkStart w:id="2743" w:name="_Toc89249839"/>
      <w:bookmarkStart w:id="2744" w:name="_Toc89439600"/>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E96E55" w:rsidDel="003E600E" w14:paraId="20B5BC73" w14:textId="39A8A18E" w:rsidTr="005C492B">
        <w:trPr>
          <w:del w:id="2745" w:author="Strzelczyk, Anthony (A.)" w:date="2020-12-14T20:05:00Z"/>
        </w:trPr>
        <w:tc>
          <w:tcPr>
            <w:tcW w:w="1242" w:type="dxa"/>
            <w:shd w:val="clear" w:color="auto" w:fill="D9D9D9" w:themeFill="background1" w:themeFillShade="D9"/>
          </w:tcPr>
          <w:p w14:paraId="03864B34" w14:textId="11C7E660" w:rsidR="00E96E55" w:rsidRPr="00E52B4D" w:rsidDel="003E600E" w:rsidRDefault="00E96E55">
            <w:pPr>
              <w:spacing w:line="240" w:lineRule="atLeast"/>
              <w:rPr>
                <w:del w:id="2746" w:author="Strzelczyk, Anthony (A.)" w:date="2020-12-14T20:05:00Z"/>
                <w:b/>
              </w:rPr>
              <w:pPrChange w:id="2747" w:author="Strzelczyk, Anthony (A.)" w:date="2020-12-14T20:05:00Z">
                <w:pPr/>
              </w:pPrChange>
            </w:pPr>
            <w:del w:id="2748" w:author="Strzelczyk, Anthony (A.)" w:date="2020-12-14T20:05:00Z">
              <w:r w:rsidDel="003E600E">
                <w:rPr>
                  <w:b/>
                </w:rPr>
                <w:delText>Transition ID</w:delText>
              </w:r>
              <w:bookmarkStart w:id="2749" w:name="_Toc58938031"/>
              <w:bookmarkStart w:id="2750" w:name="_Toc58939370"/>
              <w:bookmarkStart w:id="2751" w:name="_Toc59108267"/>
              <w:bookmarkStart w:id="2752" w:name="_Toc59300771"/>
              <w:bookmarkStart w:id="2753" w:name="_Toc59303487"/>
              <w:bookmarkStart w:id="2754" w:name="_Toc59515318"/>
              <w:bookmarkStart w:id="2755" w:name="_Toc59628564"/>
              <w:bookmarkStart w:id="2756" w:name="_Toc60752199"/>
              <w:bookmarkStart w:id="2757" w:name="_Toc61060992"/>
              <w:bookmarkStart w:id="2758" w:name="_Toc61516789"/>
              <w:bookmarkStart w:id="2759" w:name="_Toc61517194"/>
              <w:bookmarkStart w:id="2760" w:name="_Toc61517599"/>
              <w:bookmarkStart w:id="2761" w:name="_Toc62469285"/>
              <w:bookmarkStart w:id="2762" w:name="_Toc62469691"/>
              <w:bookmarkStart w:id="2763" w:name="_Toc62806030"/>
              <w:bookmarkStart w:id="2764" w:name="_Toc63148821"/>
              <w:bookmarkStart w:id="2765" w:name="_Toc64530097"/>
              <w:bookmarkStart w:id="2766" w:name="_Toc65959066"/>
              <w:bookmarkStart w:id="2767" w:name="_Toc66036013"/>
              <w:bookmarkStart w:id="2768" w:name="_Toc66169822"/>
              <w:bookmarkStart w:id="2769" w:name="_Toc66170236"/>
              <w:bookmarkStart w:id="2770" w:name="_Toc66170988"/>
              <w:bookmarkStart w:id="2771" w:name="_Toc66171371"/>
              <w:bookmarkStart w:id="2772" w:name="_Toc66171754"/>
              <w:bookmarkStart w:id="2773" w:name="_Toc70442841"/>
              <w:bookmarkStart w:id="2774" w:name="_Toc70494777"/>
              <w:bookmarkStart w:id="2775" w:name="_Toc70510947"/>
              <w:bookmarkStart w:id="2776" w:name="_Toc70511341"/>
              <w:bookmarkStart w:id="2777" w:name="_Toc70511724"/>
              <w:bookmarkStart w:id="2778" w:name="_Toc70512107"/>
              <w:bookmarkStart w:id="2779" w:name="_Toc89249840"/>
              <w:bookmarkStart w:id="2780" w:name="_Toc89439601"/>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del>
          </w:p>
        </w:tc>
        <w:tc>
          <w:tcPr>
            <w:tcW w:w="5812" w:type="dxa"/>
            <w:shd w:val="clear" w:color="auto" w:fill="D9D9D9" w:themeFill="background1" w:themeFillShade="D9"/>
          </w:tcPr>
          <w:p w14:paraId="51FFC874" w14:textId="3CDD9BE2" w:rsidR="00E96E55" w:rsidRPr="00E52B4D" w:rsidDel="003E600E" w:rsidRDefault="00E96E55">
            <w:pPr>
              <w:spacing w:line="240" w:lineRule="atLeast"/>
              <w:rPr>
                <w:del w:id="2781" w:author="Strzelczyk, Anthony (A.)" w:date="2020-12-14T20:05:00Z"/>
                <w:b/>
              </w:rPr>
              <w:pPrChange w:id="2782" w:author="Strzelczyk, Anthony (A.)" w:date="2020-12-14T20:05:00Z">
                <w:pPr/>
              </w:pPrChange>
            </w:pPr>
            <w:del w:id="2783" w:author="Strzelczyk, Anthony (A.)" w:date="2020-12-14T20:05:00Z">
              <w:r w:rsidRPr="00E52B4D" w:rsidDel="003E600E">
                <w:rPr>
                  <w:b/>
                </w:rPr>
                <w:delText>Description</w:delText>
              </w:r>
              <w:bookmarkStart w:id="2784" w:name="_Toc58938032"/>
              <w:bookmarkStart w:id="2785" w:name="_Toc58939371"/>
              <w:bookmarkStart w:id="2786" w:name="_Toc59108268"/>
              <w:bookmarkStart w:id="2787" w:name="_Toc59300772"/>
              <w:bookmarkStart w:id="2788" w:name="_Toc59303488"/>
              <w:bookmarkStart w:id="2789" w:name="_Toc59515319"/>
              <w:bookmarkStart w:id="2790" w:name="_Toc59628565"/>
              <w:bookmarkStart w:id="2791" w:name="_Toc60752200"/>
              <w:bookmarkStart w:id="2792" w:name="_Toc61060993"/>
              <w:bookmarkStart w:id="2793" w:name="_Toc61516790"/>
              <w:bookmarkStart w:id="2794" w:name="_Toc61517195"/>
              <w:bookmarkStart w:id="2795" w:name="_Toc61517600"/>
              <w:bookmarkStart w:id="2796" w:name="_Toc62469286"/>
              <w:bookmarkStart w:id="2797" w:name="_Toc62469692"/>
              <w:bookmarkStart w:id="2798" w:name="_Toc62806031"/>
              <w:bookmarkStart w:id="2799" w:name="_Toc63148822"/>
              <w:bookmarkStart w:id="2800" w:name="_Toc64530098"/>
              <w:bookmarkStart w:id="2801" w:name="_Toc65959067"/>
              <w:bookmarkStart w:id="2802" w:name="_Toc66036014"/>
              <w:bookmarkStart w:id="2803" w:name="_Toc66169823"/>
              <w:bookmarkStart w:id="2804" w:name="_Toc66170237"/>
              <w:bookmarkStart w:id="2805" w:name="_Toc66170989"/>
              <w:bookmarkStart w:id="2806" w:name="_Toc66171372"/>
              <w:bookmarkStart w:id="2807" w:name="_Toc66171755"/>
              <w:bookmarkStart w:id="2808" w:name="_Toc70442842"/>
              <w:bookmarkStart w:id="2809" w:name="_Toc70494778"/>
              <w:bookmarkStart w:id="2810" w:name="_Toc70510948"/>
              <w:bookmarkStart w:id="2811" w:name="_Toc70511342"/>
              <w:bookmarkStart w:id="2812" w:name="_Toc70511725"/>
              <w:bookmarkStart w:id="2813" w:name="_Toc70512108"/>
              <w:bookmarkStart w:id="2814" w:name="_Toc89249841"/>
              <w:bookmarkStart w:id="2815" w:name="_Toc89439602"/>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del>
          </w:p>
        </w:tc>
        <w:tc>
          <w:tcPr>
            <w:tcW w:w="3260" w:type="dxa"/>
            <w:shd w:val="clear" w:color="auto" w:fill="D9D9D9" w:themeFill="background1" w:themeFillShade="D9"/>
          </w:tcPr>
          <w:p w14:paraId="5CB9FDAE" w14:textId="1CB210FC" w:rsidR="00E96E55" w:rsidDel="003E600E" w:rsidRDefault="00E96E55">
            <w:pPr>
              <w:spacing w:line="240" w:lineRule="atLeast"/>
              <w:rPr>
                <w:del w:id="2816" w:author="Strzelczyk, Anthony (A.)" w:date="2020-12-14T20:05:00Z"/>
                <w:b/>
              </w:rPr>
              <w:pPrChange w:id="2817" w:author="Strzelczyk, Anthony (A.)" w:date="2020-12-14T20:05:00Z">
                <w:pPr/>
              </w:pPrChange>
            </w:pPr>
            <w:del w:id="2818" w:author="Strzelczyk, Anthony (A.)" w:date="2020-12-14T20:05:00Z">
              <w:r w:rsidDel="003E600E">
                <w:rPr>
                  <w:b/>
                </w:rPr>
                <w:delText>Requirements Reference</w:delText>
              </w:r>
              <w:bookmarkStart w:id="2819" w:name="_Toc58938033"/>
              <w:bookmarkStart w:id="2820" w:name="_Toc58939372"/>
              <w:bookmarkStart w:id="2821" w:name="_Toc59108269"/>
              <w:bookmarkStart w:id="2822" w:name="_Toc59300773"/>
              <w:bookmarkStart w:id="2823" w:name="_Toc59303489"/>
              <w:bookmarkStart w:id="2824" w:name="_Toc59515320"/>
              <w:bookmarkStart w:id="2825" w:name="_Toc59628566"/>
              <w:bookmarkStart w:id="2826" w:name="_Toc60752201"/>
              <w:bookmarkStart w:id="2827" w:name="_Toc61060994"/>
              <w:bookmarkStart w:id="2828" w:name="_Toc61516791"/>
              <w:bookmarkStart w:id="2829" w:name="_Toc61517196"/>
              <w:bookmarkStart w:id="2830" w:name="_Toc61517601"/>
              <w:bookmarkStart w:id="2831" w:name="_Toc62469287"/>
              <w:bookmarkStart w:id="2832" w:name="_Toc62469693"/>
              <w:bookmarkStart w:id="2833" w:name="_Toc62806032"/>
              <w:bookmarkStart w:id="2834" w:name="_Toc63148823"/>
              <w:bookmarkStart w:id="2835" w:name="_Toc64530099"/>
              <w:bookmarkStart w:id="2836" w:name="_Toc65959068"/>
              <w:bookmarkStart w:id="2837" w:name="_Toc66036015"/>
              <w:bookmarkStart w:id="2838" w:name="_Toc66169824"/>
              <w:bookmarkStart w:id="2839" w:name="_Toc66170238"/>
              <w:bookmarkStart w:id="2840" w:name="_Toc66170990"/>
              <w:bookmarkStart w:id="2841" w:name="_Toc66171373"/>
              <w:bookmarkStart w:id="2842" w:name="_Toc66171756"/>
              <w:bookmarkStart w:id="2843" w:name="_Toc70442843"/>
              <w:bookmarkStart w:id="2844" w:name="_Toc70494779"/>
              <w:bookmarkStart w:id="2845" w:name="_Toc70510949"/>
              <w:bookmarkStart w:id="2846" w:name="_Toc70511343"/>
              <w:bookmarkStart w:id="2847" w:name="_Toc70511726"/>
              <w:bookmarkStart w:id="2848" w:name="_Toc70512109"/>
              <w:bookmarkStart w:id="2849" w:name="_Toc89249842"/>
              <w:bookmarkStart w:id="2850" w:name="_Toc89439603"/>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del>
          </w:p>
          <w:p w14:paraId="6645D97F" w14:textId="68665A71" w:rsidR="00E96E55" w:rsidRPr="00E52B4D" w:rsidDel="003E600E" w:rsidRDefault="00E96E55">
            <w:pPr>
              <w:spacing w:line="240" w:lineRule="atLeast"/>
              <w:rPr>
                <w:del w:id="2851" w:author="Strzelczyk, Anthony (A.)" w:date="2020-12-14T20:05:00Z"/>
                <w:b/>
              </w:rPr>
              <w:pPrChange w:id="2852" w:author="Strzelczyk, Anthony (A.)" w:date="2020-12-14T20:05:00Z">
                <w:pPr/>
              </w:pPrChange>
            </w:pPr>
            <w:del w:id="2853" w:author="Strzelczyk, Anthony (A.)" w:date="2020-12-14T20:05:00Z">
              <w:r w:rsidRPr="003036CD" w:rsidDel="003E600E">
                <w:delText>(optional)</w:delText>
              </w:r>
              <w:bookmarkStart w:id="2854" w:name="_Toc58938034"/>
              <w:bookmarkStart w:id="2855" w:name="_Toc58939373"/>
              <w:bookmarkStart w:id="2856" w:name="_Toc59108270"/>
              <w:bookmarkStart w:id="2857" w:name="_Toc59300774"/>
              <w:bookmarkStart w:id="2858" w:name="_Toc59303490"/>
              <w:bookmarkStart w:id="2859" w:name="_Toc59515321"/>
              <w:bookmarkStart w:id="2860" w:name="_Toc59628567"/>
              <w:bookmarkStart w:id="2861" w:name="_Toc60752202"/>
              <w:bookmarkStart w:id="2862" w:name="_Toc61060995"/>
              <w:bookmarkStart w:id="2863" w:name="_Toc61516792"/>
              <w:bookmarkStart w:id="2864" w:name="_Toc61517197"/>
              <w:bookmarkStart w:id="2865" w:name="_Toc61517602"/>
              <w:bookmarkStart w:id="2866" w:name="_Toc62469288"/>
              <w:bookmarkStart w:id="2867" w:name="_Toc62469694"/>
              <w:bookmarkStart w:id="2868" w:name="_Toc62806033"/>
              <w:bookmarkStart w:id="2869" w:name="_Toc63148824"/>
              <w:bookmarkStart w:id="2870" w:name="_Toc64530100"/>
              <w:bookmarkStart w:id="2871" w:name="_Toc65959069"/>
              <w:bookmarkStart w:id="2872" w:name="_Toc66036016"/>
              <w:bookmarkStart w:id="2873" w:name="_Toc66169825"/>
              <w:bookmarkStart w:id="2874" w:name="_Toc66170239"/>
              <w:bookmarkStart w:id="2875" w:name="_Toc66170991"/>
              <w:bookmarkStart w:id="2876" w:name="_Toc66171374"/>
              <w:bookmarkStart w:id="2877" w:name="_Toc66171757"/>
              <w:bookmarkStart w:id="2878" w:name="_Toc70442844"/>
              <w:bookmarkStart w:id="2879" w:name="_Toc70494780"/>
              <w:bookmarkStart w:id="2880" w:name="_Toc70510950"/>
              <w:bookmarkStart w:id="2881" w:name="_Toc70511344"/>
              <w:bookmarkStart w:id="2882" w:name="_Toc70511727"/>
              <w:bookmarkStart w:id="2883" w:name="_Toc70512110"/>
              <w:bookmarkStart w:id="2884" w:name="_Toc89249843"/>
              <w:bookmarkStart w:id="2885" w:name="_Toc89439604"/>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del>
          </w:p>
        </w:tc>
        <w:bookmarkStart w:id="2886" w:name="_Toc58938035"/>
        <w:bookmarkStart w:id="2887" w:name="_Toc58939374"/>
        <w:bookmarkStart w:id="2888" w:name="_Toc59108271"/>
        <w:bookmarkStart w:id="2889" w:name="_Toc59300775"/>
        <w:bookmarkStart w:id="2890" w:name="_Toc59303491"/>
        <w:bookmarkStart w:id="2891" w:name="_Toc59515322"/>
        <w:bookmarkStart w:id="2892" w:name="_Toc59628568"/>
        <w:bookmarkStart w:id="2893" w:name="_Toc60752203"/>
        <w:bookmarkStart w:id="2894" w:name="_Toc61060996"/>
        <w:bookmarkStart w:id="2895" w:name="_Toc61516793"/>
        <w:bookmarkStart w:id="2896" w:name="_Toc61517198"/>
        <w:bookmarkStart w:id="2897" w:name="_Toc61517603"/>
        <w:bookmarkStart w:id="2898" w:name="_Toc62469289"/>
        <w:bookmarkStart w:id="2899" w:name="_Toc62469695"/>
        <w:bookmarkStart w:id="2900" w:name="_Toc62806034"/>
        <w:bookmarkStart w:id="2901" w:name="_Toc63148825"/>
        <w:bookmarkStart w:id="2902" w:name="_Toc64530101"/>
        <w:bookmarkStart w:id="2903" w:name="_Toc65959070"/>
        <w:bookmarkStart w:id="2904" w:name="_Toc66036017"/>
        <w:bookmarkStart w:id="2905" w:name="_Toc66169826"/>
        <w:bookmarkStart w:id="2906" w:name="_Toc66170240"/>
        <w:bookmarkStart w:id="2907" w:name="_Toc66170992"/>
        <w:bookmarkStart w:id="2908" w:name="_Toc66171375"/>
        <w:bookmarkStart w:id="2909" w:name="_Toc66171758"/>
        <w:bookmarkStart w:id="2910" w:name="_Toc70442845"/>
        <w:bookmarkStart w:id="2911" w:name="_Toc70494781"/>
        <w:bookmarkStart w:id="2912" w:name="_Toc70510951"/>
        <w:bookmarkStart w:id="2913" w:name="_Toc70511345"/>
        <w:bookmarkStart w:id="2914" w:name="_Toc70511728"/>
        <w:bookmarkStart w:id="2915" w:name="_Toc70512111"/>
        <w:bookmarkStart w:id="2916" w:name="_Toc89249844"/>
        <w:bookmarkStart w:id="2917" w:name="_Toc8943960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tr>
      <w:tr w:rsidR="00E96E55" w:rsidDel="003E600E" w14:paraId="7197DA66" w14:textId="4F679836" w:rsidTr="005C492B">
        <w:trPr>
          <w:del w:id="2918" w:author="Strzelczyk, Anthony (A.)" w:date="2020-12-14T20:05:00Z"/>
        </w:trPr>
        <w:tc>
          <w:tcPr>
            <w:tcW w:w="1242" w:type="dxa"/>
          </w:tcPr>
          <w:p w14:paraId="770B3D0C" w14:textId="67E0CD78" w:rsidR="00E96E55" w:rsidRPr="009D6E77" w:rsidDel="003E600E" w:rsidRDefault="00E96E55">
            <w:pPr>
              <w:spacing w:line="240" w:lineRule="atLeast"/>
              <w:rPr>
                <w:del w:id="2919" w:author="Strzelczyk, Anthony (A.)" w:date="2020-12-14T20:05:00Z"/>
              </w:rPr>
              <w:pPrChange w:id="2920" w:author="Strzelczyk, Anthony (A.)" w:date="2020-12-14T20:05:00Z">
                <w:pPr/>
              </w:pPrChange>
            </w:pPr>
            <w:del w:id="2921" w:author="Strzelczyk, Anthony (A.)" w:date="2020-12-14T20:05:00Z">
              <w:r w:rsidDel="003E600E">
                <w:delText>T1</w:delText>
              </w:r>
              <w:bookmarkStart w:id="2922" w:name="_Toc58938036"/>
              <w:bookmarkStart w:id="2923" w:name="_Toc58939375"/>
              <w:bookmarkStart w:id="2924" w:name="_Toc59108272"/>
              <w:bookmarkStart w:id="2925" w:name="_Toc59300776"/>
              <w:bookmarkStart w:id="2926" w:name="_Toc59303492"/>
              <w:bookmarkStart w:id="2927" w:name="_Toc59515323"/>
              <w:bookmarkStart w:id="2928" w:name="_Toc59628569"/>
              <w:bookmarkStart w:id="2929" w:name="_Toc60752204"/>
              <w:bookmarkStart w:id="2930" w:name="_Toc61060997"/>
              <w:bookmarkStart w:id="2931" w:name="_Toc61516794"/>
              <w:bookmarkStart w:id="2932" w:name="_Toc61517199"/>
              <w:bookmarkStart w:id="2933" w:name="_Toc61517604"/>
              <w:bookmarkStart w:id="2934" w:name="_Toc62469290"/>
              <w:bookmarkStart w:id="2935" w:name="_Toc62469696"/>
              <w:bookmarkStart w:id="2936" w:name="_Toc62806035"/>
              <w:bookmarkStart w:id="2937" w:name="_Toc63148826"/>
              <w:bookmarkStart w:id="2938" w:name="_Toc64530102"/>
              <w:bookmarkStart w:id="2939" w:name="_Toc65959071"/>
              <w:bookmarkStart w:id="2940" w:name="_Toc66036018"/>
              <w:bookmarkStart w:id="2941" w:name="_Toc66169827"/>
              <w:bookmarkStart w:id="2942" w:name="_Toc66170241"/>
              <w:bookmarkStart w:id="2943" w:name="_Toc66170993"/>
              <w:bookmarkStart w:id="2944" w:name="_Toc66171376"/>
              <w:bookmarkStart w:id="2945" w:name="_Toc66171759"/>
              <w:bookmarkStart w:id="2946" w:name="_Toc70442846"/>
              <w:bookmarkStart w:id="2947" w:name="_Toc70494782"/>
              <w:bookmarkStart w:id="2948" w:name="_Toc70510952"/>
              <w:bookmarkStart w:id="2949" w:name="_Toc70511346"/>
              <w:bookmarkStart w:id="2950" w:name="_Toc70511729"/>
              <w:bookmarkStart w:id="2951" w:name="_Toc70512112"/>
              <w:bookmarkStart w:id="2952" w:name="_Toc89249845"/>
              <w:bookmarkStart w:id="2953" w:name="_Toc89439606"/>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del>
          </w:p>
        </w:tc>
        <w:tc>
          <w:tcPr>
            <w:tcW w:w="5812" w:type="dxa"/>
          </w:tcPr>
          <w:p w14:paraId="0531FB2F" w14:textId="36376AAF" w:rsidR="00E96E55" w:rsidDel="003E600E" w:rsidRDefault="00E96E55">
            <w:pPr>
              <w:spacing w:line="240" w:lineRule="atLeast"/>
              <w:rPr>
                <w:del w:id="2954" w:author="Strzelczyk, Anthony (A.)" w:date="2020-12-14T20:05:00Z"/>
              </w:rPr>
              <w:pPrChange w:id="2955" w:author="Strzelczyk, Anthony (A.)" w:date="2020-12-14T20:05:00Z">
                <w:pPr/>
              </w:pPrChange>
            </w:pPr>
            <w:del w:id="2956" w:author="Strzelczyk, Anthony (A.)" w:date="2020-12-14T20:05:00Z">
              <w:r w:rsidDel="003E600E">
                <w:delText>Name: Shut Down</w:delText>
              </w:r>
              <w:bookmarkStart w:id="2957" w:name="_Toc58938037"/>
              <w:bookmarkStart w:id="2958" w:name="_Toc58939376"/>
              <w:bookmarkStart w:id="2959" w:name="_Toc59108273"/>
              <w:bookmarkStart w:id="2960" w:name="_Toc59300777"/>
              <w:bookmarkStart w:id="2961" w:name="_Toc59303493"/>
              <w:bookmarkStart w:id="2962" w:name="_Toc59515324"/>
              <w:bookmarkStart w:id="2963" w:name="_Toc59628570"/>
              <w:bookmarkStart w:id="2964" w:name="_Toc60752205"/>
              <w:bookmarkStart w:id="2965" w:name="_Toc61060998"/>
              <w:bookmarkStart w:id="2966" w:name="_Toc61516795"/>
              <w:bookmarkStart w:id="2967" w:name="_Toc61517200"/>
              <w:bookmarkStart w:id="2968" w:name="_Toc61517605"/>
              <w:bookmarkStart w:id="2969" w:name="_Toc62469291"/>
              <w:bookmarkStart w:id="2970" w:name="_Toc62469697"/>
              <w:bookmarkStart w:id="2971" w:name="_Toc62806036"/>
              <w:bookmarkStart w:id="2972" w:name="_Toc63148827"/>
              <w:bookmarkStart w:id="2973" w:name="_Toc64530103"/>
              <w:bookmarkStart w:id="2974" w:name="_Toc65959072"/>
              <w:bookmarkStart w:id="2975" w:name="_Toc66036019"/>
              <w:bookmarkStart w:id="2976" w:name="_Toc66169828"/>
              <w:bookmarkStart w:id="2977" w:name="_Toc66170242"/>
              <w:bookmarkStart w:id="2978" w:name="_Toc66170994"/>
              <w:bookmarkStart w:id="2979" w:name="_Toc66171377"/>
              <w:bookmarkStart w:id="2980" w:name="_Toc66171760"/>
              <w:bookmarkStart w:id="2981" w:name="_Toc70442847"/>
              <w:bookmarkStart w:id="2982" w:name="_Toc70494783"/>
              <w:bookmarkStart w:id="2983" w:name="_Toc70510953"/>
              <w:bookmarkStart w:id="2984" w:name="_Toc70511347"/>
              <w:bookmarkStart w:id="2985" w:name="_Toc70511730"/>
              <w:bookmarkStart w:id="2986" w:name="_Toc70512113"/>
              <w:bookmarkStart w:id="2987" w:name="_Toc89249846"/>
              <w:bookmarkStart w:id="2988" w:name="_Toc89439607"/>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del>
          </w:p>
          <w:p w14:paraId="697DFD6F" w14:textId="0704793E" w:rsidR="00E96E55" w:rsidDel="003E600E" w:rsidRDefault="00E96E55">
            <w:pPr>
              <w:spacing w:line="240" w:lineRule="atLeast"/>
              <w:rPr>
                <w:del w:id="2989" w:author="Strzelczyk, Anthony (A.)" w:date="2020-12-14T20:05:00Z"/>
              </w:rPr>
              <w:pPrChange w:id="2990" w:author="Strzelczyk, Anthony (A.)" w:date="2020-12-14T20:05:00Z">
                <w:pPr/>
              </w:pPrChange>
            </w:pPr>
            <w:del w:id="2991" w:author="Strzelczyk, Anthony (A.)" w:date="2020-12-14T20:05:00Z">
              <w:r w:rsidDel="003E600E">
                <w:delText>Guard: =system shut down</w:delText>
              </w:r>
              <w:bookmarkStart w:id="2992" w:name="_Toc58938038"/>
              <w:bookmarkStart w:id="2993" w:name="_Toc58939377"/>
              <w:bookmarkStart w:id="2994" w:name="_Toc59108274"/>
              <w:bookmarkStart w:id="2995" w:name="_Toc59300778"/>
              <w:bookmarkStart w:id="2996" w:name="_Toc59303494"/>
              <w:bookmarkStart w:id="2997" w:name="_Toc59515325"/>
              <w:bookmarkStart w:id="2998" w:name="_Toc59628571"/>
              <w:bookmarkStart w:id="2999" w:name="_Toc60752206"/>
              <w:bookmarkStart w:id="3000" w:name="_Toc61060999"/>
              <w:bookmarkStart w:id="3001" w:name="_Toc61516796"/>
              <w:bookmarkStart w:id="3002" w:name="_Toc61517201"/>
              <w:bookmarkStart w:id="3003" w:name="_Toc61517606"/>
              <w:bookmarkStart w:id="3004" w:name="_Toc62469292"/>
              <w:bookmarkStart w:id="3005" w:name="_Toc62469698"/>
              <w:bookmarkStart w:id="3006" w:name="_Toc62806037"/>
              <w:bookmarkStart w:id="3007" w:name="_Toc63148828"/>
              <w:bookmarkStart w:id="3008" w:name="_Toc64530104"/>
              <w:bookmarkStart w:id="3009" w:name="_Toc65959073"/>
              <w:bookmarkStart w:id="3010" w:name="_Toc66036020"/>
              <w:bookmarkStart w:id="3011" w:name="_Toc66169829"/>
              <w:bookmarkStart w:id="3012" w:name="_Toc66170243"/>
              <w:bookmarkStart w:id="3013" w:name="_Toc66170995"/>
              <w:bookmarkStart w:id="3014" w:name="_Toc66171378"/>
              <w:bookmarkStart w:id="3015" w:name="_Toc66171761"/>
              <w:bookmarkStart w:id="3016" w:name="_Toc70442848"/>
              <w:bookmarkStart w:id="3017" w:name="_Toc70494784"/>
              <w:bookmarkStart w:id="3018" w:name="_Toc70510954"/>
              <w:bookmarkStart w:id="3019" w:name="_Toc70511348"/>
              <w:bookmarkStart w:id="3020" w:name="_Toc70511731"/>
              <w:bookmarkStart w:id="3021" w:name="_Toc70512114"/>
              <w:bookmarkStart w:id="3022" w:name="_Toc89249847"/>
              <w:bookmarkStart w:id="3023" w:name="_Toc89439608"/>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del>
          </w:p>
        </w:tc>
        <w:tc>
          <w:tcPr>
            <w:tcW w:w="3260" w:type="dxa"/>
          </w:tcPr>
          <w:p w14:paraId="2170707B" w14:textId="51AC05CE" w:rsidR="00E96E55" w:rsidDel="003E600E" w:rsidRDefault="00E96E55">
            <w:pPr>
              <w:spacing w:line="240" w:lineRule="atLeast"/>
              <w:rPr>
                <w:del w:id="3024" w:author="Strzelczyk, Anthony (A.)" w:date="2020-12-14T20:05:00Z"/>
              </w:rPr>
              <w:pPrChange w:id="3025" w:author="Strzelczyk, Anthony (A.)" w:date="2020-12-14T20:05:00Z">
                <w:pPr/>
              </w:pPrChange>
            </w:pPr>
            <w:bookmarkStart w:id="3026" w:name="_Toc58938039"/>
            <w:bookmarkStart w:id="3027" w:name="_Toc58939378"/>
            <w:bookmarkStart w:id="3028" w:name="_Toc59108275"/>
            <w:bookmarkStart w:id="3029" w:name="_Toc59300779"/>
            <w:bookmarkStart w:id="3030" w:name="_Toc59303495"/>
            <w:bookmarkStart w:id="3031" w:name="_Toc59515326"/>
            <w:bookmarkStart w:id="3032" w:name="_Toc59628572"/>
            <w:bookmarkStart w:id="3033" w:name="_Toc60752207"/>
            <w:bookmarkStart w:id="3034" w:name="_Toc61061000"/>
            <w:bookmarkStart w:id="3035" w:name="_Toc61516797"/>
            <w:bookmarkStart w:id="3036" w:name="_Toc61517202"/>
            <w:bookmarkStart w:id="3037" w:name="_Toc61517607"/>
            <w:bookmarkStart w:id="3038" w:name="_Toc62469293"/>
            <w:bookmarkStart w:id="3039" w:name="_Toc62469699"/>
            <w:bookmarkStart w:id="3040" w:name="_Toc62806038"/>
            <w:bookmarkStart w:id="3041" w:name="_Toc63148829"/>
            <w:bookmarkStart w:id="3042" w:name="_Toc64530105"/>
            <w:bookmarkStart w:id="3043" w:name="_Toc65959074"/>
            <w:bookmarkStart w:id="3044" w:name="_Toc66036021"/>
            <w:bookmarkStart w:id="3045" w:name="_Toc66169830"/>
            <w:bookmarkStart w:id="3046" w:name="_Toc66170244"/>
            <w:bookmarkStart w:id="3047" w:name="_Toc66170996"/>
            <w:bookmarkStart w:id="3048" w:name="_Toc66171379"/>
            <w:bookmarkStart w:id="3049" w:name="_Toc66171762"/>
            <w:bookmarkStart w:id="3050" w:name="_Toc70442849"/>
            <w:bookmarkStart w:id="3051" w:name="_Toc70494785"/>
            <w:bookmarkStart w:id="3052" w:name="_Toc70510955"/>
            <w:bookmarkStart w:id="3053" w:name="_Toc70511349"/>
            <w:bookmarkStart w:id="3054" w:name="_Toc70511732"/>
            <w:bookmarkStart w:id="3055" w:name="_Toc70512115"/>
            <w:bookmarkStart w:id="3056" w:name="_Toc89249848"/>
            <w:bookmarkStart w:id="3057" w:name="_Toc89439609"/>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p>
        </w:tc>
        <w:bookmarkStart w:id="3058" w:name="_Toc58938040"/>
        <w:bookmarkStart w:id="3059" w:name="_Toc58939379"/>
        <w:bookmarkStart w:id="3060" w:name="_Toc59108276"/>
        <w:bookmarkStart w:id="3061" w:name="_Toc59300780"/>
        <w:bookmarkStart w:id="3062" w:name="_Toc59303496"/>
        <w:bookmarkStart w:id="3063" w:name="_Toc59515327"/>
        <w:bookmarkStart w:id="3064" w:name="_Toc59628573"/>
        <w:bookmarkStart w:id="3065" w:name="_Toc60752208"/>
        <w:bookmarkStart w:id="3066" w:name="_Toc61061001"/>
        <w:bookmarkStart w:id="3067" w:name="_Toc61516798"/>
        <w:bookmarkStart w:id="3068" w:name="_Toc61517203"/>
        <w:bookmarkStart w:id="3069" w:name="_Toc61517608"/>
        <w:bookmarkStart w:id="3070" w:name="_Toc62469294"/>
        <w:bookmarkStart w:id="3071" w:name="_Toc62469700"/>
        <w:bookmarkStart w:id="3072" w:name="_Toc62806039"/>
        <w:bookmarkStart w:id="3073" w:name="_Toc63148830"/>
        <w:bookmarkStart w:id="3074" w:name="_Toc64530106"/>
        <w:bookmarkStart w:id="3075" w:name="_Toc65959075"/>
        <w:bookmarkStart w:id="3076" w:name="_Toc66036022"/>
        <w:bookmarkStart w:id="3077" w:name="_Toc66169831"/>
        <w:bookmarkStart w:id="3078" w:name="_Toc66170245"/>
        <w:bookmarkStart w:id="3079" w:name="_Toc66170997"/>
        <w:bookmarkStart w:id="3080" w:name="_Toc66171380"/>
        <w:bookmarkStart w:id="3081" w:name="_Toc66171763"/>
        <w:bookmarkStart w:id="3082" w:name="_Toc70442850"/>
        <w:bookmarkStart w:id="3083" w:name="_Toc70494786"/>
        <w:bookmarkStart w:id="3084" w:name="_Toc70510956"/>
        <w:bookmarkStart w:id="3085" w:name="_Toc70511350"/>
        <w:bookmarkStart w:id="3086" w:name="_Toc70511733"/>
        <w:bookmarkStart w:id="3087" w:name="_Toc70512116"/>
        <w:bookmarkStart w:id="3088" w:name="_Toc89249849"/>
        <w:bookmarkStart w:id="3089" w:name="_Toc89439610"/>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tr>
      <w:tr w:rsidR="00E96E55" w:rsidDel="003E600E" w14:paraId="7D91EBC2" w14:textId="47662A04" w:rsidTr="005C492B">
        <w:trPr>
          <w:del w:id="3090" w:author="Strzelczyk, Anthony (A.)" w:date="2020-12-14T20:05:00Z"/>
        </w:trPr>
        <w:tc>
          <w:tcPr>
            <w:tcW w:w="1242" w:type="dxa"/>
          </w:tcPr>
          <w:p w14:paraId="69A27257" w14:textId="49339D7F" w:rsidR="00E96E55" w:rsidRPr="009D6E77" w:rsidDel="003E600E" w:rsidRDefault="00E96E55">
            <w:pPr>
              <w:spacing w:line="240" w:lineRule="atLeast"/>
              <w:rPr>
                <w:del w:id="3091" w:author="Strzelczyk, Anthony (A.)" w:date="2020-12-14T20:05:00Z"/>
              </w:rPr>
              <w:pPrChange w:id="3092" w:author="Strzelczyk, Anthony (A.)" w:date="2020-12-14T20:05:00Z">
                <w:pPr/>
              </w:pPrChange>
            </w:pPr>
            <w:del w:id="3093" w:author="Strzelczyk, Anthony (A.)" w:date="2020-12-14T20:05:00Z">
              <w:r w:rsidDel="003E600E">
                <w:delText>T2</w:delText>
              </w:r>
              <w:bookmarkStart w:id="3094" w:name="_Toc58938041"/>
              <w:bookmarkStart w:id="3095" w:name="_Toc58939380"/>
              <w:bookmarkStart w:id="3096" w:name="_Toc59108277"/>
              <w:bookmarkStart w:id="3097" w:name="_Toc59300781"/>
              <w:bookmarkStart w:id="3098" w:name="_Toc59303497"/>
              <w:bookmarkStart w:id="3099" w:name="_Toc59515328"/>
              <w:bookmarkStart w:id="3100" w:name="_Toc59628574"/>
              <w:bookmarkStart w:id="3101" w:name="_Toc60752209"/>
              <w:bookmarkStart w:id="3102" w:name="_Toc61061002"/>
              <w:bookmarkStart w:id="3103" w:name="_Toc61516799"/>
              <w:bookmarkStart w:id="3104" w:name="_Toc61517204"/>
              <w:bookmarkStart w:id="3105" w:name="_Toc61517609"/>
              <w:bookmarkStart w:id="3106" w:name="_Toc62469295"/>
              <w:bookmarkStart w:id="3107" w:name="_Toc62469701"/>
              <w:bookmarkStart w:id="3108" w:name="_Toc62806040"/>
              <w:bookmarkStart w:id="3109" w:name="_Toc63148831"/>
              <w:bookmarkStart w:id="3110" w:name="_Toc64530107"/>
              <w:bookmarkStart w:id="3111" w:name="_Toc65959076"/>
              <w:bookmarkStart w:id="3112" w:name="_Toc66036023"/>
              <w:bookmarkStart w:id="3113" w:name="_Toc66169832"/>
              <w:bookmarkStart w:id="3114" w:name="_Toc66170246"/>
              <w:bookmarkStart w:id="3115" w:name="_Toc66170998"/>
              <w:bookmarkStart w:id="3116" w:name="_Toc66171381"/>
              <w:bookmarkStart w:id="3117" w:name="_Toc66171764"/>
              <w:bookmarkStart w:id="3118" w:name="_Toc70442851"/>
              <w:bookmarkStart w:id="3119" w:name="_Toc70494787"/>
              <w:bookmarkStart w:id="3120" w:name="_Toc70510957"/>
              <w:bookmarkStart w:id="3121" w:name="_Toc70511351"/>
              <w:bookmarkStart w:id="3122" w:name="_Toc70511734"/>
              <w:bookmarkStart w:id="3123" w:name="_Toc70512117"/>
              <w:bookmarkStart w:id="3124" w:name="_Toc89249850"/>
              <w:bookmarkStart w:id="3125" w:name="_Toc89439611"/>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del>
          </w:p>
        </w:tc>
        <w:tc>
          <w:tcPr>
            <w:tcW w:w="5812" w:type="dxa"/>
          </w:tcPr>
          <w:p w14:paraId="1809540A" w14:textId="5C2DDB50" w:rsidR="00E96E55" w:rsidDel="003E600E" w:rsidRDefault="00E96E55">
            <w:pPr>
              <w:spacing w:line="240" w:lineRule="atLeast"/>
              <w:rPr>
                <w:del w:id="3126" w:author="Strzelczyk, Anthony (A.)" w:date="2020-12-14T20:05:00Z"/>
              </w:rPr>
              <w:pPrChange w:id="3127" w:author="Strzelczyk, Anthony (A.)" w:date="2020-12-14T20:05:00Z">
                <w:pPr/>
              </w:pPrChange>
            </w:pPr>
            <w:del w:id="3128" w:author="Strzelczyk, Anthony (A.)" w:date="2020-12-14T20:05:00Z">
              <w:r w:rsidDel="003E600E">
                <w:delText>Guard: RFL Switch ON || Virtual Driver request ON</w:delText>
              </w:r>
              <w:bookmarkStart w:id="3129" w:name="_Toc58938042"/>
              <w:bookmarkStart w:id="3130" w:name="_Toc58939381"/>
              <w:bookmarkStart w:id="3131" w:name="_Toc59108278"/>
              <w:bookmarkStart w:id="3132" w:name="_Toc59300782"/>
              <w:bookmarkStart w:id="3133" w:name="_Toc59303498"/>
              <w:bookmarkStart w:id="3134" w:name="_Toc59515329"/>
              <w:bookmarkStart w:id="3135" w:name="_Toc59628575"/>
              <w:bookmarkStart w:id="3136" w:name="_Toc60752210"/>
              <w:bookmarkStart w:id="3137" w:name="_Toc61061003"/>
              <w:bookmarkStart w:id="3138" w:name="_Toc61516800"/>
              <w:bookmarkStart w:id="3139" w:name="_Toc61517205"/>
              <w:bookmarkStart w:id="3140" w:name="_Toc61517610"/>
              <w:bookmarkStart w:id="3141" w:name="_Toc62469296"/>
              <w:bookmarkStart w:id="3142" w:name="_Toc62469702"/>
              <w:bookmarkStart w:id="3143" w:name="_Toc62806041"/>
              <w:bookmarkStart w:id="3144" w:name="_Toc63148832"/>
              <w:bookmarkStart w:id="3145" w:name="_Toc64530108"/>
              <w:bookmarkStart w:id="3146" w:name="_Toc65959077"/>
              <w:bookmarkStart w:id="3147" w:name="_Toc66036024"/>
              <w:bookmarkStart w:id="3148" w:name="_Toc66169833"/>
              <w:bookmarkStart w:id="3149" w:name="_Toc66170247"/>
              <w:bookmarkStart w:id="3150" w:name="_Toc66170999"/>
              <w:bookmarkStart w:id="3151" w:name="_Toc66171382"/>
              <w:bookmarkStart w:id="3152" w:name="_Toc66171765"/>
              <w:bookmarkStart w:id="3153" w:name="_Toc70442852"/>
              <w:bookmarkStart w:id="3154" w:name="_Toc70494788"/>
              <w:bookmarkStart w:id="3155" w:name="_Toc70510958"/>
              <w:bookmarkStart w:id="3156" w:name="_Toc70511352"/>
              <w:bookmarkStart w:id="3157" w:name="_Toc70511735"/>
              <w:bookmarkStart w:id="3158" w:name="_Toc70512118"/>
              <w:bookmarkStart w:id="3159" w:name="_Toc89249851"/>
              <w:bookmarkStart w:id="3160" w:name="_Toc89439612"/>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del>
          </w:p>
        </w:tc>
        <w:tc>
          <w:tcPr>
            <w:tcW w:w="3260" w:type="dxa"/>
          </w:tcPr>
          <w:p w14:paraId="38E9D4B5" w14:textId="66438585" w:rsidR="00E96E55" w:rsidDel="003E600E" w:rsidRDefault="00E96E55">
            <w:pPr>
              <w:spacing w:line="240" w:lineRule="atLeast"/>
              <w:rPr>
                <w:del w:id="3161" w:author="Strzelczyk, Anthony (A.)" w:date="2020-12-14T20:05:00Z"/>
              </w:rPr>
              <w:pPrChange w:id="3162" w:author="Strzelczyk, Anthony (A.)" w:date="2020-12-14T20:05:00Z">
                <w:pPr/>
              </w:pPrChange>
            </w:pPr>
            <w:bookmarkStart w:id="3163" w:name="_Toc58938043"/>
            <w:bookmarkStart w:id="3164" w:name="_Toc58939382"/>
            <w:bookmarkStart w:id="3165" w:name="_Toc59108279"/>
            <w:bookmarkStart w:id="3166" w:name="_Toc59300783"/>
            <w:bookmarkStart w:id="3167" w:name="_Toc59303499"/>
            <w:bookmarkStart w:id="3168" w:name="_Toc59515330"/>
            <w:bookmarkStart w:id="3169" w:name="_Toc59628576"/>
            <w:bookmarkStart w:id="3170" w:name="_Toc60752211"/>
            <w:bookmarkStart w:id="3171" w:name="_Toc61061004"/>
            <w:bookmarkStart w:id="3172" w:name="_Toc61516801"/>
            <w:bookmarkStart w:id="3173" w:name="_Toc61517206"/>
            <w:bookmarkStart w:id="3174" w:name="_Toc61517611"/>
            <w:bookmarkStart w:id="3175" w:name="_Toc62469297"/>
            <w:bookmarkStart w:id="3176" w:name="_Toc62469703"/>
            <w:bookmarkStart w:id="3177" w:name="_Toc62806042"/>
            <w:bookmarkStart w:id="3178" w:name="_Toc63148833"/>
            <w:bookmarkStart w:id="3179" w:name="_Toc64530109"/>
            <w:bookmarkStart w:id="3180" w:name="_Toc65959078"/>
            <w:bookmarkStart w:id="3181" w:name="_Toc66036025"/>
            <w:bookmarkStart w:id="3182" w:name="_Toc66169834"/>
            <w:bookmarkStart w:id="3183" w:name="_Toc66170248"/>
            <w:bookmarkStart w:id="3184" w:name="_Toc66171000"/>
            <w:bookmarkStart w:id="3185" w:name="_Toc66171383"/>
            <w:bookmarkStart w:id="3186" w:name="_Toc66171766"/>
            <w:bookmarkStart w:id="3187" w:name="_Toc70442853"/>
            <w:bookmarkStart w:id="3188" w:name="_Toc70494789"/>
            <w:bookmarkStart w:id="3189" w:name="_Toc70510959"/>
            <w:bookmarkStart w:id="3190" w:name="_Toc70511353"/>
            <w:bookmarkStart w:id="3191" w:name="_Toc70511736"/>
            <w:bookmarkStart w:id="3192" w:name="_Toc70512119"/>
            <w:bookmarkStart w:id="3193" w:name="_Toc89249852"/>
            <w:bookmarkStart w:id="3194" w:name="_Toc89439613"/>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p>
        </w:tc>
        <w:bookmarkStart w:id="3195" w:name="_Toc58938044"/>
        <w:bookmarkStart w:id="3196" w:name="_Toc58939383"/>
        <w:bookmarkStart w:id="3197" w:name="_Toc59108280"/>
        <w:bookmarkStart w:id="3198" w:name="_Toc59300784"/>
        <w:bookmarkStart w:id="3199" w:name="_Toc59303500"/>
        <w:bookmarkStart w:id="3200" w:name="_Toc59515331"/>
        <w:bookmarkStart w:id="3201" w:name="_Toc59628577"/>
        <w:bookmarkStart w:id="3202" w:name="_Toc60752212"/>
        <w:bookmarkStart w:id="3203" w:name="_Toc61061005"/>
        <w:bookmarkStart w:id="3204" w:name="_Toc61516802"/>
        <w:bookmarkStart w:id="3205" w:name="_Toc61517207"/>
        <w:bookmarkStart w:id="3206" w:name="_Toc61517612"/>
        <w:bookmarkStart w:id="3207" w:name="_Toc62469298"/>
        <w:bookmarkStart w:id="3208" w:name="_Toc62469704"/>
        <w:bookmarkStart w:id="3209" w:name="_Toc62806043"/>
        <w:bookmarkStart w:id="3210" w:name="_Toc63148834"/>
        <w:bookmarkStart w:id="3211" w:name="_Toc64530110"/>
        <w:bookmarkStart w:id="3212" w:name="_Toc65959079"/>
        <w:bookmarkStart w:id="3213" w:name="_Toc66036026"/>
        <w:bookmarkStart w:id="3214" w:name="_Toc66169835"/>
        <w:bookmarkStart w:id="3215" w:name="_Toc66170249"/>
        <w:bookmarkStart w:id="3216" w:name="_Toc66171001"/>
        <w:bookmarkStart w:id="3217" w:name="_Toc66171384"/>
        <w:bookmarkStart w:id="3218" w:name="_Toc66171767"/>
        <w:bookmarkStart w:id="3219" w:name="_Toc70442854"/>
        <w:bookmarkStart w:id="3220" w:name="_Toc70494790"/>
        <w:bookmarkStart w:id="3221" w:name="_Toc70510960"/>
        <w:bookmarkStart w:id="3222" w:name="_Toc70511354"/>
        <w:bookmarkStart w:id="3223" w:name="_Toc70511737"/>
        <w:bookmarkStart w:id="3224" w:name="_Toc70512120"/>
        <w:bookmarkStart w:id="3225" w:name="_Toc89249853"/>
        <w:bookmarkStart w:id="3226" w:name="_Toc8943961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tr>
      <w:tr w:rsidR="00E96E55" w:rsidDel="003E600E" w14:paraId="79FD2710" w14:textId="3840EB5F" w:rsidTr="005C492B">
        <w:trPr>
          <w:del w:id="3227" w:author="Strzelczyk, Anthony (A.)" w:date="2020-12-14T20:05:00Z"/>
        </w:trPr>
        <w:tc>
          <w:tcPr>
            <w:tcW w:w="1242" w:type="dxa"/>
          </w:tcPr>
          <w:p w14:paraId="620E60AB" w14:textId="3E4BE6AE" w:rsidR="00E96E55" w:rsidRPr="009D6E77" w:rsidDel="003E600E" w:rsidRDefault="00E96E55">
            <w:pPr>
              <w:spacing w:line="240" w:lineRule="atLeast"/>
              <w:rPr>
                <w:del w:id="3228" w:author="Strzelczyk, Anthony (A.)" w:date="2020-12-14T20:05:00Z"/>
              </w:rPr>
              <w:pPrChange w:id="3229" w:author="Strzelczyk, Anthony (A.)" w:date="2020-12-14T20:05:00Z">
                <w:pPr/>
              </w:pPrChange>
            </w:pPr>
            <w:del w:id="3230" w:author="Strzelczyk, Anthony (A.)" w:date="2020-12-14T20:05:00Z">
              <w:r w:rsidDel="003E600E">
                <w:delText>T3</w:delText>
              </w:r>
              <w:bookmarkStart w:id="3231" w:name="_Toc58938045"/>
              <w:bookmarkStart w:id="3232" w:name="_Toc58939384"/>
              <w:bookmarkStart w:id="3233" w:name="_Toc59108281"/>
              <w:bookmarkStart w:id="3234" w:name="_Toc59300785"/>
              <w:bookmarkStart w:id="3235" w:name="_Toc59303501"/>
              <w:bookmarkStart w:id="3236" w:name="_Toc59515332"/>
              <w:bookmarkStart w:id="3237" w:name="_Toc59628578"/>
              <w:bookmarkStart w:id="3238" w:name="_Toc60752213"/>
              <w:bookmarkStart w:id="3239" w:name="_Toc61061006"/>
              <w:bookmarkStart w:id="3240" w:name="_Toc61516803"/>
              <w:bookmarkStart w:id="3241" w:name="_Toc61517208"/>
              <w:bookmarkStart w:id="3242" w:name="_Toc61517613"/>
              <w:bookmarkStart w:id="3243" w:name="_Toc62469299"/>
              <w:bookmarkStart w:id="3244" w:name="_Toc62469705"/>
              <w:bookmarkStart w:id="3245" w:name="_Toc62806044"/>
              <w:bookmarkStart w:id="3246" w:name="_Toc63148835"/>
              <w:bookmarkStart w:id="3247" w:name="_Toc64530111"/>
              <w:bookmarkStart w:id="3248" w:name="_Toc65959080"/>
              <w:bookmarkStart w:id="3249" w:name="_Toc66036027"/>
              <w:bookmarkStart w:id="3250" w:name="_Toc66169836"/>
              <w:bookmarkStart w:id="3251" w:name="_Toc66170250"/>
              <w:bookmarkStart w:id="3252" w:name="_Toc66171002"/>
              <w:bookmarkStart w:id="3253" w:name="_Toc66171385"/>
              <w:bookmarkStart w:id="3254" w:name="_Toc66171768"/>
              <w:bookmarkStart w:id="3255" w:name="_Toc70442855"/>
              <w:bookmarkStart w:id="3256" w:name="_Toc70494791"/>
              <w:bookmarkStart w:id="3257" w:name="_Toc70510961"/>
              <w:bookmarkStart w:id="3258" w:name="_Toc70511355"/>
              <w:bookmarkStart w:id="3259" w:name="_Toc70511738"/>
              <w:bookmarkStart w:id="3260" w:name="_Toc70512121"/>
              <w:bookmarkStart w:id="3261" w:name="_Toc89249854"/>
              <w:bookmarkStart w:id="3262" w:name="_Toc89439615"/>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del>
          </w:p>
        </w:tc>
        <w:tc>
          <w:tcPr>
            <w:tcW w:w="5812" w:type="dxa"/>
          </w:tcPr>
          <w:p w14:paraId="5C9F6F3D" w14:textId="00DD7702" w:rsidR="00E96E55" w:rsidDel="003E600E" w:rsidRDefault="00E96E55">
            <w:pPr>
              <w:spacing w:line="240" w:lineRule="atLeast"/>
              <w:rPr>
                <w:del w:id="3263" w:author="Strzelczyk, Anthony (A.)" w:date="2020-12-14T20:05:00Z"/>
              </w:rPr>
              <w:pPrChange w:id="3264" w:author="Strzelczyk, Anthony (A.)" w:date="2020-12-14T20:05:00Z">
                <w:pPr/>
              </w:pPrChange>
            </w:pPr>
            <w:del w:id="3265" w:author="Strzelczyk, Anthony (A.)" w:date="2020-12-14T20:05:00Z">
              <w:r w:rsidDel="003E600E">
                <w:delText>Name: Initialisation</w:delText>
              </w:r>
              <w:bookmarkStart w:id="3266" w:name="_Toc58938046"/>
              <w:bookmarkStart w:id="3267" w:name="_Toc58939385"/>
              <w:bookmarkStart w:id="3268" w:name="_Toc59108282"/>
              <w:bookmarkStart w:id="3269" w:name="_Toc59300786"/>
              <w:bookmarkStart w:id="3270" w:name="_Toc59303502"/>
              <w:bookmarkStart w:id="3271" w:name="_Toc59515333"/>
              <w:bookmarkStart w:id="3272" w:name="_Toc59628579"/>
              <w:bookmarkStart w:id="3273" w:name="_Toc60752214"/>
              <w:bookmarkStart w:id="3274" w:name="_Toc61061007"/>
              <w:bookmarkStart w:id="3275" w:name="_Toc61516804"/>
              <w:bookmarkStart w:id="3276" w:name="_Toc61517209"/>
              <w:bookmarkStart w:id="3277" w:name="_Toc61517614"/>
              <w:bookmarkStart w:id="3278" w:name="_Toc62469300"/>
              <w:bookmarkStart w:id="3279" w:name="_Toc62469706"/>
              <w:bookmarkStart w:id="3280" w:name="_Toc62806045"/>
              <w:bookmarkStart w:id="3281" w:name="_Toc63148836"/>
              <w:bookmarkStart w:id="3282" w:name="_Toc64530112"/>
              <w:bookmarkStart w:id="3283" w:name="_Toc65959081"/>
              <w:bookmarkStart w:id="3284" w:name="_Toc66036028"/>
              <w:bookmarkStart w:id="3285" w:name="_Toc66169837"/>
              <w:bookmarkStart w:id="3286" w:name="_Toc66170251"/>
              <w:bookmarkStart w:id="3287" w:name="_Toc66171003"/>
              <w:bookmarkStart w:id="3288" w:name="_Toc66171386"/>
              <w:bookmarkStart w:id="3289" w:name="_Toc66171769"/>
              <w:bookmarkStart w:id="3290" w:name="_Toc70442856"/>
              <w:bookmarkStart w:id="3291" w:name="_Toc70494792"/>
              <w:bookmarkStart w:id="3292" w:name="_Toc70510962"/>
              <w:bookmarkStart w:id="3293" w:name="_Toc70511356"/>
              <w:bookmarkStart w:id="3294" w:name="_Toc70511739"/>
              <w:bookmarkStart w:id="3295" w:name="_Toc70512122"/>
              <w:bookmarkStart w:id="3296" w:name="_Toc89249855"/>
              <w:bookmarkStart w:id="3297" w:name="_Toc89439616"/>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del>
          </w:p>
          <w:p w14:paraId="6B7B5F4F" w14:textId="4B2B3A61" w:rsidR="00E96E55" w:rsidDel="003E600E" w:rsidRDefault="00E96E55">
            <w:pPr>
              <w:spacing w:line="240" w:lineRule="atLeast"/>
              <w:rPr>
                <w:del w:id="3298" w:author="Strzelczyk, Anthony (A.)" w:date="2020-12-14T20:05:00Z"/>
              </w:rPr>
              <w:pPrChange w:id="3299" w:author="Strzelczyk, Anthony (A.)" w:date="2020-12-14T20:05:00Z">
                <w:pPr/>
              </w:pPrChange>
            </w:pPr>
            <w:del w:id="3300" w:author="Strzelczyk, Anthony (A.)" w:date="2020-12-14T20:05:00Z">
              <w:r w:rsidDel="003E600E">
                <w:delText>Guard: =system start up</w:delText>
              </w:r>
              <w:bookmarkStart w:id="3301" w:name="_Toc58938047"/>
              <w:bookmarkStart w:id="3302" w:name="_Toc58939386"/>
              <w:bookmarkStart w:id="3303" w:name="_Toc59108283"/>
              <w:bookmarkStart w:id="3304" w:name="_Toc59300787"/>
              <w:bookmarkStart w:id="3305" w:name="_Toc59303503"/>
              <w:bookmarkStart w:id="3306" w:name="_Toc59515334"/>
              <w:bookmarkStart w:id="3307" w:name="_Toc59628580"/>
              <w:bookmarkStart w:id="3308" w:name="_Toc60752215"/>
              <w:bookmarkStart w:id="3309" w:name="_Toc61061008"/>
              <w:bookmarkStart w:id="3310" w:name="_Toc61516805"/>
              <w:bookmarkStart w:id="3311" w:name="_Toc61517210"/>
              <w:bookmarkStart w:id="3312" w:name="_Toc61517615"/>
              <w:bookmarkStart w:id="3313" w:name="_Toc62469301"/>
              <w:bookmarkStart w:id="3314" w:name="_Toc62469707"/>
              <w:bookmarkStart w:id="3315" w:name="_Toc62806046"/>
              <w:bookmarkStart w:id="3316" w:name="_Toc63148837"/>
              <w:bookmarkStart w:id="3317" w:name="_Toc64530113"/>
              <w:bookmarkStart w:id="3318" w:name="_Toc65959082"/>
              <w:bookmarkStart w:id="3319" w:name="_Toc66036029"/>
              <w:bookmarkStart w:id="3320" w:name="_Toc66169838"/>
              <w:bookmarkStart w:id="3321" w:name="_Toc66170252"/>
              <w:bookmarkStart w:id="3322" w:name="_Toc66171004"/>
              <w:bookmarkStart w:id="3323" w:name="_Toc66171387"/>
              <w:bookmarkStart w:id="3324" w:name="_Toc66171770"/>
              <w:bookmarkStart w:id="3325" w:name="_Toc70442857"/>
              <w:bookmarkStart w:id="3326" w:name="_Toc70494793"/>
              <w:bookmarkStart w:id="3327" w:name="_Toc70510963"/>
              <w:bookmarkStart w:id="3328" w:name="_Toc70511357"/>
              <w:bookmarkStart w:id="3329" w:name="_Toc70511740"/>
              <w:bookmarkStart w:id="3330" w:name="_Toc70512123"/>
              <w:bookmarkStart w:id="3331" w:name="_Toc89249856"/>
              <w:bookmarkStart w:id="3332" w:name="_Toc89439617"/>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del>
          </w:p>
        </w:tc>
        <w:tc>
          <w:tcPr>
            <w:tcW w:w="3260" w:type="dxa"/>
          </w:tcPr>
          <w:p w14:paraId="770445F8" w14:textId="546B6CFC" w:rsidR="00E96E55" w:rsidDel="003E600E" w:rsidRDefault="00E96E55">
            <w:pPr>
              <w:spacing w:line="240" w:lineRule="atLeast"/>
              <w:rPr>
                <w:del w:id="3333" w:author="Strzelczyk, Anthony (A.)" w:date="2020-12-14T20:05:00Z"/>
              </w:rPr>
              <w:pPrChange w:id="3334" w:author="Strzelczyk, Anthony (A.)" w:date="2020-12-14T20:05:00Z">
                <w:pPr/>
              </w:pPrChange>
            </w:pPr>
            <w:bookmarkStart w:id="3335" w:name="_Toc58938048"/>
            <w:bookmarkStart w:id="3336" w:name="_Toc58939387"/>
            <w:bookmarkStart w:id="3337" w:name="_Toc59108284"/>
            <w:bookmarkStart w:id="3338" w:name="_Toc59300788"/>
            <w:bookmarkStart w:id="3339" w:name="_Toc59303504"/>
            <w:bookmarkStart w:id="3340" w:name="_Toc59515335"/>
            <w:bookmarkStart w:id="3341" w:name="_Toc59628581"/>
            <w:bookmarkStart w:id="3342" w:name="_Toc60752216"/>
            <w:bookmarkStart w:id="3343" w:name="_Toc61061009"/>
            <w:bookmarkStart w:id="3344" w:name="_Toc61516806"/>
            <w:bookmarkStart w:id="3345" w:name="_Toc61517211"/>
            <w:bookmarkStart w:id="3346" w:name="_Toc61517616"/>
            <w:bookmarkStart w:id="3347" w:name="_Toc62469302"/>
            <w:bookmarkStart w:id="3348" w:name="_Toc62469708"/>
            <w:bookmarkStart w:id="3349" w:name="_Toc62806047"/>
            <w:bookmarkStart w:id="3350" w:name="_Toc63148838"/>
            <w:bookmarkStart w:id="3351" w:name="_Toc64530114"/>
            <w:bookmarkStart w:id="3352" w:name="_Toc65959083"/>
            <w:bookmarkStart w:id="3353" w:name="_Toc66036030"/>
            <w:bookmarkStart w:id="3354" w:name="_Toc66169839"/>
            <w:bookmarkStart w:id="3355" w:name="_Toc66170253"/>
            <w:bookmarkStart w:id="3356" w:name="_Toc66171005"/>
            <w:bookmarkStart w:id="3357" w:name="_Toc66171388"/>
            <w:bookmarkStart w:id="3358" w:name="_Toc66171771"/>
            <w:bookmarkStart w:id="3359" w:name="_Toc70442858"/>
            <w:bookmarkStart w:id="3360" w:name="_Toc70494794"/>
            <w:bookmarkStart w:id="3361" w:name="_Toc70510964"/>
            <w:bookmarkStart w:id="3362" w:name="_Toc70511358"/>
            <w:bookmarkStart w:id="3363" w:name="_Toc70511741"/>
            <w:bookmarkStart w:id="3364" w:name="_Toc70512124"/>
            <w:bookmarkStart w:id="3365" w:name="_Toc89249857"/>
            <w:bookmarkStart w:id="3366" w:name="_Toc89439618"/>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tc>
        <w:bookmarkStart w:id="3367" w:name="_Toc58938049"/>
        <w:bookmarkStart w:id="3368" w:name="_Toc58939388"/>
        <w:bookmarkStart w:id="3369" w:name="_Toc59108285"/>
        <w:bookmarkStart w:id="3370" w:name="_Toc59300789"/>
        <w:bookmarkStart w:id="3371" w:name="_Toc59303505"/>
        <w:bookmarkStart w:id="3372" w:name="_Toc59515336"/>
        <w:bookmarkStart w:id="3373" w:name="_Toc59628582"/>
        <w:bookmarkStart w:id="3374" w:name="_Toc60752217"/>
        <w:bookmarkStart w:id="3375" w:name="_Toc61061010"/>
        <w:bookmarkStart w:id="3376" w:name="_Toc61516807"/>
        <w:bookmarkStart w:id="3377" w:name="_Toc61517212"/>
        <w:bookmarkStart w:id="3378" w:name="_Toc61517617"/>
        <w:bookmarkStart w:id="3379" w:name="_Toc62469303"/>
        <w:bookmarkStart w:id="3380" w:name="_Toc62469709"/>
        <w:bookmarkStart w:id="3381" w:name="_Toc62806048"/>
        <w:bookmarkStart w:id="3382" w:name="_Toc63148839"/>
        <w:bookmarkStart w:id="3383" w:name="_Toc64530115"/>
        <w:bookmarkStart w:id="3384" w:name="_Toc65959084"/>
        <w:bookmarkStart w:id="3385" w:name="_Toc66036031"/>
        <w:bookmarkStart w:id="3386" w:name="_Toc66169840"/>
        <w:bookmarkStart w:id="3387" w:name="_Toc66170254"/>
        <w:bookmarkStart w:id="3388" w:name="_Toc66171006"/>
        <w:bookmarkStart w:id="3389" w:name="_Toc66171389"/>
        <w:bookmarkStart w:id="3390" w:name="_Toc66171772"/>
        <w:bookmarkStart w:id="3391" w:name="_Toc70442859"/>
        <w:bookmarkStart w:id="3392" w:name="_Toc70494795"/>
        <w:bookmarkStart w:id="3393" w:name="_Toc70510965"/>
        <w:bookmarkStart w:id="3394" w:name="_Toc70511359"/>
        <w:bookmarkStart w:id="3395" w:name="_Toc70511742"/>
        <w:bookmarkStart w:id="3396" w:name="_Toc70512125"/>
        <w:bookmarkStart w:id="3397" w:name="_Toc89249858"/>
        <w:bookmarkStart w:id="3398" w:name="_Toc89439619"/>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tr>
      <w:tr w:rsidR="00E96E55" w:rsidDel="003E600E" w14:paraId="3E5FC028" w14:textId="5532A334" w:rsidTr="005C492B">
        <w:trPr>
          <w:del w:id="3399" w:author="Strzelczyk, Anthony (A.)" w:date="2020-12-14T20:05:00Z"/>
        </w:trPr>
        <w:tc>
          <w:tcPr>
            <w:tcW w:w="1242" w:type="dxa"/>
          </w:tcPr>
          <w:p w14:paraId="7FD08745" w14:textId="631D985D" w:rsidR="00E96E55" w:rsidRPr="009D6E77" w:rsidDel="003E600E" w:rsidRDefault="00E96E55">
            <w:pPr>
              <w:spacing w:line="240" w:lineRule="atLeast"/>
              <w:rPr>
                <w:del w:id="3400" w:author="Strzelczyk, Anthony (A.)" w:date="2020-12-14T20:05:00Z"/>
              </w:rPr>
              <w:pPrChange w:id="3401" w:author="Strzelczyk, Anthony (A.)" w:date="2020-12-14T20:05:00Z">
                <w:pPr/>
              </w:pPrChange>
            </w:pPr>
            <w:del w:id="3402" w:author="Strzelczyk, Anthony (A.)" w:date="2020-12-14T20:05:00Z">
              <w:r w:rsidDel="003E600E">
                <w:delText>T4</w:delText>
              </w:r>
              <w:bookmarkStart w:id="3403" w:name="_Toc58938050"/>
              <w:bookmarkStart w:id="3404" w:name="_Toc58939389"/>
              <w:bookmarkStart w:id="3405" w:name="_Toc59108286"/>
              <w:bookmarkStart w:id="3406" w:name="_Toc59300790"/>
              <w:bookmarkStart w:id="3407" w:name="_Toc59303506"/>
              <w:bookmarkStart w:id="3408" w:name="_Toc59515337"/>
              <w:bookmarkStart w:id="3409" w:name="_Toc59628583"/>
              <w:bookmarkStart w:id="3410" w:name="_Toc60752218"/>
              <w:bookmarkStart w:id="3411" w:name="_Toc61061011"/>
              <w:bookmarkStart w:id="3412" w:name="_Toc61516808"/>
              <w:bookmarkStart w:id="3413" w:name="_Toc61517213"/>
              <w:bookmarkStart w:id="3414" w:name="_Toc61517618"/>
              <w:bookmarkStart w:id="3415" w:name="_Toc62469304"/>
              <w:bookmarkStart w:id="3416" w:name="_Toc62469710"/>
              <w:bookmarkStart w:id="3417" w:name="_Toc62806049"/>
              <w:bookmarkStart w:id="3418" w:name="_Toc63148840"/>
              <w:bookmarkStart w:id="3419" w:name="_Toc64530116"/>
              <w:bookmarkStart w:id="3420" w:name="_Toc65959085"/>
              <w:bookmarkStart w:id="3421" w:name="_Toc66036032"/>
              <w:bookmarkStart w:id="3422" w:name="_Toc66169841"/>
              <w:bookmarkStart w:id="3423" w:name="_Toc66170255"/>
              <w:bookmarkStart w:id="3424" w:name="_Toc66171007"/>
              <w:bookmarkStart w:id="3425" w:name="_Toc66171390"/>
              <w:bookmarkStart w:id="3426" w:name="_Toc66171773"/>
              <w:bookmarkStart w:id="3427" w:name="_Toc70442860"/>
              <w:bookmarkStart w:id="3428" w:name="_Toc70494796"/>
              <w:bookmarkStart w:id="3429" w:name="_Toc70510966"/>
              <w:bookmarkStart w:id="3430" w:name="_Toc70511360"/>
              <w:bookmarkStart w:id="3431" w:name="_Toc70511743"/>
              <w:bookmarkStart w:id="3432" w:name="_Toc70512126"/>
              <w:bookmarkStart w:id="3433" w:name="_Toc89249859"/>
              <w:bookmarkStart w:id="3434" w:name="_Toc89439620"/>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del>
          </w:p>
        </w:tc>
        <w:tc>
          <w:tcPr>
            <w:tcW w:w="5812" w:type="dxa"/>
          </w:tcPr>
          <w:p w14:paraId="7DE26902" w14:textId="016B0334" w:rsidR="00E96E55" w:rsidDel="003E600E" w:rsidRDefault="00E96E55">
            <w:pPr>
              <w:spacing w:line="240" w:lineRule="atLeast"/>
              <w:rPr>
                <w:del w:id="3435" w:author="Strzelczyk, Anthony (A.)" w:date="2020-12-14T20:05:00Z"/>
              </w:rPr>
              <w:pPrChange w:id="3436" w:author="Strzelczyk, Anthony (A.)" w:date="2020-12-14T20:05:00Z">
                <w:pPr/>
              </w:pPrChange>
            </w:pPr>
            <w:del w:id="3437" w:author="Strzelczyk, Anthony (A.)" w:date="2020-12-14T20:05:00Z">
              <w:r w:rsidDel="003E600E">
                <w:delText>Guard: =RearFog Config &amp;&amp; (IgnitionState == Run) ...</w:delText>
              </w:r>
              <w:bookmarkStart w:id="3438" w:name="_Toc58938051"/>
              <w:bookmarkStart w:id="3439" w:name="_Toc58939390"/>
              <w:bookmarkStart w:id="3440" w:name="_Toc59108287"/>
              <w:bookmarkStart w:id="3441" w:name="_Toc59300791"/>
              <w:bookmarkStart w:id="3442" w:name="_Toc59303507"/>
              <w:bookmarkStart w:id="3443" w:name="_Toc59515338"/>
              <w:bookmarkStart w:id="3444" w:name="_Toc59628584"/>
              <w:bookmarkStart w:id="3445" w:name="_Toc60752219"/>
              <w:bookmarkStart w:id="3446" w:name="_Toc61061012"/>
              <w:bookmarkStart w:id="3447" w:name="_Toc61516809"/>
              <w:bookmarkStart w:id="3448" w:name="_Toc61517214"/>
              <w:bookmarkStart w:id="3449" w:name="_Toc61517619"/>
              <w:bookmarkStart w:id="3450" w:name="_Toc62469305"/>
              <w:bookmarkStart w:id="3451" w:name="_Toc62469711"/>
              <w:bookmarkStart w:id="3452" w:name="_Toc62806050"/>
              <w:bookmarkStart w:id="3453" w:name="_Toc63148841"/>
              <w:bookmarkStart w:id="3454" w:name="_Toc64530117"/>
              <w:bookmarkStart w:id="3455" w:name="_Toc65959086"/>
              <w:bookmarkStart w:id="3456" w:name="_Toc66036033"/>
              <w:bookmarkStart w:id="3457" w:name="_Toc66169842"/>
              <w:bookmarkStart w:id="3458" w:name="_Toc66170256"/>
              <w:bookmarkStart w:id="3459" w:name="_Toc66171008"/>
              <w:bookmarkStart w:id="3460" w:name="_Toc66171391"/>
              <w:bookmarkStart w:id="3461" w:name="_Toc66171774"/>
              <w:bookmarkStart w:id="3462" w:name="_Toc70442861"/>
              <w:bookmarkStart w:id="3463" w:name="_Toc70494797"/>
              <w:bookmarkStart w:id="3464" w:name="_Toc70510967"/>
              <w:bookmarkStart w:id="3465" w:name="_Toc70511361"/>
              <w:bookmarkStart w:id="3466" w:name="_Toc70511744"/>
              <w:bookmarkStart w:id="3467" w:name="_Toc70512127"/>
              <w:bookmarkStart w:id="3468" w:name="_Toc89249860"/>
              <w:bookmarkStart w:id="3469" w:name="_Toc89439621"/>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del>
          </w:p>
        </w:tc>
        <w:tc>
          <w:tcPr>
            <w:tcW w:w="3260" w:type="dxa"/>
          </w:tcPr>
          <w:p w14:paraId="71E3772C" w14:textId="01668616" w:rsidR="00E96E55" w:rsidDel="003E600E" w:rsidRDefault="00E96E55">
            <w:pPr>
              <w:spacing w:line="240" w:lineRule="atLeast"/>
              <w:rPr>
                <w:del w:id="3470" w:author="Strzelczyk, Anthony (A.)" w:date="2020-12-14T20:05:00Z"/>
              </w:rPr>
              <w:pPrChange w:id="3471" w:author="Strzelczyk, Anthony (A.)" w:date="2020-12-14T20:05:00Z">
                <w:pPr/>
              </w:pPrChange>
            </w:pPr>
            <w:bookmarkStart w:id="3472" w:name="_Toc58938052"/>
            <w:bookmarkStart w:id="3473" w:name="_Toc58939391"/>
            <w:bookmarkStart w:id="3474" w:name="_Toc59108288"/>
            <w:bookmarkStart w:id="3475" w:name="_Toc59300792"/>
            <w:bookmarkStart w:id="3476" w:name="_Toc59303508"/>
            <w:bookmarkStart w:id="3477" w:name="_Toc59515339"/>
            <w:bookmarkStart w:id="3478" w:name="_Toc59628585"/>
            <w:bookmarkStart w:id="3479" w:name="_Toc60752220"/>
            <w:bookmarkStart w:id="3480" w:name="_Toc61061013"/>
            <w:bookmarkStart w:id="3481" w:name="_Toc61516810"/>
            <w:bookmarkStart w:id="3482" w:name="_Toc61517215"/>
            <w:bookmarkStart w:id="3483" w:name="_Toc61517620"/>
            <w:bookmarkStart w:id="3484" w:name="_Toc62469306"/>
            <w:bookmarkStart w:id="3485" w:name="_Toc62469712"/>
            <w:bookmarkStart w:id="3486" w:name="_Toc62806051"/>
            <w:bookmarkStart w:id="3487" w:name="_Toc63148842"/>
            <w:bookmarkStart w:id="3488" w:name="_Toc64530118"/>
            <w:bookmarkStart w:id="3489" w:name="_Toc65959087"/>
            <w:bookmarkStart w:id="3490" w:name="_Toc66036034"/>
            <w:bookmarkStart w:id="3491" w:name="_Toc66169843"/>
            <w:bookmarkStart w:id="3492" w:name="_Toc66170257"/>
            <w:bookmarkStart w:id="3493" w:name="_Toc66171009"/>
            <w:bookmarkStart w:id="3494" w:name="_Toc66171392"/>
            <w:bookmarkStart w:id="3495" w:name="_Toc66171775"/>
            <w:bookmarkStart w:id="3496" w:name="_Toc70442862"/>
            <w:bookmarkStart w:id="3497" w:name="_Toc70494798"/>
            <w:bookmarkStart w:id="3498" w:name="_Toc70510968"/>
            <w:bookmarkStart w:id="3499" w:name="_Toc70511362"/>
            <w:bookmarkStart w:id="3500" w:name="_Toc70511745"/>
            <w:bookmarkStart w:id="3501" w:name="_Toc70512128"/>
            <w:bookmarkStart w:id="3502" w:name="_Toc89249861"/>
            <w:bookmarkStart w:id="3503" w:name="_Toc89439622"/>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p>
        </w:tc>
        <w:bookmarkStart w:id="3504" w:name="_Toc58938053"/>
        <w:bookmarkStart w:id="3505" w:name="_Toc58939392"/>
        <w:bookmarkStart w:id="3506" w:name="_Toc59108289"/>
        <w:bookmarkStart w:id="3507" w:name="_Toc59300793"/>
        <w:bookmarkStart w:id="3508" w:name="_Toc59303509"/>
        <w:bookmarkStart w:id="3509" w:name="_Toc59515340"/>
        <w:bookmarkStart w:id="3510" w:name="_Toc59628586"/>
        <w:bookmarkStart w:id="3511" w:name="_Toc60752221"/>
        <w:bookmarkStart w:id="3512" w:name="_Toc61061014"/>
        <w:bookmarkStart w:id="3513" w:name="_Toc61516811"/>
        <w:bookmarkStart w:id="3514" w:name="_Toc61517216"/>
        <w:bookmarkStart w:id="3515" w:name="_Toc61517621"/>
        <w:bookmarkStart w:id="3516" w:name="_Toc62469307"/>
        <w:bookmarkStart w:id="3517" w:name="_Toc62469713"/>
        <w:bookmarkStart w:id="3518" w:name="_Toc62806052"/>
        <w:bookmarkStart w:id="3519" w:name="_Toc63148843"/>
        <w:bookmarkStart w:id="3520" w:name="_Toc64530119"/>
        <w:bookmarkStart w:id="3521" w:name="_Toc65959088"/>
        <w:bookmarkStart w:id="3522" w:name="_Toc66036035"/>
        <w:bookmarkStart w:id="3523" w:name="_Toc66169844"/>
        <w:bookmarkStart w:id="3524" w:name="_Toc66170258"/>
        <w:bookmarkStart w:id="3525" w:name="_Toc66171010"/>
        <w:bookmarkStart w:id="3526" w:name="_Toc66171393"/>
        <w:bookmarkStart w:id="3527" w:name="_Toc66171776"/>
        <w:bookmarkStart w:id="3528" w:name="_Toc70442863"/>
        <w:bookmarkStart w:id="3529" w:name="_Toc70494799"/>
        <w:bookmarkStart w:id="3530" w:name="_Toc70510969"/>
        <w:bookmarkStart w:id="3531" w:name="_Toc70511363"/>
        <w:bookmarkStart w:id="3532" w:name="_Toc70511746"/>
        <w:bookmarkStart w:id="3533" w:name="_Toc70512129"/>
        <w:bookmarkStart w:id="3534" w:name="_Toc89249862"/>
        <w:bookmarkStart w:id="3535" w:name="_Toc8943962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tr>
      <w:tr w:rsidR="00E96E55" w:rsidDel="003E600E" w14:paraId="083EA95E" w14:textId="5C13FBE8" w:rsidTr="005C492B">
        <w:trPr>
          <w:del w:id="3536" w:author="Strzelczyk, Anthony (A.)" w:date="2020-12-14T20:05:00Z"/>
        </w:trPr>
        <w:tc>
          <w:tcPr>
            <w:tcW w:w="1242" w:type="dxa"/>
          </w:tcPr>
          <w:p w14:paraId="7A5B8B08" w14:textId="6742D241" w:rsidR="00E96E55" w:rsidRPr="009D6E77" w:rsidDel="003E600E" w:rsidRDefault="00E96E55">
            <w:pPr>
              <w:spacing w:line="240" w:lineRule="atLeast"/>
              <w:rPr>
                <w:del w:id="3537" w:author="Strzelczyk, Anthony (A.)" w:date="2020-12-14T20:05:00Z"/>
              </w:rPr>
              <w:pPrChange w:id="3538" w:author="Strzelczyk, Anthony (A.)" w:date="2020-12-14T20:05:00Z">
                <w:pPr/>
              </w:pPrChange>
            </w:pPr>
            <w:del w:id="3539" w:author="Strzelczyk, Anthony (A.)" w:date="2020-12-14T20:05:00Z">
              <w:r w:rsidDel="003E600E">
                <w:delText>T5</w:delText>
              </w:r>
              <w:bookmarkStart w:id="3540" w:name="_Toc58938054"/>
              <w:bookmarkStart w:id="3541" w:name="_Toc58939393"/>
              <w:bookmarkStart w:id="3542" w:name="_Toc59108290"/>
              <w:bookmarkStart w:id="3543" w:name="_Toc59300794"/>
              <w:bookmarkStart w:id="3544" w:name="_Toc59303510"/>
              <w:bookmarkStart w:id="3545" w:name="_Toc59515341"/>
              <w:bookmarkStart w:id="3546" w:name="_Toc59628587"/>
              <w:bookmarkStart w:id="3547" w:name="_Toc60752222"/>
              <w:bookmarkStart w:id="3548" w:name="_Toc61061015"/>
              <w:bookmarkStart w:id="3549" w:name="_Toc61516812"/>
              <w:bookmarkStart w:id="3550" w:name="_Toc61517217"/>
              <w:bookmarkStart w:id="3551" w:name="_Toc61517622"/>
              <w:bookmarkStart w:id="3552" w:name="_Toc62469308"/>
              <w:bookmarkStart w:id="3553" w:name="_Toc62469714"/>
              <w:bookmarkStart w:id="3554" w:name="_Toc62806053"/>
              <w:bookmarkStart w:id="3555" w:name="_Toc63148844"/>
              <w:bookmarkStart w:id="3556" w:name="_Toc64530120"/>
              <w:bookmarkStart w:id="3557" w:name="_Toc65959089"/>
              <w:bookmarkStart w:id="3558" w:name="_Toc66036036"/>
              <w:bookmarkStart w:id="3559" w:name="_Toc66169845"/>
              <w:bookmarkStart w:id="3560" w:name="_Toc66170259"/>
              <w:bookmarkStart w:id="3561" w:name="_Toc66171011"/>
              <w:bookmarkStart w:id="3562" w:name="_Toc66171394"/>
              <w:bookmarkStart w:id="3563" w:name="_Toc66171777"/>
              <w:bookmarkStart w:id="3564" w:name="_Toc70442864"/>
              <w:bookmarkStart w:id="3565" w:name="_Toc70494800"/>
              <w:bookmarkStart w:id="3566" w:name="_Toc70510970"/>
              <w:bookmarkStart w:id="3567" w:name="_Toc70511364"/>
              <w:bookmarkStart w:id="3568" w:name="_Toc70511747"/>
              <w:bookmarkStart w:id="3569" w:name="_Toc70512130"/>
              <w:bookmarkStart w:id="3570" w:name="_Toc89249863"/>
              <w:bookmarkStart w:id="3571" w:name="_Toc89439624"/>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del>
          </w:p>
        </w:tc>
        <w:tc>
          <w:tcPr>
            <w:tcW w:w="5812" w:type="dxa"/>
          </w:tcPr>
          <w:p w14:paraId="24F19D35" w14:textId="0988E906" w:rsidR="00E96E55" w:rsidDel="003E600E" w:rsidRDefault="00E96E55">
            <w:pPr>
              <w:spacing w:line="240" w:lineRule="atLeast"/>
              <w:rPr>
                <w:del w:id="3572" w:author="Strzelczyk, Anthony (A.)" w:date="2020-12-14T20:05:00Z"/>
              </w:rPr>
              <w:pPrChange w:id="3573" w:author="Strzelczyk, Anthony (A.)" w:date="2020-12-14T20:05:00Z">
                <w:pPr/>
              </w:pPrChange>
            </w:pPr>
            <w:bookmarkStart w:id="3574" w:name="_Toc58938055"/>
            <w:bookmarkStart w:id="3575" w:name="_Toc58939394"/>
            <w:bookmarkStart w:id="3576" w:name="_Toc59108291"/>
            <w:bookmarkStart w:id="3577" w:name="_Toc59300795"/>
            <w:bookmarkStart w:id="3578" w:name="_Toc59303511"/>
            <w:bookmarkStart w:id="3579" w:name="_Toc59515342"/>
            <w:bookmarkStart w:id="3580" w:name="_Toc59628588"/>
            <w:bookmarkStart w:id="3581" w:name="_Toc60752223"/>
            <w:bookmarkStart w:id="3582" w:name="_Toc61061016"/>
            <w:bookmarkStart w:id="3583" w:name="_Toc61516813"/>
            <w:bookmarkStart w:id="3584" w:name="_Toc61517218"/>
            <w:bookmarkStart w:id="3585" w:name="_Toc61517623"/>
            <w:bookmarkStart w:id="3586" w:name="_Toc62469309"/>
            <w:bookmarkStart w:id="3587" w:name="_Toc62469715"/>
            <w:bookmarkStart w:id="3588" w:name="_Toc62806054"/>
            <w:bookmarkStart w:id="3589" w:name="_Toc63148845"/>
            <w:bookmarkStart w:id="3590" w:name="_Toc64530121"/>
            <w:bookmarkStart w:id="3591" w:name="_Toc65959090"/>
            <w:bookmarkStart w:id="3592" w:name="_Toc66036037"/>
            <w:bookmarkStart w:id="3593" w:name="_Toc66169846"/>
            <w:bookmarkStart w:id="3594" w:name="_Toc66170260"/>
            <w:bookmarkStart w:id="3595" w:name="_Toc66171012"/>
            <w:bookmarkStart w:id="3596" w:name="_Toc66171395"/>
            <w:bookmarkStart w:id="3597" w:name="_Toc66171778"/>
            <w:bookmarkStart w:id="3598" w:name="_Toc70442865"/>
            <w:bookmarkStart w:id="3599" w:name="_Toc70494801"/>
            <w:bookmarkStart w:id="3600" w:name="_Toc70510971"/>
            <w:bookmarkStart w:id="3601" w:name="_Toc70511365"/>
            <w:bookmarkStart w:id="3602" w:name="_Toc70511748"/>
            <w:bookmarkStart w:id="3603" w:name="_Toc70512131"/>
            <w:bookmarkStart w:id="3604" w:name="_Toc89249864"/>
            <w:bookmarkStart w:id="3605" w:name="_Toc89439625"/>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p>
        </w:tc>
        <w:tc>
          <w:tcPr>
            <w:tcW w:w="3260" w:type="dxa"/>
          </w:tcPr>
          <w:p w14:paraId="6428B1EC" w14:textId="646043C0" w:rsidR="00E96E55" w:rsidDel="003E600E" w:rsidRDefault="00E96E55">
            <w:pPr>
              <w:spacing w:line="240" w:lineRule="atLeast"/>
              <w:rPr>
                <w:del w:id="3606" w:author="Strzelczyk, Anthony (A.)" w:date="2020-12-14T20:05:00Z"/>
              </w:rPr>
              <w:pPrChange w:id="3607" w:author="Strzelczyk, Anthony (A.)" w:date="2020-12-14T20:05:00Z">
                <w:pPr/>
              </w:pPrChange>
            </w:pPr>
            <w:bookmarkStart w:id="3608" w:name="_Toc58938056"/>
            <w:bookmarkStart w:id="3609" w:name="_Toc58939395"/>
            <w:bookmarkStart w:id="3610" w:name="_Toc59108292"/>
            <w:bookmarkStart w:id="3611" w:name="_Toc59300796"/>
            <w:bookmarkStart w:id="3612" w:name="_Toc59303512"/>
            <w:bookmarkStart w:id="3613" w:name="_Toc59515343"/>
            <w:bookmarkStart w:id="3614" w:name="_Toc59628589"/>
            <w:bookmarkStart w:id="3615" w:name="_Toc60752224"/>
            <w:bookmarkStart w:id="3616" w:name="_Toc61061017"/>
            <w:bookmarkStart w:id="3617" w:name="_Toc61516814"/>
            <w:bookmarkStart w:id="3618" w:name="_Toc61517219"/>
            <w:bookmarkStart w:id="3619" w:name="_Toc61517624"/>
            <w:bookmarkStart w:id="3620" w:name="_Toc62469310"/>
            <w:bookmarkStart w:id="3621" w:name="_Toc62469716"/>
            <w:bookmarkStart w:id="3622" w:name="_Toc62806055"/>
            <w:bookmarkStart w:id="3623" w:name="_Toc63148846"/>
            <w:bookmarkStart w:id="3624" w:name="_Toc64530122"/>
            <w:bookmarkStart w:id="3625" w:name="_Toc65959091"/>
            <w:bookmarkStart w:id="3626" w:name="_Toc66036038"/>
            <w:bookmarkStart w:id="3627" w:name="_Toc66169847"/>
            <w:bookmarkStart w:id="3628" w:name="_Toc66170261"/>
            <w:bookmarkStart w:id="3629" w:name="_Toc66171013"/>
            <w:bookmarkStart w:id="3630" w:name="_Toc66171396"/>
            <w:bookmarkStart w:id="3631" w:name="_Toc66171779"/>
            <w:bookmarkStart w:id="3632" w:name="_Toc70442866"/>
            <w:bookmarkStart w:id="3633" w:name="_Toc70494802"/>
            <w:bookmarkStart w:id="3634" w:name="_Toc70510972"/>
            <w:bookmarkStart w:id="3635" w:name="_Toc70511366"/>
            <w:bookmarkStart w:id="3636" w:name="_Toc70511749"/>
            <w:bookmarkStart w:id="3637" w:name="_Toc70512132"/>
            <w:bookmarkStart w:id="3638" w:name="_Toc89249865"/>
            <w:bookmarkStart w:id="3639" w:name="_Toc89439626"/>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p>
        </w:tc>
        <w:bookmarkStart w:id="3640" w:name="_Toc58938057"/>
        <w:bookmarkStart w:id="3641" w:name="_Toc58939396"/>
        <w:bookmarkStart w:id="3642" w:name="_Toc59108293"/>
        <w:bookmarkStart w:id="3643" w:name="_Toc59300797"/>
        <w:bookmarkStart w:id="3644" w:name="_Toc59303513"/>
        <w:bookmarkStart w:id="3645" w:name="_Toc59515344"/>
        <w:bookmarkStart w:id="3646" w:name="_Toc59628590"/>
        <w:bookmarkStart w:id="3647" w:name="_Toc60752225"/>
        <w:bookmarkStart w:id="3648" w:name="_Toc61061018"/>
        <w:bookmarkStart w:id="3649" w:name="_Toc61516815"/>
        <w:bookmarkStart w:id="3650" w:name="_Toc61517220"/>
        <w:bookmarkStart w:id="3651" w:name="_Toc61517625"/>
        <w:bookmarkStart w:id="3652" w:name="_Toc62469311"/>
        <w:bookmarkStart w:id="3653" w:name="_Toc62469717"/>
        <w:bookmarkStart w:id="3654" w:name="_Toc62806056"/>
        <w:bookmarkStart w:id="3655" w:name="_Toc63148847"/>
        <w:bookmarkStart w:id="3656" w:name="_Toc64530123"/>
        <w:bookmarkStart w:id="3657" w:name="_Toc65959092"/>
        <w:bookmarkStart w:id="3658" w:name="_Toc66036039"/>
        <w:bookmarkStart w:id="3659" w:name="_Toc66169848"/>
        <w:bookmarkStart w:id="3660" w:name="_Toc66170262"/>
        <w:bookmarkStart w:id="3661" w:name="_Toc66171014"/>
        <w:bookmarkStart w:id="3662" w:name="_Toc66171397"/>
        <w:bookmarkStart w:id="3663" w:name="_Toc66171780"/>
        <w:bookmarkStart w:id="3664" w:name="_Toc70442867"/>
        <w:bookmarkStart w:id="3665" w:name="_Toc70494803"/>
        <w:bookmarkStart w:id="3666" w:name="_Toc70510973"/>
        <w:bookmarkStart w:id="3667" w:name="_Toc70511367"/>
        <w:bookmarkStart w:id="3668" w:name="_Toc70511750"/>
        <w:bookmarkStart w:id="3669" w:name="_Toc70512133"/>
        <w:bookmarkStart w:id="3670" w:name="_Toc89249866"/>
        <w:bookmarkStart w:id="3671" w:name="_Toc89439627"/>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tr>
      <w:tr w:rsidR="00E96E55" w:rsidDel="003E600E" w14:paraId="5D12C1E3" w14:textId="4AECB14E" w:rsidTr="005C492B">
        <w:trPr>
          <w:del w:id="3672" w:author="Strzelczyk, Anthony (A.)" w:date="2020-12-14T20:05:00Z"/>
        </w:trPr>
        <w:tc>
          <w:tcPr>
            <w:tcW w:w="1242" w:type="dxa"/>
          </w:tcPr>
          <w:p w14:paraId="66F42D93" w14:textId="61BF02AB" w:rsidR="00E96E55" w:rsidRPr="009D6E77" w:rsidDel="003E600E" w:rsidRDefault="00E96E55">
            <w:pPr>
              <w:spacing w:line="240" w:lineRule="atLeast"/>
              <w:rPr>
                <w:del w:id="3673" w:author="Strzelczyk, Anthony (A.)" w:date="2020-12-14T20:05:00Z"/>
              </w:rPr>
              <w:pPrChange w:id="3674" w:author="Strzelczyk, Anthony (A.)" w:date="2020-12-14T20:05:00Z">
                <w:pPr/>
              </w:pPrChange>
            </w:pPr>
            <w:del w:id="3675" w:author="Strzelczyk, Anthony (A.)" w:date="2020-12-14T20:05:00Z">
              <w:r w:rsidDel="003E600E">
                <w:delText>T6</w:delText>
              </w:r>
              <w:bookmarkStart w:id="3676" w:name="_Toc58938058"/>
              <w:bookmarkStart w:id="3677" w:name="_Toc58939397"/>
              <w:bookmarkStart w:id="3678" w:name="_Toc59108294"/>
              <w:bookmarkStart w:id="3679" w:name="_Toc59300798"/>
              <w:bookmarkStart w:id="3680" w:name="_Toc59303514"/>
              <w:bookmarkStart w:id="3681" w:name="_Toc59515345"/>
              <w:bookmarkStart w:id="3682" w:name="_Toc59628591"/>
              <w:bookmarkStart w:id="3683" w:name="_Toc60752226"/>
              <w:bookmarkStart w:id="3684" w:name="_Toc61061019"/>
              <w:bookmarkStart w:id="3685" w:name="_Toc61516816"/>
              <w:bookmarkStart w:id="3686" w:name="_Toc61517221"/>
              <w:bookmarkStart w:id="3687" w:name="_Toc61517626"/>
              <w:bookmarkStart w:id="3688" w:name="_Toc62469312"/>
              <w:bookmarkStart w:id="3689" w:name="_Toc62469718"/>
              <w:bookmarkStart w:id="3690" w:name="_Toc62806057"/>
              <w:bookmarkStart w:id="3691" w:name="_Toc63148848"/>
              <w:bookmarkStart w:id="3692" w:name="_Toc64530124"/>
              <w:bookmarkStart w:id="3693" w:name="_Toc65959093"/>
              <w:bookmarkStart w:id="3694" w:name="_Toc66036040"/>
              <w:bookmarkStart w:id="3695" w:name="_Toc66169849"/>
              <w:bookmarkStart w:id="3696" w:name="_Toc66170263"/>
              <w:bookmarkStart w:id="3697" w:name="_Toc66171015"/>
              <w:bookmarkStart w:id="3698" w:name="_Toc66171398"/>
              <w:bookmarkStart w:id="3699" w:name="_Toc66171781"/>
              <w:bookmarkStart w:id="3700" w:name="_Toc70442868"/>
              <w:bookmarkStart w:id="3701" w:name="_Toc70494804"/>
              <w:bookmarkStart w:id="3702" w:name="_Toc70510974"/>
              <w:bookmarkStart w:id="3703" w:name="_Toc70511368"/>
              <w:bookmarkStart w:id="3704" w:name="_Toc70511751"/>
              <w:bookmarkStart w:id="3705" w:name="_Toc70512134"/>
              <w:bookmarkStart w:id="3706" w:name="_Toc89249867"/>
              <w:bookmarkStart w:id="3707" w:name="_Toc89439628"/>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del>
          </w:p>
        </w:tc>
        <w:tc>
          <w:tcPr>
            <w:tcW w:w="5812" w:type="dxa"/>
          </w:tcPr>
          <w:p w14:paraId="4085439C" w14:textId="77D642F1" w:rsidR="00E96E55" w:rsidDel="003E600E" w:rsidRDefault="00E96E55">
            <w:pPr>
              <w:spacing w:line="240" w:lineRule="atLeast"/>
              <w:rPr>
                <w:del w:id="3708" w:author="Strzelczyk, Anthony (A.)" w:date="2020-12-14T20:05:00Z"/>
              </w:rPr>
              <w:pPrChange w:id="3709" w:author="Strzelczyk, Anthony (A.)" w:date="2020-12-14T20:05:00Z">
                <w:pPr/>
              </w:pPrChange>
            </w:pPr>
            <w:del w:id="3710" w:author="Strzelczyk, Anthony (A.)" w:date="2020-12-14T20:05:00Z">
              <w:r w:rsidDel="003E600E">
                <w:delText>Guard: RearFog not Config || (IgnitionState == OFF || ACC...</w:delText>
              </w:r>
              <w:bookmarkStart w:id="3711" w:name="_Toc58938059"/>
              <w:bookmarkStart w:id="3712" w:name="_Toc58939398"/>
              <w:bookmarkStart w:id="3713" w:name="_Toc59108295"/>
              <w:bookmarkStart w:id="3714" w:name="_Toc59300799"/>
              <w:bookmarkStart w:id="3715" w:name="_Toc59303515"/>
              <w:bookmarkStart w:id="3716" w:name="_Toc59515346"/>
              <w:bookmarkStart w:id="3717" w:name="_Toc59628592"/>
              <w:bookmarkStart w:id="3718" w:name="_Toc60752227"/>
              <w:bookmarkStart w:id="3719" w:name="_Toc61061020"/>
              <w:bookmarkStart w:id="3720" w:name="_Toc61516817"/>
              <w:bookmarkStart w:id="3721" w:name="_Toc61517222"/>
              <w:bookmarkStart w:id="3722" w:name="_Toc61517627"/>
              <w:bookmarkStart w:id="3723" w:name="_Toc62469313"/>
              <w:bookmarkStart w:id="3724" w:name="_Toc62469719"/>
              <w:bookmarkStart w:id="3725" w:name="_Toc62806058"/>
              <w:bookmarkStart w:id="3726" w:name="_Toc63148849"/>
              <w:bookmarkStart w:id="3727" w:name="_Toc64530125"/>
              <w:bookmarkStart w:id="3728" w:name="_Toc65959094"/>
              <w:bookmarkStart w:id="3729" w:name="_Toc66036041"/>
              <w:bookmarkStart w:id="3730" w:name="_Toc66169850"/>
              <w:bookmarkStart w:id="3731" w:name="_Toc66170264"/>
              <w:bookmarkStart w:id="3732" w:name="_Toc66171016"/>
              <w:bookmarkStart w:id="3733" w:name="_Toc66171399"/>
              <w:bookmarkStart w:id="3734" w:name="_Toc66171782"/>
              <w:bookmarkStart w:id="3735" w:name="_Toc70442869"/>
              <w:bookmarkStart w:id="3736" w:name="_Toc70494805"/>
              <w:bookmarkStart w:id="3737" w:name="_Toc70510975"/>
              <w:bookmarkStart w:id="3738" w:name="_Toc70511369"/>
              <w:bookmarkStart w:id="3739" w:name="_Toc70511752"/>
              <w:bookmarkStart w:id="3740" w:name="_Toc70512135"/>
              <w:bookmarkStart w:id="3741" w:name="_Toc89249868"/>
              <w:bookmarkStart w:id="3742" w:name="_Toc89439629"/>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del>
          </w:p>
        </w:tc>
        <w:tc>
          <w:tcPr>
            <w:tcW w:w="3260" w:type="dxa"/>
          </w:tcPr>
          <w:p w14:paraId="537F7E07" w14:textId="71D31C2C" w:rsidR="00E96E55" w:rsidDel="003E600E" w:rsidRDefault="00E96E55">
            <w:pPr>
              <w:spacing w:line="240" w:lineRule="atLeast"/>
              <w:rPr>
                <w:del w:id="3743" w:author="Strzelczyk, Anthony (A.)" w:date="2020-12-14T20:05:00Z"/>
              </w:rPr>
              <w:pPrChange w:id="3744" w:author="Strzelczyk, Anthony (A.)" w:date="2020-12-14T20:05:00Z">
                <w:pPr/>
              </w:pPrChange>
            </w:pPr>
            <w:bookmarkStart w:id="3745" w:name="_Toc58938060"/>
            <w:bookmarkStart w:id="3746" w:name="_Toc58939399"/>
            <w:bookmarkStart w:id="3747" w:name="_Toc59108296"/>
            <w:bookmarkStart w:id="3748" w:name="_Toc59300800"/>
            <w:bookmarkStart w:id="3749" w:name="_Toc59303516"/>
            <w:bookmarkStart w:id="3750" w:name="_Toc59515347"/>
            <w:bookmarkStart w:id="3751" w:name="_Toc59628593"/>
            <w:bookmarkStart w:id="3752" w:name="_Toc60752228"/>
            <w:bookmarkStart w:id="3753" w:name="_Toc61061021"/>
            <w:bookmarkStart w:id="3754" w:name="_Toc61516818"/>
            <w:bookmarkStart w:id="3755" w:name="_Toc61517223"/>
            <w:bookmarkStart w:id="3756" w:name="_Toc61517628"/>
            <w:bookmarkStart w:id="3757" w:name="_Toc62469314"/>
            <w:bookmarkStart w:id="3758" w:name="_Toc62469720"/>
            <w:bookmarkStart w:id="3759" w:name="_Toc62806059"/>
            <w:bookmarkStart w:id="3760" w:name="_Toc63148850"/>
            <w:bookmarkStart w:id="3761" w:name="_Toc64530126"/>
            <w:bookmarkStart w:id="3762" w:name="_Toc65959095"/>
            <w:bookmarkStart w:id="3763" w:name="_Toc66036042"/>
            <w:bookmarkStart w:id="3764" w:name="_Toc66169851"/>
            <w:bookmarkStart w:id="3765" w:name="_Toc66170265"/>
            <w:bookmarkStart w:id="3766" w:name="_Toc66171017"/>
            <w:bookmarkStart w:id="3767" w:name="_Toc66171400"/>
            <w:bookmarkStart w:id="3768" w:name="_Toc66171783"/>
            <w:bookmarkStart w:id="3769" w:name="_Toc70442870"/>
            <w:bookmarkStart w:id="3770" w:name="_Toc70494806"/>
            <w:bookmarkStart w:id="3771" w:name="_Toc70510976"/>
            <w:bookmarkStart w:id="3772" w:name="_Toc70511370"/>
            <w:bookmarkStart w:id="3773" w:name="_Toc70511753"/>
            <w:bookmarkStart w:id="3774" w:name="_Toc70512136"/>
            <w:bookmarkStart w:id="3775" w:name="_Toc89249869"/>
            <w:bookmarkStart w:id="3776" w:name="_Toc89439630"/>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tc>
        <w:bookmarkStart w:id="3777" w:name="_Toc58938061"/>
        <w:bookmarkStart w:id="3778" w:name="_Toc58939400"/>
        <w:bookmarkStart w:id="3779" w:name="_Toc59108297"/>
        <w:bookmarkStart w:id="3780" w:name="_Toc59300801"/>
        <w:bookmarkStart w:id="3781" w:name="_Toc59303517"/>
        <w:bookmarkStart w:id="3782" w:name="_Toc59515348"/>
        <w:bookmarkStart w:id="3783" w:name="_Toc59628594"/>
        <w:bookmarkStart w:id="3784" w:name="_Toc60752229"/>
        <w:bookmarkStart w:id="3785" w:name="_Toc61061022"/>
        <w:bookmarkStart w:id="3786" w:name="_Toc61516819"/>
        <w:bookmarkStart w:id="3787" w:name="_Toc61517224"/>
        <w:bookmarkStart w:id="3788" w:name="_Toc61517629"/>
        <w:bookmarkStart w:id="3789" w:name="_Toc62469315"/>
        <w:bookmarkStart w:id="3790" w:name="_Toc62469721"/>
        <w:bookmarkStart w:id="3791" w:name="_Toc62806060"/>
        <w:bookmarkStart w:id="3792" w:name="_Toc63148851"/>
        <w:bookmarkStart w:id="3793" w:name="_Toc64530127"/>
        <w:bookmarkStart w:id="3794" w:name="_Toc65959096"/>
        <w:bookmarkStart w:id="3795" w:name="_Toc66036043"/>
        <w:bookmarkStart w:id="3796" w:name="_Toc66169852"/>
        <w:bookmarkStart w:id="3797" w:name="_Toc66170266"/>
        <w:bookmarkStart w:id="3798" w:name="_Toc66171018"/>
        <w:bookmarkStart w:id="3799" w:name="_Toc66171401"/>
        <w:bookmarkStart w:id="3800" w:name="_Toc66171784"/>
        <w:bookmarkStart w:id="3801" w:name="_Toc70442871"/>
        <w:bookmarkStart w:id="3802" w:name="_Toc70494807"/>
        <w:bookmarkStart w:id="3803" w:name="_Toc70510977"/>
        <w:bookmarkStart w:id="3804" w:name="_Toc70511371"/>
        <w:bookmarkStart w:id="3805" w:name="_Toc70511754"/>
        <w:bookmarkStart w:id="3806" w:name="_Toc70512137"/>
        <w:bookmarkStart w:id="3807" w:name="_Toc89249870"/>
        <w:bookmarkStart w:id="3808" w:name="_Toc89439631"/>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tr>
      <w:tr w:rsidR="00E96E55" w:rsidDel="003E600E" w14:paraId="7B7FEB9B" w14:textId="41C4A42B" w:rsidTr="005C492B">
        <w:trPr>
          <w:del w:id="3809" w:author="Strzelczyk, Anthony (A.)" w:date="2020-12-14T20:05:00Z"/>
        </w:trPr>
        <w:tc>
          <w:tcPr>
            <w:tcW w:w="1242" w:type="dxa"/>
          </w:tcPr>
          <w:p w14:paraId="33A4F828" w14:textId="3914A9FC" w:rsidR="00E96E55" w:rsidRPr="009D6E77" w:rsidDel="003E600E" w:rsidRDefault="00E96E55">
            <w:pPr>
              <w:spacing w:line="240" w:lineRule="atLeast"/>
              <w:rPr>
                <w:del w:id="3810" w:author="Strzelczyk, Anthony (A.)" w:date="2020-12-14T20:05:00Z"/>
              </w:rPr>
              <w:pPrChange w:id="3811" w:author="Strzelczyk, Anthony (A.)" w:date="2020-12-14T20:05:00Z">
                <w:pPr/>
              </w:pPrChange>
            </w:pPr>
            <w:del w:id="3812" w:author="Strzelczyk, Anthony (A.)" w:date="2020-12-14T20:05:00Z">
              <w:r w:rsidDel="003E600E">
                <w:delText>T7</w:delText>
              </w:r>
              <w:bookmarkStart w:id="3813" w:name="_Toc58938062"/>
              <w:bookmarkStart w:id="3814" w:name="_Toc58939401"/>
              <w:bookmarkStart w:id="3815" w:name="_Toc59108298"/>
              <w:bookmarkStart w:id="3816" w:name="_Toc59300802"/>
              <w:bookmarkStart w:id="3817" w:name="_Toc59303518"/>
              <w:bookmarkStart w:id="3818" w:name="_Toc59515349"/>
              <w:bookmarkStart w:id="3819" w:name="_Toc59628595"/>
              <w:bookmarkStart w:id="3820" w:name="_Toc60752230"/>
              <w:bookmarkStart w:id="3821" w:name="_Toc61061023"/>
              <w:bookmarkStart w:id="3822" w:name="_Toc61516820"/>
              <w:bookmarkStart w:id="3823" w:name="_Toc61517225"/>
              <w:bookmarkStart w:id="3824" w:name="_Toc61517630"/>
              <w:bookmarkStart w:id="3825" w:name="_Toc62469316"/>
              <w:bookmarkStart w:id="3826" w:name="_Toc62469722"/>
              <w:bookmarkStart w:id="3827" w:name="_Toc62806061"/>
              <w:bookmarkStart w:id="3828" w:name="_Toc63148852"/>
              <w:bookmarkStart w:id="3829" w:name="_Toc64530128"/>
              <w:bookmarkStart w:id="3830" w:name="_Toc65959097"/>
              <w:bookmarkStart w:id="3831" w:name="_Toc66036044"/>
              <w:bookmarkStart w:id="3832" w:name="_Toc66169853"/>
              <w:bookmarkStart w:id="3833" w:name="_Toc66170267"/>
              <w:bookmarkStart w:id="3834" w:name="_Toc66171019"/>
              <w:bookmarkStart w:id="3835" w:name="_Toc66171402"/>
              <w:bookmarkStart w:id="3836" w:name="_Toc66171785"/>
              <w:bookmarkStart w:id="3837" w:name="_Toc70442872"/>
              <w:bookmarkStart w:id="3838" w:name="_Toc70494808"/>
              <w:bookmarkStart w:id="3839" w:name="_Toc70510978"/>
              <w:bookmarkStart w:id="3840" w:name="_Toc70511372"/>
              <w:bookmarkStart w:id="3841" w:name="_Toc70511755"/>
              <w:bookmarkStart w:id="3842" w:name="_Toc70512138"/>
              <w:bookmarkStart w:id="3843" w:name="_Toc89249871"/>
              <w:bookmarkStart w:id="3844" w:name="_Toc8943963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del>
          </w:p>
        </w:tc>
        <w:tc>
          <w:tcPr>
            <w:tcW w:w="5812" w:type="dxa"/>
          </w:tcPr>
          <w:p w14:paraId="5AD0F670" w14:textId="68CA077B" w:rsidR="00E96E55" w:rsidDel="003E600E" w:rsidRDefault="00E96E55">
            <w:pPr>
              <w:spacing w:line="240" w:lineRule="atLeast"/>
              <w:rPr>
                <w:del w:id="3845" w:author="Strzelczyk, Anthony (A.)" w:date="2020-12-14T20:05:00Z"/>
              </w:rPr>
              <w:pPrChange w:id="3846" w:author="Strzelczyk, Anthony (A.)" w:date="2020-12-14T20:05:00Z">
                <w:pPr/>
              </w:pPrChange>
            </w:pPr>
            <w:del w:id="3847" w:author="Strzelczyk, Anthony (A.)" w:date="2020-12-14T20:05:00Z">
              <w:r w:rsidDel="003E600E">
                <w:delText>Guard: RFL switch OFF &amp;&amp; Virtual Driver OFF</w:delText>
              </w:r>
              <w:bookmarkStart w:id="3848" w:name="_Toc58938063"/>
              <w:bookmarkStart w:id="3849" w:name="_Toc58939402"/>
              <w:bookmarkStart w:id="3850" w:name="_Toc59108299"/>
              <w:bookmarkStart w:id="3851" w:name="_Toc59300803"/>
              <w:bookmarkStart w:id="3852" w:name="_Toc59303519"/>
              <w:bookmarkStart w:id="3853" w:name="_Toc59515350"/>
              <w:bookmarkStart w:id="3854" w:name="_Toc59628596"/>
              <w:bookmarkStart w:id="3855" w:name="_Toc60752231"/>
              <w:bookmarkStart w:id="3856" w:name="_Toc61061024"/>
              <w:bookmarkStart w:id="3857" w:name="_Toc61516821"/>
              <w:bookmarkStart w:id="3858" w:name="_Toc61517226"/>
              <w:bookmarkStart w:id="3859" w:name="_Toc61517631"/>
              <w:bookmarkStart w:id="3860" w:name="_Toc62469317"/>
              <w:bookmarkStart w:id="3861" w:name="_Toc62469723"/>
              <w:bookmarkStart w:id="3862" w:name="_Toc62806062"/>
              <w:bookmarkStart w:id="3863" w:name="_Toc63148853"/>
              <w:bookmarkStart w:id="3864" w:name="_Toc64530129"/>
              <w:bookmarkStart w:id="3865" w:name="_Toc65959098"/>
              <w:bookmarkStart w:id="3866" w:name="_Toc66036045"/>
              <w:bookmarkStart w:id="3867" w:name="_Toc66169854"/>
              <w:bookmarkStart w:id="3868" w:name="_Toc66170268"/>
              <w:bookmarkStart w:id="3869" w:name="_Toc66171020"/>
              <w:bookmarkStart w:id="3870" w:name="_Toc66171403"/>
              <w:bookmarkStart w:id="3871" w:name="_Toc66171786"/>
              <w:bookmarkStart w:id="3872" w:name="_Toc70442873"/>
              <w:bookmarkStart w:id="3873" w:name="_Toc70494809"/>
              <w:bookmarkStart w:id="3874" w:name="_Toc70510979"/>
              <w:bookmarkStart w:id="3875" w:name="_Toc70511373"/>
              <w:bookmarkStart w:id="3876" w:name="_Toc70511756"/>
              <w:bookmarkStart w:id="3877" w:name="_Toc70512139"/>
              <w:bookmarkStart w:id="3878" w:name="_Toc89249872"/>
              <w:bookmarkStart w:id="3879" w:name="_Toc89439633"/>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del>
          </w:p>
        </w:tc>
        <w:tc>
          <w:tcPr>
            <w:tcW w:w="3260" w:type="dxa"/>
          </w:tcPr>
          <w:p w14:paraId="1D8B13B6" w14:textId="298DD8D8" w:rsidR="00E96E55" w:rsidDel="003E600E" w:rsidRDefault="00E96E55">
            <w:pPr>
              <w:spacing w:line="240" w:lineRule="atLeast"/>
              <w:rPr>
                <w:del w:id="3880" w:author="Strzelczyk, Anthony (A.)" w:date="2020-12-14T20:05:00Z"/>
              </w:rPr>
              <w:pPrChange w:id="3881" w:author="Strzelczyk, Anthony (A.)" w:date="2020-12-14T20:05:00Z">
                <w:pPr/>
              </w:pPrChange>
            </w:pPr>
            <w:bookmarkStart w:id="3882" w:name="_Toc58938064"/>
            <w:bookmarkStart w:id="3883" w:name="_Toc58939403"/>
            <w:bookmarkStart w:id="3884" w:name="_Toc59108300"/>
            <w:bookmarkStart w:id="3885" w:name="_Toc59300804"/>
            <w:bookmarkStart w:id="3886" w:name="_Toc59303520"/>
            <w:bookmarkStart w:id="3887" w:name="_Toc59515351"/>
            <w:bookmarkStart w:id="3888" w:name="_Toc59628597"/>
            <w:bookmarkStart w:id="3889" w:name="_Toc60752232"/>
            <w:bookmarkStart w:id="3890" w:name="_Toc61061025"/>
            <w:bookmarkStart w:id="3891" w:name="_Toc61516822"/>
            <w:bookmarkStart w:id="3892" w:name="_Toc61517227"/>
            <w:bookmarkStart w:id="3893" w:name="_Toc61517632"/>
            <w:bookmarkStart w:id="3894" w:name="_Toc62469318"/>
            <w:bookmarkStart w:id="3895" w:name="_Toc62469724"/>
            <w:bookmarkStart w:id="3896" w:name="_Toc62806063"/>
            <w:bookmarkStart w:id="3897" w:name="_Toc63148854"/>
            <w:bookmarkStart w:id="3898" w:name="_Toc64530130"/>
            <w:bookmarkStart w:id="3899" w:name="_Toc65959099"/>
            <w:bookmarkStart w:id="3900" w:name="_Toc66036046"/>
            <w:bookmarkStart w:id="3901" w:name="_Toc66169855"/>
            <w:bookmarkStart w:id="3902" w:name="_Toc66170269"/>
            <w:bookmarkStart w:id="3903" w:name="_Toc66171021"/>
            <w:bookmarkStart w:id="3904" w:name="_Toc66171404"/>
            <w:bookmarkStart w:id="3905" w:name="_Toc66171787"/>
            <w:bookmarkStart w:id="3906" w:name="_Toc70442874"/>
            <w:bookmarkStart w:id="3907" w:name="_Toc70494810"/>
            <w:bookmarkStart w:id="3908" w:name="_Toc70510980"/>
            <w:bookmarkStart w:id="3909" w:name="_Toc70511374"/>
            <w:bookmarkStart w:id="3910" w:name="_Toc70511757"/>
            <w:bookmarkStart w:id="3911" w:name="_Toc70512140"/>
            <w:bookmarkStart w:id="3912" w:name="_Toc89249873"/>
            <w:bookmarkStart w:id="3913" w:name="_Toc89439634"/>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p>
        </w:tc>
        <w:bookmarkStart w:id="3914" w:name="_Toc58938065"/>
        <w:bookmarkStart w:id="3915" w:name="_Toc58939404"/>
        <w:bookmarkStart w:id="3916" w:name="_Toc59108301"/>
        <w:bookmarkStart w:id="3917" w:name="_Toc59300805"/>
        <w:bookmarkStart w:id="3918" w:name="_Toc59303521"/>
        <w:bookmarkStart w:id="3919" w:name="_Toc59515352"/>
        <w:bookmarkStart w:id="3920" w:name="_Toc59628598"/>
        <w:bookmarkStart w:id="3921" w:name="_Toc60752233"/>
        <w:bookmarkStart w:id="3922" w:name="_Toc61061026"/>
        <w:bookmarkStart w:id="3923" w:name="_Toc61516823"/>
        <w:bookmarkStart w:id="3924" w:name="_Toc61517228"/>
        <w:bookmarkStart w:id="3925" w:name="_Toc61517633"/>
        <w:bookmarkStart w:id="3926" w:name="_Toc62469319"/>
        <w:bookmarkStart w:id="3927" w:name="_Toc62469725"/>
        <w:bookmarkStart w:id="3928" w:name="_Toc62806064"/>
        <w:bookmarkStart w:id="3929" w:name="_Toc63148855"/>
        <w:bookmarkStart w:id="3930" w:name="_Toc64530131"/>
        <w:bookmarkStart w:id="3931" w:name="_Toc65959100"/>
        <w:bookmarkStart w:id="3932" w:name="_Toc66036047"/>
        <w:bookmarkStart w:id="3933" w:name="_Toc66169856"/>
        <w:bookmarkStart w:id="3934" w:name="_Toc66170270"/>
        <w:bookmarkStart w:id="3935" w:name="_Toc66171022"/>
        <w:bookmarkStart w:id="3936" w:name="_Toc66171405"/>
        <w:bookmarkStart w:id="3937" w:name="_Toc66171788"/>
        <w:bookmarkStart w:id="3938" w:name="_Toc70442875"/>
        <w:bookmarkStart w:id="3939" w:name="_Toc70494811"/>
        <w:bookmarkStart w:id="3940" w:name="_Toc70510981"/>
        <w:bookmarkStart w:id="3941" w:name="_Toc70511375"/>
        <w:bookmarkStart w:id="3942" w:name="_Toc70511758"/>
        <w:bookmarkStart w:id="3943" w:name="_Toc70512141"/>
        <w:bookmarkStart w:id="3944" w:name="_Toc89249874"/>
        <w:bookmarkStart w:id="3945" w:name="_Toc89439635"/>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tr>
    </w:tbl>
    <w:p w14:paraId="757E85E0" w14:textId="54E3C59A" w:rsidR="00E96E55" w:rsidDel="003E600E" w:rsidRDefault="00E96E55">
      <w:pPr>
        <w:spacing w:line="240" w:lineRule="atLeast"/>
        <w:rPr>
          <w:del w:id="3946" w:author="Strzelczyk, Anthony (A.)" w:date="2020-12-14T20:05:00Z"/>
        </w:rPr>
        <w:pPrChange w:id="3947" w:author="Strzelczyk, Anthony (A.)" w:date="2020-12-14T20:05:00Z">
          <w:pPr>
            <w:pStyle w:val="Caption"/>
          </w:pPr>
        </w:pPrChange>
      </w:pPr>
      <w:del w:id="3948" w:author="Strzelczyk, Anthony (A.)" w:date="2020-12-14T20:05:00Z">
        <w:r w:rsidRPr="0068776C" w:rsidDel="003E600E">
          <w:delText xml:space="preserve">Table </w:delText>
        </w:r>
        <w:r w:rsidDel="003E600E">
          <w:rPr>
            <w:noProof/>
          </w:rPr>
          <w:fldChar w:fldCharType="begin"/>
        </w:r>
        <w:r w:rsidDel="003E600E">
          <w:rPr>
            <w:noProof/>
          </w:rPr>
          <w:delInstrText xml:space="preserve"> SEQ Table \* ARABIC </w:delInstrText>
        </w:r>
        <w:r w:rsidDel="003E600E">
          <w:rPr>
            <w:noProof/>
          </w:rPr>
          <w:fldChar w:fldCharType="separate"/>
        </w:r>
      </w:del>
      <w:del w:id="3949" w:author="Strzelczyk, Anthony (A.)" w:date="2020-12-10T12:02:00Z">
        <w:r w:rsidDel="00C24607">
          <w:rPr>
            <w:noProof/>
          </w:rPr>
          <w:delText>14</w:delText>
        </w:r>
      </w:del>
      <w:del w:id="3950" w:author="Strzelczyk, Anthony (A.)" w:date="2020-12-14T20:05:00Z">
        <w:r w:rsidDel="003E600E">
          <w:rPr>
            <w:noProof/>
          </w:rPr>
          <w:fldChar w:fldCharType="end"/>
        </w:r>
        <w:r w:rsidRPr="0068776C" w:rsidDel="003E600E">
          <w:delText>: Transition</w:delText>
        </w:r>
        <w:r w:rsidDel="003E600E">
          <w:delText>s</w:delText>
        </w:r>
        <w:r w:rsidRPr="0068776C" w:rsidDel="003E600E">
          <w:delText xml:space="preserve"> between Operational Modes</w:delText>
        </w:r>
        <w:r w:rsidDel="003E600E">
          <w:delText xml:space="preserve"> and States for Rear Fog Lighting</w:delText>
        </w:r>
        <w:bookmarkStart w:id="3951" w:name="_Toc58938066"/>
        <w:bookmarkStart w:id="3952" w:name="_Toc58939405"/>
        <w:bookmarkStart w:id="3953" w:name="_Toc59108302"/>
        <w:bookmarkStart w:id="3954" w:name="_Toc59300806"/>
        <w:bookmarkStart w:id="3955" w:name="_Toc59303522"/>
        <w:bookmarkStart w:id="3956" w:name="_Toc59515353"/>
        <w:bookmarkStart w:id="3957" w:name="_Toc59628599"/>
        <w:bookmarkStart w:id="3958" w:name="_Toc60752234"/>
        <w:bookmarkStart w:id="3959" w:name="_Toc61061027"/>
        <w:bookmarkStart w:id="3960" w:name="_Toc61516824"/>
        <w:bookmarkStart w:id="3961" w:name="_Toc61517229"/>
        <w:bookmarkStart w:id="3962" w:name="_Toc61517634"/>
        <w:bookmarkStart w:id="3963" w:name="_Toc62469320"/>
        <w:bookmarkStart w:id="3964" w:name="_Toc62469726"/>
        <w:bookmarkStart w:id="3965" w:name="_Toc62806065"/>
        <w:bookmarkStart w:id="3966" w:name="_Toc63148856"/>
        <w:bookmarkStart w:id="3967" w:name="_Toc64530132"/>
        <w:bookmarkStart w:id="3968" w:name="_Toc65959101"/>
        <w:bookmarkStart w:id="3969" w:name="_Toc66036048"/>
        <w:bookmarkStart w:id="3970" w:name="_Toc66169857"/>
        <w:bookmarkStart w:id="3971" w:name="_Toc66170271"/>
        <w:bookmarkStart w:id="3972" w:name="_Toc66171023"/>
        <w:bookmarkStart w:id="3973" w:name="_Toc66171406"/>
        <w:bookmarkStart w:id="3974" w:name="_Toc66171789"/>
        <w:bookmarkStart w:id="3975" w:name="_Toc70442876"/>
        <w:bookmarkStart w:id="3976" w:name="_Toc70494812"/>
        <w:bookmarkStart w:id="3977" w:name="_Toc70510982"/>
        <w:bookmarkStart w:id="3978" w:name="_Toc70511376"/>
        <w:bookmarkStart w:id="3979" w:name="_Toc70511759"/>
        <w:bookmarkStart w:id="3980" w:name="_Toc70512142"/>
        <w:bookmarkStart w:id="3981" w:name="_Toc89249875"/>
        <w:bookmarkStart w:id="3982" w:name="_Toc89439636"/>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del>
    </w:p>
    <w:p w14:paraId="11E2EA39" w14:textId="23B4A3F7" w:rsidR="00E96E55" w:rsidRPr="00E96E55" w:rsidDel="003E600E" w:rsidRDefault="00E96E55">
      <w:pPr>
        <w:spacing w:line="240" w:lineRule="atLeast"/>
        <w:rPr>
          <w:del w:id="3983" w:author="Strzelczyk, Anthony (A.)" w:date="2020-12-14T20:05:00Z"/>
        </w:rPr>
        <w:pPrChange w:id="3984" w:author="Strzelczyk, Anthony (A.)" w:date="2020-12-11T12:24:00Z">
          <w:pPr/>
        </w:pPrChange>
      </w:pPr>
      <w:bookmarkStart w:id="3985" w:name="_Toc58938067"/>
      <w:bookmarkStart w:id="3986" w:name="_Toc58939406"/>
      <w:bookmarkStart w:id="3987" w:name="_Toc59108303"/>
      <w:bookmarkStart w:id="3988" w:name="_Toc59300807"/>
      <w:bookmarkStart w:id="3989" w:name="_Toc59303523"/>
      <w:bookmarkStart w:id="3990" w:name="_Toc59515354"/>
      <w:bookmarkStart w:id="3991" w:name="_Toc59628600"/>
      <w:bookmarkStart w:id="3992" w:name="_Toc60752235"/>
      <w:bookmarkStart w:id="3993" w:name="_Toc61061028"/>
      <w:bookmarkStart w:id="3994" w:name="_Toc61516825"/>
      <w:bookmarkStart w:id="3995" w:name="_Toc61517230"/>
      <w:bookmarkStart w:id="3996" w:name="_Toc61517635"/>
      <w:bookmarkStart w:id="3997" w:name="_Toc62469321"/>
      <w:bookmarkStart w:id="3998" w:name="_Toc62469727"/>
      <w:bookmarkStart w:id="3999" w:name="_Toc62806066"/>
      <w:bookmarkStart w:id="4000" w:name="_Toc63148857"/>
      <w:bookmarkStart w:id="4001" w:name="_Toc64530133"/>
      <w:bookmarkStart w:id="4002" w:name="_Toc65959102"/>
      <w:bookmarkStart w:id="4003" w:name="_Toc66036049"/>
      <w:bookmarkStart w:id="4004" w:name="_Toc66169858"/>
      <w:bookmarkStart w:id="4005" w:name="_Toc66170272"/>
      <w:bookmarkStart w:id="4006" w:name="_Toc66171024"/>
      <w:bookmarkStart w:id="4007" w:name="_Toc66171407"/>
      <w:bookmarkStart w:id="4008" w:name="_Toc66171790"/>
      <w:bookmarkStart w:id="4009" w:name="_Toc70442877"/>
      <w:bookmarkStart w:id="4010" w:name="_Toc70494813"/>
      <w:bookmarkStart w:id="4011" w:name="_Toc70510983"/>
      <w:bookmarkStart w:id="4012" w:name="_Toc70511377"/>
      <w:bookmarkStart w:id="4013" w:name="_Toc70511760"/>
      <w:bookmarkStart w:id="4014" w:name="_Toc70512143"/>
      <w:bookmarkStart w:id="4015" w:name="_Toc89249876"/>
      <w:bookmarkStart w:id="4016" w:name="_Toc89439637"/>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49404C52" w14:textId="77777777" w:rsidR="00D87533" w:rsidRDefault="0027671B">
      <w:pPr>
        <w:pStyle w:val="Heading2"/>
        <w:tabs>
          <w:tab w:val="num" w:pos="718"/>
        </w:tabs>
        <w:spacing w:line="240" w:lineRule="atLeast"/>
        <w:ind w:left="601" w:hanging="601"/>
        <w:pPrChange w:id="4017" w:author="Strzelczyk, Anthony (A.)" w:date="2020-12-11T12:24:00Z">
          <w:pPr>
            <w:pStyle w:val="Heading2"/>
            <w:tabs>
              <w:tab w:val="num" w:pos="718"/>
            </w:tabs>
            <w:ind w:left="601" w:hanging="601"/>
          </w:pPr>
        </w:pPrChange>
      </w:pPr>
      <w:bookmarkStart w:id="4018" w:name="_Toc89439638"/>
      <w:r w:rsidRPr="007C20FA">
        <w:t>Use Case</w:t>
      </w:r>
      <w:r w:rsidR="00D87533">
        <w:t>s</w:t>
      </w:r>
      <w:bookmarkEnd w:id="4018"/>
    </w:p>
    <w:p w14:paraId="42BCC7CC" w14:textId="77777777" w:rsidR="00382D86" w:rsidRPr="00C85F79" w:rsidRDefault="00382D86">
      <w:pPr>
        <w:pStyle w:val="REUserHint"/>
        <w:spacing w:line="240" w:lineRule="atLeast"/>
        <w:rPr>
          <w:rStyle w:val="SubtleEmphasis"/>
          <w:rFonts w:cs="Arial"/>
          <w:b/>
          <w:iCs w:val="0"/>
          <w:kern w:val="32"/>
          <w:sz w:val="28"/>
          <w:szCs w:val="28"/>
        </w:rPr>
        <w:pPrChange w:id="4019" w:author="Strzelczyk, Anthony (A.)" w:date="2020-12-11T12:24:00Z">
          <w:pPr>
            <w:pStyle w:val="REUserHint"/>
          </w:pPr>
        </w:pPrChange>
      </w:pPr>
      <w:r w:rsidRPr="00347A88">
        <w:rPr>
          <w:rStyle w:val="SubtleEmphasis"/>
          <w:b/>
        </w:rPr>
        <w:t>#Classification:</w:t>
      </w:r>
      <w:r w:rsidRPr="00B4266A">
        <w:rPr>
          <w:rStyle w:val="SubtleEmphasis"/>
          <w:b/>
        </w:rPr>
        <w:t xml:space="preserve"> </w:t>
      </w:r>
      <w:r w:rsidRPr="00C85F79">
        <w:rPr>
          <w:rStyle w:val="SubtleEmphasis"/>
        </w:rPr>
        <w:t>Optional</w:t>
      </w:r>
      <w:r w:rsidR="00B4266A" w:rsidRPr="00C85F79">
        <w:rPr>
          <w:rStyle w:val="SubtleEmphasis"/>
        </w:rPr>
        <w:t xml:space="preserve"> (Mandatory for Functional Safety)</w:t>
      </w:r>
    </w:p>
    <w:p w14:paraId="5F49A710" w14:textId="77777777" w:rsidR="00B4266A" w:rsidRPr="00B4266A" w:rsidRDefault="00B4266A">
      <w:pPr>
        <w:pStyle w:val="REUserHint"/>
        <w:spacing w:line="240" w:lineRule="atLeast"/>
        <w:rPr>
          <w:rStyle w:val="SubtleEmphasis"/>
        </w:rPr>
        <w:pPrChange w:id="4020" w:author="Strzelczyk, Anthony (A.)" w:date="2020-12-11T12:24:00Z">
          <w:pPr>
            <w:pStyle w:val="REUserHint"/>
          </w:pPr>
        </w:pPrChange>
      </w:pPr>
      <w:r w:rsidRPr="00B4266A">
        <w:rPr>
          <w:rStyle w:val="SubtleEmphasis"/>
          <w:b/>
        </w:rPr>
        <w:t xml:space="preserve">#Hint: </w:t>
      </w:r>
      <w:r w:rsidRPr="00B4266A">
        <w:rPr>
          <w:rStyle w:val="SubtleEmphasis"/>
        </w:rPr>
        <w:t xml:space="preserve">Describe (or reference) the ways the </w:t>
      </w:r>
      <w:r>
        <w:rPr>
          <w:rStyle w:val="SubtleEmphasis"/>
        </w:rPr>
        <w:t>user</w:t>
      </w:r>
      <w:r w:rsidRPr="00B4266A">
        <w:rPr>
          <w:rStyle w:val="SubtleEmphasis"/>
        </w:rPr>
        <w:t xml:space="preserve"> interact</w:t>
      </w:r>
      <w:r>
        <w:rPr>
          <w:rStyle w:val="SubtleEmphasis"/>
        </w:rPr>
        <w:t>s</w:t>
      </w:r>
      <w:r w:rsidRPr="00B4266A">
        <w:rPr>
          <w:rStyle w:val="SubtleEmphasis"/>
        </w:rPr>
        <w:t xml:space="preserve"> with the system</w:t>
      </w:r>
    </w:p>
    <w:p w14:paraId="279AF55E" w14:textId="36F6DB40" w:rsidR="00497BD5" w:rsidRDefault="00497BD5">
      <w:pPr>
        <w:pStyle w:val="REUserHint"/>
        <w:spacing w:line="240" w:lineRule="atLeast"/>
        <w:rPr>
          <w:rStyle w:val="SubtleEmphasis"/>
          <w:color w:val="0000FF"/>
        </w:rPr>
      </w:pPr>
      <w:r w:rsidRPr="00347A88">
        <w:rPr>
          <w:rStyle w:val="SubtleEmphasis"/>
          <w:b/>
        </w:rPr>
        <w:t>#Link:</w:t>
      </w:r>
      <w:r w:rsidRPr="00347A88">
        <w:rPr>
          <w:rStyle w:val="SubtleEmphasis"/>
        </w:rPr>
        <w:t xml:space="preserve"> </w:t>
      </w:r>
      <w:hyperlink r:id="rId35" w:anchor="/workspace/209/_vv/(process/activity/_A8UUYPnykpCMg85u0m-tig)" w:history="1">
        <w:r>
          <w:rPr>
            <w:rStyle w:val="SubtleEmphasis"/>
            <w:color w:val="0000FF"/>
          </w:rPr>
          <w:t>Stages - RE Model a Use Case</w:t>
        </w:r>
      </w:hyperlink>
    </w:p>
    <w:p w14:paraId="468F9B91" w14:textId="69926017" w:rsidR="001E084B" w:rsidRDefault="001E084B" w:rsidP="001E084B"/>
    <w:p w14:paraId="0CF7B280" w14:textId="77777777" w:rsidR="00FF141F" w:rsidRPr="001070AC" w:rsidRDefault="00FF141F" w:rsidP="00FF141F">
      <w:pPr>
        <w:pStyle w:val="Heading3"/>
        <w:spacing w:line="240" w:lineRule="atLeast"/>
      </w:pPr>
      <w:bookmarkStart w:id="4021" w:name="_Toc89439639"/>
      <w:r>
        <w:t>Use Case</w:t>
      </w:r>
      <w:r w:rsidRPr="007C20FA">
        <w:t xml:space="preserve"> Diagram</w:t>
      </w:r>
      <w:bookmarkEnd w:id="4021"/>
    </w:p>
    <w:p w14:paraId="2F7D534F" w14:textId="77777777" w:rsidR="00FF141F" w:rsidRDefault="00FF141F" w:rsidP="001E084B"/>
    <w:p w14:paraId="2A98A7F6" w14:textId="0FFD3D39" w:rsidR="001E084B" w:rsidRDefault="001E084B" w:rsidP="001E084B">
      <w:r>
        <w:rPr>
          <w:noProof/>
        </w:rPr>
        <w:drawing>
          <wp:inline distT="0" distB="0" distL="0" distR="0" wp14:anchorId="587AE10E" wp14:editId="7D18BB16">
            <wp:extent cx="6466205" cy="4940881"/>
            <wp:effectExtent l="0" t="0" r="0" b="0"/>
            <wp:docPr id="27" name="Picture 489868048.jpg" descr="489868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89868048.jpg"/>
                    <pic:cNvPicPr/>
                  </pic:nvPicPr>
                  <pic:blipFill>
                    <a:blip r:embed="rId36" cstate="print"/>
                    <a:stretch>
                      <a:fillRect/>
                    </a:stretch>
                  </pic:blipFill>
                  <pic:spPr>
                    <a:xfrm>
                      <a:off x="0" y="0"/>
                      <a:ext cx="6466205" cy="4940881"/>
                    </a:xfrm>
                    <a:prstGeom prst="rect">
                      <a:avLst/>
                    </a:prstGeom>
                  </pic:spPr>
                </pic:pic>
              </a:graphicData>
            </a:graphic>
          </wp:inline>
        </w:drawing>
      </w:r>
    </w:p>
    <w:p w14:paraId="734CE675" w14:textId="2BB20094" w:rsidR="00FF141F" w:rsidRDefault="00FF141F" w:rsidP="00FF141F">
      <w:pPr>
        <w:pStyle w:val="Caption"/>
      </w:pPr>
      <w:bookmarkStart w:id="4022" w:name="_Toc89440086"/>
      <w:ins w:id="4023" w:author="Strzelczyk, Anthony (A.)" w:date="2020-12-15T15:33:00Z">
        <w:r w:rsidRPr="00845E88">
          <w:t xml:space="preserve">Figure </w:t>
        </w:r>
        <w:r>
          <w:fldChar w:fldCharType="begin"/>
        </w:r>
        <w:r>
          <w:instrText xml:space="preserve"> SEQ Figure \* ARABIC </w:instrText>
        </w:r>
        <w:r>
          <w:fldChar w:fldCharType="separate"/>
        </w:r>
      </w:ins>
      <w:r w:rsidR="005277C2">
        <w:rPr>
          <w:noProof/>
        </w:rPr>
        <w:t>5</w:t>
      </w:r>
      <w:ins w:id="4024" w:author="Strzelczyk, Anthony (A.)" w:date="2020-12-15T15:33:00Z">
        <w:r>
          <w:fldChar w:fldCharType="end"/>
        </w:r>
        <w:r w:rsidRPr="00845E88">
          <w:t>: Use Case Diagram</w:t>
        </w:r>
        <w:bookmarkEnd w:id="4022"/>
        <w:r w:rsidRPr="00A20123" w:rsidDel="00417949">
          <w:rPr>
            <w:rPrChange w:id="4025" w:author="Strzelczyk, Anthony (A.)" w:date="2020-12-15T15:33:00Z">
              <w:rPr>
                <w:b w:val="0"/>
                <w:i/>
                <w:color w:val="808080"/>
              </w:rPr>
            </w:rPrChange>
          </w:rPr>
          <w:t xml:space="preserve"> </w:t>
        </w:r>
      </w:ins>
    </w:p>
    <w:p w14:paraId="012261B8" w14:textId="77777777" w:rsidR="00FF141F" w:rsidRPr="001E084B" w:rsidRDefault="00FF141F" w:rsidP="001E084B"/>
    <w:bookmarkEnd w:id="1162"/>
    <w:p w14:paraId="49ABB5EB" w14:textId="0E66DF69" w:rsidR="00CD5D4D" w:rsidRPr="00CD5D4D" w:rsidDel="0034423D" w:rsidRDefault="00CD5D4D" w:rsidP="00CD5D4D">
      <w:pPr>
        <w:rPr>
          <w:del w:id="4026" w:author="Strzelczyk, Anthony (A.)" w:date="2020-12-15T15:34:00Z"/>
        </w:rPr>
      </w:pPr>
    </w:p>
    <w:p w14:paraId="0529DE67" w14:textId="77777777" w:rsidR="002F165E" w:rsidRPr="002F165E" w:rsidRDefault="002F165E" w:rsidP="002F165E">
      <w:pPr>
        <w:rPr>
          <w:ins w:id="4027" w:author="Strzelczyk, Anthony (A.)" w:date="2020-12-15T15:35:00Z"/>
        </w:rPr>
      </w:pPr>
    </w:p>
    <w:p w14:paraId="36CC15DC" w14:textId="6967F6F8" w:rsidR="00273FCA" w:rsidDel="00F635AD" w:rsidRDefault="00174E11">
      <w:pPr>
        <w:spacing w:line="240" w:lineRule="atLeast"/>
        <w:jc w:val="center"/>
        <w:rPr>
          <w:del w:id="4028" w:author="Strzelczyk, Anthony (A.)" w:date="2020-12-15T12:47:00Z"/>
        </w:rPr>
        <w:pPrChange w:id="4029" w:author="Strzelczyk, Anthony (A.)" w:date="2020-12-11T12:24:00Z">
          <w:pPr/>
        </w:pPrChange>
      </w:pPr>
      <w:del w:id="4030" w:author="Strzelczyk, Anthony (A.)" w:date="2020-12-15T10:06:00Z">
        <w:r w:rsidRPr="00ED05EA" w:rsidDel="00417949">
          <w:rPr>
            <w:b/>
            <w:highlight w:val="yellow"/>
            <w:rPrChange w:id="4031" w:author="Strzelczyk, Anthony (A.)" w:date="2021-01-22T10:42:00Z">
              <w:rPr>
                <w:b/>
                <w:i/>
                <w:color w:val="808080"/>
              </w:rPr>
            </w:rPrChange>
          </w:rPr>
          <w:fldChar w:fldCharType="begin"/>
        </w:r>
        <w:r w:rsidRPr="00ED05EA" w:rsidDel="00417949">
          <w:rPr>
            <w:b/>
            <w:highlight w:val="yellow"/>
            <w:rPrChange w:id="4032" w:author="Strzelczyk, Anthony (A.)" w:date="2021-01-22T10:42:00Z">
              <w:rPr>
                <w:b/>
                <w:i/>
                <w:color w:val="808080"/>
              </w:rPr>
            </w:rPrChange>
          </w:rPr>
          <w:fldChar w:fldCharType="end"/>
        </w:r>
      </w:del>
      <w:bookmarkStart w:id="4033" w:name="_Toc34681993"/>
      <w:del w:id="4034" w:author="Strzelczyk, Anthony (A.)" w:date="2020-12-15T12:47:00Z">
        <w:r w:rsidRPr="00845E88" w:rsidDel="00F635AD">
          <w:delText xml:space="preserve">Figure </w:delText>
        </w:r>
        <w:r w:rsidDel="00F635AD">
          <w:rPr>
            <w:noProof/>
          </w:rPr>
          <w:fldChar w:fldCharType="begin"/>
        </w:r>
        <w:r w:rsidDel="00F635AD">
          <w:rPr>
            <w:noProof/>
          </w:rPr>
          <w:delInstrText xml:space="preserve"> SEQ Figure \* ARABIC </w:delInstrText>
        </w:r>
        <w:r w:rsidDel="00F635AD">
          <w:rPr>
            <w:noProof/>
          </w:rPr>
          <w:fldChar w:fldCharType="separate"/>
        </w:r>
      </w:del>
      <w:del w:id="4035" w:author="Strzelczyk, Anthony (A.)" w:date="2020-12-10T12:02:00Z">
        <w:r w:rsidDel="00C24607">
          <w:rPr>
            <w:noProof/>
          </w:rPr>
          <w:delText>6</w:delText>
        </w:r>
      </w:del>
      <w:del w:id="4036" w:author="Strzelczyk, Anthony (A.)" w:date="2020-12-15T12:47:00Z">
        <w:r w:rsidDel="00F635AD">
          <w:rPr>
            <w:noProof/>
          </w:rPr>
          <w:fldChar w:fldCharType="end"/>
        </w:r>
        <w:r w:rsidRPr="00845E88" w:rsidDel="00F635AD">
          <w:delText>: Use Case Diagram</w:delText>
        </w:r>
        <w:bookmarkStart w:id="4037" w:name="_Toc58938070"/>
        <w:bookmarkStart w:id="4038" w:name="_Toc58939409"/>
        <w:bookmarkStart w:id="4039" w:name="_Toc59108306"/>
        <w:bookmarkStart w:id="4040" w:name="_Toc59300810"/>
        <w:bookmarkStart w:id="4041" w:name="_Toc59303526"/>
        <w:bookmarkStart w:id="4042" w:name="_Toc59515357"/>
        <w:bookmarkStart w:id="4043" w:name="_Toc59628603"/>
        <w:bookmarkStart w:id="4044" w:name="_Toc60752238"/>
        <w:bookmarkStart w:id="4045" w:name="_Toc61061031"/>
        <w:bookmarkStart w:id="4046" w:name="_Toc61516828"/>
        <w:bookmarkStart w:id="4047" w:name="_Toc61517233"/>
        <w:bookmarkStart w:id="4048" w:name="_Toc61517638"/>
        <w:bookmarkStart w:id="4049" w:name="_Toc62469324"/>
        <w:bookmarkStart w:id="4050" w:name="_Toc62469730"/>
        <w:bookmarkStart w:id="4051" w:name="_Toc62806069"/>
        <w:bookmarkStart w:id="4052" w:name="_Toc63148860"/>
        <w:bookmarkStart w:id="4053" w:name="_Toc64530136"/>
        <w:bookmarkStart w:id="4054" w:name="_Toc65959105"/>
        <w:bookmarkStart w:id="4055" w:name="_Toc66036052"/>
        <w:bookmarkStart w:id="4056" w:name="_Toc66169861"/>
        <w:bookmarkStart w:id="4057" w:name="_Toc66170275"/>
        <w:bookmarkStart w:id="4058" w:name="_Toc66171027"/>
        <w:bookmarkStart w:id="4059" w:name="_Toc66171410"/>
        <w:bookmarkStart w:id="4060" w:name="_Toc66171793"/>
        <w:bookmarkStart w:id="4061" w:name="_Toc70442880"/>
        <w:bookmarkStart w:id="4062" w:name="_Toc70494816"/>
        <w:bookmarkStart w:id="4063" w:name="_Toc70510986"/>
        <w:bookmarkStart w:id="4064" w:name="_Toc70511380"/>
        <w:bookmarkStart w:id="4065" w:name="_Toc70511763"/>
        <w:bookmarkStart w:id="4066" w:name="_Toc70512146"/>
        <w:bookmarkStart w:id="4067" w:name="_Toc89249879"/>
        <w:bookmarkStart w:id="4068" w:name="_Toc89439640"/>
        <w:bookmarkEnd w:id="4033"/>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del>
    </w:p>
    <w:p w14:paraId="4E6F5FCE" w14:textId="7E2F494D" w:rsidR="00C07474" w:rsidDel="00417949" w:rsidRDefault="00C07474">
      <w:pPr>
        <w:spacing w:line="240" w:lineRule="atLeast"/>
        <w:rPr>
          <w:del w:id="4069" w:author="Strzelczyk, Anthony (A.)" w:date="2020-12-15T10:06:00Z"/>
        </w:rPr>
        <w:pPrChange w:id="4070" w:author="Strzelczyk, Anthony (A.)" w:date="2020-12-11T12:24:00Z">
          <w:pPr/>
        </w:pPrChange>
      </w:pPr>
      <w:del w:id="4071" w:author="Strzelczyk, Anthony (A.)" w:date="2020-12-15T10:05:00Z">
        <w:r w:rsidDel="00417949">
          <w:rPr>
            <w:noProof/>
          </w:rPr>
          <w:drawing>
            <wp:inline distT="0" distB="0" distL="0" distR="0" wp14:anchorId="4C4B4C49" wp14:editId="771C080E">
              <wp:extent cx="6466205" cy="2735580"/>
              <wp:effectExtent l="0" t="0" r="0" b="7620"/>
              <wp:docPr id="10" name="Picture -1716297824.jpg" descr="-1716297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16297824.jpg"/>
                      <pic:cNvPicPr/>
                    </pic:nvPicPr>
                    <pic:blipFill>
                      <a:blip r:embed="rId37" cstate="print"/>
                      <a:stretch>
                        <a:fillRect/>
                      </a:stretch>
                    </pic:blipFill>
                    <pic:spPr>
                      <a:xfrm>
                        <a:off x="0" y="0"/>
                        <a:ext cx="6466205" cy="2735580"/>
                      </a:xfrm>
                      <a:prstGeom prst="rect">
                        <a:avLst/>
                      </a:prstGeom>
                    </pic:spPr>
                  </pic:pic>
                </a:graphicData>
              </a:graphic>
            </wp:inline>
          </w:drawing>
        </w:r>
      </w:del>
      <w:bookmarkStart w:id="4072" w:name="_Toc58938071"/>
      <w:bookmarkStart w:id="4073" w:name="_Toc58939410"/>
      <w:bookmarkStart w:id="4074" w:name="_Toc59108307"/>
      <w:bookmarkStart w:id="4075" w:name="_Toc59300811"/>
      <w:bookmarkStart w:id="4076" w:name="_Toc59303527"/>
      <w:bookmarkStart w:id="4077" w:name="_Toc59515358"/>
      <w:bookmarkStart w:id="4078" w:name="_Toc59628604"/>
      <w:bookmarkStart w:id="4079" w:name="_Toc60752239"/>
      <w:bookmarkStart w:id="4080" w:name="_Toc61061032"/>
      <w:bookmarkStart w:id="4081" w:name="_Toc61516829"/>
      <w:bookmarkStart w:id="4082" w:name="_Toc61517234"/>
      <w:bookmarkStart w:id="4083" w:name="_Toc61517639"/>
      <w:bookmarkStart w:id="4084" w:name="_Toc62469325"/>
      <w:bookmarkStart w:id="4085" w:name="_Toc62469731"/>
      <w:bookmarkStart w:id="4086" w:name="_Toc62806070"/>
      <w:bookmarkStart w:id="4087" w:name="_Toc63148861"/>
      <w:bookmarkStart w:id="4088" w:name="_Toc64530137"/>
      <w:bookmarkStart w:id="4089" w:name="_Toc65959106"/>
      <w:bookmarkStart w:id="4090" w:name="_Toc66036053"/>
      <w:bookmarkStart w:id="4091" w:name="_Toc66169862"/>
      <w:bookmarkStart w:id="4092" w:name="_Toc66170276"/>
      <w:bookmarkStart w:id="4093" w:name="_Toc66171028"/>
      <w:bookmarkStart w:id="4094" w:name="_Toc66171411"/>
      <w:bookmarkStart w:id="4095" w:name="_Toc66171794"/>
      <w:bookmarkStart w:id="4096" w:name="_Toc70442881"/>
      <w:bookmarkStart w:id="4097" w:name="_Toc70494817"/>
      <w:bookmarkStart w:id="4098" w:name="_Toc70510987"/>
      <w:bookmarkStart w:id="4099" w:name="_Toc70511381"/>
      <w:bookmarkStart w:id="4100" w:name="_Toc70511764"/>
      <w:bookmarkStart w:id="4101" w:name="_Toc70512147"/>
      <w:bookmarkStart w:id="4102" w:name="_Toc89249880"/>
      <w:bookmarkStart w:id="4103" w:name="_Toc8943964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p>
    <w:p w14:paraId="21BB353C" w14:textId="77777777" w:rsidR="00C000B0" w:rsidDel="00417949" w:rsidRDefault="00C000B0">
      <w:pPr>
        <w:spacing w:line="240" w:lineRule="atLeast"/>
        <w:rPr>
          <w:del w:id="4104" w:author="Strzelczyk, Anthony (A.)" w:date="2020-12-15T10:06:00Z"/>
        </w:rPr>
        <w:pPrChange w:id="4105" w:author="Strzelczyk, Anthony (A.)" w:date="2020-12-11T12:24:00Z">
          <w:pPr/>
        </w:pPrChange>
      </w:pPr>
      <w:bookmarkStart w:id="4106" w:name="_Toc58938072"/>
      <w:bookmarkStart w:id="4107" w:name="_Toc58939411"/>
      <w:bookmarkStart w:id="4108" w:name="_Toc59108308"/>
      <w:bookmarkStart w:id="4109" w:name="_Toc59300812"/>
      <w:bookmarkStart w:id="4110" w:name="_Toc59303528"/>
      <w:bookmarkStart w:id="4111" w:name="_Toc59515359"/>
      <w:bookmarkStart w:id="4112" w:name="_Toc59628605"/>
      <w:bookmarkStart w:id="4113" w:name="_Toc60752240"/>
      <w:bookmarkStart w:id="4114" w:name="_Toc61061033"/>
      <w:bookmarkStart w:id="4115" w:name="_Toc61516830"/>
      <w:bookmarkStart w:id="4116" w:name="_Toc61517235"/>
      <w:bookmarkStart w:id="4117" w:name="_Toc61517640"/>
      <w:bookmarkStart w:id="4118" w:name="_Toc62469326"/>
      <w:bookmarkStart w:id="4119" w:name="_Toc62469732"/>
      <w:bookmarkStart w:id="4120" w:name="_Toc62806071"/>
      <w:bookmarkStart w:id="4121" w:name="_Toc63148862"/>
      <w:bookmarkStart w:id="4122" w:name="_Toc64530138"/>
      <w:bookmarkStart w:id="4123" w:name="_Toc65959107"/>
      <w:bookmarkStart w:id="4124" w:name="_Toc66036054"/>
      <w:bookmarkStart w:id="4125" w:name="_Toc66169863"/>
      <w:bookmarkStart w:id="4126" w:name="_Toc66170277"/>
      <w:bookmarkStart w:id="4127" w:name="_Toc66171029"/>
      <w:bookmarkStart w:id="4128" w:name="_Toc66171412"/>
      <w:bookmarkStart w:id="4129" w:name="_Toc66171795"/>
      <w:bookmarkStart w:id="4130" w:name="_Toc70442882"/>
      <w:bookmarkStart w:id="4131" w:name="_Toc70494818"/>
      <w:bookmarkStart w:id="4132" w:name="_Toc70510988"/>
      <w:bookmarkStart w:id="4133" w:name="_Toc70511382"/>
      <w:bookmarkStart w:id="4134" w:name="_Toc70511765"/>
      <w:bookmarkStart w:id="4135" w:name="_Toc70512148"/>
      <w:bookmarkStart w:id="4136" w:name="_Toc89249881"/>
      <w:bookmarkStart w:id="4137" w:name="_Toc89439642"/>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14:paraId="25F5F8A5" w14:textId="2A21EFD4" w:rsidR="00C000B0" w:rsidRPr="00764A0D" w:rsidDel="00417949" w:rsidRDefault="00C000B0">
      <w:pPr>
        <w:spacing w:line="240" w:lineRule="atLeast"/>
        <w:jc w:val="center"/>
        <w:rPr>
          <w:del w:id="4138" w:author="Strzelczyk, Anthony (A.)" w:date="2020-12-15T10:06:00Z"/>
        </w:rPr>
        <w:pPrChange w:id="4139" w:author="Strzelczyk, Anthony (A.)" w:date="2020-12-11T12:24:00Z">
          <w:pPr>
            <w:jc w:val="center"/>
          </w:pPr>
        </w:pPrChange>
      </w:pPr>
      <w:del w:id="4140" w:author="Strzelczyk, Anthony (A.)" w:date="2020-12-15T10:06:00Z">
        <w:r w:rsidRPr="00764A0D" w:rsidDel="00417949">
          <w:delText xml:space="preserve">Figure </w:delText>
        </w:r>
        <w:r w:rsidRPr="00764A0D" w:rsidDel="00417949">
          <w:rPr>
            <w:noProof/>
          </w:rPr>
          <w:fldChar w:fldCharType="begin"/>
        </w:r>
        <w:r w:rsidRPr="00764A0D" w:rsidDel="00417949">
          <w:rPr>
            <w:noProof/>
          </w:rPr>
          <w:delInstrText xml:space="preserve"> SEQ Figure \* ARABIC </w:delInstrText>
        </w:r>
        <w:r w:rsidRPr="00764A0D" w:rsidDel="00417949">
          <w:rPr>
            <w:noProof/>
          </w:rPr>
          <w:fldChar w:fldCharType="separate"/>
        </w:r>
      </w:del>
      <w:del w:id="4141" w:author="Strzelczyk, Anthony (A.)" w:date="2020-12-10T12:02:00Z">
        <w:r w:rsidRPr="00764A0D" w:rsidDel="00C24607">
          <w:rPr>
            <w:noProof/>
          </w:rPr>
          <w:delText>5</w:delText>
        </w:r>
      </w:del>
      <w:del w:id="4142" w:author="Strzelczyk, Anthony (A.)" w:date="2020-12-15T10:06:00Z">
        <w:r w:rsidRPr="00764A0D" w:rsidDel="00417949">
          <w:rPr>
            <w:noProof/>
          </w:rPr>
          <w:fldChar w:fldCharType="end"/>
        </w:r>
        <w:r w:rsidRPr="00764A0D" w:rsidDel="00417949">
          <w:delText>: Use Case Diagram for Front Fog Lighting</w:delText>
        </w:r>
        <w:bookmarkStart w:id="4143" w:name="_Toc58938073"/>
        <w:bookmarkStart w:id="4144" w:name="_Toc58939412"/>
        <w:bookmarkStart w:id="4145" w:name="_Toc59108309"/>
        <w:bookmarkStart w:id="4146" w:name="_Toc59300813"/>
        <w:bookmarkStart w:id="4147" w:name="_Toc59303529"/>
        <w:bookmarkStart w:id="4148" w:name="_Toc59515360"/>
        <w:bookmarkStart w:id="4149" w:name="_Toc59628606"/>
        <w:bookmarkStart w:id="4150" w:name="_Toc60752241"/>
        <w:bookmarkStart w:id="4151" w:name="_Toc61061034"/>
        <w:bookmarkStart w:id="4152" w:name="_Toc61516831"/>
        <w:bookmarkStart w:id="4153" w:name="_Toc61517236"/>
        <w:bookmarkStart w:id="4154" w:name="_Toc61517641"/>
        <w:bookmarkStart w:id="4155" w:name="_Toc62469327"/>
        <w:bookmarkStart w:id="4156" w:name="_Toc62469733"/>
        <w:bookmarkStart w:id="4157" w:name="_Toc62806072"/>
        <w:bookmarkStart w:id="4158" w:name="_Toc63148863"/>
        <w:bookmarkStart w:id="4159" w:name="_Toc64530139"/>
        <w:bookmarkStart w:id="4160" w:name="_Toc65959108"/>
        <w:bookmarkStart w:id="4161" w:name="_Toc66036055"/>
        <w:bookmarkStart w:id="4162" w:name="_Toc66169864"/>
        <w:bookmarkStart w:id="4163" w:name="_Toc66170278"/>
        <w:bookmarkStart w:id="4164" w:name="_Toc66171030"/>
        <w:bookmarkStart w:id="4165" w:name="_Toc66171413"/>
        <w:bookmarkStart w:id="4166" w:name="_Toc66171796"/>
        <w:bookmarkStart w:id="4167" w:name="_Toc70442883"/>
        <w:bookmarkStart w:id="4168" w:name="_Toc70494819"/>
        <w:bookmarkStart w:id="4169" w:name="_Toc70510989"/>
        <w:bookmarkStart w:id="4170" w:name="_Toc70511383"/>
        <w:bookmarkStart w:id="4171" w:name="_Toc70511766"/>
        <w:bookmarkStart w:id="4172" w:name="_Toc70512149"/>
        <w:bookmarkStart w:id="4173" w:name="_Toc89249882"/>
        <w:bookmarkStart w:id="4174" w:name="_Toc89439643"/>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del>
    </w:p>
    <w:p w14:paraId="68508E1B" w14:textId="49BE473D" w:rsidR="00C000B0" w:rsidDel="003B019C" w:rsidRDefault="00C000B0">
      <w:pPr>
        <w:spacing w:line="240" w:lineRule="atLeast"/>
        <w:rPr>
          <w:del w:id="4175" w:author="Strzelczyk, Anthony (A.)" w:date="2020-12-15T11:34:00Z"/>
        </w:rPr>
        <w:pPrChange w:id="4176" w:author="Strzelczyk, Anthony (A.)" w:date="2020-12-11T12:24:00Z">
          <w:pPr/>
        </w:pPrChange>
      </w:pPr>
      <w:bookmarkStart w:id="4177" w:name="_Toc58938074"/>
      <w:bookmarkStart w:id="4178" w:name="_Toc58939413"/>
      <w:bookmarkStart w:id="4179" w:name="_Toc59108310"/>
      <w:bookmarkStart w:id="4180" w:name="_Toc59300814"/>
      <w:bookmarkStart w:id="4181" w:name="_Toc59303530"/>
      <w:bookmarkStart w:id="4182" w:name="_Toc59515361"/>
      <w:bookmarkStart w:id="4183" w:name="_Toc59628607"/>
      <w:bookmarkStart w:id="4184" w:name="_Toc60752242"/>
      <w:bookmarkStart w:id="4185" w:name="_Toc61061035"/>
      <w:bookmarkStart w:id="4186" w:name="_Toc61516832"/>
      <w:bookmarkStart w:id="4187" w:name="_Toc61517237"/>
      <w:bookmarkStart w:id="4188" w:name="_Toc61517642"/>
      <w:bookmarkStart w:id="4189" w:name="_Toc62469328"/>
      <w:bookmarkStart w:id="4190" w:name="_Toc62469734"/>
      <w:bookmarkStart w:id="4191" w:name="_Toc62806073"/>
      <w:bookmarkStart w:id="4192" w:name="_Toc63148864"/>
      <w:bookmarkStart w:id="4193" w:name="_Toc64530140"/>
      <w:bookmarkStart w:id="4194" w:name="_Toc65959109"/>
      <w:bookmarkStart w:id="4195" w:name="_Toc66036056"/>
      <w:bookmarkStart w:id="4196" w:name="_Toc66169865"/>
      <w:bookmarkStart w:id="4197" w:name="_Toc66170279"/>
      <w:bookmarkStart w:id="4198" w:name="_Toc66171031"/>
      <w:bookmarkStart w:id="4199" w:name="_Toc66171414"/>
      <w:bookmarkStart w:id="4200" w:name="_Toc66171797"/>
      <w:bookmarkStart w:id="4201" w:name="_Toc70442884"/>
      <w:bookmarkStart w:id="4202" w:name="_Toc70494820"/>
      <w:bookmarkStart w:id="4203" w:name="_Toc70510990"/>
      <w:bookmarkStart w:id="4204" w:name="_Toc70511384"/>
      <w:bookmarkStart w:id="4205" w:name="_Toc70511767"/>
      <w:bookmarkStart w:id="4206" w:name="_Toc70512150"/>
      <w:bookmarkStart w:id="4207" w:name="_Toc89249883"/>
      <w:bookmarkStart w:id="4208" w:name="_Toc89439644"/>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p>
    <w:p w14:paraId="75689C8A" w14:textId="2116BCD7" w:rsidR="00C000B0" w:rsidDel="00417949" w:rsidRDefault="00C000B0">
      <w:pPr>
        <w:spacing w:line="240" w:lineRule="atLeast"/>
        <w:rPr>
          <w:del w:id="4209" w:author="Strzelczyk, Anthony (A.)" w:date="2020-12-15T10:04:00Z"/>
        </w:rPr>
        <w:pPrChange w:id="4210" w:author="Strzelczyk, Anthony (A.)" w:date="2020-12-11T12:24:00Z">
          <w:pPr/>
        </w:pPrChange>
      </w:pPr>
      <w:del w:id="4211" w:author="Strzelczyk, Anthony (A.)" w:date="2020-12-14T22:15:00Z">
        <w:r w:rsidDel="0059457D">
          <w:rPr>
            <w:noProof/>
          </w:rPr>
          <w:drawing>
            <wp:inline distT="0" distB="0" distL="0" distR="0" wp14:anchorId="2FB3098A" wp14:editId="0D42AB68">
              <wp:extent cx="6466205" cy="3851275"/>
              <wp:effectExtent l="0" t="0" r="0" b="0"/>
              <wp:docPr id="5" name="Picture -981986370.jpg" descr="-981986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81986370.jpg"/>
                      <pic:cNvPicPr/>
                    </pic:nvPicPr>
                    <pic:blipFill>
                      <a:blip r:embed="rId38" cstate="print"/>
                      <a:stretch>
                        <a:fillRect/>
                      </a:stretch>
                    </pic:blipFill>
                    <pic:spPr>
                      <a:xfrm>
                        <a:off x="0" y="0"/>
                        <a:ext cx="6466205" cy="3851275"/>
                      </a:xfrm>
                      <a:prstGeom prst="rect">
                        <a:avLst/>
                      </a:prstGeom>
                    </pic:spPr>
                  </pic:pic>
                </a:graphicData>
              </a:graphic>
            </wp:inline>
          </w:drawing>
        </w:r>
      </w:del>
      <w:bookmarkStart w:id="4212" w:name="_Toc58938075"/>
      <w:bookmarkStart w:id="4213" w:name="_Toc58939414"/>
      <w:bookmarkStart w:id="4214" w:name="_Toc59108311"/>
      <w:bookmarkStart w:id="4215" w:name="_Toc59300815"/>
      <w:bookmarkStart w:id="4216" w:name="_Toc59303531"/>
      <w:bookmarkStart w:id="4217" w:name="_Toc59515362"/>
      <w:bookmarkStart w:id="4218" w:name="_Toc59628608"/>
      <w:bookmarkStart w:id="4219" w:name="_Toc60752243"/>
      <w:bookmarkStart w:id="4220" w:name="_Toc61061036"/>
      <w:bookmarkStart w:id="4221" w:name="_Toc61516833"/>
      <w:bookmarkStart w:id="4222" w:name="_Toc61517238"/>
      <w:bookmarkStart w:id="4223" w:name="_Toc61517643"/>
      <w:bookmarkStart w:id="4224" w:name="_Toc62469329"/>
      <w:bookmarkStart w:id="4225" w:name="_Toc62469735"/>
      <w:bookmarkStart w:id="4226" w:name="_Toc62806074"/>
      <w:bookmarkStart w:id="4227" w:name="_Toc63148865"/>
      <w:bookmarkStart w:id="4228" w:name="_Toc64530141"/>
      <w:bookmarkStart w:id="4229" w:name="_Toc65959110"/>
      <w:bookmarkStart w:id="4230" w:name="_Toc66036057"/>
      <w:bookmarkStart w:id="4231" w:name="_Toc66169866"/>
      <w:bookmarkStart w:id="4232" w:name="_Toc66170280"/>
      <w:bookmarkStart w:id="4233" w:name="_Toc66171032"/>
      <w:bookmarkStart w:id="4234" w:name="_Toc66171415"/>
      <w:bookmarkStart w:id="4235" w:name="_Toc66171798"/>
      <w:bookmarkStart w:id="4236" w:name="_Toc70442885"/>
      <w:bookmarkStart w:id="4237" w:name="_Toc70494821"/>
      <w:bookmarkStart w:id="4238" w:name="_Toc70510991"/>
      <w:bookmarkStart w:id="4239" w:name="_Toc70511385"/>
      <w:bookmarkStart w:id="4240" w:name="_Toc70511768"/>
      <w:bookmarkStart w:id="4241" w:name="_Toc70512151"/>
      <w:bookmarkStart w:id="4242" w:name="_Toc89249884"/>
      <w:bookmarkStart w:id="4243" w:name="_Toc89439645"/>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p>
    <w:p w14:paraId="494A4834" w14:textId="1973936D" w:rsidR="00C07474" w:rsidRPr="00273FCA" w:rsidDel="00417949" w:rsidRDefault="004C1C3D">
      <w:pPr>
        <w:spacing w:line="240" w:lineRule="atLeast"/>
        <w:rPr>
          <w:del w:id="4244" w:author="Strzelczyk, Anthony (A.)" w:date="2020-12-15T10:04:00Z"/>
        </w:rPr>
        <w:pPrChange w:id="4245" w:author="Strzelczyk, Anthony (A.)" w:date="2020-12-15T10:04:00Z">
          <w:pPr/>
        </w:pPrChange>
      </w:pPr>
      <w:del w:id="4246" w:author="Strzelczyk, Anthony (A.)" w:date="2020-12-15T10:04:00Z">
        <w:r w:rsidDel="001B17F6">
          <w:object w:dxaOrig="2400" w:dyaOrig="2026" w14:anchorId="475F4C9D">
            <v:shape id="_x0000_i1027" type="#_x0000_t75" style="width:104.75pt;height:88.65pt" o:ole="">
              <v:imagedata r:id="rId39" o:title=""/>
            </v:shape>
            <o:OLEObject Type="Embed" ProgID="Visio.Drawing.15" ShapeID="_x0000_i1027" DrawAspect="Content" ObjectID="_1716035447" r:id="rId40"/>
          </w:object>
        </w:r>
        <w:bookmarkStart w:id="4247" w:name="_Toc58938076"/>
        <w:bookmarkStart w:id="4248" w:name="_Toc58939415"/>
        <w:bookmarkStart w:id="4249" w:name="_Toc59108312"/>
        <w:bookmarkStart w:id="4250" w:name="_Toc59300816"/>
        <w:bookmarkStart w:id="4251" w:name="_Toc59303532"/>
        <w:bookmarkStart w:id="4252" w:name="_Toc59515363"/>
        <w:bookmarkStart w:id="4253" w:name="_Toc59628609"/>
        <w:bookmarkStart w:id="4254" w:name="_Toc60752244"/>
        <w:bookmarkStart w:id="4255" w:name="_Toc61061037"/>
        <w:bookmarkStart w:id="4256" w:name="_Toc61516834"/>
        <w:bookmarkStart w:id="4257" w:name="_Toc61517239"/>
        <w:bookmarkStart w:id="4258" w:name="_Toc61517644"/>
        <w:bookmarkStart w:id="4259" w:name="_Toc62469330"/>
        <w:bookmarkStart w:id="4260" w:name="_Toc62469736"/>
        <w:bookmarkStart w:id="4261" w:name="_Toc62806075"/>
        <w:bookmarkStart w:id="4262" w:name="_Toc63148866"/>
        <w:bookmarkStart w:id="4263" w:name="_Toc64530142"/>
        <w:bookmarkStart w:id="4264" w:name="_Toc65959111"/>
        <w:bookmarkStart w:id="4265" w:name="_Toc66036058"/>
        <w:bookmarkStart w:id="4266" w:name="_Toc66169867"/>
        <w:bookmarkStart w:id="4267" w:name="_Toc66170281"/>
        <w:bookmarkStart w:id="4268" w:name="_Toc66171033"/>
        <w:bookmarkStart w:id="4269" w:name="_Toc66171416"/>
        <w:bookmarkStart w:id="4270" w:name="_Toc66171799"/>
        <w:bookmarkStart w:id="4271" w:name="_Toc70442886"/>
        <w:bookmarkStart w:id="4272" w:name="_Toc70494822"/>
        <w:bookmarkStart w:id="4273" w:name="_Toc70510992"/>
        <w:bookmarkStart w:id="4274" w:name="_Toc70511386"/>
        <w:bookmarkStart w:id="4275" w:name="_Toc70511769"/>
        <w:bookmarkStart w:id="4276" w:name="_Toc70512152"/>
        <w:bookmarkStart w:id="4277" w:name="_Toc89249885"/>
        <w:bookmarkStart w:id="4278" w:name="_Toc894396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del>
    </w:p>
    <w:p w14:paraId="41C0C649" w14:textId="00575568" w:rsidR="009B212B" w:rsidRPr="00764A0D" w:rsidDel="00417949" w:rsidRDefault="00ED0144">
      <w:pPr>
        <w:spacing w:line="240" w:lineRule="atLeast"/>
        <w:rPr>
          <w:del w:id="4279" w:author="Strzelczyk, Anthony (A.)" w:date="2020-12-15T10:04:00Z"/>
        </w:rPr>
        <w:pPrChange w:id="4280" w:author="Strzelczyk, Anthony (A.)" w:date="2020-12-15T10:04:00Z">
          <w:pPr>
            <w:pStyle w:val="Caption"/>
          </w:pPr>
        </w:pPrChange>
      </w:pPr>
      <w:del w:id="4281" w:author="Strzelczyk, Anthony (A.)" w:date="2020-12-15T10:04:00Z">
        <w:r w:rsidDel="00417949">
          <w:tab/>
        </w:r>
      </w:del>
      <w:del w:id="4282" w:author="Strzelczyk, Anthony (A.)" w:date="2020-12-14T22:15:00Z">
        <w:r w:rsidR="00845E88" w:rsidRPr="00764A0D" w:rsidDel="0059457D">
          <w:rPr>
            <w:b/>
          </w:rPr>
          <w:delText xml:space="preserve">Figure </w:delText>
        </w:r>
        <w:r w:rsidR="002C1D22" w:rsidRPr="00764A0D" w:rsidDel="0059457D">
          <w:rPr>
            <w:b/>
            <w:noProof/>
          </w:rPr>
          <w:fldChar w:fldCharType="begin"/>
        </w:r>
        <w:r w:rsidR="002C1D22" w:rsidRPr="00764A0D" w:rsidDel="0059457D">
          <w:rPr>
            <w:b/>
            <w:noProof/>
          </w:rPr>
          <w:delInstrText xml:space="preserve"> SEQ Figure \* ARABIC </w:delInstrText>
        </w:r>
        <w:r w:rsidR="002C1D22" w:rsidRPr="00764A0D" w:rsidDel="0059457D">
          <w:rPr>
            <w:b/>
            <w:noProof/>
          </w:rPr>
          <w:fldChar w:fldCharType="separate"/>
        </w:r>
      </w:del>
      <w:del w:id="4283" w:author="Strzelczyk, Anthony (A.)" w:date="2020-12-10T12:02:00Z">
        <w:r w:rsidR="00C000B0" w:rsidRPr="00764A0D" w:rsidDel="00C24607">
          <w:rPr>
            <w:b/>
            <w:noProof/>
          </w:rPr>
          <w:delText>6</w:delText>
        </w:r>
      </w:del>
      <w:del w:id="4284" w:author="Strzelczyk, Anthony (A.)" w:date="2020-12-14T22:15:00Z">
        <w:r w:rsidR="002C1D22" w:rsidRPr="00764A0D" w:rsidDel="0059457D">
          <w:rPr>
            <w:b/>
            <w:noProof/>
          </w:rPr>
          <w:fldChar w:fldCharType="end"/>
        </w:r>
        <w:r w:rsidR="00845E88" w:rsidRPr="00764A0D" w:rsidDel="0059457D">
          <w:rPr>
            <w:b/>
          </w:rPr>
          <w:delText>: Use Case Diagram</w:delText>
        </w:r>
        <w:r w:rsidR="00C000B0" w:rsidRPr="00764A0D" w:rsidDel="0059457D">
          <w:rPr>
            <w:b/>
          </w:rPr>
          <w:delText xml:space="preserve"> for Rear Fog Lighting</w:delText>
        </w:r>
      </w:del>
      <w:bookmarkStart w:id="4285" w:name="_Toc58938077"/>
      <w:bookmarkStart w:id="4286" w:name="_Toc58939416"/>
      <w:bookmarkStart w:id="4287" w:name="_Toc59108313"/>
      <w:bookmarkStart w:id="4288" w:name="_Toc59300817"/>
      <w:bookmarkStart w:id="4289" w:name="_Toc59303533"/>
      <w:bookmarkStart w:id="4290" w:name="_Toc59515364"/>
      <w:bookmarkStart w:id="4291" w:name="_Toc59628610"/>
      <w:bookmarkStart w:id="4292" w:name="_Toc60752245"/>
      <w:bookmarkStart w:id="4293" w:name="_Toc61061038"/>
      <w:bookmarkStart w:id="4294" w:name="_Toc61516835"/>
      <w:bookmarkStart w:id="4295" w:name="_Toc61517240"/>
      <w:bookmarkStart w:id="4296" w:name="_Toc61517645"/>
      <w:bookmarkStart w:id="4297" w:name="_Toc62469331"/>
      <w:bookmarkStart w:id="4298" w:name="_Toc62469737"/>
      <w:bookmarkStart w:id="4299" w:name="_Toc62806076"/>
      <w:bookmarkStart w:id="4300" w:name="_Toc63148867"/>
      <w:bookmarkStart w:id="4301" w:name="_Toc64530143"/>
      <w:bookmarkStart w:id="4302" w:name="_Toc65959112"/>
      <w:bookmarkStart w:id="4303" w:name="_Toc66036059"/>
      <w:bookmarkStart w:id="4304" w:name="_Toc66169868"/>
      <w:bookmarkStart w:id="4305" w:name="_Toc66170282"/>
      <w:bookmarkStart w:id="4306" w:name="_Toc66171034"/>
      <w:bookmarkStart w:id="4307" w:name="_Toc66171417"/>
      <w:bookmarkStart w:id="4308" w:name="_Toc66171800"/>
      <w:bookmarkStart w:id="4309" w:name="_Toc70442887"/>
      <w:bookmarkStart w:id="4310" w:name="_Toc70494823"/>
      <w:bookmarkStart w:id="4311" w:name="_Toc70510993"/>
      <w:bookmarkStart w:id="4312" w:name="_Toc70511387"/>
      <w:bookmarkStart w:id="4313" w:name="_Toc70511770"/>
      <w:bookmarkStart w:id="4314" w:name="_Toc70512153"/>
      <w:bookmarkStart w:id="4315" w:name="_Toc89249886"/>
      <w:bookmarkStart w:id="4316" w:name="_Toc89439647"/>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p>
    <w:p w14:paraId="1B83BEBB" w14:textId="00A71699" w:rsidR="00D64A4C" w:rsidDel="003B019C" w:rsidRDefault="00D64A4C">
      <w:pPr>
        <w:spacing w:line="240" w:lineRule="atLeast"/>
        <w:rPr>
          <w:del w:id="4317" w:author="Strzelczyk, Anthony (A.)" w:date="2020-12-15T11:34:00Z"/>
        </w:rPr>
        <w:pPrChange w:id="4318" w:author="Strzelczyk, Anthony (A.)" w:date="2020-12-11T12:24:00Z">
          <w:pPr/>
        </w:pPrChange>
      </w:pPr>
      <w:bookmarkStart w:id="4319" w:name="_Toc58938078"/>
      <w:bookmarkStart w:id="4320" w:name="_Toc58939417"/>
      <w:bookmarkStart w:id="4321" w:name="_Toc59108314"/>
      <w:bookmarkStart w:id="4322" w:name="_Toc59300818"/>
      <w:bookmarkStart w:id="4323" w:name="_Toc59303534"/>
      <w:bookmarkStart w:id="4324" w:name="_Toc59515365"/>
      <w:bookmarkStart w:id="4325" w:name="_Toc59628611"/>
      <w:bookmarkStart w:id="4326" w:name="_Toc60752246"/>
      <w:bookmarkStart w:id="4327" w:name="_Toc61061039"/>
      <w:bookmarkStart w:id="4328" w:name="_Toc61516836"/>
      <w:bookmarkStart w:id="4329" w:name="_Toc61517241"/>
      <w:bookmarkStart w:id="4330" w:name="_Toc61517646"/>
      <w:bookmarkStart w:id="4331" w:name="_Toc62469332"/>
      <w:bookmarkStart w:id="4332" w:name="_Toc62469738"/>
      <w:bookmarkStart w:id="4333" w:name="_Toc62806077"/>
      <w:bookmarkStart w:id="4334" w:name="_Toc63148868"/>
      <w:bookmarkStart w:id="4335" w:name="_Toc64530144"/>
      <w:bookmarkStart w:id="4336" w:name="_Toc65959113"/>
      <w:bookmarkStart w:id="4337" w:name="_Toc66036060"/>
      <w:bookmarkStart w:id="4338" w:name="_Toc66169869"/>
      <w:bookmarkStart w:id="4339" w:name="_Toc66170283"/>
      <w:bookmarkStart w:id="4340" w:name="_Toc66171035"/>
      <w:bookmarkStart w:id="4341" w:name="_Toc66171418"/>
      <w:bookmarkStart w:id="4342" w:name="_Toc66171801"/>
      <w:bookmarkStart w:id="4343" w:name="_Toc70442888"/>
      <w:bookmarkStart w:id="4344" w:name="_Toc70494824"/>
      <w:bookmarkStart w:id="4345" w:name="_Toc70510994"/>
      <w:bookmarkStart w:id="4346" w:name="_Toc70511388"/>
      <w:bookmarkStart w:id="4347" w:name="_Toc70511771"/>
      <w:bookmarkStart w:id="4348" w:name="_Toc70512154"/>
      <w:bookmarkStart w:id="4349" w:name="_Toc89249887"/>
      <w:bookmarkStart w:id="4350" w:name="_Toc8943964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p>
    <w:p w14:paraId="2838C81A" w14:textId="77777777" w:rsidR="00FB2CF2" w:rsidRPr="007C20FA" w:rsidRDefault="00FB2CF2">
      <w:pPr>
        <w:pStyle w:val="Heading3"/>
        <w:spacing w:line="240" w:lineRule="atLeast"/>
        <w:pPrChange w:id="4351" w:author="Strzelczyk, Anthony (A.)" w:date="2020-12-11T12:24:00Z">
          <w:pPr>
            <w:pStyle w:val="Heading3"/>
          </w:pPr>
        </w:pPrChange>
      </w:pPr>
      <w:bookmarkStart w:id="4352" w:name="_Toc89439649"/>
      <w:bookmarkStart w:id="4353" w:name="_Toc397081453"/>
      <w:bookmarkEnd w:id="1163"/>
      <w:r w:rsidRPr="007C20FA">
        <w:t>Actors</w:t>
      </w:r>
      <w:bookmarkEnd w:id="4352"/>
    </w:p>
    <w:p w14:paraId="256161D1" w14:textId="77777777" w:rsidR="00FB2CF2" w:rsidRPr="002573C6" w:rsidRDefault="00FB2CF2">
      <w:pPr>
        <w:spacing w:line="240" w:lineRule="atLeast"/>
        <w:pPrChange w:id="4354"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462D6939" w14:textId="77777777" w:rsidTr="00C07474">
        <w:trPr>
          <w:tblHeader/>
        </w:trPr>
        <w:tc>
          <w:tcPr>
            <w:tcW w:w="3828" w:type="dxa"/>
            <w:shd w:val="pct20" w:color="auto" w:fill="FFFFFF"/>
          </w:tcPr>
          <w:p w14:paraId="23F256A2" w14:textId="77777777" w:rsidR="00FB2CF2" w:rsidRPr="00E84ADC" w:rsidRDefault="00FB2CF2">
            <w:pPr>
              <w:pStyle w:val="TableHeader"/>
              <w:spacing w:line="240" w:lineRule="atLeast"/>
              <w:ind w:right="142"/>
              <w:pPrChange w:id="4355" w:author="Strzelczyk, Anthony (A.)" w:date="2020-12-11T12:24:00Z">
                <w:pPr>
                  <w:pStyle w:val="TableHeader"/>
                  <w:ind w:right="142"/>
                </w:pPr>
              </w:pPrChange>
            </w:pPr>
            <w:r w:rsidRPr="00E84ADC">
              <w:t>Actor</w:t>
            </w:r>
          </w:p>
        </w:tc>
        <w:tc>
          <w:tcPr>
            <w:tcW w:w="6378" w:type="dxa"/>
            <w:shd w:val="pct20" w:color="auto" w:fill="FFFFFF"/>
          </w:tcPr>
          <w:p w14:paraId="22F2582D" w14:textId="77777777" w:rsidR="00FB2CF2" w:rsidRPr="00E84ADC" w:rsidRDefault="00FB2CF2">
            <w:pPr>
              <w:pStyle w:val="TableHeader"/>
              <w:spacing w:line="240" w:lineRule="atLeast"/>
              <w:ind w:right="142"/>
              <w:pPrChange w:id="4356" w:author="Strzelczyk, Anthony (A.)" w:date="2020-12-11T12:24:00Z">
                <w:pPr>
                  <w:pStyle w:val="TableHeader"/>
                  <w:ind w:right="142"/>
                </w:pPr>
              </w:pPrChange>
            </w:pPr>
            <w:r w:rsidRPr="00E84ADC">
              <w:t>Description</w:t>
            </w:r>
          </w:p>
        </w:tc>
      </w:tr>
      <w:tr w:rsidR="002D40BD" w:rsidRPr="00E80917" w14:paraId="3243A31A" w14:textId="77777777" w:rsidTr="00C07474">
        <w:tc>
          <w:tcPr>
            <w:tcW w:w="3828" w:type="dxa"/>
          </w:tcPr>
          <w:p w14:paraId="572A965C" w14:textId="225EE7A5" w:rsidR="002D40BD" w:rsidRPr="00CF12F5" w:rsidRDefault="00281471">
            <w:pPr>
              <w:pStyle w:val="scriptNormal"/>
              <w:spacing w:line="240" w:lineRule="atLeast"/>
              <w:rPr>
                <w:color w:val="auto"/>
              </w:rPr>
              <w:pPrChange w:id="4357" w:author="Strzelczyk, Anthony (A.)" w:date="2020-12-11T12:24:00Z">
                <w:pPr>
                  <w:pStyle w:val="scriptNormal"/>
                </w:pPr>
              </w:pPrChange>
            </w:pPr>
            <w:ins w:id="4358" w:author="Strzelczyk, Anthony (A.)" w:date="2021-01-29T10:11:00Z">
              <w:r>
                <w:rPr>
                  <w:color w:val="auto"/>
                </w:rPr>
                <w:t>Driver</w:t>
              </w:r>
            </w:ins>
            <w:del w:id="4359" w:author="Strzelczyk, Anthony (A.)" w:date="2020-12-09T22:40:00Z">
              <w:r w:rsidR="002D40BD" w:rsidRPr="00CF12F5" w:rsidDel="00734F73">
                <w:rPr>
                  <w:color w:val="auto"/>
                </w:rPr>
                <w:delText>Driver</w:delText>
              </w:r>
            </w:del>
          </w:p>
        </w:tc>
        <w:tc>
          <w:tcPr>
            <w:tcW w:w="6378" w:type="dxa"/>
          </w:tcPr>
          <w:p w14:paraId="17D71B6B" w14:textId="48D11723" w:rsidR="002D40BD" w:rsidRPr="00CF12F5" w:rsidRDefault="002D40BD">
            <w:pPr>
              <w:pStyle w:val="scriptNormal"/>
              <w:spacing w:line="240" w:lineRule="atLeast"/>
              <w:rPr>
                <w:color w:val="auto"/>
              </w:rPr>
              <w:pPrChange w:id="4360" w:author="Strzelczyk, Anthony (A.)" w:date="2020-12-11T12:24:00Z">
                <w:pPr>
                  <w:pStyle w:val="scriptNormal"/>
                </w:pPr>
              </w:pPrChange>
            </w:pPr>
            <w:ins w:id="4361" w:author="Strzelczyk, Anthony (A.)" w:date="2020-12-09T22:40:00Z">
              <w:r>
                <w:rPr>
                  <w:color w:val="auto"/>
                </w:rPr>
                <w:t>Human Driver</w:t>
              </w:r>
            </w:ins>
            <w:ins w:id="4362" w:author="Strzelczyk, Anthony (A.)" w:date="2020-12-15T11:09:00Z">
              <w:r w:rsidR="007E37BB">
                <w:rPr>
                  <w:color w:val="auto"/>
                </w:rPr>
                <w:t xml:space="preserve"> (</w:t>
              </w:r>
            </w:ins>
            <w:ins w:id="4363" w:author="Strzelczyk, Anthony (A.)" w:date="2020-12-16T11:12:00Z">
              <w:r w:rsidR="001D6F74">
                <w:rPr>
                  <w:color w:val="auto"/>
                </w:rPr>
                <w:t>operator</w:t>
              </w:r>
            </w:ins>
            <w:ins w:id="4364" w:author="Strzelczyk, Anthony (A.)" w:date="2020-12-15T11:10:00Z">
              <w:r w:rsidR="007E37BB">
                <w:rPr>
                  <w:color w:val="auto"/>
                </w:rPr>
                <w:t>)</w:t>
              </w:r>
            </w:ins>
            <w:ins w:id="4365" w:author="Strzelczyk, Anthony (A.)" w:date="2020-12-09T22:40:00Z">
              <w:r>
                <w:rPr>
                  <w:color w:val="auto"/>
                </w:rPr>
                <w:t xml:space="preserve"> of the vehicle.</w:t>
              </w:r>
            </w:ins>
            <w:del w:id="4366" w:author="Strzelczyk, Anthony (A.)" w:date="2020-12-09T22:40:00Z">
              <w:r w:rsidRPr="00CF12F5" w:rsidDel="00734F73">
                <w:rPr>
                  <w:color w:val="auto"/>
                </w:rPr>
                <w:delText>Human Driver of the Vehicle.</w:delText>
              </w:r>
            </w:del>
          </w:p>
        </w:tc>
      </w:tr>
      <w:tr w:rsidR="001D6F74" w:rsidRPr="00E80917" w14:paraId="030639E6" w14:textId="77777777" w:rsidTr="00A93B5F">
        <w:trPr>
          <w:ins w:id="4367" w:author="Strzelczyk, Anthony (A.)" w:date="2020-12-16T11:10:00Z"/>
        </w:trPr>
        <w:tc>
          <w:tcPr>
            <w:tcW w:w="3828" w:type="dxa"/>
          </w:tcPr>
          <w:p w14:paraId="388A9C03" w14:textId="77777777" w:rsidR="001D6F74" w:rsidRDefault="001D6F74" w:rsidP="00A93B5F">
            <w:pPr>
              <w:pStyle w:val="scriptNormal"/>
              <w:rPr>
                <w:ins w:id="4368" w:author="Strzelczyk, Anthony (A.)" w:date="2020-12-16T11:10:00Z"/>
                <w:color w:val="auto"/>
              </w:rPr>
            </w:pPr>
            <w:ins w:id="4369" w:author="Strzelczyk, Anthony (A.)" w:date="2020-12-16T11:10:00Z">
              <w:r>
                <w:rPr>
                  <w:color w:val="auto"/>
                </w:rPr>
                <w:t xml:space="preserve">Environment </w:t>
              </w:r>
            </w:ins>
          </w:p>
        </w:tc>
        <w:tc>
          <w:tcPr>
            <w:tcW w:w="6378" w:type="dxa"/>
          </w:tcPr>
          <w:p w14:paraId="388FE30D" w14:textId="6B6CBA22" w:rsidR="001D6F74" w:rsidRDefault="001D6F74">
            <w:pPr>
              <w:pStyle w:val="scriptNormal"/>
              <w:rPr>
                <w:ins w:id="4370" w:author="Strzelczyk, Anthony (A.)" w:date="2020-12-16T11:10:00Z"/>
                <w:color w:val="auto"/>
              </w:rPr>
            </w:pPr>
            <w:ins w:id="4371" w:author="Strzelczyk, Anthony (A.)" w:date="2020-12-16T11:10:00Z">
              <w:r>
                <w:rPr>
                  <w:color w:val="auto"/>
                </w:rPr>
                <w:t>The physical space where the vehicle is.</w:t>
              </w:r>
            </w:ins>
            <w:ins w:id="4372" w:author="Strzelczyk, Anthony (A.)" w:date="2020-12-16T11:11:00Z">
              <w:r>
                <w:rPr>
                  <w:color w:val="auto"/>
                </w:rPr>
                <w:t xml:space="preserve"> -&gt; </w:t>
              </w:r>
            </w:ins>
            <w:ins w:id="4373" w:author="Strzelczyk, Anthony (A.)" w:date="2020-12-16T11:12:00Z">
              <w:r>
                <w:rPr>
                  <w:color w:val="auto"/>
                </w:rPr>
                <w:t xml:space="preserve">As an example: </w:t>
              </w:r>
            </w:ins>
            <w:r w:rsidR="00854056">
              <w:rPr>
                <w:color w:val="auto"/>
              </w:rPr>
              <w:t xml:space="preserve">on the road at </w:t>
            </w:r>
            <w:ins w:id="4374" w:author="Strzelczyk, Anthony (A.)" w:date="2020-12-16T11:11:00Z">
              <w:r w:rsidR="00285A61">
                <w:rPr>
                  <w:color w:val="auto"/>
                </w:rPr>
                <w:t>Night</w:t>
              </w:r>
            </w:ins>
            <w:ins w:id="4375" w:author="Strzelczyk, Anthony (A.)" w:date="2020-12-17T08:56:00Z">
              <w:r w:rsidR="00285A61">
                <w:rPr>
                  <w:color w:val="auto"/>
                </w:rPr>
                <w:t>t</w:t>
              </w:r>
            </w:ins>
            <w:ins w:id="4376" w:author="Strzelczyk, Anthony (A.)" w:date="2020-12-16T11:11:00Z">
              <w:r>
                <w:rPr>
                  <w:color w:val="auto"/>
                </w:rPr>
                <w:t>ime</w:t>
              </w:r>
            </w:ins>
            <w:r w:rsidR="004D3465">
              <w:rPr>
                <w:color w:val="auto"/>
              </w:rPr>
              <w:t xml:space="preserve"> or on the road during</w:t>
            </w:r>
            <w:ins w:id="4377" w:author="Strzelczyk, Anthony (A.)" w:date="2020-12-16T11:11:00Z">
              <w:r>
                <w:rPr>
                  <w:color w:val="auto"/>
                </w:rPr>
                <w:t xml:space="preserve"> fog,</w:t>
              </w:r>
            </w:ins>
            <w:ins w:id="4378" w:author="Strzelczyk, Anthony (A.)" w:date="2020-12-17T08:57:00Z">
              <w:r w:rsidR="00285A61">
                <w:rPr>
                  <w:color w:val="auto"/>
                </w:rPr>
                <w:t xml:space="preserve"> rain, snow,</w:t>
              </w:r>
            </w:ins>
            <w:ins w:id="4379" w:author="Strzelczyk, Anthony (A.)" w:date="2020-12-16T11:43:00Z">
              <w:r w:rsidR="0032175E">
                <w:rPr>
                  <w:color w:val="auto"/>
                </w:rPr>
                <w:t xml:space="preserve"> etc.</w:t>
              </w:r>
            </w:ins>
          </w:p>
        </w:tc>
      </w:tr>
      <w:tr w:rsidR="00B900CB" w:rsidRPr="00E80917" w14:paraId="69B02840" w14:textId="77777777" w:rsidTr="00A93B5F">
        <w:tc>
          <w:tcPr>
            <w:tcW w:w="3828" w:type="dxa"/>
          </w:tcPr>
          <w:p w14:paraId="040ED75B" w14:textId="381C75E3" w:rsidR="00B900CB" w:rsidRDefault="00147ABB" w:rsidP="00A93B5F">
            <w:pPr>
              <w:pStyle w:val="scriptNormal"/>
              <w:rPr>
                <w:color w:val="auto"/>
              </w:rPr>
            </w:pPr>
            <w:r>
              <w:rPr>
                <w:color w:val="auto"/>
              </w:rPr>
              <w:t>HMI</w:t>
            </w:r>
          </w:p>
        </w:tc>
        <w:tc>
          <w:tcPr>
            <w:tcW w:w="6378" w:type="dxa"/>
          </w:tcPr>
          <w:p w14:paraId="4868707C" w14:textId="74035B94" w:rsidR="00B900CB" w:rsidRDefault="006D1AE0">
            <w:pPr>
              <w:pStyle w:val="scriptNormal"/>
              <w:rPr>
                <w:color w:val="auto"/>
              </w:rPr>
            </w:pPr>
            <w:r w:rsidRPr="006D1AE0">
              <w:rPr>
                <w:color w:val="auto"/>
              </w:rPr>
              <w:t>Interface between customer and the feature</w:t>
            </w:r>
          </w:p>
        </w:tc>
      </w:tr>
      <w:tr w:rsidR="006D1AE0" w:rsidRPr="00E80917" w14:paraId="66365375" w14:textId="77777777" w:rsidTr="00A93B5F">
        <w:tc>
          <w:tcPr>
            <w:tcW w:w="3828" w:type="dxa"/>
          </w:tcPr>
          <w:p w14:paraId="3FE8528E" w14:textId="2BFF09C2" w:rsidR="006D1AE0" w:rsidRDefault="005B0EC9" w:rsidP="00A93B5F">
            <w:pPr>
              <w:pStyle w:val="scriptNormal"/>
              <w:rPr>
                <w:color w:val="auto"/>
              </w:rPr>
            </w:pPr>
            <w:r w:rsidRPr="005B0EC9">
              <w:rPr>
                <w:color w:val="auto"/>
              </w:rPr>
              <w:t>Service Technician</w:t>
            </w:r>
          </w:p>
        </w:tc>
        <w:tc>
          <w:tcPr>
            <w:tcW w:w="6378" w:type="dxa"/>
          </w:tcPr>
          <w:p w14:paraId="4EB3E3C8" w14:textId="19CD3953" w:rsidR="006D1AE0" w:rsidRPr="006D1AE0" w:rsidRDefault="004E3100">
            <w:pPr>
              <w:pStyle w:val="scriptNormal"/>
              <w:rPr>
                <w:color w:val="auto"/>
              </w:rPr>
            </w:pPr>
            <w:r>
              <w:rPr>
                <w:color w:val="auto"/>
              </w:rPr>
              <w:t xml:space="preserve">Operator that </w:t>
            </w:r>
            <w:r w:rsidRPr="004E3100">
              <w:rPr>
                <w:color w:val="auto"/>
              </w:rPr>
              <w:t>performs feature's service</w:t>
            </w:r>
            <w:r w:rsidR="00334EA5">
              <w:rPr>
                <w:color w:val="auto"/>
              </w:rPr>
              <w:t>/maintenance</w:t>
            </w:r>
          </w:p>
        </w:tc>
      </w:tr>
      <w:tr w:rsidR="002D40BD" w:rsidRPr="00E80917" w:rsidDel="00417949" w14:paraId="3236CC9E" w14:textId="582EE24C" w:rsidTr="00C07474">
        <w:trPr>
          <w:del w:id="4380" w:author="Strzelczyk, Anthony (A.)" w:date="2020-12-15T10:11:00Z"/>
        </w:trPr>
        <w:tc>
          <w:tcPr>
            <w:tcW w:w="3828" w:type="dxa"/>
          </w:tcPr>
          <w:p w14:paraId="67D4DE01" w14:textId="6169597E" w:rsidR="002D40BD" w:rsidRPr="00CF12F5" w:rsidDel="00417949" w:rsidRDefault="002D40BD">
            <w:pPr>
              <w:pStyle w:val="scriptNormal"/>
              <w:spacing w:line="240" w:lineRule="atLeast"/>
              <w:rPr>
                <w:del w:id="4381" w:author="Strzelczyk, Anthony (A.)" w:date="2020-12-15T10:11:00Z"/>
                <w:color w:val="auto"/>
              </w:rPr>
              <w:pPrChange w:id="4382" w:author="Strzelczyk, Anthony (A.)" w:date="2020-12-11T12:24:00Z">
                <w:pPr>
                  <w:pStyle w:val="scriptNormal"/>
                </w:pPr>
              </w:pPrChange>
            </w:pPr>
            <w:del w:id="4383" w:author="Strzelczyk, Anthony (A.)" w:date="2020-12-09T22:40:00Z">
              <w:r w:rsidRPr="00CF12F5" w:rsidDel="00734F73">
                <w:rPr>
                  <w:color w:val="auto"/>
                </w:rPr>
                <w:delText>Environment</w:delText>
              </w:r>
            </w:del>
          </w:p>
        </w:tc>
        <w:tc>
          <w:tcPr>
            <w:tcW w:w="6378" w:type="dxa"/>
          </w:tcPr>
          <w:p w14:paraId="6C55CA17" w14:textId="219B26DE" w:rsidR="002D40BD" w:rsidRPr="00CF12F5" w:rsidDel="00417949" w:rsidRDefault="002D40BD">
            <w:pPr>
              <w:pStyle w:val="scriptNormal"/>
              <w:spacing w:line="240" w:lineRule="atLeast"/>
              <w:rPr>
                <w:del w:id="4384" w:author="Strzelczyk, Anthony (A.)" w:date="2020-12-15T10:11:00Z"/>
                <w:color w:val="auto"/>
              </w:rPr>
              <w:pPrChange w:id="4385" w:author="Strzelczyk, Anthony (A.)" w:date="2020-12-11T12:24:00Z">
                <w:pPr>
                  <w:pStyle w:val="scriptNormal"/>
                </w:pPr>
              </w:pPrChange>
            </w:pPr>
          </w:p>
        </w:tc>
      </w:tr>
      <w:tr w:rsidR="002D40BD" w:rsidRPr="00E80917" w:rsidDel="00417949" w14:paraId="1DD94ECB" w14:textId="3E55E677" w:rsidTr="00C07474">
        <w:trPr>
          <w:del w:id="4386" w:author="Strzelczyk, Anthony (A.)" w:date="2020-12-15T10:11:00Z"/>
        </w:trPr>
        <w:tc>
          <w:tcPr>
            <w:tcW w:w="3828" w:type="dxa"/>
          </w:tcPr>
          <w:p w14:paraId="7B549167" w14:textId="19AC5AAC" w:rsidR="002D40BD" w:rsidRPr="00CF12F5" w:rsidDel="00417949" w:rsidRDefault="002D40BD">
            <w:pPr>
              <w:pStyle w:val="scriptNormal"/>
              <w:spacing w:line="240" w:lineRule="atLeast"/>
              <w:rPr>
                <w:del w:id="4387" w:author="Strzelczyk, Anthony (A.)" w:date="2020-12-15T10:11:00Z"/>
                <w:color w:val="auto"/>
              </w:rPr>
              <w:pPrChange w:id="4388" w:author="Strzelczyk, Anthony (A.)" w:date="2020-12-11T12:24:00Z">
                <w:pPr>
                  <w:pStyle w:val="scriptNormal"/>
                </w:pPr>
              </w:pPrChange>
            </w:pPr>
            <w:del w:id="4389" w:author="Strzelczyk, Anthony (A.)" w:date="2020-12-09T22:40:00Z">
              <w:r w:rsidRPr="00CF12F5" w:rsidDel="00734F73">
                <w:rPr>
                  <w:color w:val="auto"/>
                </w:rPr>
                <w:delText>Virtual Driver</w:delText>
              </w:r>
            </w:del>
          </w:p>
        </w:tc>
        <w:tc>
          <w:tcPr>
            <w:tcW w:w="6378" w:type="dxa"/>
          </w:tcPr>
          <w:p w14:paraId="765B0B9C" w14:textId="041F42E4" w:rsidR="002D40BD" w:rsidRPr="00CF12F5" w:rsidDel="00417949" w:rsidRDefault="002D40BD">
            <w:pPr>
              <w:pStyle w:val="scriptNormal"/>
              <w:spacing w:line="240" w:lineRule="atLeast"/>
              <w:rPr>
                <w:del w:id="4390" w:author="Strzelczyk, Anthony (A.)" w:date="2020-12-15T10:11:00Z"/>
                <w:color w:val="auto"/>
              </w:rPr>
              <w:pPrChange w:id="4391" w:author="Strzelczyk, Anthony (A.)" w:date="2020-12-11T12:24:00Z">
                <w:pPr>
                  <w:pStyle w:val="scriptNormal"/>
                </w:pPr>
              </w:pPrChange>
            </w:pPr>
            <w:del w:id="4392" w:author="Strzelczyk, Anthony (A.)" w:date="2020-12-09T22:40:00Z">
              <w:r w:rsidRPr="00CF12F5" w:rsidDel="00734F73">
                <w:rPr>
                  <w:color w:val="auto"/>
                </w:rPr>
                <w:delText>Synonym for the autonomous vehicle control algorithm.</w:delText>
              </w:r>
            </w:del>
          </w:p>
        </w:tc>
      </w:tr>
    </w:tbl>
    <w:p w14:paraId="34B0839C" w14:textId="35D40427" w:rsidR="00D64A4C" w:rsidRPr="00676304" w:rsidRDefault="00D64A4C">
      <w:pPr>
        <w:pStyle w:val="Caption"/>
        <w:spacing w:line="240" w:lineRule="atLeast"/>
        <w:pPrChange w:id="4393" w:author="Strzelczyk, Anthony (A.)" w:date="2020-12-11T12:24:00Z">
          <w:pPr>
            <w:pStyle w:val="Caption"/>
          </w:pPr>
        </w:pPrChange>
      </w:pPr>
      <w:bookmarkStart w:id="4394" w:name="_Toc89440102"/>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14</w:t>
      </w:r>
      <w:r w:rsidR="002C1D22">
        <w:rPr>
          <w:noProof/>
        </w:rPr>
        <w:fldChar w:fldCharType="end"/>
      </w:r>
      <w:r w:rsidRPr="00676304">
        <w:t>: List of Actors</w:t>
      </w:r>
      <w:bookmarkEnd w:id="4394"/>
    </w:p>
    <w:p w14:paraId="72B5C48C" w14:textId="77777777" w:rsidR="00FB2CF2" w:rsidRPr="007C20FA" w:rsidRDefault="00FB2CF2">
      <w:pPr>
        <w:spacing w:line="240" w:lineRule="atLeast"/>
        <w:pPrChange w:id="4395" w:author="Strzelczyk, Anthony (A.)" w:date="2020-12-11T12:24:00Z">
          <w:pPr/>
        </w:pPrChange>
      </w:pPr>
    </w:p>
    <w:p w14:paraId="424216A3" w14:textId="77777777" w:rsidR="0027671B" w:rsidRDefault="0027671B">
      <w:pPr>
        <w:pStyle w:val="Heading4"/>
        <w:pPrChange w:id="4396" w:author="Strzelczyk, Anthony (A.)" w:date="2020-12-11T12:24:00Z">
          <w:pPr>
            <w:pStyle w:val="Heading3"/>
          </w:pPr>
        </w:pPrChange>
      </w:pPr>
      <w:r w:rsidRPr="007C20FA">
        <w:t xml:space="preserve">Use Case </w:t>
      </w:r>
      <w:bookmarkEnd w:id="4353"/>
      <w:r w:rsidR="005673EC">
        <w:t>Descriptions</w:t>
      </w:r>
    </w:p>
    <w:p w14:paraId="36072165" w14:textId="687F3424" w:rsidR="009A5838" w:rsidDel="00D06BF0" w:rsidRDefault="009A5838" w:rsidP="009A5838">
      <w:pPr>
        <w:rPr>
          <w:ins w:id="4397" w:author="Strzelczyk, Anthony (A.)" w:date="2020-12-17T09:06:00Z"/>
          <w:del w:id="4398" w:author="Strzelczyk, Anthony (A.)" w:date="2021-02-22T10:03:00Z"/>
          <w:rFonts w:cs="Arial"/>
        </w:rPr>
      </w:pPr>
    </w:p>
    <w:p w14:paraId="7CFAC45D" w14:textId="77777777" w:rsidR="00D06BF0" w:rsidRPr="004051D0" w:rsidRDefault="00D06BF0" w:rsidP="00D06BF0">
      <w:pPr>
        <w:rPr>
          <w:rFonts w:cs="Arial"/>
        </w:rPr>
      </w:pPr>
    </w:p>
    <w:p w14:paraId="3B4C3166" w14:textId="0AF7D1AB" w:rsidR="00D06BF0" w:rsidRPr="00363E7F" w:rsidRDefault="00D06BF0" w:rsidP="00D06BF0">
      <w:pPr>
        <w:pStyle w:val="REUseCase"/>
        <w:shd w:val="clear" w:color="auto" w:fill="F2F2F2" w:themeFill="background1" w:themeFillShade="F2"/>
        <w:rPr>
          <w:rFonts w:ascii="Arial" w:hAnsi="Arial" w:cs="Arial"/>
        </w:rPr>
      </w:pPr>
      <w:bookmarkStart w:id="4399" w:name="_Toc28953431"/>
      <w:r w:rsidRPr="00363E7F">
        <w:rPr>
          <w:rFonts w:ascii="Arial" w:hAnsi="Arial" w:cs="Arial"/>
        </w:rPr>
        <w:t>###</w:t>
      </w:r>
      <w:bookmarkStart w:id="4400" w:name="UC_ID_FNC_00004_Initiate_Front_Fog"/>
      <w:r w:rsidRPr="00363E7F">
        <w:rPr>
          <w:rFonts w:ascii="Arial" w:hAnsi="Arial" w:cs="Arial"/>
        </w:rPr>
        <w:t>UC_FNC_ Fog Light_00004</w:t>
      </w:r>
      <w:bookmarkEnd w:id="4400"/>
      <w:r w:rsidRPr="00363E7F">
        <w:rPr>
          <w:rFonts w:ascii="Arial" w:hAnsi="Arial" w:cs="Arial"/>
        </w:rPr>
        <w:t xml:space="preserve">### </w:t>
      </w:r>
      <w:bookmarkEnd w:id="4399"/>
      <w:r w:rsidRPr="00363E7F">
        <w:rPr>
          <w:rFonts w:ascii="Arial" w:hAnsi="Arial" w:cs="Arial"/>
        </w:rPr>
        <w:t>Initiate Front Fog</w:t>
      </w:r>
      <w:r w:rsidR="001A6D1F" w:rsidRPr="00363E7F">
        <w:rPr>
          <w:rFonts w:ascii="Arial" w:hAnsi="Arial" w:cs="Arial"/>
        </w:rPr>
        <w:t xml:space="preserve"> – US Market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363E7F" w:rsidRPr="00363E7F" w14:paraId="0B2D7273" w14:textId="77777777" w:rsidTr="00774184">
        <w:trPr>
          <w:trHeight w:val="255"/>
        </w:trPr>
        <w:tc>
          <w:tcPr>
            <w:tcW w:w="2235" w:type="dxa"/>
            <w:shd w:val="clear" w:color="auto" w:fill="D9D9D9" w:themeFill="background1" w:themeFillShade="D9"/>
            <w:hideMark/>
          </w:tcPr>
          <w:p w14:paraId="750FFB94" w14:textId="77777777" w:rsidR="00D06BF0" w:rsidRPr="00363E7F" w:rsidRDefault="00D06BF0" w:rsidP="00774184">
            <w:pPr>
              <w:rPr>
                <w:rFonts w:cs="Arial"/>
                <w:b/>
                <w:bCs/>
                <w:szCs w:val="22"/>
              </w:rPr>
            </w:pPr>
            <w:r w:rsidRPr="00363E7F">
              <w:rPr>
                <w:rFonts w:cs="Arial"/>
                <w:b/>
                <w:bCs/>
                <w:szCs w:val="22"/>
              </w:rPr>
              <w:t>Purpose</w:t>
            </w:r>
          </w:p>
        </w:tc>
        <w:tc>
          <w:tcPr>
            <w:tcW w:w="669" w:type="dxa"/>
            <w:shd w:val="clear" w:color="auto" w:fill="auto"/>
            <w:hideMark/>
          </w:tcPr>
          <w:p w14:paraId="013361B1" w14:textId="77777777" w:rsidR="00D06BF0" w:rsidRPr="00363E7F" w:rsidRDefault="00D06BF0" w:rsidP="00774184">
            <w:pPr>
              <w:rPr>
                <w:rFonts w:cs="Arial"/>
                <w:szCs w:val="22"/>
              </w:rPr>
            </w:pPr>
          </w:p>
        </w:tc>
        <w:tc>
          <w:tcPr>
            <w:tcW w:w="7297" w:type="dxa"/>
            <w:shd w:val="clear" w:color="auto" w:fill="auto"/>
          </w:tcPr>
          <w:p w14:paraId="2B377FC5" w14:textId="47CA3A88" w:rsidR="00D06BF0" w:rsidRPr="00363E7F" w:rsidRDefault="00D06BF0" w:rsidP="00774184">
            <w:pPr>
              <w:rPr>
                <w:rFonts w:cs="Arial"/>
                <w:szCs w:val="22"/>
              </w:rPr>
            </w:pPr>
            <w:r w:rsidRPr="00363E7F">
              <w:rPr>
                <w:rFonts w:cs="Arial"/>
                <w:szCs w:val="22"/>
              </w:rPr>
              <w:t>Turn on Front Fog Lamps</w:t>
            </w:r>
          </w:p>
        </w:tc>
      </w:tr>
      <w:tr w:rsidR="00363E7F" w:rsidRPr="00363E7F" w14:paraId="07611333" w14:textId="77777777" w:rsidTr="00774184">
        <w:trPr>
          <w:trHeight w:val="255"/>
        </w:trPr>
        <w:tc>
          <w:tcPr>
            <w:tcW w:w="2235" w:type="dxa"/>
            <w:shd w:val="clear" w:color="auto" w:fill="D9D9D9" w:themeFill="background1" w:themeFillShade="D9"/>
          </w:tcPr>
          <w:p w14:paraId="698C6880" w14:textId="77777777" w:rsidR="00D06BF0" w:rsidRPr="00363E7F" w:rsidRDefault="00D06BF0" w:rsidP="00774184">
            <w:pPr>
              <w:rPr>
                <w:rFonts w:cs="Arial"/>
                <w:b/>
                <w:bCs/>
                <w:szCs w:val="22"/>
              </w:rPr>
            </w:pPr>
            <w:r w:rsidRPr="00363E7F">
              <w:rPr>
                <w:rFonts w:cs="Arial"/>
                <w:b/>
                <w:bCs/>
                <w:szCs w:val="22"/>
              </w:rPr>
              <w:t>Actors</w:t>
            </w:r>
          </w:p>
        </w:tc>
        <w:tc>
          <w:tcPr>
            <w:tcW w:w="669" w:type="dxa"/>
            <w:shd w:val="clear" w:color="auto" w:fill="auto"/>
          </w:tcPr>
          <w:p w14:paraId="4A91D9F8" w14:textId="77777777" w:rsidR="00D06BF0" w:rsidRPr="00363E7F" w:rsidRDefault="00D06BF0" w:rsidP="00774184">
            <w:pPr>
              <w:rPr>
                <w:rFonts w:cs="Arial"/>
                <w:szCs w:val="22"/>
              </w:rPr>
            </w:pPr>
          </w:p>
        </w:tc>
        <w:tc>
          <w:tcPr>
            <w:tcW w:w="7297" w:type="dxa"/>
            <w:shd w:val="clear" w:color="auto" w:fill="auto"/>
          </w:tcPr>
          <w:p w14:paraId="5863CA9F" w14:textId="69CD1E22" w:rsidR="00D06BF0" w:rsidRPr="00363E7F" w:rsidRDefault="00D06BF0" w:rsidP="00774184">
            <w:pPr>
              <w:rPr>
                <w:rFonts w:cs="Arial"/>
                <w:szCs w:val="22"/>
              </w:rPr>
            </w:pPr>
            <w:r w:rsidRPr="00363E7F">
              <w:rPr>
                <w:rFonts w:cs="Arial"/>
                <w:szCs w:val="22"/>
              </w:rPr>
              <w:t>Driver</w:t>
            </w:r>
          </w:p>
        </w:tc>
      </w:tr>
      <w:tr w:rsidR="00363E7F" w:rsidRPr="00363E7F" w14:paraId="22416323" w14:textId="77777777" w:rsidTr="00774184">
        <w:trPr>
          <w:trHeight w:val="255"/>
        </w:trPr>
        <w:tc>
          <w:tcPr>
            <w:tcW w:w="2235" w:type="dxa"/>
            <w:shd w:val="clear" w:color="auto" w:fill="D9D9D9" w:themeFill="background1" w:themeFillShade="D9"/>
            <w:hideMark/>
          </w:tcPr>
          <w:p w14:paraId="322A5269" w14:textId="77777777" w:rsidR="00D06BF0" w:rsidRPr="00363E7F" w:rsidRDefault="00D06BF0" w:rsidP="00D06BF0">
            <w:pPr>
              <w:rPr>
                <w:rFonts w:cs="Arial"/>
                <w:b/>
                <w:bCs/>
                <w:szCs w:val="22"/>
              </w:rPr>
            </w:pPr>
            <w:r w:rsidRPr="00363E7F">
              <w:rPr>
                <w:rFonts w:cs="Arial"/>
                <w:b/>
                <w:bCs/>
                <w:szCs w:val="22"/>
              </w:rPr>
              <w:t>Precondition</w:t>
            </w:r>
          </w:p>
        </w:tc>
        <w:tc>
          <w:tcPr>
            <w:tcW w:w="669" w:type="dxa"/>
            <w:shd w:val="clear" w:color="auto" w:fill="auto"/>
            <w:hideMark/>
          </w:tcPr>
          <w:p w14:paraId="1CA8598B" w14:textId="77777777" w:rsidR="00D06BF0" w:rsidRPr="00363E7F" w:rsidRDefault="00D06BF0" w:rsidP="00D06BF0">
            <w:pPr>
              <w:rPr>
                <w:rFonts w:cs="Arial"/>
                <w:szCs w:val="22"/>
              </w:rPr>
            </w:pPr>
          </w:p>
        </w:tc>
        <w:tc>
          <w:tcPr>
            <w:tcW w:w="7297" w:type="dxa"/>
            <w:shd w:val="clear" w:color="auto" w:fill="auto"/>
          </w:tcPr>
          <w:p w14:paraId="017FE358" w14:textId="42B50DFE" w:rsidR="00D06BF0" w:rsidRPr="00363E7F" w:rsidRDefault="00D06BF0" w:rsidP="00D06BF0">
            <w:pPr>
              <w:rPr>
                <w:rFonts w:cs="Arial"/>
                <w:szCs w:val="22"/>
              </w:rPr>
            </w:pPr>
            <w:r w:rsidRPr="00363E7F">
              <w:rPr>
                <w:rFonts w:cs="Arial"/>
                <w:szCs w:val="22"/>
              </w:rPr>
              <w:t>Front Fog Light installed</w:t>
            </w:r>
          </w:p>
        </w:tc>
      </w:tr>
      <w:tr w:rsidR="00363E7F" w:rsidRPr="00363E7F" w14:paraId="3A6E88B9" w14:textId="77777777" w:rsidTr="00774184">
        <w:trPr>
          <w:trHeight w:val="255"/>
        </w:trPr>
        <w:tc>
          <w:tcPr>
            <w:tcW w:w="2235" w:type="dxa"/>
            <w:shd w:val="clear" w:color="auto" w:fill="D9D9D9" w:themeFill="background1" w:themeFillShade="D9"/>
            <w:hideMark/>
          </w:tcPr>
          <w:p w14:paraId="41850A16" w14:textId="77777777" w:rsidR="00D06BF0" w:rsidRPr="00363E7F" w:rsidRDefault="00D06BF0" w:rsidP="00D06BF0">
            <w:pPr>
              <w:rPr>
                <w:rFonts w:cs="Arial"/>
                <w:b/>
                <w:bCs/>
                <w:szCs w:val="22"/>
              </w:rPr>
            </w:pPr>
          </w:p>
        </w:tc>
        <w:tc>
          <w:tcPr>
            <w:tcW w:w="669" w:type="dxa"/>
            <w:shd w:val="clear" w:color="auto" w:fill="auto"/>
            <w:hideMark/>
          </w:tcPr>
          <w:p w14:paraId="27E0C134" w14:textId="77777777" w:rsidR="00D06BF0" w:rsidRPr="00363E7F" w:rsidRDefault="00D06BF0" w:rsidP="00D06BF0">
            <w:pPr>
              <w:rPr>
                <w:rFonts w:cs="Arial"/>
                <w:szCs w:val="22"/>
              </w:rPr>
            </w:pPr>
          </w:p>
        </w:tc>
        <w:tc>
          <w:tcPr>
            <w:tcW w:w="7297" w:type="dxa"/>
            <w:shd w:val="clear" w:color="auto" w:fill="auto"/>
          </w:tcPr>
          <w:p w14:paraId="7460A388" w14:textId="36E6AFED" w:rsidR="00D06BF0" w:rsidRPr="00363E7F" w:rsidRDefault="00D06BF0" w:rsidP="00D06BF0">
            <w:pPr>
              <w:rPr>
                <w:rFonts w:cs="Arial"/>
                <w:szCs w:val="22"/>
              </w:rPr>
            </w:pPr>
            <w:r w:rsidRPr="00363E7F">
              <w:rPr>
                <w:rFonts w:cs="Arial"/>
                <w:szCs w:val="22"/>
              </w:rPr>
              <w:t>Front Fog Light is OFF</w:t>
            </w:r>
          </w:p>
        </w:tc>
      </w:tr>
      <w:tr w:rsidR="00363E7F" w:rsidRPr="00363E7F" w14:paraId="7FB51B44" w14:textId="77777777" w:rsidTr="00774184">
        <w:trPr>
          <w:trHeight w:val="255"/>
        </w:trPr>
        <w:tc>
          <w:tcPr>
            <w:tcW w:w="2235" w:type="dxa"/>
            <w:shd w:val="clear" w:color="auto" w:fill="D9D9D9" w:themeFill="background1" w:themeFillShade="D9"/>
          </w:tcPr>
          <w:p w14:paraId="7C2870E1" w14:textId="77777777" w:rsidR="00D06BF0" w:rsidRPr="00363E7F" w:rsidRDefault="00D06BF0" w:rsidP="00D06BF0">
            <w:pPr>
              <w:rPr>
                <w:rFonts w:cs="Arial"/>
                <w:b/>
                <w:bCs/>
                <w:szCs w:val="22"/>
              </w:rPr>
            </w:pPr>
          </w:p>
        </w:tc>
        <w:tc>
          <w:tcPr>
            <w:tcW w:w="669" w:type="dxa"/>
            <w:shd w:val="clear" w:color="auto" w:fill="auto"/>
          </w:tcPr>
          <w:p w14:paraId="367F53DC" w14:textId="77777777" w:rsidR="00D06BF0" w:rsidRPr="00363E7F" w:rsidRDefault="00D06BF0" w:rsidP="00D06BF0">
            <w:pPr>
              <w:rPr>
                <w:rFonts w:cs="Arial"/>
                <w:szCs w:val="22"/>
              </w:rPr>
            </w:pPr>
          </w:p>
        </w:tc>
        <w:tc>
          <w:tcPr>
            <w:tcW w:w="7297" w:type="dxa"/>
            <w:shd w:val="clear" w:color="auto" w:fill="auto"/>
          </w:tcPr>
          <w:p w14:paraId="4DC0FCF5" w14:textId="3B0BE18D" w:rsidR="00D06BF0" w:rsidRPr="00363E7F" w:rsidRDefault="00D06BF0" w:rsidP="00D06BF0">
            <w:pPr>
              <w:rPr>
                <w:rFonts w:cs="Arial"/>
                <w:szCs w:val="22"/>
              </w:rPr>
            </w:pPr>
            <w:r w:rsidRPr="00363E7F">
              <w:rPr>
                <w:rFonts w:cs="Arial"/>
                <w:szCs w:val="22"/>
              </w:rPr>
              <w:t xml:space="preserve">Ignition is </w:t>
            </w:r>
            <w:del w:id="4401" w:author="Anthony" w:date="2021-03-06T19:58:00Z">
              <w:r w:rsidRPr="00363E7F" w:rsidDel="006C3C80">
                <w:rPr>
                  <w:rFonts w:cs="Arial"/>
                  <w:szCs w:val="22"/>
                </w:rPr>
                <w:delText>OFF</w:delText>
              </w:r>
            </w:del>
            <w:r w:rsidR="007A65BA" w:rsidRPr="00363E7F">
              <w:rPr>
                <w:rFonts w:cs="Arial"/>
                <w:szCs w:val="22"/>
              </w:rPr>
              <w:t>OFF</w:t>
            </w:r>
          </w:p>
        </w:tc>
      </w:tr>
      <w:tr w:rsidR="00363E7F" w:rsidRPr="00363E7F" w14:paraId="680E674F" w14:textId="77777777" w:rsidTr="00774184">
        <w:trPr>
          <w:trHeight w:val="255"/>
        </w:trPr>
        <w:tc>
          <w:tcPr>
            <w:tcW w:w="2235" w:type="dxa"/>
            <w:shd w:val="clear" w:color="auto" w:fill="D9D9D9" w:themeFill="background1" w:themeFillShade="D9"/>
          </w:tcPr>
          <w:p w14:paraId="10C42A2A" w14:textId="15ABEC44" w:rsidR="00D06BF0" w:rsidRPr="00363E7F" w:rsidRDefault="00CA04C8" w:rsidP="00D06BF0">
            <w:pPr>
              <w:rPr>
                <w:rFonts w:cs="Arial"/>
                <w:b/>
                <w:bCs/>
                <w:szCs w:val="22"/>
              </w:rPr>
            </w:pPr>
            <w:r w:rsidRPr="00363E7F">
              <w:rPr>
                <w:rFonts w:cs="Arial"/>
                <w:b/>
                <w:bCs/>
                <w:szCs w:val="22"/>
              </w:rPr>
              <w:t>Main Flow</w:t>
            </w:r>
            <w:del w:id="4402" w:author="Anthony" w:date="2021-03-06T20:01:00Z">
              <w:r w:rsidR="00D06BF0" w:rsidRPr="00363E7F" w:rsidDel="00EA7E15">
                <w:rPr>
                  <w:rFonts w:cs="Arial"/>
                  <w:b/>
                  <w:bCs/>
                  <w:szCs w:val="22"/>
                </w:rPr>
                <w:delText>Alternative Fl</w:delText>
              </w:r>
            </w:del>
          </w:p>
        </w:tc>
        <w:tc>
          <w:tcPr>
            <w:tcW w:w="669" w:type="dxa"/>
            <w:shd w:val="clear" w:color="auto" w:fill="auto"/>
          </w:tcPr>
          <w:p w14:paraId="509243BB" w14:textId="1AEEDA45" w:rsidR="00D06BF0" w:rsidRPr="00363E7F" w:rsidRDefault="00CA04C8" w:rsidP="00D06BF0">
            <w:pPr>
              <w:rPr>
                <w:rFonts w:cs="Arial"/>
                <w:szCs w:val="22"/>
              </w:rPr>
            </w:pPr>
            <w:r w:rsidRPr="00363E7F">
              <w:rPr>
                <w:rFonts w:cs="Arial"/>
                <w:szCs w:val="22"/>
              </w:rPr>
              <w:t>M</w:t>
            </w:r>
            <w:ins w:id="4403" w:author="Anthony" w:date="2021-03-06T20:15:00Z">
              <w:r w:rsidR="00404666" w:rsidRPr="00363E7F">
                <w:rPr>
                  <w:rFonts w:cs="Arial"/>
                  <w:szCs w:val="22"/>
                </w:rPr>
                <w:t>1</w:t>
              </w:r>
            </w:ins>
          </w:p>
        </w:tc>
        <w:tc>
          <w:tcPr>
            <w:tcW w:w="7297" w:type="dxa"/>
            <w:shd w:val="clear" w:color="auto" w:fill="auto"/>
          </w:tcPr>
          <w:p w14:paraId="31887654" w14:textId="61C6358D" w:rsidR="00791C89" w:rsidRPr="00363E7F" w:rsidDel="00EA7E15" w:rsidRDefault="00791C89" w:rsidP="00791C89">
            <w:pPr>
              <w:rPr>
                <w:del w:id="4404" w:author="Anthony" w:date="2021-03-06T20:01:00Z"/>
                <w:rFonts w:cs="Arial"/>
                <w:szCs w:val="22"/>
                <w:rPrChange w:id="4405" w:author="Anthony" w:date="2021-03-06T20:02:00Z">
                  <w:rPr>
                    <w:del w:id="4406" w:author="Anthony" w:date="2021-03-06T20:01:00Z"/>
                  </w:rPr>
                </w:rPrChange>
              </w:rPr>
            </w:pPr>
            <w:r w:rsidRPr="00363E7F">
              <w:rPr>
                <w:rFonts w:cs="Arial"/>
                <w:szCs w:val="22"/>
              </w:rPr>
              <w:t xml:space="preserve">Front Fog enabled when Ignition is in RUN </w:t>
            </w:r>
            <w:r w:rsidRPr="00363E7F">
              <w:rPr>
                <w:rFonts w:cs="Arial"/>
                <w:b/>
                <w:bCs/>
                <w:szCs w:val="22"/>
              </w:rPr>
              <w:t>AND</w:t>
            </w:r>
            <w:r w:rsidRPr="00363E7F">
              <w:rPr>
                <w:rFonts w:cs="Arial"/>
                <w:szCs w:val="22"/>
              </w:rPr>
              <w:t xml:space="preserve"> Front Fog switch is ON </w:t>
            </w:r>
            <w:r w:rsidRPr="00363E7F">
              <w:rPr>
                <w:rFonts w:cs="Arial"/>
                <w:b/>
                <w:bCs/>
                <w:szCs w:val="22"/>
              </w:rPr>
              <w:t>AND</w:t>
            </w:r>
            <w:r w:rsidRPr="00363E7F">
              <w:rPr>
                <w:rFonts w:cs="Arial"/>
                <w:szCs w:val="22"/>
              </w:rPr>
              <w:t xml:space="preserve"> POSITION</w:t>
            </w:r>
            <w:r w:rsidR="002324D2" w:rsidRPr="00363E7F">
              <w:rPr>
                <w:rFonts w:cs="Arial"/>
                <w:szCs w:val="22"/>
              </w:rPr>
              <w:t xml:space="preserve">/PARKING </w:t>
            </w:r>
            <w:r w:rsidRPr="00363E7F">
              <w:rPr>
                <w:rFonts w:cs="Arial"/>
                <w:b/>
                <w:bCs/>
                <w:szCs w:val="22"/>
              </w:rPr>
              <w:t>OR</w:t>
            </w:r>
            <w:r w:rsidRPr="00363E7F">
              <w:rPr>
                <w:rFonts w:cs="Arial"/>
                <w:szCs w:val="22"/>
              </w:rPr>
              <w:t xml:space="preserve"> LOW BEAM </w:t>
            </w:r>
            <w:r w:rsidRPr="00363E7F">
              <w:rPr>
                <w:rFonts w:cs="Arial"/>
                <w:b/>
                <w:bCs/>
                <w:szCs w:val="22"/>
              </w:rPr>
              <w:t>OR</w:t>
            </w:r>
            <w:r w:rsidRPr="00363E7F">
              <w:rPr>
                <w:rFonts w:cs="Arial"/>
                <w:szCs w:val="22"/>
              </w:rPr>
              <w:t xml:space="preserve"> AUTO (with night conditions) and High Beam is OFF.</w:t>
            </w:r>
            <w:del w:id="4407" w:author="Anthony" w:date="2021-03-06T20:01:00Z">
              <w:r w:rsidRPr="00363E7F" w:rsidDel="00EA7E15">
                <w:rPr>
                  <w:rFonts w:cs="Arial"/>
                  <w:szCs w:val="22"/>
                  <w:rPrChange w:id="4408" w:author="Anthony" w:date="2021-03-06T20:02:00Z">
                    <w:rPr/>
                  </w:rPrChange>
                </w:rPr>
                <w:delText>&lt;Some condition that triggers the alternative flow or where it starts relative to the main flow&gt;</w:delText>
              </w:r>
            </w:del>
          </w:p>
          <w:p w14:paraId="45B8B81C" w14:textId="7FA1E7D5" w:rsidR="00D06BF0" w:rsidRPr="00363E7F" w:rsidDel="00EA7E15" w:rsidRDefault="00D06BF0">
            <w:pPr>
              <w:rPr>
                <w:del w:id="4409" w:author="Anthony" w:date="2021-03-06T20:01:00Z"/>
              </w:rPr>
              <w:pPrChange w:id="4410" w:author="Anthony" w:date="2021-03-06T20:01:00Z">
                <w:pPr>
                  <w:pStyle w:val="ListParagraph"/>
                  <w:numPr>
                    <w:numId w:val="24"/>
                  </w:numPr>
                  <w:ind w:left="360" w:hanging="360"/>
                </w:pPr>
              </w:pPrChange>
            </w:pPr>
            <w:del w:id="4411" w:author="Anthony" w:date="2021-03-06T20:01:00Z">
              <w:r w:rsidRPr="00363E7F" w:rsidDel="00EA7E15">
                <w:delText>&lt;Step 1 description&gt;</w:delText>
              </w:r>
            </w:del>
          </w:p>
          <w:p w14:paraId="5A7BE762" w14:textId="39A43F09" w:rsidR="00D06BF0" w:rsidRPr="00363E7F" w:rsidDel="00EA7E15" w:rsidRDefault="00D06BF0">
            <w:pPr>
              <w:rPr>
                <w:del w:id="4412" w:author="Anthony" w:date="2021-03-06T20:01:00Z"/>
              </w:rPr>
              <w:pPrChange w:id="4413" w:author="Anthony" w:date="2021-03-06T20:01:00Z">
                <w:pPr>
                  <w:pStyle w:val="ListParagraph"/>
                  <w:numPr>
                    <w:numId w:val="24"/>
                  </w:numPr>
                  <w:ind w:left="360" w:hanging="360"/>
                </w:pPr>
              </w:pPrChange>
            </w:pPr>
            <w:del w:id="4414" w:author="Anthony" w:date="2021-03-06T20:01:00Z">
              <w:r w:rsidRPr="00363E7F" w:rsidDel="00EA7E15">
                <w:delText>&lt;Step 2 description&gt;</w:delText>
              </w:r>
            </w:del>
          </w:p>
          <w:p w14:paraId="5E6872F1" w14:textId="6D130BB1" w:rsidR="00D06BF0" w:rsidRPr="00363E7F" w:rsidRDefault="00D06BF0">
            <w:pPr>
              <w:pPrChange w:id="4415" w:author="Anthony" w:date="2021-03-06T20:01:00Z">
                <w:pPr>
                  <w:pStyle w:val="ListParagraph"/>
                  <w:numPr>
                    <w:numId w:val="24"/>
                  </w:numPr>
                  <w:ind w:left="360" w:hanging="360"/>
                </w:pPr>
              </w:pPrChange>
            </w:pPr>
            <w:del w:id="4416" w:author="Anthony" w:date="2021-03-06T20:01:00Z">
              <w:r w:rsidRPr="00363E7F" w:rsidDel="00EA7E15">
                <w:delText>…</w:delText>
              </w:r>
            </w:del>
          </w:p>
        </w:tc>
      </w:tr>
      <w:tr w:rsidR="00363E7F" w:rsidRPr="00363E7F" w14:paraId="32839E7B" w14:textId="77777777" w:rsidTr="00774184">
        <w:trPr>
          <w:trHeight w:val="255"/>
        </w:trPr>
        <w:tc>
          <w:tcPr>
            <w:tcW w:w="2235" w:type="dxa"/>
            <w:shd w:val="clear" w:color="auto" w:fill="D9D9D9" w:themeFill="background1" w:themeFillShade="D9"/>
          </w:tcPr>
          <w:p w14:paraId="12380F86" w14:textId="77777777" w:rsidR="00216876" w:rsidRPr="00363E7F" w:rsidRDefault="00216876" w:rsidP="00216876">
            <w:pPr>
              <w:rPr>
                <w:rFonts w:cs="Arial"/>
                <w:b/>
                <w:bCs/>
                <w:szCs w:val="22"/>
              </w:rPr>
            </w:pPr>
            <w:r w:rsidRPr="00363E7F">
              <w:rPr>
                <w:rFonts w:cs="Arial"/>
                <w:b/>
                <w:bCs/>
                <w:szCs w:val="22"/>
              </w:rPr>
              <w:t>Post-condition</w:t>
            </w:r>
          </w:p>
        </w:tc>
        <w:tc>
          <w:tcPr>
            <w:tcW w:w="669" w:type="dxa"/>
            <w:shd w:val="clear" w:color="auto" w:fill="auto"/>
          </w:tcPr>
          <w:p w14:paraId="0BB851A3" w14:textId="77777777" w:rsidR="00216876" w:rsidRPr="00363E7F" w:rsidRDefault="00216876" w:rsidP="00216876">
            <w:pPr>
              <w:rPr>
                <w:rFonts w:cs="Arial"/>
                <w:szCs w:val="22"/>
              </w:rPr>
            </w:pPr>
          </w:p>
        </w:tc>
        <w:tc>
          <w:tcPr>
            <w:tcW w:w="7297" w:type="dxa"/>
            <w:shd w:val="clear" w:color="auto" w:fill="auto"/>
          </w:tcPr>
          <w:p w14:paraId="39209868" w14:textId="59534AB0" w:rsidR="00216876" w:rsidRPr="00363E7F" w:rsidRDefault="00216876" w:rsidP="00216876">
            <w:pPr>
              <w:rPr>
                <w:rFonts w:cs="Arial"/>
                <w:szCs w:val="22"/>
              </w:rPr>
            </w:pPr>
            <w:r w:rsidRPr="00363E7F">
              <w:rPr>
                <w:rFonts w:cs="Arial"/>
                <w:szCs w:val="22"/>
              </w:rPr>
              <w:t xml:space="preserve">Exterior Front Fog Lamps turn ON </w:t>
            </w:r>
            <w:r w:rsidR="002613A1" w:rsidRPr="00363E7F">
              <w:rPr>
                <w:rFonts w:cs="Arial"/>
                <w:szCs w:val="22"/>
              </w:rPr>
              <w:t>and</w:t>
            </w:r>
            <w:r w:rsidRPr="00363E7F">
              <w:rPr>
                <w:rFonts w:cs="Arial"/>
                <w:szCs w:val="22"/>
              </w:rPr>
              <w:t xml:space="preserve"> Front Fog Telltale light is ON</w:t>
            </w:r>
          </w:p>
        </w:tc>
      </w:tr>
    </w:tbl>
    <w:p w14:paraId="7E63A035" w14:textId="77777777" w:rsidR="00D06BF0" w:rsidRPr="00363E7F" w:rsidRDefault="00D06BF0" w:rsidP="00D06BF0">
      <w:pPr>
        <w:rPr>
          <w:rFonts w:cs="Arial"/>
        </w:rPr>
      </w:pPr>
    </w:p>
    <w:p w14:paraId="0922D447" w14:textId="47E8B2E7" w:rsidR="00652D96" w:rsidRPr="00363E7F" w:rsidRDefault="00652D96" w:rsidP="00652D96">
      <w:pPr>
        <w:pStyle w:val="REUseCase"/>
        <w:shd w:val="clear" w:color="auto" w:fill="F2F2F2" w:themeFill="background1" w:themeFillShade="F2"/>
        <w:rPr>
          <w:rFonts w:ascii="Arial" w:hAnsi="Arial" w:cs="Arial"/>
        </w:rPr>
      </w:pPr>
      <w:r w:rsidRPr="00363E7F">
        <w:rPr>
          <w:rFonts w:ascii="Arial" w:hAnsi="Arial" w:cs="Arial"/>
        </w:rPr>
        <w:t>###UC_FNC_ Fog Light_0000</w:t>
      </w:r>
      <w:r w:rsidR="00DB53D7" w:rsidRPr="00363E7F">
        <w:rPr>
          <w:rFonts w:ascii="Arial" w:hAnsi="Arial" w:cs="Arial"/>
        </w:rPr>
        <w:t>5</w:t>
      </w:r>
      <w:r w:rsidRPr="00363E7F">
        <w:rPr>
          <w:rFonts w:ascii="Arial" w:hAnsi="Arial" w:cs="Arial"/>
        </w:rPr>
        <w:t>### Initiate Front Fog</w:t>
      </w:r>
      <w:r w:rsidR="007464E6" w:rsidRPr="00363E7F">
        <w:rPr>
          <w:rFonts w:ascii="Arial" w:hAnsi="Arial" w:cs="Arial"/>
        </w:rPr>
        <w:t xml:space="preserve"> – EU Market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363E7F" w:rsidRPr="00363E7F" w14:paraId="1CDA727A" w14:textId="77777777" w:rsidTr="000B4C5A">
        <w:trPr>
          <w:trHeight w:val="255"/>
        </w:trPr>
        <w:tc>
          <w:tcPr>
            <w:tcW w:w="2235" w:type="dxa"/>
            <w:shd w:val="clear" w:color="auto" w:fill="D9D9D9" w:themeFill="background1" w:themeFillShade="D9"/>
            <w:hideMark/>
          </w:tcPr>
          <w:p w14:paraId="183651D5" w14:textId="77777777" w:rsidR="00652D96" w:rsidRPr="00363E7F" w:rsidRDefault="00652D96" w:rsidP="000B4C5A">
            <w:pPr>
              <w:rPr>
                <w:rFonts w:cs="Arial"/>
                <w:b/>
                <w:bCs/>
                <w:szCs w:val="22"/>
              </w:rPr>
            </w:pPr>
            <w:r w:rsidRPr="00363E7F">
              <w:rPr>
                <w:rFonts w:cs="Arial"/>
                <w:b/>
                <w:bCs/>
                <w:szCs w:val="22"/>
              </w:rPr>
              <w:t>Purpose</w:t>
            </w:r>
          </w:p>
        </w:tc>
        <w:tc>
          <w:tcPr>
            <w:tcW w:w="669" w:type="dxa"/>
            <w:shd w:val="clear" w:color="auto" w:fill="auto"/>
            <w:hideMark/>
          </w:tcPr>
          <w:p w14:paraId="76EE0808" w14:textId="77777777" w:rsidR="00652D96" w:rsidRPr="00363E7F" w:rsidRDefault="00652D96" w:rsidP="000B4C5A">
            <w:pPr>
              <w:rPr>
                <w:rFonts w:cs="Arial"/>
                <w:szCs w:val="22"/>
              </w:rPr>
            </w:pPr>
          </w:p>
        </w:tc>
        <w:tc>
          <w:tcPr>
            <w:tcW w:w="7297" w:type="dxa"/>
            <w:shd w:val="clear" w:color="auto" w:fill="auto"/>
          </w:tcPr>
          <w:p w14:paraId="24B708D4" w14:textId="77777777" w:rsidR="00652D96" w:rsidRPr="00363E7F" w:rsidRDefault="00652D96" w:rsidP="000B4C5A">
            <w:pPr>
              <w:rPr>
                <w:rFonts w:cs="Arial"/>
                <w:szCs w:val="22"/>
              </w:rPr>
            </w:pPr>
            <w:r w:rsidRPr="00363E7F">
              <w:rPr>
                <w:rFonts w:cs="Arial"/>
                <w:szCs w:val="22"/>
              </w:rPr>
              <w:t>Turn on Front Fog Lamps</w:t>
            </w:r>
          </w:p>
        </w:tc>
      </w:tr>
      <w:tr w:rsidR="00363E7F" w:rsidRPr="00363E7F" w14:paraId="60F9B01F" w14:textId="77777777" w:rsidTr="000B4C5A">
        <w:trPr>
          <w:trHeight w:val="255"/>
        </w:trPr>
        <w:tc>
          <w:tcPr>
            <w:tcW w:w="2235" w:type="dxa"/>
            <w:shd w:val="clear" w:color="auto" w:fill="D9D9D9" w:themeFill="background1" w:themeFillShade="D9"/>
          </w:tcPr>
          <w:p w14:paraId="03667469" w14:textId="77777777" w:rsidR="00652D96" w:rsidRPr="00363E7F" w:rsidRDefault="00652D96" w:rsidP="000B4C5A">
            <w:pPr>
              <w:rPr>
                <w:rFonts w:cs="Arial"/>
                <w:b/>
                <w:bCs/>
                <w:szCs w:val="22"/>
              </w:rPr>
            </w:pPr>
            <w:r w:rsidRPr="00363E7F">
              <w:rPr>
                <w:rFonts w:cs="Arial"/>
                <w:b/>
                <w:bCs/>
                <w:szCs w:val="22"/>
              </w:rPr>
              <w:t>Actors</w:t>
            </w:r>
          </w:p>
        </w:tc>
        <w:tc>
          <w:tcPr>
            <w:tcW w:w="669" w:type="dxa"/>
            <w:shd w:val="clear" w:color="auto" w:fill="auto"/>
          </w:tcPr>
          <w:p w14:paraId="0C8C9B91" w14:textId="77777777" w:rsidR="00652D96" w:rsidRPr="00363E7F" w:rsidRDefault="00652D96" w:rsidP="000B4C5A">
            <w:pPr>
              <w:rPr>
                <w:rFonts w:cs="Arial"/>
                <w:szCs w:val="22"/>
              </w:rPr>
            </w:pPr>
          </w:p>
        </w:tc>
        <w:tc>
          <w:tcPr>
            <w:tcW w:w="7297" w:type="dxa"/>
            <w:shd w:val="clear" w:color="auto" w:fill="auto"/>
          </w:tcPr>
          <w:p w14:paraId="0938BEBB" w14:textId="77777777" w:rsidR="00652D96" w:rsidRPr="00363E7F" w:rsidRDefault="00652D96" w:rsidP="000B4C5A">
            <w:pPr>
              <w:rPr>
                <w:rFonts w:cs="Arial"/>
                <w:szCs w:val="22"/>
              </w:rPr>
            </w:pPr>
            <w:r w:rsidRPr="00363E7F">
              <w:rPr>
                <w:rFonts w:cs="Arial"/>
                <w:szCs w:val="22"/>
              </w:rPr>
              <w:t>Driver</w:t>
            </w:r>
          </w:p>
        </w:tc>
      </w:tr>
      <w:tr w:rsidR="00363E7F" w:rsidRPr="00363E7F" w14:paraId="79B13324" w14:textId="77777777" w:rsidTr="000B4C5A">
        <w:trPr>
          <w:trHeight w:val="255"/>
        </w:trPr>
        <w:tc>
          <w:tcPr>
            <w:tcW w:w="2235" w:type="dxa"/>
            <w:shd w:val="clear" w:color="auto" w:fill="D9D9D9" w:themeFill="background1" w:themeFillShade="D9"/>
            <w:hideMark/>
          </w:tcPr>
          <w:p w14:paraId="65E68B32" w14:textId="77777777" w:rsidR="00652D96" w:rsidRPr="00363E7F" w:rsidRDefault="00652D96" w:rsidP="000B4C5A">
            <w:pPr>
              <w:rPr>
                <w:rFonts w:cs="Arial"/>
                <w:b/>
                <w:bCs/>
                <w:szCs w:val="22"/>
              </w:rPr>
            </w:pPr>
            <w:r w:rsidRPr="00363E7F">
              <w:rPr>
                <w:rFonts w:cs="Arial"/>
                <w:b/>
                <w:bCs/>
                <w:szCs w:val="22"/>
              </w:rPr>
              <w:t>Precondition</w:t>
            </w:r>
          </w:p>
        </w:tc>
        <w:tc>
          <w:tcPr>
            <w:tcW w:w="669" w:type="dxa"/>
            <w:shd w:val="clear" w:color="auto" w:fill="auto"/>
            <w:hideMark/>
          </w:tcPr>
          <w:p w14:paraId="5876F99E" w14:textId="77777777" w:rsidR="00652D96" w:rsidRPr="00363E7F" w:rsidRDefault="00652D96" w:rsidP="000B4C5A">
            <w:pPr>
              <w:rPr>
                <w:rFonts w:cs="Arial"/>
                <w:szCs w:val="22"/>
              </w:rPr>
            </w:pPr>
          </w:p>
        </w:tc>
        <w:tc>
          <w:tcPr>
            <w:tcW w:w="7297" w:type="dxa"/>
            <w:shd w:val="clear" w:color="auto" w:fill="auto"/>
          </w:tcPr>
          <w:p w14:paraId="67531749" w14:textId="77777777" w:rsidR="00652D96" w:rsidRPr="00363E7F" w:rsidRDefault="00652D96" w:rsidP="000B4C5A">
            <w:pPr>
              <w:rPr>
                <w:rFonts w:cs="Arial"/>
                <w:szCs w:val="22"/>
              </w:rPr>
            </w:pPr>
            <w:r w:rsidRPr="00363E7F">
              <w:rPr>
                <w:rFonts w:cs="Arial"/>
                <w:szCs w:val="22"/>
              </w:rPr>
              <w:t>Front Fog Light installed</w:t>
            </w:r>
          </w:p>
        </w:tc>
      </w:tr>
      <w:tr w:rsidR="00363E7F" w:rsidRPr="00363E7F" w14:paraId="59A3727C" w14:textId="77777777" w:rsidTr="000B4C5A">
        <w:trPr>
          <w:trHeight w:val="255"/>
        </w:trPr>
        <w:tc>
          <w:tcPr>
            <w:tcW w:w="2235" w:type="dxa"/>
            <w:shd w:val="clear" w:color="auto" w:fill="D9D9D9" w:themeFill="background1" w:themeFillShade="D9"/>
            <w:hideMark/>
          </w:tcPr>
          <w:p w14:paraId="1E03F44D" w14:textId="77777777" w:rsidR="00652D96" w:rsidRPr="00363E7F" w:rsidRDefault="00652D96" w:rsidP="000B4C5A">
            <w:pPr>
              <w:rPr>
                <w:rFonts w:cs="Arial"/>
                <w:b/>
                <w:bCs/>
                <w:szCs w:val="22"/>
              </w:rPr>
            </w:pPr>
          </w:p>
        </w:tc>
        <w:tc>
          <w:tcPr>
            <w:tcW w:w="669" w:type="dxa"/>
            <w:shd w:val="clear" w:color="auto" w:fill="auto"/>
            <w:hideMark/>
          </w:tcPr>
          <w:p w14:paraId="18BFEA25" w14:textId="77777777" w:rsidR="00652D96" w:rsidRPr="00363E7F" w:rsidRDefault="00652D96" w:rsidP="000B4C5A">
            <w:pPr>
              <w:rPr>
                <w:rFonts w:cs="Arial"/>
                <w:szCs w:val="22"/>
              </w:rPr>
            </w:pPr>
          </w:p>
        </w:tc>
        <w:tc>
          <w:tcPr>
            <w:tcW w:w="7297" w:type="dxa"/>
            <w:shd w:val="clear" w:color="auto" w:fill="auto"/>
          </w:tcPr>
          <w:p w14:paraId="15863B73" w14:textId="77777777" w:rsidR="00652D96" w:rsidRPr="00363E7F" w:rsidRDefault="00652D96" w:rsidP="000B4C5A">
            <w:pPr>
              <w:rPr>
                <w:rFonts w:cs="Arial"/>
                <w:szCs w:val="22"/>
              </w:rPr>
            </w:pPr>
            <w:r w:rsidRPr="00363E7F">
              <w:rPr>
                <w:rFonts w:cs="Arial"/>
                <w:szCs w:val="22"/>
              </w:rPr>
              <w:t>Front Fog Light is OFF</w:t>
            </w:r>
          </w:p>
        </w:tc>
      </w:tr>
      <w:tr w:rsidR="00363E7F" w:rsidRPr="00363E7F" w14:paraId="07E66E44" w14:textId="77777777" w:rsidTr="000B4C5A">
        <w:trPr>
          <w:trHeight w:val="255"/>
        </w:trPr>
        <w:tc>
          <w:tcPr>
            <w:tcW w:w="2235" w:type="dxa"/>
            <w:shd w:val="clear" w:color="auto" w:fill="D9D9D9" w:themeFill="background1" w:themeFillShade="D9"/>
          </w:tcPr>
          <w:p w14:paraId="6E6BD25D" w14:textId="77777777" w:rsidR="00652D96" w:rsidRPr="00363E7F" w:rsidRDefault="00652D96" w:rsidP="000B4C5A">
            <w:pPr>
              <w:rPr>
                <w:rFonts w:cs="Arial"/>
                <w:b/>
                <w:bCs/>
                <w:szCs w:val="22"/>
              </w:rPr>
            </w:pPr>
          </w:p>
        </w:tc>
        <w:tc>
          <w:tcPr>
            <w:tcW w:w="669" w:type="dxa"/>
            <w:shd w:val="clear" w:color="auto" w:fill="auto"/>
          </w:tcPr>
          <w:p w14:paraId="39723964" w14:textId="77777777" w:rsidR="00652D96" w:rsidRPr="00363E7F" w:rsidRDefault="00652D96" w:rsidP="000B4C5A">
            <w:pPr>
              <w:rPr>
                <w:rFonts w:cs="Arial"/>
                <w:szCs w:val="22"/>
              </w:rPr>
            </w:pPr>
          </w:p>
        </w:tc>
        <w:tc>
          <w:tcPr>
            <w:tcW w:w="7297" w:type="dxa"/>
            <w:shd w:val="clear" w:color="auto" w:fill="auto"/>
          </w:tcPr>
          <w:p w14:paraId="6E1071B0" w14:textId="77777777" w:rsidR="00652D96" w:rsidRPr="00363E7F" w:rsidRDefault="00652D96" w:rsidP="000B4C5A">
            <w:pPr>
              <w:rPr>
                <w:rFonts w:cs="Arial"/>
                <w:szCs w:val="22"/>
              </w:rPr>
            </w:pPr>
            <w:r w:rsidRPr="00363E7F">
              <w:rPr>
                <w:rFonts w:cs="Arial"/>
                <w:szCs w:val="22"/>
              </w:rPr>
              <w:t xml:space="preserve">Ignition is </w:t>
            </w:r>
            <w:del w:id="4417" w:author="Anthony" w:date="2021-03-06T19:58:00Z">
              <w:r w:rsidRPr="00363E7F" w:rsidDel="006C3C80">
                <w:rPr>
                  <w:rFonts w:cs="Arial"/>
                  <w:szCs w:val="22"/>
                </w:rPr>
                <w:delText>OFF</w:delText>
              </w:r>
            </w:del>
            <w:r w:rsidRPr="00363E7F">
              <w:rPr>
                <w:rFonts w:cs="Arial"/>
                <w:szCs w:val="22"/>
              </w:rPr>
              <w:t>OFF</w:t>
            </w:r>
          </w:p>
        </w:tc>
      </w:tr>
      <w:tr w:rsidR="00363E7F" w:rsidRPr="00363E7F" w14:paraId="1B884091" w14:textId="77777777" w:rsidTr="000B4C5A">
        <w:trPr>
          <w:trHeight w:val="255"/>
        </w:trPr>
        <w:tc>
          <w:tcPr>
            <w:tcW w:w="2235" w:type="dxa"/>
            <w:shd w:val="clear" w:color="auto" w:fill="D9D9D9" w:themeFill="background1" w:themeFillShade="D9"/>
          </w:tcPr>
          <w:p w14:paraId="5942C1D5" w14:textId="27C789F5" w:rsidR="00652D96" w:rsidRPr="00363E7F" w:rsidRDefault="00652D96" w:rsidP="000B4C5A">
            <w:pPr>
              <w:rPr>
                <w:rFonts w:cs="Arial"/>
                <w:b/>
                <w:bCs/>
                <w:szCs w:val="22"/>
              </w:rPr>
            </w:pPr>
            <w:r w:rsidRPr="00363E7F">
              <w:rPr>
                <w:rFonts w:cs="Arial"/>
                <w:b/>
                <w:bCs/>
                <w:szCs w:val="22"/>
              </w:rPr>
              <w:t>Main Flow</w:t>
            </w:r>
            <w:del w:id="4418" w:author="Anthony" w:date="2021-03-06T20:01:00Z">
              <w:r w:rsidRPr="00363E7F" w:rsidDel="00DD2BE1">
                <w:rPr>
                  <w:rFonts w:cs="Arial"/>
                  <w:b/>
                  <w:bCs/>
                  <w:szCs w:val="22"/>
                </w:rPr>
                <w:delText>Alternative Flow 2</w:delText>
              </w:r>
            </w:del>
          </w:p>
        </w:tc>
        <w:tc>
          <w:tcPr>
            <w:tcW w:w="669" w:type="dxa"/>
            <w:shd w:val="clear" w:color="auto" w:fill="auto"/>
          </w:tcPr>
          <w:p w14:paraId="7112EAAF" w14:textId="289E0D2C" w:rsidR="00652D96" w:rsidRPr="00363E7F" w:rsidRDefault="00652D96" w:rsidP="000B4C5A">
            <w:pPr>
              <w:rPr>
                <w:rFonts w:cs="Arial"/>
                <w:szCs w:val="22"/>
              </w:rPr>
            </w:pPr>
            <w:r w:rsidRPr="00363E7F">
              <w:rPr>
                <w:rFonts w:cs="Arial"/>
                <w:szCs w:val="22"/>
              </w:rPr>
              <w:t>M</w:t>
            </w:r>
            <w:r w:rsidR="007464E6" w:rsidRPr="00363E7F">
              <w:rPr>
                <w:rFonts w:cs="Arial"/>
                <w:szCs w:val="22"/>
              </w:rPr>
              <w:t>1</w:t>
            </w:r>
          </w:p>
        </w:tc>
        <w:tc>
          <w:tcPr>
            <w:tcW w:w="7297" w:type="dxa"/>
            <w:shd w:val="clear" w:color="auto" w:fill="auto"/>
          </w:tcPr>
          <w:p w14:paraId="7DC22166" w14:textId="77777777" w:rsidR="00652D96" w:rsidRPr="00363E7F" w:rsidRDefault="00652D96" w:rsidP="000B4C5A">
            <w:pPr>
              <w:rPr>
                <w:rFonts w:cs="Arial"/>
                <w:szCs w:val="22"/>
              </w:rPr>
            </w:pPr>
            <w:r w:rsidRPr="00363E7F">
              <w:rPr>
                <w:rFonts w:cs="Arial"/>
                <w:szCs w:val="22"/>
              </w:rPr>
              <w:t xml:space="preserve">Front Fog enabled when Ignition is in RUN </w:t>
            </w:r>
            <w:r w:rsidRPr="00363E7F">
              <w:rPr>
                <w:rFonts w:cs="Arial"/>
                <w:b/>
                <w:bCs/>
                <w:szCs w:val="22"/>
              </w:rPr>
              <w:t>AND</w:t>
            </w:r>
            <w:r w:rsidRPr="00363E7F">
              <w:rPr>
                <w:rFonts w:cs="Arial"/>
                <w:szCs w:val="22"/>
              </w:rPr>
              <w:t xml:space="preserve"> Front Fog switch is ON </w:t>
            </w:r>
            <w:r w:rsidRPr="00363E7F">
              <w:rPr>
                <w:rFonts w:cs="Arial"/>
                <w:b/>
                <w:bCs/>
                <w:szCs w:val="22"/>
              </w:rPr>
              <w:t>AND</w:t>
            </w:r>
            <w:r w:rsidRPr="00363E7F">
              <w:rPr>
                <w:rFonts w:cs="Arial"/>
                <w:szCs w:val="22"/>
              </w:rPr>
              <w:t xml:space="preserve"> POSITION/PARKING </w:t>
            </w:r>
            <w:r w:rsidRPr="00363E7F">
              <w:rPr>
                <w:rFonts w:cs="Arial"/>
                <w:b/>
                <w:bCs/>
                <w:szCs w:val="22"/>
              </w:rPr>
              <w:t>OR</w:t>
            </w:r>
            <w:r w:rsidRPr="00363E7F">
              <w:rPr>
                <w:rFonts w:cs="Arial"/>
                <w:szCs w:val="22"/>
              </w:rPr>
              <w:t xml:space="preserve"> Low Beams are ON.</w:t>
            </w:r>
          </w:p>
        </w:tc>
      </w:tr>
      <w:tr w:rsidR="00363E7F" w:rsidRPr="00363E7F" w14:paraId="3479D80A" w14:textId="77777777" w:rsidTr="000B4C5A">
        <w:trPr>
          <w:trHeight w:val="255"/>
        </w:trPr>
        <w:tc>
          <w:tcPr>
            <w:tcW w:w="2235" w:type="dxa"/>
            <w:shd w:val="clear" w:color="auto" w:fill="D9D9D9" w:themeFill="background1" w:themeFillShade="D9"/>
          </w:tcPr>
          <w:p w14:paraId="793E7295" w14:textId="77777777" w:rsidR="00652D96" w:rsidRPr="00363E7F" w:rsidRDefault="00652D96" w:rsidP="000B4C5A">
            <w:pPr>
              <w:rPr>
                <w:rFonts w:cs="Arial"/>
                <w:b/>
                <w:bCs/>
                <w:szCs w:val="22"/>
              </w:rPr>
            </w:pPr>
            <w:r w:rsidRPr="00363E7F">
              <w:rPr>
                <w:rFonts w:cs="Arial"/>
                <w:b/>
                <w:bCs/>
                <w:szCs w:val="22"/>
              </w:rPr>
              <w:t>Post-condition</w:t>
            </w:r>
          </w:p>
        </w:tc>
        <w:tc>
          <w:tcPr>
            <w:tcW w:w="669" w:type="dxa"/>
            <w:shd w:val="clear" w:color="auto" w:fill="auto"/>
          </w:tcPr>
          <w:p w14:paraId="6BBEBBDB" w14:textId="77777777" w:rsidR="00652D96" w:rsidRPr="00363E7F" w:rsidRDefault="00652D96" w:rsidP="000B4C5A">
            <w:pPr>
              <w:rPr>
                <w:rFonts w:cs="Arial"/>
                <w:szCs w:val="22"/>
              </w:rPr>
            </w:pPr>
          </w:p>
        </w:tc>
        <w:tc>
          <w:tcPr>
            <w:tcW w:w="7297" w:type="dxa"/>
            <w:shd w:val="clear" w:color="auto" w:fill="auto"/>
          </w:tcPr>
          <w:p w14:paraId="0F39B8F9" w14:textId="77777777" w:rsidR="00652D96" w:rsidRPr="00363E7F" w:rsidRDefault="00652D96" w:rsidP="000B4C5A">
            <w:pPr>
              <w:rPr>
                <w:rFonts w:cs="Arial"/>
                <w:szCs w:val="22"/>
              </w:rPr>
            </w:pPr>
            <w:r w:rsidRPr="00363E7F">
              <w:rPr>
                <w:rFonts w:cs="Arial"/>
                <w:szCs w:val="22"/>
              </w:rPr>
              <w:t>Exterior Front Fog Lamps turn ON and Front Fog Telltale light is ON</w:t>
            </w:r>
          </w:p>
        </w:tc>
      </w:tr>
    </w:tbl>
    <w:p w14:paraId="73D68E6D" w14:textId="77777777" w:rsidR="00652D96" w:rsidRPr="004051D0" w:rsidRDefault="00652D96" w:rsidP="00D06BF0">
      <w:pPr>
        <w:rPr>
          <w:rFonts w:cs="Arial"/>
        </w:rPr>
      </w:pPr>
    </w:p>
    <w:p w14:paraId="5D19F97C" w14:textId="77777777" w:rsidR="00D06BF0" w:rsidRPr="004051D0" w:rsidRDefault="00D06BF0" w:rsidP="00D06BF0">
      <w:pPr>
        <w:rPr>
          <w:rFonts w:cs="Arial"/>
        </w:rPr>
      </w:pPr>
    </w:p>
    <w:p w14:paraId="4885042E" w14:textId="6C76FC4A" w:rsidR="00D06BF0" w:rsidRPr="004051D0" w:rsidRDefault="00D06BF0" w:rsidP="00D06BF0">
      <w:pPr>
        <w:pStyle w:val="REUseCase"/>
        <w:shd w:val="clear" w:color="auto" w:fill="F2F2F2" w:themeFill="background1" w:themeFillShade="F2"/>
        <w:rPr>
          <w:rFonts w:ascii="Arial" w:hAnsi="Arial" w:cs="Arial"/>
        </w:rPr>
      </w:pPr>
      <w:r w:rsidRPr="004051D0">
        <w:rPr>
          <w:rFonts w:ascii="Arial" w:hAnsi="Arial" w:cs="Arial"/>
        </w:rPr>
        <w:t>###</w:t>
      </w:r>
      <w:bookmarkStart w:id="4419" w:name="UC_ID_FNC_00005_Initate_Rear_Fog"/>
      <w:r>
        <w:rPr>
          <w:rFonts w:ascii="Arial" w:hAnsi="Arial" w:cs="Arial"/>
        </w:rPr>
        <w:t>UC_FNC_ Fog Light_0000</w:t>
      </w:r>
      <w:bookmarkEnd w:id="4419"/>
      <w:r w:rsidR="002F03B5">
        <w:rPr>
          <w:rFonts w:ascii="Arial" w:hAnsi="Arial" w:cs="Arial"/>
        </w:rPr>
        <w:t>6</w:t>
      </w:r>
      <w:r w:rsidRPr="004051D0">
        <w:rPr>
          <w:rFonts w:ascii="Arial" w:hAnsi="Arial" w:cs="Arial"/>
        </w:rPr>
        <w:t xml:space="preserve">### </w:t>
      </w:r>
      <w:r>
        <w:rPr>
          <w:rFonts w:ascii="Arial" w:hAnsi="Arial" w:cs="Arial"/>
        </w:rPr>
        <w:t>Initiate Rear Fog</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D06BF0" w:rsidRPr="004051D0" w14:paraId="2B2D4810" w14:textId="77777777" w:rsidTr="00774184">
        <w:trPr>
          <w:trHeight w:val="255"/>
        </w:trPr>
        <w:tc>
          <w:tcPr>
            <w:tcW w:w="2235" w:type="dxa"/>
            <w:shd w:val="clear" w:color="auto" w:fill="D9D9D9" w:themeFill="background1" w:themeFillShade="D9"/>
            <w:hideMark/>
          </w:tcPr>
          <w:p w14:paraId="31FE3566" w14:textId="77777777" w:rsidR="00D06BF0" w:rsidRPr="004051D0" w:rsidRDefault="00D06BF0" w:rsidP="00D06BF0">
            <w:pPr>
              <w:rPr>
                <w:rFonts w:cs="Arial"/>
                <w:b/>
                <w:bCs/>
                <w:color w:val="000000"/>
                <w:szCs w:val="22"/>
              </w:rPr>
            </w:pPr>
            <w:r w:rsidRPr="004051D0">
              <w:rPr>
                <w:rFonts w:cs="Arial"/>
                <w:b/>
                <w:bCs/>
                <w:color w:val="000000"/>
                <w:szCs w:val="22"/>
              </w:rPr>
              <w:t>Purpose</w:t>
            </w:r>
          </w:p>
        </w:tc>
        <w:tc>
          <w:tcPr>
            <w:tcW w:w="669" w:type="dxa"/>
            <w:shd w:val="clear" w:color="auto" w:fill="auto"/>
            <w:hideMark/>
          </w:tcPr>
          <w:p w14:paraId="005357FC" w14:textId="77777777" w:rsidR="00D06BF0" w:rsidRPr="004051D0" w:rsidRDefault="00D06BF0" w:rsidP="00D06BF0">
            <w:pPr>
              <w:rPr>
                <w:rFonts w:cs="Arial"/>
                <w:color w:val="000000"/>
                <w:szCs w:val="22"/>
              </w:rPr>
            </w:pPr>
          </w:p>
        </w:tc>
        <w:tc>
          <w:tcPr>
            <w:tcW w:w="7297" w:type="dxa"/>
            <w:shd w:val="clear" w:color="auto" w:fill="auto"/>
          </w:tcPr>
          <w:p w14:paraId="18630E6E" w14:textId="398CFA6F" w:rsidR="00D06BF0" w:rsidRPr="004051D0" w:rsidRDefault="00D06BF0" w:rsidP="00D06BF0">
            <w:pPr>
              <w:rPr>
                <w:rFonts w:cs="Arial"/>
                <w:szCs w:val="22"/>
              </w:rPr>
            </w:pPr>
            <w:r>
              <w:rPr>
                <w:rFonts w:cs="Arial"/>
                <w:szCs w:val="22"/>
              </w:rPr>
              <w:t xml:space="preserve">Turn </w:t>
            </w:r>
            <w:r w:rsidR="002067ED">
              <w:rPr>
                <w:rFonts w:cs="Arial"/>
                <w:szCs w:val="22"/>
              </w:rPr>
              <w:t>ON</w:t>
            </w:r>
            <w:r>
              <w:rPr>
                <w:rFonts w:cs="Arial"/>
                <w:szCs w:val="22"/>
              </w:rPr>
              <w:t xml:space="preserve"> Rear Fog Lamps</w:t>
            </w:r>
          </w:p>
        </w:tc>
      </w:tr>
      <w:tr w:rsidR="00D06BF0" w:rsidRPr="004051D0" w14:paraId="59324568" w14:textId="77777777" w:rsidTr="00774184">
        <w:trPr>
          <w:trHeight w:val="255"/>
        </w:trPr>
        <w:tc>
          <w:tcPr>
            <w:tcW w:w="2235" w:type="dxa"/>
            <w:shd w:val="clear" w:color="auto" w:fill="D9D9D9" w:themeFill="background1" w:themeFillShade="D9"/>
          </w:tcPr>
          <w:p w14:paraId="03325534" w14:textId="77777777" w:rsidR="00D06BF0" w:rsidRPr="004051D0" w:rsidRDefault="00D06BF0" w:rsidP="00D06BF0">
            <w:pPr>
              <w:rPr>
                <w:rFonts w:cs="Arial"/>
                <w:b/>
                <w:bCs/>
                <w:color w:val="000000"/>
                <w:szCs w:val="22"/>
              </w:rPr>
            </w:pPr>
            <w:r w:rsidRPr="004051D0">
              <w:rPr>
                <w:rFonts w:cs="Arial"/>
                <w:b/>
                <w:bCs/>
                <w:color w:val="000000"/>
                <w:szCs w:val="22"/>
              </w:rPr>
              <w:t>Actors</w:t>
            </w:r>
          </w:p>
        </w:tc>
        <w:tc>
          <w:tcPr>
            <w:tcW w:w="669" w:type="dxa"/>
            <w:shd w:val="clear" w:color="auto" w:fill="auto"/>
          </w:tcPr>
          <w:p w14:paraId="3CFB6B35" w14:textId="77777777" w:rsidR="00D06BF0" w:rsidRPr="004051D0" w:rsidRDefault="00D06BF0" w:rsidP="00D06BF0">
            <w:pPr>
              <w:rPr>
                <w:rFonts w:cs="Arial"/>
                <w:color w:val="000000"/>
                <w:szCs w:val="22"/>
              </w:rPr>
            </w:pPr>
          </w:p>
        </w:tc>
        <w:tc>
          <w:tcPr>
            <w:tcW w:w="7297" w:type="dxa"/>
            <w:shd w:val="clear" w:color="auto" w:fill="auto"/>
          </w:tcPr>
          <w:p w14:paraId="144C9664" w14:textId="7836ECC8" w:rsidR="00D06BF0" w:rsidRPr="004051D0" w:rsidRDefault="00D06BF0" w:rsidP="00D06BF0">
            <w:pPr>
              <w:rPr>
                <w:rFonts w:cs="Arial"/>
                <w:szCs w:val="22"/>
              </w:rPr>
            </w:pPr>
            <w:r>
              <w:rPr>
                <w:rFonts w:cs="Arial"/>
                <w:szCs w:val="22"/>
              </w:rPr>
              <w:t>Driver</w:t>
            </w:r>
          </w:p>
        </w:tc>
      </w:tr>
      <w:tr w:rsidR="00D06BF0" w:rsidRPr="004051D0" w14:paraId="3B62971D" w14:textId="77777777" w:rsidTr="00774184">
        <w:trPr>
          <w:trHeight w:val="255"/>
        </w:trPr>
        <w:tc>
          <w:tcPr>
            <w:tcW w:w="2235" w:type="dxa"/>
            <w:shd w:val="clear" w:color="auto" w:fill="D9D9D9" w:themeFill="background1" w:themeFillShade="D9"/>
            <w:hideMark/>
          </w:tcPr>
          <w:p w14:paraId="789D80C4" w14:textId="77777777" w:rsidR="00D06BF0" w:rsidRPr="004051D0" w:rsidRDefault="00D06BF0" w:rsidP="00D06BF0">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4D61E52D" w14:textId="77777777" w:rsidR="00D06BF0" w:rsidRPr="004051D0" w:rsidRDefault="00D06BF0" w:rsidP="00D06BF0">
            <w:pPr>
              <w:rPr>
                <w:rFonts w:cs="Arial"/>
                <w:color w:val="000000"/>
                <w:szCs w:val="22"/>
              </w:rPr>
            </w:pPr>
          </w:p>
        </w:tc>
        <w:tc>
          <w:tcPr>
            <w:tcW w:w="7297" w:type="dxa"/>
            <w:shd w:val="clear" w:color="auto" w:fill="auto"/>
          </w:tcPr>
          <w:p w14:paraId="3FA1C07F" w14:textId="0102D4BE" w:rsidR="00D06BF0" w:rsidRPr="004051D0" w:rsidRDefault="00D06BF0" w:rsidP="00D06BF0">
            <w:pPr>
              <w:rPr>
                <w:rFonts w:cs="Arial"/>
                <w:szCs w:val="22"/>
              </w:rPr>
            </w:pPr>
            <w:r>
              <w:rPr>
                <w:rFonts w:cs="Arial"/>
                <w:color w:val="000000"/>
                <w:szCs w:val="22"/>
              </w:rPr>
              <w:t>Rear Fog Light installed</w:t>
            </w:r>
          </w:p>
        </w:tc>
      </w:tr>
      <w:tr w:rsidR="00D06BF0" w:rsidRPr="004051D0" w14:paraId="362C254C" w14:textId="77777777" w:rsidTr="00774184">
        <w:trPr>
          <w:trHeight w:val="255"/>
        </w:trPr>
        <w:tc>
          <w:tcPr>
            <w:tcW w:w="2235" w:type="dxa"/>
            <w:shd w:val="clear" w:color="auto" w:fill="D9D9D9" w:themeFill="background1" w:themeFillShade="D9"/>
            <w:hideMark/>
          </w:tcPr>
          <w:p w14:paraId="504BF83E" w14:textId="77777777" w:rsidR="00D06BF0" w:rsidRPr="004051D0" w:rsidRDefault="00D06BF0" w:rsidP="00D06BF0">
            <w:pPr>
              <w:rPr>
                <w:rFonts w:cs="Arial"/>
                <w:b/>
                <w:bCs/>
                <w:color w:val="000000"/>
                <w:szCs w:val="22"/>
              </w:rPr>
            </w:pPr>
          </w:p>
        </w:tc>
        <w:tc>
          <w:tcPr>
            <w:tcW w:w="669" w:type="dxa"/>
            <w:shd w:val="clear" w:color="auto" w:fill="auto"/>
            <w:hideMark/>
          </w:tcPr>
          <w:p w14:paraId="0D7F5205" w14:textId="77777777" w:rsidR="00D06BF0" w:rsidRPr="004051D0" w:rsidRDefault="00D06BF0" w:rsidP="00D06BF0">
            <w:pPr>
              <w:rPr>
                <w:rFonts w:cs="Arial"/>
                <w:color w:val="000000"/>
                <w:szCs w:val="22"/>
              </w:rPr>
            </w:pPr>
          </w:p>
        </w:tc>
        <w:tc>
          <w:tcPr>
            <w:tcW w:w="7297" w:type="dxa"/>
            <w:shd w:val="clear" w:color="auto" w:fill="auto"/>
          </w:tcPr>
          <w:p w14:paraId="687A4814" w14:textId="6AA79EEB" w:rsidR="00D06BF0" w:rsidRPr="004051D0" w:rsidRDefault="00D06BF0" w:rsidP="00D06BF0">
            <w:pPr>
              <w:rPr>
                <w:rFonts w:cs="Arial"/>
                <w:szCs w:val="22"/>
              </w:rPr>
            </w:pPr>
            <w:r>
              <w:rPr>
                <w:rFonts w:cs="Arial"/>
                <w:color w:val="000000"/>
                <w:szCs w:val="22"/>
              </w:rPr>
              <w:t>Rear Fog Light is OFF</w:t>
            </w:r>
          </w:p>
        </w:tc>
      </w:tr>
      <w:tr w:rsidR="00D06BF0" w:rsidRPr="004051D0" w14:paraId="2423F6C3" w14:textId="77777777" w:rsidTr="00774184">
        <w:trPr>
          <w:trHeight w:val="255"/>
        </w:trPr>
        <w:tc>
          <w:tcPr>
            <w:tcW w:w="2235" w:type="dxa"/>
            <w:shd w:val="clear" w:color="auto" w:fill="D9D9D9" w:themeFill="background1" w:themeFillShade="D9"/>
          </w:tcPr>
          <w:p w14:paraId="4C03293A" w14:textId="77777777" w:rsidR="00D06BF0" w:rsidRPr="004051D0" w:rsidRDefault="00D06BF0" w:rsidP="00D06BF0">
            <w:pPr>
              <w:rPr>
                <w:rFonts w:cs="Arial"/>
                <w:b/>
                <w:bCs/>
                <w:color w:val="000000"/>
                <w:szCs w:val="22"/>
              </w:rPr>
            </w:pPr>
          </w:p>
        </w:tc>
        <w:tc>
          <w:tcPr>
            <w:tcW w:w="669" w:type="dxa"/>
            <w:shd w:val="clear" w:color="auto" w:fill="auto"/>
          </w:tcPr>
          <w:p w14:paraId="30517B99" w14:textId="77777777" w:rsidR="00D06BF0" w:rsidRPr="004051D0" w:rsidRDefault="00D06BF0" w:rsidP="00D06BF0">
            <w:pPr>
              <w:rPr>
                <w:rFonts w:cs="Arial"/>
                <w:color w:val="000000"/>
                <w:szCs w:val="22"/>
              </w:rPr>
            </w:pPr>
          </w:p>
        </w:tc>
        <w:tc>
          <w:tcPr>
            <w:tcW w:w="7297" w:type="dxa"/>
            <w:shd w:val="clear" w:color="auto" w:fill="auto"/>
          </w:tcPr>
          <w:p w14:paraId="40FF7B24" w14:textId="12BE52C9" w:rsidR="00D06BF0" w:rsidRDefault="00D06BF0" w:rsidP="00D06BF0">
            <w:pPr>
              <w:rPr>
                <w:rFonts w:cs="Arial"/>
                <w:color w:val="000000"/>
                <w:szCs w:val="22"/>
              </w:rPr>
            </w:pPr>
            <w:r>
              <w:rPr>
                <w:rFonts w:cs="Arial"/>
                <w:color w:val="000000"/>
                <w:szCs w:val="22"/>
              </w:rPr>
              <w:t>Ignition is OFF</w:t>
            </w:r>
          </w:p>
        </w:tc>
      </w:tr>
      <w:tr w:rsidR="00D042C3" w:rsidRPr="004051D0" w14:paraId="490969F7" w14:textId="77777777" w:rsidTr="00651680">
        <w:trPr>
          <w:trHeight w:val="255"/>
        </w:trPr>
        <w:tc>
          <w:tcPr>
            <w:tcW w:w="2235" w:type="dxa"/>
            <w:shd w:val="clear" w:color="auto" w:fill="D9D9D9" w:themeFill="background1" w:themeFillShade="D9"/>
          </w:tcPr>
          <w:p w14:paraId="569F9C04" w14:textId="759F3F96" w:rsidR="00D042C3" w:rsidRPr="004051D0" w:rsidRDefault="00D042C3" w:rsidP="00D042C3">
            <w:pPr>
              <w:rPr>
                <w:rFonts w:cs="Arial"/>
                <w:b/>
                <w:bCs/>
                <w:color w:val="000000"/>
                <w:szCs w:val="22"/>
              </w:rPr>
            </w:pPr>
            <w:r w:rsidRPr="004051D0">
              <w:rPr>
                <w:rFonts w:cs="Arial"/>
                <w:b/>
                <w:bCs/>
                <w:color w:val="000000"/>
                <w:szCs w:val="22"/>
              </w:rPr>
              <w:t>Main Flow</w:t>
            </w:r>
            <w:r>
              <w:rPr>
                <w:rFonts w:cs="Arial"/>
                <w:b/>
                <w:bCs/>
                <w:color w:val="000000"/>
                <w:szCs w:val="22"/>
              </w:rPr>
              <w:t xml:space="preserve"> 1</w:t>
            </w:r>
          </w:p>
        </w:tc>
        <w:tc>
          <w:tcPr>
            <w:tcW w:w="669" w:type="dxa"/>
            <w:shd w:val="clear" w:color="auto" w:fill="auto"/>
          </w:tcPr>
          <w:p w14:paraId="44312343" w14:textId="0C6CC513" w:rsidR="00D042C3" w:rsidRPr="004051D0" w:rsidRDefault="00D042C3" w:rsidP="00D042C3">
            <w:pPr>
              <w:rPr>
                <w:rFonts w:cs="Arial"/>
                <w:color w:val="000000"/>
                <w:szCs w:val="22"/>
              </w:rPr>
            </w:pPr>
            <w:r w:rsidRPr="004051D0">
              <w:rPr>
                <w:rFonts w:cs="Arial"/>
                <w:color w:val="000000"/>
                <w:szCs w:val="22"/>
              </w:rPr>
              <w:t>M</w:t>
            </w:r>
            <w:r>
              <w:rPr>
                <w:rFonts w:cs="Arial"/>
                <w:color w:val="000000"/>
                <w:szCs w:val="22"/>
              </w:rPr>
              <w:t>1</w:t>
            </w:r>
          </w:p>
        </w:tc>
        <w:tc>
          <w:tcPr>
            <w:tcW w:w="7297" w:type="dxa"/>
            <w:shd w:val="clear" w:color="auto" w:fill="auto"/>
          </w:tcPr>
          <w:p w14:paraId="2C22AB11" w14:textId="256AC197" w:rsidR="00D042C3" w:rsidRPr="004051D0" w:rsidRDefault="00D042C3" w:rsidP="00D042C3">
            <w:pPr>
              <w:rPr>
                <w:rFonts w:cs="Arial"/>
                <w:strike/>
                <w:szCs w:val="22"/>
              </w:rPr>
            </w:pPr>
            <w:r>
              <w:rPr>
                <w:rFonts w:cs="Arial"/>
                <w:color w:val="000000"/>
                <w:szCs w:val="22"/>
              </w:rPr>
              <w:t>Driver initiates ignition RUN</w:t>
            </w:r>
          </w:p>
        </w:tc>
      </w:tr>
      <w:tr w:rsidR="00D042C3" w:rsidRPr="004051D0" w14:paraId="3F4ECEC2" w14:textId="77777777" w:rsidTr="00774184">
        <w:trPr>
          <w:trHeight w:val="255"/>
        </w:trPr>
        <w:tc>
          <w:tcPr>
            <w:tcW w:w="2235" w:type="dxa"/>
            <w:shd w:val="clear" w:color="auto" w:fill="D9D9D9" w:themeFill="background1" w:themeFillShade="D9"/>
          </w:tcPr>
          <w:p w14:paraId="09330AD1" w14:textId="01DDAD56" w:rsidR="00D042C3" w:rsidRPr="004051D0" w:rsidRDefault="00D042C3" w:rsidP="00D042C3">
            <w:pPr>
              <w:rPr>
                <w:rFonts w:cs="Arial"/>
                <w:b/>
                <w:bCs/>
                <w:color w:val="000000"/>
                <w:szCs w:val="22"/>
              </w:rPr>
            </w:pPr>
          </w:p>
        </w:tc>
        <w:tc>
          <w:tcPr>
            <w:tcW w:w="669" w:type="dxa"/>
            <w:shd w:val="clear" w:color="auto" w:fill="auto"/>
          </w:tcPr>
          <w:p w14:paraId="06329E7D" w14:textId="490A7C48" w:rsidR="00D042C3" w:rsidRPr="004051D0" w:rsidRDefault="00D042C3" w:rsidP="00D042C3">
            <w:pPr>
              <w:rPr>
                <w:rFonts w:cs="Arial"/>
                <w:color w:val="000000"/>
                <w:szCs w:val="22"/>
              </w:rPr>
            </w:pPr>
            <w:r w:rsidRPr="004051D0">
              <w:rPr>
                <w:rFonts w:cs="Arial"/>
                <w:color w:val="000000"/>
                <w:szCs w:val="22"/>
              </w:rPr>
              <w:t>M</w:t>
            </w:r>
            <w:r>
              <w:rPr>
                <w:rFonts w:cs="Arial"/>
                <w:color w:val="000000"/>
                <w:szCs w:val="22"/>
              </w:rPr>
              <w:t>2</w:t>
            </w:r>
          </w:p>
        </w:tc>
        <w:tc>
          <w:tcPr>
            <w:tcW w:w="7297" w:type="dxa"/>
            <w:shd w:val="clear" w:color="auto" w:fill="auto"/>
          </w:tcPr>
          <w:p w14:paraId="5EF6DB7A" w14:textId="49AED5A5" w:rsidR="00D042C3" w:rsidRPr="009243E0" w:rsidRDefault="00D042C3" w:rsidP="00D042C3">
            <w:pPr>
              <w:rPr>
                <w:rFonts w:cs="Arial"/>
                <w:highlight w:val="yellow"/>
              </w:rPr>
            </w:pPr>
            <w:r>
              <w:rPr>
                <w:rFonts w:cs="Arial"/>
                <w:color w:val="000000"/>
                <w:szCs w:val="22"/>
              </w:rPr>
              <w:t xml:space="preserve">Front Fog Lamps are </w:t>
            </w:r>
            <w:r w:rsidR="000E6CB4">
              <w:rPr>
                <w:rFonts w:cs="Arial"/>
                <w:color w:val="000000"/>
                <w:szCs w:val="22"/>
              </w:rPr>
              <w:t>ON</w:t>
            </w:r>
            <w:r w:rsidR="00D618CD">
              <w:rPr>
                <w:rFonts w:cs="Arial"/>
                <w:color w:val="000000"/>
                <w:szCs w:val="22"/>
              </w:rPr>
              <w:t xml:space="preserve"> </w:t>
            </w:r>
            <w:r w:rsidR="00D618CD" w:rsidRPr="000E6CB4">
              <w:rPr>
                <w:rFonts w:cs="Arial"/>
                <w:b/>
                <w:bCs/>
                <w:color w:val="000000"/>
                <w:szCs w:val="22"/>
              </w:rPr>
              <w:t>OR</w:t>
            </w:r>
            <w:r w:rsidR="00D618CD" w:rsidRPr="000E6CB4">
              <w:rPr>
                <w:rFonts w:cs="Arial"/>
                <w:color w:val="000000"/>
                <w:szCs w:val="22"/>
              </w:rPr>
              <w:t xml:space="preserve"> Low Beams are ON.</w:t>
            </w:r>
          </w:p>
        </w:tc>
      </w:tr>
      <w:tr w:rsidR="00D042C3" w:rsidRPr="004051D0" w14:paraId="3A910E71" w14:textId="77777777" w:rsidTr="00774184">
        <w:trPr>
          <w:trHeight w:val="255"/>
        </w:trPr>
        <w:tc>
          <w:tcPr>
            <w:tcW w:w="2235" w:type="dxa"/>
            <w:shd w:val="clear" w:color="auto" w:fill="D9D9D9" w:themeFill="background1" w:themeFillShade="D9"/>
          </w:tcPr>
          <w:p w14:paraId="035F26D6" w14:textId="77777777" w:rsidR="00D042C3" w:rsidRPr="004051D0" w:rsidRDefault="00D042C3" w:rsidP="00D042C3">
            <w:pPr>
              <w:rPr>
                <w:rFonts w:cs="Arial"/>
                <w:b/>
                <w:bCs/>
                <w:color w:val="000000"/>
                <w:szCs w:val="22"/>
              </w:rPr>
            </w:pPr>
          </w:p>
        </w:tc>
        <w:tc>
          <w:tcPr>
            <w:tcW w:w="669" w:type="dxa"/>
            <w:shd w:val="clear" w:color="auto" w:fill="auto"/>
          </w:tcPr>
          <w:p w14:paraId="746199A9" w14:textId="0DC01276" w:rsidR="00D042C3" w:rsidRPr="004051D0" w:rsidRDefault="00D042C3" w:rsidP="00D042C3">
            <w:pPr>
              <w:rPr>
                <w:rFonts w:cs="Arial"/>
                <w:color w:val="000000"/>
                <w:szCs w:val="22"/>
              </w:rPr>
            </w:pPr>
            <w:r>
              <w:rPr>
                <w:rFonts w:cs="Arial"/>
                <w:color w:val="000000"/>
                <w:szCs w:val="22"/>
              </w:rPr>
              <w:t>M3</w:t>
            </w:r>
          </w:p>
        </w:tc>
        <w:tc>
          <w:tcPr>
            <w:tcW w:w="7297" w:type="dxa"/>
            <w:shd w:val="clear" w:color="auto" w:fill="auto"/>
          </w:tcPr>
          <w:p w14:paraId="5F50D1E4" w14:textId="742246A4" w:rsidR="00D042C3" w:rsidRDefault="00D042C3" w:rsidP="00D042C3">
            <w:pPr>
              <w:rPr>
                <w:rFonts w:cs="Arial"/>
                <w:color w:val="000000"/>
                <w:szCs w:val="22"/>
              </w:rPr>
            </w:pPr>
            <w:r>
              <w:rPr>
                <w:rFonts w:cs="Arial"/>
                <w:color w:val="000000"/>
                <w:szCs w:val="22"/>
              </w:rPr>
              <w:t>Driver requests Rear Fog Lamps ON</w:t>
            </w:r>
          </w:p>
        </w:tc>
      </w:tr>
      <w:tr w:rsidR="00D042C3" w:rsidRPr="004051D0" w14:paraId="354BA150" w14:textId="77777777" w:rsidTr="00774184">
        <w:trPr>
          <w:trHeight w:val="255"/>
        </w:trPr>
        <w:tc>
          <w:tcPr>
            <w:tcW w:w="2235" w:type="dxa"/>
            <w:shd w:val="clear" w:color="auto" w:fill="D9D9D9" w:themeFill="background1" w:themeFillShade="D9"/>
          </w:tcPr>
          <w:p w14:paraId="6D163755" w14:textId="31783D46" w:rsidR="00D042C3" w:rsidRPr="004051D0" w:rsidRDefault="00D042C3" w:rsidP="00D042C3">
            <w:pPr>
              <w:rPr>
                <w:rFonts w:cs="Arial"/>
                <w:b/>
                <w:bCs/>
                <w:color w:val="000000"/>
                <w:szCs w:val="22"/>
              </w:rPr>
            </w:pPr>
            <w:ins w:id="4420" w:author="Strzelczyk, Anthony (A.)" w:date="2021-02-22T10:06:00Z">
              <w:r w:rsidRPr="004051D0">
                <w:rPr>
                  <w:rFonts w:cs="Arial"/>
                  <w:b/>
                  <w:bCs/>
                  <w:color w:val="000000"/>
                  <w:szCs w:val="22"/>
                </w:rPr>
                <w:t>Post-condition</w:t>
              </w:r>
            </w:ins>
          </w:p>
        </w:tc>
        <w:tc>
          <w:tcPr>
            <w:tcW w:w="669" w:type="dxa"/>
            <w:shd w:val="clear" w:color="auto" w:fill="auto"/>
          </w:tcPr>
          <w:p w14:paraId="0855AE0C" w14:textId="77777777" w:rsidR="00D042C3" w:rsidRPr="004051D0" w:rsidRDefault="00D042C3" w:rsidP="00D042C3">
            <w:pPr>
              <w:rPr>
                <w:rFonts w:cs="Arial"/>
                <w:color w:val="000000"/>
                <w:szCs w:val="22"/>
              </w:rPr>
            </w:pPr>
          </w:p>
        </w:tc>
        <w:tc>
          <w:tcPr>
            <w:tcW w:w="7297" w:type="dxa"/>
            <w:shd w:val="clear" w:color="auto" w:fill="auto"/>
          </w:tcPr>
          <w:p w14:paraId="5A02B7A2" w14:textId="2888EDF2" w:rsidR="00D042C3" w:rsidRDefault="00D042C3" w:rsidP="00D042C3">
            <w:pPr>
              <w:rPr>
                <w:rFonts w:cs="Arial"/>
                <w:color w:val="000000"/>
                <w:szCs w:val="22"/>
              </w:rPr>
            </w:pPr>
            <w:ins w:id="4421" w:author="Strzelczyk, Anthony (A.)" w:date="2021-02-22T11:11:00Z">
              <w:r>
                <w:rPr>
                  <w:rFonts w:cs="Arial"/>
                  <w:color w:val="000000"/>
                  <w:szCs w:val="22"/>
                </w:rPr>
                <w:t>Exterior Rear Fog Lamps turn ON</w:t>
              </w:r>
            </w:ins>
            <w:ins w:id="4422" w:author="Strzelczyk, Anthony (A.)" w:date="2021-02-22T11:14:00Z">
              <w:r>
                <w:rPr>
                  <w:rFonts w:cs="Arial"/>
                  <w:color w:val="000000"/>
                  <w:szCs w:val="22"/>
                </w:rPr>
                <w:t xml:space="preserve"> </w:t>
              </w:r>
            </w:ins>
            <w:r>
              <w:rPr>
                <w:rFonts w:cs="Arial"/>
                <w:color w:val="000000"/>
                <w:szCs w:val="22"/>
              </w:rPr>
              <w:t>and</w:t>
            </w:r>
            <w:ins w:id="4423" w:author="Strzelczyk, Anthony (A.)" w:date="2021-02-22T11:14:00Z">
              <w:r>
                <w:rPr>
                  <w:rFonts w:cs="Arial"/>
                  <w:color w:val="000000"/>
                  <w:szCs w:val="22"/>
                </w:rPr>
                <w:t xml:space="preserve"> Rear Fog Telltale light is ON</w:t>
              </w:r>
            </w:ins>
          </w:p>
        </w:tc>
      </w:tr>
    </w:tbl>
    <w:p w14:paraId="58631E21" w14:textId="6D87AD1B" w:rsidR="00D06BF0" w:rsidRDefault="00D06BF0" w:rsidP="00D06BF0">
      <w:pPr>
        <w:rPr>
          <w:ins w:id="4424" w:author="Strzelczyk, Anthony (A.)" w:date="2021-02-22T11:01:00Z"/>
          <w:rFonts w:cs="Arial"/>
        </w:rPr>
      </w:pPr>
    </w:p>
    <w:p w14:paraId="0ADABB41" w14:textId="77777777" w:rsidR="00D06BF0" w:rsidRPr="004051D0" w:rsidRDefault="00D06BF0" w:rsidP="00D06BF0">
      <w:pPr>
        <w:rPr>
          <w:ins w:id="4425" w:author="Strzelczyk, Anthony (A.)" w:date="2021-02-22T11:03:00Z"/>
          <w:rFonts w:cs="Arial"/>
        </w:rPr>
      </w:pPr>
    </w:p>
    <w:p w14:paraId="044E6689" w14:textId="0B82E6EA" w:rsidR="00D06BF0" w:rsidRPr="00363E7F" w:rsidRDefault="00D06BF0" w:rsidP="00D06BF0">
      <w:pPr>
        <w:pStyle w:val="REUseCase"/>
        <w:shd w:val="clear" w:color="auto" w:fill="F2F2F2" w:themeFill="background1" w:themeFillShade="F2"/>
        <w:rPr>
          <w:ins w:id="4426" w:author="Strzelczyk, Anthony (A.)" w:date="2021-02-22T11:03:00Z"/>
          <w:rFonts w:ascii="Arial" w:hAnsi="Arial" w:cs="Arial"/>
        </w:rPr>
      </w:pPr>
      <w:ins w:id="4427" w:author="Strzelczyk, Anthony (A.)" w:date="2021-02-22T11:03:00Z">
        <w:r w:rsidRPr="00363E7F">
          <w:rPr>
            <w:rFonts w:ascii="Arial" w:hAnsi="Arial" w:cs="Arial"/>
          </w:rPr>
          <w:lastRenderedPageBreak/>
          <w:t>###</w:t>
        </w:r>
        <w:bookmarkStart w:id="4428" w:name="UC_ID_FNC_00006_Deactivate_Front_Fog"/>
        <w:r w:rsidRPr="00363E7F">
          <w:rPr>
            <w:rFonts w:ascii="Arial" w:hAnsi="Arial" w:cs="Arial"/>
          </w:rPr>
          <w:t>UC_FNC_ Fog Light_0000</w:t>
        </w:r>
      </w:ins>
      <w:bookmarkEnd w:id="4428"/>
      <w:r w:rsidR="002F03B5" w:rsidRPr="00363E7F">
        <w:rPr>
          <w:rFonts w:ascii="Arial" w:hAnsi="Arial" w:cs="Arial"/>
        </w:rPr>
        <w:t>7</w:t>
      </w:r>
      <w:ins w:id="4429" w:author="Strzelczyk, Anthony (A.)" w:date="2021-02-22T11:03:00Z">
        <w:r w:rsidRPr="00363E7F">
          <w:rPr>
            <w:rFonts w:ascii="Arial" w:hAnsi="Arial" w:cs="Arial"/>
          </w:rPr>
          <w:t>### Deactivate Front Fog</w:t>
        </w:r>
      </w:ins>
      <w:r w:rsidR="001E4F01" w:rsidRPr="00363E7F">
        <w:rPr>
          <w:rFonts w:ascii="Arial" w:hAnsi="Arial" w:cs="Arial"/>
        </w:rPr>
        <w:t xml:space="preserve"> – US Market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363E7F" w:rsidRPr="00363E7F" w14:paraId="1D625C36" w14:textId="77777777" w:rsidTr="00774184">
        <w:trPr>
          <w:trHeight w:val="255"/>
          <w:ins w:id="4430" w:author="Strzelczyk, Anthony (A.)" w:date="2021-02-22T11:03:00Z"/>
        </w:trPr>
        <w:tc>
          <w:tcPr>
            <w:tcW w:w="2235" w:type="dxa"/>
            <w:shd w:val="clear" w:color="auto" w:fill="D9D9D9" w:themeFill="background1" w:themeFillShade="D9"/>
            <w:hideMark/>
          </w:tcPr>
          <w:p w14:paraId="4EC058E8" w14:textId="77777777" w:rsidR="00D06BF0" w:rsidRPr="00363E7F" w:rsidRDefault="00D06BF0" w:rsidP="00774184">
            <w:pPr>
              <w:rPr>
                <w:ins w:id="4431" w:author="Strzelczyk, Anthony (A.)" w:date="2021-02-22T11:03:00Z"/>
                <w:rFonts w:cs="Arial"/>
                <w:b/>
                <w:bCs/>
                <w:szCs w:val="22"/>
              </w:rPr>
            </w:pPr>
            <w:ins w:id="4432" w:author="Strzelczyk, Anthony (A.)" w:date="2021-02-22T11:03:00Z">
              <w:r w:rsidRPr="00363E7F">
                <w:rPr>
                  <w:rFonts w:cs="Arial"/>
                  <w:b/>
                  <w:bCs/>
                  <w:szCs w:val="22"/>
                </w:rPr>
                <w:t>Purpose</w:t>
              </w:r>
            </w:ins>
          </w:p>
        </w:tc>
        <w:tc>
          <w:tcPr>
            <w:tcW w:w="669" w:type="dxa"/>
            <w:shd w:val="clear" w:color="auto" w:fill="auto"/>
            <w:hideMark/>
          </w:tcPr>
          <w:p w14:paraId="441F8C88" w14:textId="77777777" w:rsidR="00D06BF0" w:rsidRPr="00363E7F" w:rsidRDefault="00D06BF0" w:rsidP="00774184">
            <w:pPr>
              <w:rPr>
                <w:ins w:id="4433" w:author="Strzelczyk, Anthony (A.)" w:date="2021-02-22T11:03:00Z"/>
                <w:rFonts w:cs="Arial"/>
                <w:szCs w:val="22"/>
              </w:rPr>
            </w:pPr>
          </w:p>
        </w:tc>
        <w:tc>
          <w:tcPr>
            <w:tcW w:w="7297" w:type="dxa"/>
            <w:shd w:val="clear" w:color="auto" w:fill="auto"/>
          </w:tcPr>
          <w:p w14:paraId="095F057E" w14:textId="0240ED2E" w:rsidR="00D06BF0" w:rsidRPr="00363E7F" w:rsidRDefault="00D06BF0" w:rsidP="00774184">
            <w:pPr>
              <w:rPr>
                <w:ins w:id="4434" w:author="Strzelczyk, Anthony (A.)" w:date="2021-02-22T11:03:00Z"/>
                <w:rFonts w:cs="Arial"/>
                <w:szCs w:val="22"/>
              </w:rPr>
            </w:pPr>
            <w:ins w:id="4435" w:author="Strzelczyk, Anthony (A.)" w:date="2021-02-22T11:14:00Z">
              <w:r w:rsidRPr="00363E7F">
                <w:rPr>
                  <w:rFonts w:cs="Arial"/>
                  <w:szCs w:val="22"/>
                </w:rPr>
                <w:t>Turn OFF Front Fog Lights</w:t>
              </w:r>
            </w:ins>
          </w:p>
        </w:tc>
      </w:tr>
      <w:tr w:rsidR="00363E7F" w:rsidRPr="00363E7F" w14:paraId="249CCD81" w14:textId="77777777" w:rsidTr="00774184">
        <w:trPr>
          <w:trHeight w:val="255"/>
          <w:ins w:id="4436" w:author="Strzelczyk, Anthony (A.)" w:date="2021-02-22T11:03:00Z"/>
        </w:trPr>
        <w:tc>
          <w:tcPr>
            <w:tcW w:w="2235" w:type="dxa"/>
            <w:shd w:val="clear" w:color="auto" w:fill="D9D9D9" w:themeFill="background1" w:themeFillShade="D9"/>
          </w:tcPr>
          <w:p w14:paraId="61784840" w14:textId="77777777" w:rsidR="00D06BF0" w:rsidRPr="00363E7F" w:rsidRDefault="00D06BF0" w:rsidP="00774184">
            <w:pPr>
              <w:rPr>
                <w:ins w:id="4437" w:author="Strzelczyk, Anthony (A.)" w:date="2021-02-22T11:03:00Z"/>
                <w:rFonts w:cs="Arial"/>
                <w:b/>
                <w:bCs/>
                <w:szCs w:val="22"/>
              </w:rPr>
            </w:pPr>
            <w:ins w:id="4438" w:author="Strzelczyk, Anthony (A.)" w:date="2021-02-22T11:03:00Z">
              <w:r w:rsidRPr="00363E7F">
                <w:rPr>
                  <w:rFonts w:cs="Arial"/>
                  <w:b/>
                  <w:bCs/>
                  <w:szCs w:val="22"/>
                </w:rPr>
                <w:t>Actors</w:t>
              </w:r>
            </w:ins>
          </w:p>
        </w:tc>
        <w:tc>
          <w:tcPr>
            <w:tcW w:w="669" w:type="dxa"/>
            <w:shd w:val="clear" w:color="auto" w:fill="auto"/>
          </w:tcPr>
          <w:p w14:paraId="5E78A7C6" w14:textId="77777777" w:rsidR="00D06BF0" w:rsidRPr="00363E7F" w:rsidRDefault="00D06BF0" w:rsidP="00774184">
            <w:pPr>
              <w:rPr>
                <w:ins w:id="4439" w:author="Strzelczyk, Anthony (A.)" w:date="2021-02-22T11:03:00Z"/>
                <w:rFonts w:cs="Arial"/>
                <w:szCs w:val="22"/>
              </w:rPr>
            </w:pPr>
          </w:p>
        </w:tc>
        <w:tc>
          <w:tcPr>
            <w:tcW w:w="7297" w:type="dxa"/>
            <w:shd w:val="clear" w:color="auto" w:fill="auto"/>
          </w:tcPr>
          <w:p w14:paraId="55C93FAE" w14:textId="0C72A697" w:rsidR="00D06BF0" w:rsidRPr="00363E7F" w:rsidRDefault="00D06BF0" w:rsidP="00774184">
            <w:pPr>
              <w:rPr>
                <w:ins w:id="4440" w:author="Strzelczyk, Anthony (A.)" w:date="2021-02-22T11:03:00Z"/>
                <w:rFonts w:cs="Arial"/>
                <w:szCs w:val="22"/>
              </w:rPr>
            </w:pPr>
            <w:ins w:id="4441" w:author="Strzelczyk, Anthony (A.)" w:date="2021-02-22T11:14:00Z">
              <w:r w:rsidRPr="00363E7F">
                <w:rPr>
                  <w:rFonts w:cs="Arial"/>
                  <w:szCs w:val="22"/>
                </w:rPr>
                <w:t>Driver</w:t>
              </w:r>
            </w:ins>
          </w:p>
        </w:tc>
      </w:tr>
      <w:tr w:rsidR="00363E7F" w:rsidRPr="00363E7F" w14:paraId="7AD2C9C3" w14:textId="77777777" w:rsidTr="00774184">
        <w:trPr>
          <w:trHeight w:val="255"/>
          <w:ins w:id="4442" w:author="Strzelczyk, Anthony (A.)" w:date="2021-02-22T11:03:00Z"/>
        </w:trPr>
        <w:tc>
          <w:tcPr>
            <w:tcW w:w="2235" w:type="dxa"/>
            <w:shd w:val="clear" w:color="auto" w:fill="D9D9D9" w:themeFill="background1" w:themeFillShade="D9"/>
            <w:hideMark/>
          </w:tcPr>
          <w:p w14:paraId="2E8498CB" w14:textId="77777777" w:rsidR="00D06BF0" w:rsidRPr="00363E7F" w:rsidRDefault="00D06BF0" w:rsidP="00774184">
            <w:pPr>
              <w:rPr>
                <w:ins w:id="4443" w:author="Strzelczyk, Anthony (A.)" w:date="2021-02-22T11:03:00Z"/>
                <w:rFonts w:cs="Arial"/>
                <w:b/>
                <w:bCs/>
                <w:szCs w:val="22"/>
              </w:rPr>
            </w:pPr>
            <w:ins w:id="4444" w:author="Strzelczyk, Anthony (A.)" w:date="2021-02-22T11:03:00Z">
              <w:r w:rsidRPr="00363E7F">
                <w:rPr>
                  <w:rFonts w:cs="Arial"/>
                  <w:b/>
                  <w:bCs/>
                  <w:szCs w:val="22"/>
                </w:rPr>
                <w:t>Precondition</w:t>
              </w:r>
            </w:ins>
          </w:p>
        </w:tc>
        <w:tc>
          <w:tcPr>
            <w:tcW w:w="669" w:type="dxa"/>
            <w:shd w:val="clear" w:color="auto" w:fill="auto"/>
            <w:hideMark/>
          </w:tcPr>
          <w:p w14:paraId="2FE66FCD" w14:textId="77777777" w:rsidR="00D06BF0" w:rsidRPr="00363E7F" w:rsidRDefault="00D06BF0" w:rsidP="00774184">
            <w:pPr>
              <w:rPr>
                <w:ins w:id="4445" w:author="Strzelczyk, Anthony (A.)" w:date="2021-02-22T11:03:00Z"/>
                <w:rFonts w:cs="Arial"/>
                <w:szCs w:val="22"/>
              </w:rPr>
            </w:pPr>
          </w:p>
        </w:tc>
        <w:tc>
          <w:tcPr>
            <w:tcW w:w="7297" w:type="dxa"/>
            <w:shd w:val="clear" w:color="auto" w:fill="auto"/>
          </w:tcPr>
          <w:p w14:paraId="365BCCF6" w14:textId="2528BADA" w:rsidR="00D06BF0" w:rsidRPr="00363E7F" w:rsidRDefault="00D06BF0" w:rsidP="00774184">
            <w:pPr>
              <w:rPr>
                <w:ins w:id="4446" w:author="Strzelczyk, Anthony (A.)" w:date="2021-02-22T11:03:00Z"/>
                <w:rFonts w:cs="Arial"/>
                <w:szCs w:val="22"/>
              </w:rPr>
            </w:pPr>
            <w:ins w:id="4447" w:author="Strzelczyk, Anthony (A.)" w:date="2021-02-22T11:15:00Z">
              <w:r w:rsidRPr="00363E7F">
                <w:rPr>
                  <w:rFonts w:cs="Arial"/>
                  <w:szCs w:val="22"/>
                </w:rPr>
                <w:t>Front Fog Lights are ON</w:t>
              </w:r>
            </w:ins>
          </w:p>
        </w:tc>
      </w:tr>
      <w:tr w:rsidR="00363E7F" w:rsidRPr="00363E7F" w14:paraId="6F630F79" w14:textId="77777777" w:rsidTr="00774184">
        <w:trPr>
          <w:trHeight w:val="255"/>
          <w:ins w:id="4448" w:author="Strzelczyk, Anthony (A.)" w:date="2021-02-22T11:03:00Z"/>
        </w:trPr>
        <w:tc>
          <w:tcPr>
            <w:tcW w:w="2235" w:type="dxa"/>
            <w:shd w:val="clear" w:color="auto" w:fill="D9D9D9" w:themeFill="background1" w:themeFillShade="D9"/>
            <w:hideMark/>
          </w:tcPr>
          <w:p w14:paraId="03933A3A" w14:textId="77777777" w:rsidR="00D06BF0" w:rsidRPr="00363E7F" w:rsidRDefault="00D06BF0" w:rsidP="00774184">
            <w:pPr>
              <w:rPr>
                <w:ins w:id="4449" w:author="Strzelczyk, Anthony (A.)" w:date="2021-02-22T11:03:00Z"/>
                <w:rFonts w:cs="Arial"/>
                <w:b/>
                <w:bCs/>
                <w:szCs w:val="22"/>
              </w:rPr>
            </w:pPr>
          </w:p>
        </w:tc>
        <w:tc>
          <w:tcPr>
            <w:tcW w:w="669" w:type="dxa"/>
            <w:shd w:val="clear" w:color="auto" w:fill="auto"/>
            <w:hideMark/>
          </w:tcPr>
          <w:p w14:paraId="422D6444" w14:textId="77777777" w:rsidR="00D06BF0" w:rsidRPr="00363E7F" w:rsidRDefault="00D06BF0" w:rsidP="00774184">
            <w:pPr>
              <w:rPr>
                <w:ins w:id="4450" w:author="Strzelczyk, Anthony (A.)" w:date="2021-02-22T11:03:00Z"/>
                <w:rFonts w:cs="Arial"/>
                <w:szCs w:val="22"/>
              </w:rPr>
            </w:pPr>
          </w:p>
        </w:tc>
        <w:tc>
          <w:tcPr>
            <w:tcW w:w="7297" w:type="dxa"/>
            <w:shd w:val="clear" w:color="auto" w:fill="auto"/>
          </w:tcPr>
          <w:p w14:paraId="626C4A16" w14:textId="7C1AEADF" w:rsidR="00D06BF0" w:rsidRPr="00363E7F" w:rsidRDefault="00D06BF0" w:rsidP="00774184">
            <w:pPr>
              <w:rPr>
                <w:ins w:id="4451" w:author="Strzelczyk, Anthony (A.)" w:date="2021-02-22T11:03:00Z"/>
                <w:rFonts w:cs="Arial"/>
                <w:szCs w:val="22"/>
              </w:rPr>
            </w:pPr>
            <w:ins w:id="4452" w:author="Strzelczyk, Anthony (A.)" w:date="2021-02-22T11:15:00Z">
              <w:r w:rsidRPr="00363E7F">
                <w:rPr>
                  <w:rFonts w:cs="Arial"/>
                  <w:szCs w:val="22"/>
                </w:rPr>
                <w:t>Ignition is ON</w:t>
              </w:r>
            </w:ins>
          </w:p>
        </w:tc>
      </w:tr>
      <w:tr w:rsidR="00363E7F" w:rsidRPr="00363E7F" w14:paraId="219DA098" w14:textId="77777777" w:rsidTr="00774184">
        <w:trPr>
          <w:trHeight w:val="255"/>
          <w:ins w:id="4453" w:author="Strzelczyk, Anthony (A.)" w:date="2021-02-22T11:03:00Z"/>
        </w:trPr>
        <w:tc>
          <w:tcPr>
            <w:tcW w:w="2235" w:type="dxa"/>
            <w:shd w:val="clear" w:color="auto" w:fill="D9D9D9" w:themeFill="background1" w:themeFillShade="D9"/>
          </w:tcPr>
          <w:p w14:paraId="2F43CB81" w14:textId="103ED03D" w:rsidR="00D06BF0" w:rsidRPr="00363E7F" w:rsidRDefault="00DD59A3" w:rsidP="00D06BF0">
            <w:pPr>
              <w:rPr>
                <w:ins w:id="4454" w:author="Strzelczyk, Anthony (A.)" w:date="2021-02-22T11:03:00Z"/>
                <w:rFonts w:cs="Arial"/>
                <w:b/>
                <w:bCs/>
                <w:szCs w:val="22"/>
              </w:rPr>
            </w:pPr>
            <w:r w:rsidRPr="00363E7F">
              <w:rPr>
                <w:rFonts w:cs="Arial"/>
                <w:b/>
                <w:bCs/>
                <w:szCs w:val="22"/>
              </w:rPr>
              <w:t>Main Flow</w:t>
            </w:r>
            <w:ins w:id="4455" w:author="Strzelczyk, Anthony (A.)" w:date="2021-02-22T11:03:00Z">
              <w:del w:id="4456" w:author="Anthony" w:date="2021-03-06T20:16:00Z">
                <w:r w:rsidR="00D06BF0" w:rsidRPr="00363E7F" w:rsidDel="00A2444B">
                  <w:rPr>
                    <w:rFonts w:cs="Arial"/>
                    <w:b/>
                    <w:bCs/>
                    <w:szCs w:val="22"/>
                  </w:rPr>
                  <w:delText>Alternative Flo</w:delText>
                </w:r>
              </w:del>
            </w:ins>
          </w:p>
        </w:tc>
        <w:tc>
          <w:tcPr>
            <w:tcW w:w="669" w:type="dxa"/>
            <w:shd w:val="clear" w:color="auto" w:fill="auto"/>
          </w:tcPr>
          <w:p w14:paraId="56E2E4EF" w14:textId="5718D00C" w:rsidR="00D06BF0" w:rsidRPr="00363E7F" w:rsidRDefault="00CA04C8" w:rsidP="00D06BF0">
            <w:pPr>
              <w:rPr>
                <w:ins w:id="4457" w:author="Strzelczyk, Anthony (A.)" w:date="2021-02-22T11:03:00Z"/>
                <w:rFonts w:cs="Arial"/>
                <w:szCs w:val="22"/>
              </w:rPr>
            </w:pPr>
            <w:r w:rsidRPr="00363E7F">
              <w:rPr>
                <w:rFonts w:cs="Arial"/>
                <w:szCs w:val="22"/>
              </w:rPr>
              <w:t>M</w:t>
            </w:r>
            <w:ins w:id="4458" w:author="Anthony" w:date="2021-03-06T20:16:00Z">
              <w:r w:rsidR="00A2444B" w:rsidRPr="00363E7F">
                <w:rPr>
                  <w:rFonts w:cs="Arial"/>
                  <w:szCs w:val="22"/>
                </w:rPr>
                <w:t>1</w:t>
              </w:r>
            </w:ins>
          </w:p>
        </w:tc>
        <w:tc>
          <w:tcPr>
            <w:tcW w:w="7297" w:type="dxa"/>
            <w:shd w:val="clear" w:color="auto" w:fill="auto"/>
          </w:tcPr>
          <w:p w14:paraId="46395C7A" w14:textId="0DD81E0D" w:rsidR="00D06BF0" w:rsidRPr="00363E7F" w:rsidRDefault="00CA04C8">
            <w:pPr>
              <w:rPr>
                <w:ins w:id="4459" w:author="Strzelczyk, Anthony (A.)" w:date="2021-02-22T11:03:00Z"/>
                <w:rFonts w:cs="Arial"/>
                <w:szCs w:val="22"/>
                <w:rPrChange w:id="4460" w:author="Anthony" w:date="2021-03-06T20:18:00Z">
                  <w:rPr>
                    <w:ins w:id="4461" w:author="Strzelczyk, Anthony (A.)" w:date="2021-02-22T11:03:00Z"/>
                  </w:rPr>
                </w:rPrChange>
              </w:rPr>
              <w:pPrChange w:id="4462" w:author="Anthony" w:date="2021-03-06T20:18:00Z">
                <w:pPr>
                  <w:pStyle w:val="ListParagraph"/>
                  <w:numPr>
                    <w:numId w:val="24"/>
                  </w:numPr>
                  <w:ind w:left="360" w:hanging="360"/>
                </w:pPr>
              </w:pPrChange>
            </w:pPr>
            <w:r w:rsidRPr="00363E7F">
              <w:rPr>
                <w:rFonts w:cs="Arial"/>
                <w:szCs w:val="22"/>
              </w:rPr>
              <w:t xml:space="preserve">Front Fog is disabled when either Ignition is switched to ACC or OFF </w:t>
            </w:r>
            <w:r w:rsidRPr="00363E7F">
              <w:rPr>
                <w:rFonts w:cs="Arial"/>
                <w:b/>
                <w:bCs/>
                <w:szCs w:val="22"/>
              </w:rPr>
              <w:t>OR</w:t>
            </w:r>
            <w:r w:rsidRPr="00363E7F">
              <w:rPr>
                <w:rFonts w:cs="Arial"/>
                <w:szCs w:val="22"/>
              </w:rPr>
              <w:t xml:space="preserve"> Front Fog switch is deactivated OR </w:t>
            </w:r>
            <w:r w:rsidR="007F2DEA" w:rsidRPr="00363E7F">
              <w:rPr>
                <w:rFonts w:cs="Arial"/>
                <w:szCs w:val="22"/>
              </w:rPr>
              <w:t>Headlight_Status is OFF</w:t>
            </w:r>
            <w:r w:rsidR="007F2DEA" w:rsidRPr="00363E7F">
              <w:rPr>
                <w:rFonts w:cs="Arial"/>
                <w:b/>
                <w:bCs/>
                <w:szCs w:val="22"/>
              </w:rPr>
              <w:t xml:space="preserve"> </w:t>
            </w:r>
            <w:r w:rsidRPr="00363E7F">
              <w:rPr>
                <w:rFonts w:cs="Arial"/>
                <w:b/>
                <w:bCs/>
                <w:szCs w:val="22"/>
              </w:rPr>
              <w:t>OR</w:t>
            </w:r>
            <w:r w:rsidRPr="00363E7F">
              <w:rPr>
                <w:rFonts w:cs="Arial"/>
                <w:szCs w:val="22"/>
              </w:rPr>
              <w:t xml:space="preserve"> AUTO (with daylight conditions) </w:t>
            </w:r>
            <w:r w:rsidRPr="00363E7F">
              <w:rPr>
                <w:rFonts w:cs="Arial"/>
                <w:b/>
                <w:bCs/>
                <w:szCs w:val="22"/>
              </w:rPr>
              <w:t>OR</w:t>
            </w:r>
            <w:r w:rsidRPr="00363E7F">
              <w:rPr>
                <w:rFonts w:cs="Arial"/>
                <w:szCs w:val="22"/>
              </w:rPr>
              <w:t xml:space="preserve"> High Beam is active. </w:t>
            </w:r>
          </w:p>
        </w:tc>
      </w:tr>
      <w:tr w:rsidR="00363E7F" w:rsidRPr="00363E7F" w14:paraId="17DD013F" w14:textId="77777777" w:rsidTr="00774184">
        <w:trPr>
          <w:trHeight w:val="255"/>
          <w:ins w:id="4463" w:author="Strzelczyk, Anthony (A.)" w:date="2021-02-22T11:03:00Z"/>
        </w:trPr>
        <w:tc>
          <w:tcPr>
            <w:tcW w:w="2235" w:type="dxa"/>
            <w:shd w:val="clear" w:color="auto" w:fill="D9D9D9" w:themeFill="background1" w:themeFillShade="D9"/>
          </w:tcPr>
          <w:p w14:paraId="2524FF93" w14:textId="77777777" w:rsidR="00D06BF0" w:rsidRPr="00363E7F" w:rsidRDefault="00D06BF0" w:rsidP="00D06BF0">
            <w:pPr>
              <w:rPr>
                <w:ins w:id="4464" w:author="Strzelczyk, Anthony (A.)" w:date="2021-02-22T11:03:00Z"/>
                <w:rFonts w:cs="Arial"/>
                <w:b/>
                <w:bCs/>
                <w:szCs w:val="22"/>
              </w:rPr>
            </w:pPr>
            <w:ins w:id="4465" w:author="Strzelczyk, Anthony (A.)" w:date="2021-02-22T11:03:00Z">
              <w:r w:rsidRPr="00363E7F">
                <w:rPr>
                  <w:rFonts w:cs="Arial"/>
                  <w:b/>
                  <w:bCs/>
                  <w:szCs w:val="22"/>
                </w:rPr>
                <w:t>Post-condition</w:t>
              </w:r>
            </w:ins>
          </w:p>
        </w:tc>
        <w:tc>
          <w:tcPr>
            <w:tcW w:w="669" w:type="dxa"/>
            <w:shd w:val="clear" w:color="auto" w:fill="auto"/>
          </w:tcPr>
          <w:p w14:paraId="176D690C" w14:textId="77777777" w:rsidR="00D06BF0" w:rsidRPr="00363E7F" w:rsidRDefault="00D06BF0" w:rsidP="00D06BF0">
            <w:pPr>
              <w:rPr>
                <w:ins w:id="4466" w:author="Strzelczyk, Anthony (A.)" w:date="2021-02-22T11:03:00Z"/>
                <w:rFonts w:cs="Arial"/>
                <w:szCs w:val="22"/>
              </w:rPr>
            </w:pPr>
          </w:p>
        </w:tc>
        <w:tc>
          <w:tcPr>
            <w:tcW w:w="7297" w:type="dxa"/>
            <w:shd w:val="clear" w:color="auto" w:fill="auto"/>
          </w:tcPr>
          <w:p w14:paraId="5B639F24" w14:textId="0D297196" w:rsidR="00D06BF0" w:rsidRPr="00363E7F" w:rsidRDefault="00D06BF0" w:rsidP="00D06BF0">
            <w:pPr>
              <w:rPr>
                <w:ins w:id="4467" w:author="Strzelczyk, Anthony (A.)" w:date="2021-02-22T11:03:00Z"/>
                <w:rFonts w:cs="Arial"/>
                <w:szCs w:val="22"/>
              </w:rPr>
            </w:pPr>
            <w:ins w:id="4468" w:author="Strzelczyk, Anthony (A.)" w:date="2021-02-22T11:16:00Z">
              <w:r w:rsidRPr="00363E7F">
                <w:rPr>
                  <w:rFonts w:cs="Arial"/>
                  <w:szCs w:val="22"/>
                </w:rPr>
                <w:t xml:space="preserve">Exterior </w:t>
              </w:r>
              <w:r w:rsidRPr="00363E7F">
                <w:rPr>
                  <w:rFonts w:cs="Arial"/>
                </w:rPr>
                <w:t xml:space="preserve">Front </w:t>
              </w:r>
              <w:r w:rsidRPr="00363E7F">
                <w:rPr>
                  <w:rFonts w:cs="Arial"/>
                  <w:szCs w:val="22"/>
                </w:rPr>
                <w:t xml:space="preserve">Fog Lights are turned OFF and </w:t>
              </w:r>
              <w:r w:rsidRPr="00363E7F">
                <w:rPr>
                  <w:rFonts w:cs="Arial"/>
                </w:rPr>
                <w:t xml:space="preserve">Front </w:t>
              </w:r>
              <w:r w:rsidRPr="00363E7F">
                <w:rPr>
                  <w:rFonts w:cs="Arial"/>
                  <w:szCs w:val="22"/>
                </w:rPr>
                <w:t>Fog Telltale turns OFF</w:t>
              </w:r>
            </w:ins>
          </w:p>
        </w:tc>
      </w:tr>
    </w:tbl>
    <w:p w14:paraId="14858736" w14:textId="77777777" w:rsidR="00D06BF0" w:rsidRPr="00363E7F" w:rsidRDefault="00D06BF0" w:rsidP="00D06BF0">
      <w:pPr>
        <w:rPr>
          <w:ins w:id="4469" w:author="Strzelczyk, Anthony (A.)" w:date="2021-02-22T11:03:00Z"/>
          <w:rFonts w:cs="Arial"/>
        </w:rPr>
      </w:pPr>
    </w:p>
    <w:p w14:paraId="589236D4" w14:textId="77777777" w:rsidR="00D06BF0" w:rsidRPr="00363E7F" w:rsidRDefault="00D06BF0" w:rsidP="00D06BF0">
      <w:pPr>
        <w:rPr>
          <w:rFonts w:cs="Arial"/>
        </w:rPr>
      </w:pPr>
    </w:p>
    <w:p w14:paraId="5AF25655" w14:textId="1FF3D5E7" w:rsidR="001E4F01" w:rsidRPr="00363E7F" w:rsidRDefault="001E4F01" w:rsidP="001E4F01">
      <w:pPr>
        <w:pStyle w:val="REUseCase"/>
        <w:shd w:val="clear" w:color="auto" w:fill="F2F2F2" w:themeFill="background1" w:themeFillShade="F2"/>
        <w:rPr>
          <w:ins w:id="4470" w:author="Strzelczyk, Anthony (A.)" w:date="2021-02-22T11:03:00Z"/>
          <w:rFonts w:ascii="Arial" w:hAnsi="Arial" w:cs="Arial"/>
        </w:rPr>
      </w:pPr>
      <w:ins w:id="4471" w:author="Strzelczyk, Anthony (A.)" w:date="2021-02-22T11:03:00Z">
        <w:r w:rsidRPr="00363E7F">
          <w:rPr>
            <w:rFonts w:ascii="Arial" w:hAnsi="Arial" w:cs="Arial"/>
          </w:rPr>
          <w:t>###UC_FNC_ Fog Light_0000</w:t>
        </w:r>
      </w:ins>
      <w:r w:rsidR="00961652" w:rsidRPr="00363E7F">
        <w:rPr>
          <w:rFonts w:ascii="Arial" w:hAnsi="Arial" w:cs="Arial"/>
        </w:rPr>
        <w:t>8</w:t>
      </w:r>
      <w:ins w:id="4472" w:author="Strzelczyk, Anthony (A.)" w:date="2021-02-22T11:03:00Z">
        <w:r w:rsidRPr="00363E7F">
          <w:rPr>
            <w:rFonts w:ascii="Arial" w:hAnsi="Arial" w:cs="Arial"/>
          </w:rPr>
          <w:t>### Deactivate Front Fog</w:t>
        </w:r>
      </w:ins>
      <w:r w:rsidR="002F03B5" w:rsidRPr="00363E7F">
        <w:rPr>
          <w:rFonts w:ascii="Arial" w:hAnsi="Arial" w:cs="Arial"/>
        </w:rPr>
        <w:t xml:space="preserve"> – EU Market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363E7F" w:rsidRPr="00363E7F" w14:paraId="48109498" w14:textId="77777777" w:rsidTr="000B4C5A">
        <w:trPr>
          <w:trHeight w:val="255"/>
          <w:ins w:id="4473" w:author="Strzelczyk, Anthony (A.)" w:date="2021-02-22T11:03:00Z"/>
        </w:trPr>
        <w:tc>
          <w:tcPr>
            <w:tcW w:w="2235" w:type="dxa"/>
            <w:shd w:val="clear" w:color="auto" w:fill="D9D9D9" w:themeFill="background1" w:themeFillShade="D9"/>
            <w:hideMark/>
          </w:tcPr>
          <w:p w14:paraId="1DE6CF53" w14:textId="77777777" w:rsidR="001E4F01" w:rsidRPr="00363E7F" w:rsidRDefault="001E4F01" w:rsidP="000B4C5A">
            <w:pPr>
              <w:rPr>
                <w:ins w:id="4474" w:author="Strzelczyk, Anthony (A.)" w:date="2021-02-22T11:03:00Z"/>
                <w:rFonts w:cs="Arial"/>
                <w:b/>
                <w:bCs/>
                <w:szCs w:val="22"/>
              </w:rPr>
            </w:pPr>
            <w:ins w:id="4475" w:author="Strzelczyk, Anthony (A.)" w:date="2021-02-22T11:03:00Z">
              <w:r w:rsidRPr="00363E7F">
                <w:rPr>
                  <w:rFonts w:cs="Arial"/>
                  <w:b/>
                  <w:bCs/>
                  <w:szCs w:val="22"/>
                </w:rPr>
                <w:t>Purpose</w:t>
              </w:r>
            </w:ins>
          </w:p>
        </w:tc>
        <w:tc>
          <w:tcPr>
            <w:tcW w:w="669" w:type="dxa"/>
            <w:shd w:val="clear" w:color="auto" w:fill="auto"/>
            <w:hideMark/>
          </w:tcPr>
          <w:p w14:paraId="3AAC71D4" w14:textId="77777777" w:rsidR="001E4F01" w:rsidRPr="00363E7F" w:rsidRDefault="001E4F01" w:rsidP="000B4C5A">
            <w:pPr>
              <w:rPr>
                <w:ins w:id="4476" w:author="Strzelczyk, Anthony (A.)" w:date="2021-02-22T11:03:00Z"/>
                <w:rFonts w:cs="Arial"/>
                <w:szCs w:val="22"/>
              </w:rPr>
            </w:pPr>
          </w:p>
        </w:tc>
        <w:tc>
          <w:tcPr>
            <w:tcW w:w="7297" w:type="dxa"/>
            <w:shd w:val="clear" w:color="auto" w:fill="auto"/>
          </w:tcPr>
          <w:p w14:paraId="0497A138" w14:textId="77777777" w:rsidR="001E4F01" w:rsidRPr="00363E7F" w:rsidRDefault="001E4F01" w:rsidP="000B4C5A">
            <w:pPr>
              <w:rPr>
                <w:ins w:id="4477" w:author="Strzelczyk, Anthony (A.)" w:date="2021-02-22T11:03:00Z"/>
                <w:rFonts w:cs="Arial"/>
                <w:szCs w:val="22"/>
              </w:rPr>
            </w:pPr>
            <w:ins w:id="4478" w:author="Strzelczyk, Anthony (A.)" w:date="2021-02-22T11:14:00Z">
              <w:r w:rsidRPr="00363E7F">
                <w:rPr>
                  <w:rFonts w:cs="Arial"/>
                  <w:szCs w:val="22"/>
                </w:rPr>
                <w:t>Turn OFF Front Fog Lights</w:t>
              </w:r>
            </w:ins>
          </w:p>
        </w:tc>
      </w:tr>
      <w:tr w:rsidR="00363E7F" w:rsidRPr="00363E7F" w14:paraId="411BC60A" w14:textId="77777777" w:rsidTr="000B4C5A">
        <w:trPr>
          <w:trHeight w:val="255"/>
          <w:ins w:id="4479" w:author="Strzelczyk, Anthony (A.)" w:date="2021-02-22T11:03:00Z"/>
        </w:trPr>
        <w:tc>
          <w:tcPr>
            <w:tcW w:w="2235" w:type="dxa"/>
            <w:shd w:val="clear" w:color="auto" w:fill="D9D9D9" w:themeFill="background1" w:themeFillShade="D9"/>
          </w:tcPr>
          <w:p w14:paraId="3F216E59" w14:textId="77777777" w:rsidR="001E4F01" w:rsidRPr="00363E7F" w:rsidRDefault="001E4F01" w:rsidP="000B4C5A">
            <w:pPr>
              <w:rPr>
                <w:ins w:id="4480" w:author="Strzelczyk, Anthony (A.)" w:date="2021-02-22T11:03:00Z"/>
                <w:rFonts w:cs="Arial"/>
                <w:b/>
                <w:bCs/>
                <w:szCs w:val="22"/>
              </w:rPr>
            </w:pPr>
            <w:ins w:id="4481" w:author="Strzelczyk, Anthony (A.)" w:date="2021-02-22T11:03:00Z">
              <w:r w:rsidRPr="00363E7F">
                <w:rPr>
                  <w:rFonts w:cs="Arial"/>
                  <w:b/>
                  <w:bCs/>
                  <w:szCs w:val="22"/>
                </w:rPr>
                <w:t>Actors</w:t>
              </w:r>
            </w:ins>
          </w:p>
        </w:tc>
        <w:tc>
          <w:tcPr>
            <w:tcW w:w="669" w:type="dxa"/>
            <w:shd w:val="clear" w:color="auto" w:fill="auto"/>
          </w:tcPr>
          <w:p w14:paraId="00933217" w14:textId="77777777" w:rsidR="001E4F01" w:rsidRPr="00363E7F" w:rsidRDefault="001E4F01" w:rsidP="000B4C5A">
            <w:pPr>
              <w:rPr>
                <w:ins w:id="4482" w:author="Strzelczyk, Anthony (A.)" w:date="2021-02-22T11:03:00Z"/>
                <w:rFonts w:cs="Arial"/>
                <w:szCs w:val="22"/>
              </w:rPr>
            </w:pPr>
          </w:p>
        </w:tc>
        <w:tc>
          <w:tcPr>
            <w:tcW w:w="7297" w:type="dxa"/>
            <w:shd w:val="clear" w:color="auto" w:fill="auto"/>
          </w:tcPr>
          <w:p w14:paraId="29F54318" w14:textId="77777777" w:rsidR="001E4F01" w:rsidRPr="00363E7F" w:rsidRDefault="001E4F01" w:rsidP="000B4C5A">
            <w:pPr>
              <w:rPr>
                <w:ins w:id="4483" w:author="Strzelczyk, Anthony (A.)" w:date="2021-02-22T11:03:00Z"/>
                <w:rFonts w:cs="Arial"/>
                <w:szCs w:val="22"/>
              </w:rPr>
            </w:pPr>
            <w:ins w:id="4484" w:author="Strzelczyk, Anthony (A.)" w:date="2021-02-22T11:14:00Z">
              <w:r w:rsidRPr="00363E7F">
                <w:rPr>
                  <w:rFonts w:cs="Arial"/>
                  <w:szCs w:val="22"/>
                </w:rPr>
                <w:t>Driver</w:t>
              </w:r>
            </w:ins>
          </w:p>
        </w:tc>
      </w:tr>
      <w:tr w:rsidR="00363E7F" w:rsidRPr="00363E7F" w14:paraId="115A272D" w14:textId="77777777" w:rsidTr="000B4C5A">
        <w:trPr>
          <w:trHeight w:val="255"/>
          <w:ins w:id="4485" w:author="Strzelczyk, Anthony (A.)" w:date="2021-02-22T11:03:00Z"/>
        </w:trPr>
        <w:tc>
          <w:tcPr>
            <w:tcW w:w="2235" w:type="dxa"/>
            <w:shd w:val="clear" w:color="auto" w:fill="D9D9D9" w:themeFill="background1" w:themeFillShade="D9"/>
            <w:hideMark/>
          </w:tcPr>
          <w:p w14:paraId="61893633" w14:textId="77777777" w:rsidR="001E4F01" w:rsidRPr="00363E7F" w:rsidRDefault="001E4F01" w:rsidP="000B4C5A">
            <w:pPr>
              <w:rPr>
                <w:ins w:id="4486" w:author="Strzelczyk, Anthony (A.)" w:date="2021-02-22T11:03:00Z"/>
                <w:rFonts w:cs="Arial"/>
                <w:b/>
                <w:bCs/>
                <w:szCs w:val="22"/>
              </w:rPr>
            </w:pPr>
            <w:ins w:id="4487" w:author="Strzelczyk, Anthony (A.)" w:date="2021-02-22T11:03:00Z">
              <w:r w:rsidRPr="00363E7F">
                <w:rPr>
                  <w:rFonts w:cs="Arial"/>
                  <w:b/>
                  <w:bCs/>
                  <w:szCs w:val="22"/>
                </w:rPr>
                <w:t>Precondition</w:t>
              </w:r>
            </w:ins>
          </w:p>
        </w:tc>
        <w:tc>
          <w:tcPr>
            <w:tcW w:w="669" w:type="dxa"/>
            <w:shd w:val="clear" w:color="auto" w:fill="auto"/>
            <w:hideMark/>
          </w:tcPr>
          <w:p w14:paraId="67F12C79" w14:textId="77777777" w:rsidR="001E4F01" w:rsidRPr="00363E7F" w:rsidRDefault="001E4F01" w:rsidP="000B4C5A">
            <w:pPr>
              <w:rPr>
                <w:ins w:id="4488" w:author="Strzelczyk, Anthony (A.)" w:date="2021-02-22T11:03:00Z"/>
                <w:rFonts w:cs="Arial"/>
                <w:szCs w:val="22"/>
              </w:rPr>
            </w:pPr>
          </w:p>
        </w:tc>
        <w:tc>
          <w:tcPr>
            <w:tcW w:w="7297" w:type="dxa"/>
            <w:shd w:val="clear" w:color="auto" w:fill="auto"/>
          </w:tcPr>
          <w:p w14:paraId="2A441804" w14:textId="77777777" w:rsidR="001E4F01" w:rsidRPr="00363E7F" w:rsidRDefault="001E4F01" w:rsidP="000B4C5A">
            <w:pPr>
              <w:rPr>
                <w:ins w:id="4489" w:author="Strzelczyk, Anthony (A.)" w:date="2021-02-22T11:03:00Z"/>
                <w:rFonts w:cs="Arial"/>
                <w:szCs w:val="22"/>
              </w:rPr>
            </w:pPr>
            <w:ins w:id="4490" w:author="Strzelczyk, Anthony (A.)" w:date="2021-02-22T11:15:00Z">
              <w:r w:rsidRPr="00363E7F">
                <w:rPr>
                  <w:rFonts w:cs="Arial"/>
                  <w:szCs w:val="22"/>
                </w:rPr>
                <w:t>Front Fog Lights are ON</w:t>
              </w:r>
            </w:ins>
          </w:p>
        </w:tc>
      </w:tr>
      <w:tr w:rsidR="00363E7F" w:rsidRPr="00363E7F" w14:paraId="3CAE8EA2" w14:textId="77777777" w:rsidTr="000B4C5A">
        <w:trPr>
          <w:trHeight w:val="255"/>
          <w:ins w:id="4491" w:author="Strzelczyk, Anthony (A.)" w:date="2021-02-22T11:03:00Z"/>
        </w:trPr>
        <w:tc>
          <w:tcPr>
            <w:tcW w:w="2235" w:type="dxa"/>
            <w:shd w:val="clear" w:color="auto" w:fill="D9D9D9" w:themeFill="background1" w:themeFillShade="D9"/>
            <w:hideMark/>
          </w:tcPr>
          <w:p w14:paraId="4A9D9508" w14:textId="77777777" w:rsidR="001E4F01" w:rsidRPr="00363E7F" w:rsidRDefault="001E4F01" w:rsidP="000B4C5A">
            <w:pPr>
              <w:rPr>
                <w:ins w:id="4492" w:author="Strzelczyk, Anthony (A.)" w:date="2021-02-22T11:03:00Z"/>
                <w:rFonts w:cs="Arial"/>
                <w:b/>
                <w:bCs/>
                <w:szCs w:val="22"/>
              </w:rPr>
            </w:pPr>
          </w:p>
        </w:tc>
        <w:tc>
          <w:tcPr>
            <w:tcW w:w="669" w:type="dxa"/>
            <w:shd w:val="clear" w:color="auto" w:fill="auto"/>
            <w:hideMark/>
          </w:tcPr>
          <w:p w14:paraId="1A6B29C7" w14:textId="77777777" w:rsidR="001E4F01" w:rsidRPr="00363E7F" w:rsidRDefault="001E4F01" w:rsidP="000B4C5A">
            <w:pPr>
              <w:rPr>
                <w:ins w:id="4493" w:author="Strzelczyk, Anthony (A.)" w:date="2021-02-22T11:03:00Z"/>
                <w:rFonts w:cs="Arial"/>
                <w:szCs w:val="22"/>
              </w:rPr>
            </w:pPr>
          </w:p>
        </w:tc>
        <w:tc>
          <w:tcPr>
            <w:tcW w:w="7297" w:type="dxa"/>
            <w:shd w:val="clear" w:color="auto" w:fill="auto"/>
          </w:tcPr>
          <w:p w14:paraId="1C2E70EA" w14:textId="77777777" w:rsidR="001E4F01" w:rsidRPr="00363E7F" w:rsidRDefault="001E4F01" w:rsidP="000B4C5A">
            <w:pPr>
              <w:rPr>
                <w:ins w:id="4494" w:author="Strzelczyk, Anthony (A.)" w:date="2021-02-22T11:03:00Z"/>
                <w:rFonts w:cs="Arial"/>
                <w:szCs w:val="22"/>
              </w:rPr>
            </w:pPr>
            <w:ins w:id="4495" w:author="Strzelczyk, Anthony (A.)" w:date="2021-02-22T11:15:00Z">
              <w:r w:rsidRPr="00363E7F">
                <w:rPr>
                  <w:rFonts w:cs="Arial"/>
                  <w:szCs w:val="22"/>
                </w:rPr>
                <w:t>Ignition is ON</w:t>
              </w:r>
            </w:ins>
          </w:p>
        </w:tc>
      </w:tr>
      <w:tr w:rsidR="00363E7F" w:rsidRPr="00363E7F" w14:paraId="2F326CEC" w14:textId="77777777" w:rsidTr="000B4C5A">
        <w:trPr>
          <w:trHeight w:val="255"/>
          <w:ins w:id="4496" w:author="Strzelczyk, Anthony (A.)" w:date="2021-02-22T11:03:00Z"/>
        </w:trPr>
        <w:tc>
          <w:tcPr>
            <w:tcW w:w="2235" w:type="dxa"/>
            <w:shd w:val="clear" w:color="auto" w:fill="D9D9D9" w:themeFill="background1" w:themeFillShade="D9"/>
          </w:tcPr>
          <w:p w14:paraId="09D6DA0D" w14:textId="2B387DA4" w:rsidR="001E4F01" w:rsidRPr="00363E7F" w:rsidRDefault="001E4F01" w:rsidP="000B4C5A">
            <w:pPr>
              <w:rPr>
                <w:ins w:id="4497" w:author="Strzelczyk, Anthony (A.)" w:date="2021-02-22T11:03:00Z"/>
                <w:rFonts w:cs="Arial"/>
                <w:b/>
                <w:bCs/>
                <w:szCs w:val="22"/>
              </w:rPr>
            </w:pPr>
            <w:r w:rsidRPr="00363E7F">
              <w:rPr>
                <w:rFonts w:cs="Arial"/>
                <w:b/>
                <w:bCs/>
                <w:szCs w:val="22"/>
              </w:rPr>
              <w:t>Main Flow</w:t>
            </w:r>
            <w:ins w:id="4498" w:author="Strzelczyk, Anthony (A.)" w:date="2021-02-22T11:03:00Z">
              <w:del w:id="4499" w:author="Anthony" w:date="2021-03-06T20:16:00Z">
                <w:r w:rsidRPr="00363E7F" w:rsidDel="00A2444B">
                  <w:rPr>
                    <w:rFonts w:cs="Arial"/>
                    <w:b/>
                    <w:bCs/>
                    <w:szCs w:val="22"/>
                  </w:rPr>
                  <w:delText>Alternative Fl</w:delText>
                </w:r>
              </w:del>
            </w:ins>
          </w:p>
        </w:tc>
        <w:tc>
          <w:tcPr>
            <w:tcW w:w="669" w:type="dxa"/>
            <w:shd w:val="clear" w:color="auto" w:fill="auto"/>
          </w:tcPr>
          <w:p w14:paraId="1277DCFF" w14:textId="1F5B4073" w:rsidR="001E4F01" w:rsidRPr="00363E7F" w:rsidRDefault="001E4F01" w:rsidP="000B4C5A">
            <w:pPr>
              <w:rPr>
                <w:ins w:id="4500" w:author="Strzelczyk, Anthony (A.)" w:date="2021-02-22T11:03:00Z"/>
                <w:rFonts w:cs="Arial"/>
                <w:szCs w:val="22"/>
              </w:rPr>
            </w:pPr>
            <w:r w:rsidRPr="00363E7F">
              <w:rPr>
                <w:rFonts w:cs="Arial"/>
                <w:szCs w:val="22"/>
              </w:rPr>
              <w:t>M</w:t>
            </w:r>
            <w:r w:rsidR="000B6108" w:rsidRPr="00363E7F">
              <w:rPr>
                <w:rFonts w:cs="Arial"/>
                <w:szCs w:val="22"/>
              </w:rPr>
              <w:t>1</w:t>
            </w:r>
          </w:p>
        </w:tc>
        <w:tc>
          <w:tcPr>
            <w:tcW w:w="7297" w:type="dxa"/>
            <w:shd w:val="clear" w:color="auto" w:fill="auto"/>
          </w:tcPr>
          <w:p w14:paraId="1B65E5ED" w14:textId="77777777" w:rsidR="001E4F01" w:rsidRPr="00363E7F" w:rsidRDefault="001E4F01" w:rsidP="000B4C5A">
            <w:pPr>
              <w:rPr>
                <w:ins w:id="4501" w:author="Strzelczyk, Anthony (A.)" w:date="2021-02-22T11:03:00Z"/>
                <w:rFonts w:cs="Arial"/>
                <w:szCs w:val="22"/>
              </w:rPr>
            </w:pPr>
            <w:ins w:id="4502" w:author="Anthony" w:date="2021-03-06T20:18:00Z">
              <w:r w:rsidRPr="00363E7F">
                <w:rPr>
                  <w:rFonts w:cs="Arial"/>
                  <w:szCs w:val="22"/>
                  <w:rPrChange w:id="4503" w:author="Anthony" w:date="2021-03-06T20:18:00Z">
                    <w:rPr>
                      <w:rFonts w:cs="Arial"/>
                      <w:color w:val="000000"/>
                      <w:sz w:val="16"/>
                      <w:szCs w:val="16"/>
                    </w:rPr>
                  </w:rPrChange>
                </w:rPr>
                <w:t xml:space="preserve">Front Fog is OFF </w:t>
              </w:r>
            </w:ins>
            <w:r w:rsidRPr="00363E7F">
              <w:rPr>
                <w:rFonts w:cs="Arial"/>
                <w:szCs w:val="22"/>
              </w:rPr>
              <w:t xml:space="preserve">when either Ignition is switched to ACC or OFF </w:t>
            </w:r>
            <w:r w:rsidRPr="00363E7F">
              <w:rPr>
                <w:rFonts w:cs="Arial"/>
                <w:b/>
                <w:bCs/>
                <w:szCs w:val="22"/>
              </w:rPr>
              <w:t>OR</w:t>
            </w:r>
            <w:r w:rsidRPr="00363E7F">
              <w:rPr>
                <w:rFonts w:cs="Arial"/>
                <w:szCs w:val="22"/>
              </w:rPr>
              <w:t xml:space="preserve"> Front Fog switch is turned OFF </w:t>
            </w:r>
            <w:r w:rsidRPr="00363E7F">
              <w:rPr>
                <w:rFonts w:cs="Arial"/>
                <w:b/>
                <w:bCs/>
                <w:szCs w:val="22"/>
              </w:rPr>
              <w:t>OR</w:t>
            </w:r>
            <w:r w:rsidRPr="00363E7F">
              <w:rPr>
                <w:rFonts w:cs="Arial"/>
                <w:szCs w:val="22"/>
              </w:rPr>
              <w:t xml:space="preserve"> POSITION/PARKING is OFF </w:t>
            </w:r>
            <w:r w:rsidRPr="00363E7F">
              <w:rPr>
                <w:rFonts w:cs="Arial"/>
                <w:b/>
                <w:bCs/>
                <w:szCs w:val="22"/>
              </w:rPr>
              <w:t>OR</w:t>
            </w:r>
            <w:r w:rsidRPr="00363E7F">
              <w:rPr>
                <w:rFonts w:cs="Arial"/>
                <w:szCs w:val="22"/>
              </w:rPr>
              <w:t xml:space="preserve"> Low Beams are OFF</w:t>
            </w:r>
          </w:p>
        </w:tc>
      </w:tr>
      <w:tr w:rsidR="00363E7F" w:rsidRPr="00363E7F" w14:paraId="14DF9F44" w14:textId="77777777" w:rsidTr="000B4C5A">
        <w:trPr>
          <w:trHeight w:val="255"/>
          <w:ins w:id="4504" w:author="Strzelczyk, Anthony (A.)" w:date="2021-02-22T11:03:00Z"/>
        </w:trPr>
        <w:tc>
          <w:tcPr>
            <w:tcW w:w="2235" w:type="dxa"/>
            <w:shd w:val="clear" w:color="auto" w:fill="D9D9D9" w:themeFill="background1" w:themeFillShade="D9"/>
          </w:tcPr>
          <w:p w14:paraId="3C895993" w14:textId="77777777" w:rsidR="001E4F01" w:rsidRPr="00363E7F" w:rsidRDefault="001E4F01" w:rsidP="000B4C5A">
            <w:pPr>
              <w:rPr>
                <w:ins w:id="4505" w:author="Strzelczyk, Anthony (A.)" w:date="2021-02-22T11:03:00Z"/>
                <w:rFonts w:cs="Arial"/>
                <w:b/>
                <w:bCs/>
                <w:szCs w:val="22"/>
              </w:rPr>
            </w:pPr>
            <w:ins w:id="4506" w:author="Strzelczyk, Anthony (A.)" w:date="2021-02-22T11:03:00Z">
              <w:r w:rsidRPr="00363E7F">
                <w:rPr>
                  <w:rFonts w:cs="Arial"/>
                  <w:b/>
                  <w:bCs/>
                  <w:szCs w:val="22"/>
                </w:rPr>
                <w:t>Post-condition</w:t>
              </w:r>
            </w:ins>
          </w:p>
        </w:tc>
        <w:tc>
          <w:tcPr>
            <w:tcW w:w="669" w:type="dxa"/>
            <w:shd w:val="clear" w:color="auto" w:fill="auto"/>
          </w:tcPr>
          <w:p w14:paraId="7C3E2CF2" w14:textId="77777777" w:rsidR="001E4F01" w:rsidRPr="00363E7F" w:rsidRDefault="001E4F01" w:rsidP="000B4C5A">
            <w:pPr>
              <w:rPr>
                <w:ins w:id="4507" w:author="Strzelczyk, Anthony (A.)" w:date="2021-02-22T11:03:00Z"/>
                <w:rFonts w:cs="Arial"/>
                <w:szCs w:val="22"/>
              </w:rPr>
            </w:pPr>
          </w:p>
        </w:tc>
        <w:tc>
          <w:tcPr>
            <w:tcW w:w="7297" w:type="dxa"/>
            <w:shd w:val="clear" w:color="auto" w:fill="auto"/>
          </w:tcPr>
          <w:p w14:paraId="784F4A3B" w14:textId="77777777" w:rsidR="001E4F01" w:rsidRPr="00363E7F" w:rsidRDefault="001E4F01" w:rsidP="000B4C5A">
            <w:pPr>
              <w:rPr>
                <w:ins w:id="4508" w:author="Strzelczyk, Anthony (A.)" w:date="2021-02-22T11:03:00Z"/>
                <w:rFonts w:cs="Arial"/>
                <w:szCs w:val="22"/>
              </w:rPr>
            </w:pPr>
            <w:ins w:id="4509" w:author="Strzelczyk, Anthony (A.)" w:date="2021-02-22T11:16:00Z">
              <w:r w:rsidRPr="00363E7F">
                <w:rPr>
                  <w:rFonts w:cs="Arial"/>
                  <w:szCs w:val="22"/>
                </w:rPr>
                <w:t xml:space="preserve">Exterior </w:t>
              </w:r>
              <w:r w:rsidRPr="00363E7F">
                <w:rPr>
                  <w:rFonts w:cs="Arial"/>
                </w:rPr>
                <w:t xml:space="preserve">Front </w:t>
              </w:r>
              <w:r w:rsidRPr="00363E7F">
                <w:rPr>
                  <w:rFonts w:cs="Arial"/>
                  <w:szCs w:val="22"/>
                </w:rPr>
                <w:t xml:space="preserve">Fog Lights are turned OFF and </w:t>
              </w:r>
              <w:r w:rsidRPr="00363E7F">
                <w:rPr>
                  <w:rFonts w:cs="Arial"/>
                </w:rPr>
                <w:t xml:space="preserve">Front </w:t>
              </w:r>
              <w:r w:rsidRPr="00363E7F">
                <w:rPr>
                  <w:rFonts w:cs="Arial"/>
                  <w:szCs w:val="22"/>
                </w:rPr>
                <w:t>Fog Telltale turns OFF</w:t>
              </w:r>
            </w:ins>
          </w:p>
        </w:tc>
      </w:tr>
    </w:tbl>
    <w:p w14:paraId="49C15973" w14:textId="77777777" w:rsidR="001E4F01" w:rsidRDefault="001E4F01" w:rsidP="00D06BF0">
      <w:pPr>
        <w:rPr>
          <w:rFonts w:cs="Arial"/>
        </w:rPr>
      </w:pPr>
    </w:p>
    <w:p w14:paraId="79BCCC30" w14:textId="77777777" w:rsidR="001E4F01" w:rsidRPr="004051D0" w:rsidRDefault="001E4F01" w:rsidP="00D06BF0">
      <w:pPr>
        <w:rPr>
          <w:ins w:id="4510" w:author="Strzelczyk, Anthony (A.)" w:date="2021-02-22T11:03:00Z"/>
          <w:rFonts w:cs="Arial"/>
        </w:rPr>
      </w:pPr>
    </w:p>
    <w:p w14:paraId="7C4E3C40" w14:textId="09B77F54" w:rsidR="00D06BF0" w:rsidRPr="004051D0" w:rsidRDefault="00D06BF0" w:rsidP="00D06BF0">
      <w:pPr>
        <w:pStyle w:val="REUseCase"/>
        <w:shd w:val="clear" w:color="auto" w:fill="F2F2F2" w:themeFill="background1" w:themeFillShade="F2"/>
        <w:rPr>
          <w:ins w:id="4511" w:author="Strzelczyk, Anthony (A.)" w:date="2021-02-22T11:03:00Z"/>
          <w:rFonts w:ascii="Arial" w:hAnsi="Arial" w:cs="Arial"/>
        </w:rPr>
      </w:pPr>
      <w:ins w:id="4512" w:author="Strzelczyk, Anthony (A.)" w:date="2021-02-22T11:03:00Z">
        <w:r w:rsidRPr="004051D0">
          <w:rPr>
            <w:rFonts w:ascii="Arial" w:hAnsi="Arial" w:cs="Arial"/>
          </w:rPr>
          <w:t>###</w:t>
        </w:r>
        <w:bookmarkStart w:id="4513" w:name="UC_ID_FNC_00007_Deactivate_Rear_Fog"/>
        <w:r>
          <w:rPr>
            <w:rFonts w:ascii="Arial" w:hAnsi="Arial" w:cs="Arial"/>
          </w:rPr>
          <w:t>UC_FNC_ Fog Light_0000</w:t>
        </w:r>
      </w:ins>
      <w:bookmarkEnd w:id="4513"/>
      <w:r w:rsidR="00961652">
        <w:rPr>
          <w:rFonts w:ascii="Arial" w:hAnsi="Arial" w:cs="Arial"/>
        </w:rPr>
        <w:t>9</w:t>
      </w:r>
      <w:ins w:id="4514" w:author="Strzelczyk, Anthony (A.)" w:date="2021-02-22T11:03:00Z">
        <w:r w:rsidRPr="004051D0">
          <w:rPr>
            <w:rFonts w:ascii="Arial" w:hAnsi="Arial" w:cs="Arial"/>
          </w:rPr>
          <w:t xml:space="preserve">### </w:t>
        </w:r>
        <w:r>
          <w:rPr>
            <w:rFonts w:ascii="Arial" w:hAnsi="Arial" w:cs="Arial"/>
          </w:rPr>
          <w:t>Deactivate Rear Fog</w:t>
        </w:r>
      </w:ins>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D06BF0" w:rsidRPr="004051D0" w14:paraId="4F163378" w14:textId="77777777" w:rsidTr="00774184">
        <w:trPr>
          <w:trHeight w:val="255"/>
          <w:ins w:id="4515" w:author="Strzelczyk, Anthony (A.)" w:date="2021-02-22T11:03:00Z"/>
        </w:trPr>
        <w:tc>
          <w:tcPr>
            <w:tcW w:w="2235" w:type="dxa"/>
            <w:shd w:val="clear" w:color="auto" w:fill="D9D9D9" w:themeFill="background1" w:themeFillShade="D9"/>
            <w:hideMark/>
          </w:tcPr>
          <w:p w14:paraId="606A7043" w14:textId="77777777" w:rsidR="00D06BF0" w:rsidRPr="004051D0" w:rsidRDefault="00D06BF0" w:rsidP="00774184">
            <w:pPr>
              <w:rPr>
                <w:ins w:id="4516" w:author="Strzelczyk, Anthony (A.)" w:date="2021-02-22T11:03:00Z"/>
                <w:rFonts w:cs="Arial"/>
                <w:b/>
                <w:bCs/>
                <w:color w:val="000000"/>
                <w:szCs w:val="22"/>
              </w:rPr>
            </w:pPr>
            <w:ins w:id="4517" w:author="Strzelczyk, Anthony (A.)" w:date="2021-02-22T11:03:00Z">
              <w:r w:rsidRPr="004051D0">
                <w:rPr>
                  <w:rFonts w:cs="Arial"/>
                  <w:b/>
                  <w:bCs/>
                  <w:color w:val="000000"/>
                  <w:szCs w:val="22"/>
                </w:rPr>
                <w:t>Purpose</w:t>
              </w:r>
            </w:ins>
          </w:p>
        </w:tc>
        <w:tc>
          <w:tcPr>
            <w:tcW w:w="669" w:type="dxa"/>
            <w:shd w:val="clear" w:color="auto" w:fill="auto"/>
            <w:hideMark/>
          </w:tcPr>
          <w:p w14:paraId="6E61B4D8" w14:textId="77777777" w:rsidR="00D06BF0" w:rsidRPr="004051D0" w:rsidRDefault="00D06BF0" w:rsidP="00774184">
            <w:pPr>
              <w:rPr>
                <w:ins w:id="4518" w:author="Strzelczyk, Anthony (A.)" w:date="2021-02-22T11:03:00Z"/>
                <w:rFonts w:cs="Arial"/>
                <w:color w:val="000000"/>
                <w:szCs w:val="22"/>
              </w:rPr>
            </w:pPr>
          </w:p>
        </w:tc>
        <w:tc>
          <w:tcPr>
            <w:tcW w:w="7297" w:type="dxa"/>
            <w:shd w:val="clear" w:color="auto" w:fill="auto"/>
          </w:tcPr>
          <w:p w14:paraId="3563C1FF" w14:textId="600488B7" w:rsidR="00D06BF0" w:rsidRPr="004051D0" w:rsidRDefault="00D06BF0" w:rsidP="00774184">
            <w:pPr>
              <w:rPr>
                <w:ins w:id="4519" w:author="Strzelczyk, Anthony (A.)" w:date="2021-02-22T11:03:00Z"/>
                <w:rFonts w:cs="Arial"/>
                <w:szCs w:val="22"/>
              </w:rPr>
            </w:pPr>
            <w:ins w:id="4520" w:author="Strzelczyk, Anthony (A.)" w:date="2021-02-22T11:17:00Z">
              <w:r>
                <w:rPr>
                  <w:rFonts w:cs="Arial"/>
                  <w:szCs w:val="22"/>
                </w:rPr>
                <w:t>Turn OFF Rear Fog Lights</w:t>
              </w:r>
            </w:ins>
          </w:p>
        </w:tc>
      </w:tr>
      <w:tr w:rsidR="00D06BF0" w:rsidRPr="004051D0" w14:paraId="0C3ED2D3" w14:textId="77777777" w:rsidTr="00774184">
        <w:trPr>
          <w:trHeight w:val="255"/>
          <w:ins w:id="4521" w:author="Strzelczyk, Anthony (A.)" w:date="2021-02-22T11:03:00Z"/>
        </w:trPr>
        <w:tc>
          <w:tcPr>
            <w:tcW w:w="2235" w:type="dxa"/>
            <w:shd w:val="clear" w:color="auto" w:fill="D9D9D9" w:themeFill="background1" w:themeFillShade="D9"/>
          </w:tcPr>
          <w:p w14:paraId="21C168A6" w14:textId="77777777" w:rsidR="00D06BF0" w:rsidRPr="004051D0" w:rsidRDefault="00D06BF0" w:rsidP="00774184">
            <w:pPr>
              <w:rPr>
                <w:ins w:id="4522" w:author="Strzelczyk, Anthony (A.)" w:date="2021-02-22T11:03:00Z"/>
                <w:rFonts w:cs="Arial"/>
                <w:b/>
                <w:bCs/>
                <w:color w:val="000000"/>
                <w:szCs w:val="22"/>
              </w:rPr>
            </w:pPr>
            <w:ins w:id="4523" w:author="Strzelczyk, Anthony (A.)" w:date="2021-02-22T11:03:00Z">
              <w:r w:rsidRPr="004051D0">
                <w:rPr>
                  <w:rFonts w:cs="Arial"/>
                  <w:b/>
                  <w:bCs/>
                  <w:color w:val="000000"/>
                  <w:szCs w:val="22"/>
                </w:rPr>
                <w:t>Actors</w:t>
              </w:r>
            </w:ins>
          </w:p>
        </w:tc>
        <w:tc>
          <w:tcPr>
            <w:tcW w:w="669" w:type="dxa"/>
            <w:shd w:val="clear" w:color="auto" w:fill="auto"/>
          </w:tcPr>
          <w:p w14:paraId="13D86AEB" w14:textId="77777777" w:rsidR="00D06BF0" w:rsidRPr="004051D0" w:rsidRDefault="00D06BF0" w:rsidP="00774184">
            <w:pPr>
              <w:rPr>
                <w:ins w:id="4524" w:author="Strzelczyk, Anthony (A.)" w:date="2021-02-22T11:03:00Z"/>
                <w:rFonts w:cs="Arial"/>
                <w:color w:val="000000"/>
                <w:szCs w:val="22"/>
              </w:rPr>
            </w:pPr>
          </w:p>
        </w:tc>
        <w:tc>
          <w:tcPr>
            <w:tcW w:w="7297" w:type="dxa"/>
            <w:shd w:val="clear" w:color="auto" w:fill="auto"/>
          </w:tcPr>
          <w:p w14:paraId="708A7F34" w14:textId="6950577C" w:rsidR="00D06BF0" w:rsidRPr="004051D0" w:rsidRDefault="00D06BF0" w:rsidP="00774184">
            <w:pPr>
              <w:rPr>
                <w:ins w:id="4525" w:author="Strzelczyk, Anthony (A.)" w:date="2021-02-22T11:03:00Z"/>
                <w:rFonts w:cs="Arial"/>
                <w:szCs w:val="22"/>
              </w:rPr>
            </w:pPr>
            <w:ins w:id="4526" w:author="Strzelczyk, Anthony (A.)" w:date="2021-02-22T11:17:00Z">
              <w:r>
                <w:rPr>
                  <w:rFonts w:cs="Arial"/>
                  <w:szCs w:val="22"/>
                </w:rPr>
                <w:t>Driver</w:t>
              </w:r>
            </w:ins>
          </w:p>
        </w:tc>
      </w:tr>
      <w:tr w:rsidR="00D06BF0" w:rsidRPr="004051D0" w14:paraId="171A6E2F" w14:textId="77777777" w:rsidTr="00774184">
        <w:trPr>
          <w:trHeight w:val="255"/>
          <w:ins w:id="4527" w:author="Strzelczyk, Anthony (A.)" w:date="2021-02-22T11:03:00Z"/>
        </w:trPr>
        <w:tc>
          <w:tcPr>
            <w:tcW w:w="2235" w:type="dxa"/>
            <w:shd w:val="clear" w:color="auto" w:fill="D9D9D9" w:themeFill="background1" w:themeFillShade="D9"/>
            <w:hideMark/>
          </w:tcPr>
          <w:p w14:paraId="612A8F8A" w14:textId="77777777" w:rsidR="00D06BF0" w:rsidRPr="004051D0" w:rsidRDefault="00D06BF0" w:rsidP="00D06BF0">
            <w:pPr>
              <w:rPr>
                <w:ins w:id="4528" w:author="Strzelczyk, Anthony (A.)" w:date="2021-02-22T11:03:00Z"/>
                <w:rFonts w:cs="Arial"/>
                <w:b/>
                <w:bCs/>
                <w:color w:val="000000"/>
                <w:szCs w:val="22"/>
              </w:rPr>
            </w:pPr>
            <w:ins w:id="4529" w:author="Strzelczyk, Anthony (A.)" w:date="2021-02-22T11:03:00Z">
              <w:r w:rsidRPr="004051D0">
                <w:rPr>
                  <w:rFonts w:cs="Arial"/>
                  <w:b/>
                  <w:bCs/>
                  <w:color w:val="000000"/>
                  <w:szCs w:val="22"/>
                </w:rPr>
                <w:t>Precondition</w:t>
              </w:r>
            </w:ins>
          </w:p>
        </w:tc>
        <w:tc>
          <w:tcPr>
            <w:tcW w:w="669" w:type="dxa"/>
            <w:shd w:val="clear" w:color="auto" w:fill="auto"/>
            <w:hideMark/>
          </w:tcPr>
          <w:p w14:paraId="38D18563" w14:textId="77777777" w:rsidR="00D06BF0" w:rsidRPr="004051D0" w:rsidRDefault="00D06BF0" w:rsidP="00D06BF0">
            <w:pPr>
              <w:rPr>
                <w:ins w:id="4530" w:author="Strzelczyk, Anthony (A.)" w:date="2021-02-22T11:03:00Z"/>
                <w:rFonts w:cs="Arial"/>
                <w:color w:val="000000"/>
                <w:szCs w:val="22"/>
              </w:rPr>
            </w:pPr>
          </w:p>
        </w:tc>
        <w:tc>
          <w:tcPr>
            <w:tcW w:w="7297" w:type="dxa"/>
            <w:shd w:val="clear" w:color="auto" w:fill="auto"/>
          </w:tcPr>
          <w:p w14:paraId="58F70227" w14:textId="0C68461F" w:rsidR="00D06BF0" w:rsidRPr="004051D0" w:rsidRDefault="00D06BF0" w:rsidP="00D06BF0">
            <w:pPr>
              <w:rPr>
                <w:ins w:id="4531" w:author="Strzelczyk, Anthony (A.)" w:date="2021-02-22T11:03:00Z"/>
                <w:rFonts w:cs="Arial"/>
                <w:szCs w:val="22"/>
              </w:rPr>
            </w:pPr>
            <w:ins w:id="4532" w:author="Strzelczyk, Anthony (A.)" w:date="2021-02-22T11:17:00Z">
              <w:r>
                <w:rPr>
                  <w:rFonts w:cs="Arial"/>
                  <w:color w:val="000000"/>
                  <w:szCs w:val="22"/>
                </w:rPr>
                <w:t>Rear Fog Light is ON</w:t>
              </w:r>
            </w:ins>
          </w:p>
        </w:tc>
      </w:tr>
      <w:tr w:rsidR="00D06BF0" w:rsidRPr="004051D0" w14:paraId="0FD96FC7" w14:textId="77777777" w:rsidTr="00774184">
        <w:trPr>
          <w:trHeight w:val="255"/>
          <w:ins w:id="4533" w:author="Strzelczyk, Anthony (A.)" w:date="2021-02-22T11:03:00Z"/>
        </w:trPr>
        <w:tc>
          <w:tcPr>
            <w:tcW w:w="2235" w:type="dxa"/>
            <w:shd w:val="clear" w:color="auto" w:fill="D9D9D9" w:themeFill="background1" w:themeFillShade="D9"/>
            <w:hideMark/>
          </w:tcPr>
          <w:p w14:paraId="6C01B6A5" w14:textId="77777777" w:rsidR="00D06BF0" w:rsidRPr="004051D0" w:rsidRDefault="00D06BF0" w:rsidP="00D06BF0">
            <w:pPr>
              <w:rPr>
                <w:ins w:id="4534" w:author="Strzelczyk, Anthony (A.)" w:date="2021-02-22T11:03:00Z"/>
                <w:rFonts w:cs="Arial"/>
                <w:b/>
                <w:bCs/>
                <w:color w:val="000000"/>
                <w:szCs w:val="22"/>
              </w:rPr>
            </w:pPr>
          </w:p>
        </w:tc>
        <w:tc>
          <w:tcPr>
            <w:tcW w:w="669" w:type="dxa"/>
            <w:shd w:val="clear" w:color="auto" w:fill="auto"/>
            <w:hideMark/>
          </w:tcPr>
          <w:p w14:paraId="18C8D347" w14:textId="77777777" w:rsidR="00D06BF0" w:rsidRPr="004051D0" w:rsidRDefault="00D06BF0" w:rsidP="00D06BF0">
            <w:pPr>
              <w:rPr>
                <w:ins w:id="4535" w:author="Strzelczyk, Anthony (A.)" w:date="2021-02-22T11:03:00Z"/>
                <w:rFonts w:cs="Arial"/>
                <w:color w:val="000000"/>
                <w:szCs w:val="22"/>
              </w:rPr>
            </w:pPr>
          </w:p>
        </w:tc>
        <w:tc>
          <w:tcPr>
            <w:tcW w:w="7297" w:type="dxa"/>
            <w:shd w:val="clear" w:color="auto" w:fill="auto"/>
          </w:tcPr>
          <w:p w14:paraId="6B5DFDAB" w14:textId="1756DDAB" w:rsidR="00D06BF0" w:rsidRPr="004051D0" w:rsidRDefault="00D06BF0" w:rsidP="00D06BF0">
            <w:pPr>
              <w:rPr>
                <w:ins w:id="4536" w:author="Strzelczyk, Anthony (A.)" w:date="2021-02-22T11:03:00Z"/>
                <w:rFonts w:cs="Arial"/>
                <w:szCs w:val="22"/>
              </w:rPr>
            </w:pPr>
            <w:ins w:id="4537" w:author="Strzelczyk, Anthony (A.)" w:date="2021-02-22T11:17:00Z">
              <w:r>
                <w:rPr>
                  <w:rFonts w:cs="Arial"/>
                  <w:color w:val="000000"/>
                  <w:szCs w:val="22"/>
                </w:rPr>
                <w:t>Ignition is ON</w:t>
              </w:r>
            </w:ins>
          </w:p>
        </w:tc>
      </w:tr>
      <w:tr w:rsidR="00D06BF0" w:rsidRPr="004051D0" w14:paraId="65679009" w14:textId="77777777" w:rsidTr="00774184">
        <w:trPr>
          <w:trHeight w:val="255"/>
          <w:ins w:id="4538" w:author="Strzelczyk, Anthony (A.)" w:date="2021-02-22T11:03:00Z"/>
        </w:trPr>
        <w:tc>
          <w:tcPr>
            <w:tcW w:w="2235" w:type="dxa"/>
            <w:shd w:val="clear" w:color="auto" w:fill="D9D9D9" w:themeFill="background1" w:themeFillShade="D9"/>
            <w:hideMark/>
          </w:tcPr>
          <w:p w14:paraId="23A1D314" w14:textId="77777777" w:rsidR="00D06BF0" w:rsidRPr="004051D0" w:rsidRDefault="00D06BF0" w:rsidP="00D06BF0">
            <w:pPr>
              <w:rPr>
                <w:ins w:id="4539" w:author="Strzelczyk, Anthony (A.)" w:date="2021-02-22T11:03:00Z"/>
                <w:rFonts w:cs="Arial"/>
                <w:b/>
                <w:bCs/>
                <w:color w:val="000000"/>
                <w:szCs w:val="22"/>
              </w:rPr>
            </w:pPr>
            <w:ins w:id="4540" w:author="Strzelczyk, Anthony (A.)" w:date="2021-02-22T11:03:00Z">
              <w:r w:rsidRPr="004051D0">
                <w:rPr>
                  <w:rFonts w:cs="Arial"/>
                  <w:b/>
                  <w:bCs/>
                  <w:color w:val="000000"/>
                  <w:szCs w:val="22"/>
                </w:rPr>
                <w:t>Main Flow</w:t>
              </w:r>
            </w:ins>
          </w:p>
        </w:tc>
        <w:tc>
          <w:tcPr>
            <w:tcW w:w="669" w:type="dxa"/>
            <w:shd w:val="clear" w:color="auto" w:fill="auto"/>
            <w:hideMark/>
          </w:tcPr>
          <w:p w14:paraId="122B5912" w14:textId="77777777" w:rsidR="00D06BF0" w:rsidRPr="004051D0" w:rsidRDefault="00D06BF0" w:rsidP="00D06BF0">
            <w:pPr>
              <w:rPr>
                <w:ins w:id="4541" w:author="Strzelczyk, Anthony (A.)" w:date="2021-02-22T11:03:00Z"/>
                <w:rFonts w:cs="Arial"/>
                <w:color w:val="000000"/>
                <w:szCs w:val="22"/>
              </w:rPr>
            </w:pPr>
            <w:ins w:id="4542" w:author="Strzelczyk, Anthony (A.)" w:date="2021-02-22T11:03:00Z">
              <w:r w:rsidRPr="004051D0">
                <w:rPr>
                  <w:rFonts w:cs="Arial"/>
                  <w:color w:val="000000"/>
                  <w:szCs w:val="22"/>
                </w:rPr>
                <w:t>M1</w:t>
              </w:r>
            </w:ins>
          </w:p>
        </w:tc>
        <w:tc>
          <w:tcPr>
            <w:tcW w:w="7297" w:type="dxa"/>
            <w:shd w:val="clear" w:color="auto" w:fill="auto"/>
          </w:tcPr>
          <w:p w14:paraId="2404C0DC" w14:textId="5D9D36F1" w:rsidR="00D06BF0" w:rsidRPr="00B41715" w:rsidRDefault="00D06BF0" w:rsidP="00D06BF0">
            <w:pPr>
              <w:rPr>
                <w:ins w:id="4543" w:author="Strzelczyk, Anthony (A.)" w:date="2021-02-22T11:03:00Z"/>
                <w:rFonts w:cs="Arial"/>
                <w:strike/>
                <w:szCs w:val="22"/>
              </w:rPr>
            </w:pPr>
            <w:ins w:id="4544" w:author="Strzelczyk, Anthony (A.)" w:date="2021-02-22T11:16:00Z">
              <w:r w:rsidRPr="00B41715">
                <w:rPr>
                  <w:rFonts w:cs="Arial"/>
                  <w:color w:val="000000"/>
                  <w:szCs w:val="22"/>
                </w:rPr>
                <w:t>Driver requests ignition OFF</w:t>
              </w:r>
            </w:ins>
            <w:r w:rsidR="00DB12B0">
              <w:rPr>
                <w:rFonts w:cs="Arial"/>
                <w:color w:val="000000"/>
                <w:szCs w:val="22"/>
              </w:rPr>
              <w:t xml:space="preserve"> or ACC</w:t>
            </w:r>
          </w:p>
        </w:tc>
      </w:tr>
      <w:tr w:rsidR="00D06BF0" w:rsidRPr="004051D0" w14:paraId="5EF46A69" w14:textId="77777777" w:rsidTr="00774184">
        <w:trPr>
          <w:trHeight w:val="255"/>
          <w:ins w:id="4545" w:author="Strzelczyk, Anthony (A.)" w:date="2021-02-22T11:03:00Z"/>
        </w:trPr>
        <w:tc>
          <w:tcPr>
            <w:tcW w:w="2235" w:type="dxa"/>
            <w:shd w:val="clear" w:color="auto" w:fill="D9D9D9" w:themeFill="background1" w:themeFillShade="D9"/>
          </w:tcPr>
          <w:p w14:paraId="510D9A7C" w14:textId="77777777" w:rsidR="00D06BF0" w:rsidRPr="004051D0" w:rsidRDefault="00D06BF0" w:rsidP="00D06BF0">
            <w:pPr>
              <w:rPr>
                <w:ins w:id="4546" w:author="Strzelczyk, Anthony (A.)" w:date="2021-02-22T11:03:00Z"/>
                <w:rFonts w:cs="Arial"/>
                <w:b/>
                <w:bCs/>
                <w:color w:val="000000"/>
                <w:szCs w:val="22"/>
              </w:rPr>
            </w:pPr>
          </w:p>
        </w:tc>
        <w:tc>
          <w:tcPr>
            <w:tcW w:w="669" w:type="dxa"/>
            <w:shd w:val="clear" w:color="auto" w:fill="auto"/>
          </w:tcPr>
          <w:p w14:paraId="11EC727F" w14:textId="77777777" w:rsidR="00D06BF0" w:rsidRPr="004051D0" w:rsidRDefault="00D06BF0" w:rsidP="00D06BF0">
            <w:pPr>
              <w:rPr>
                <w:ins w:id="4547" w:author="Strzelczyk, Anthony (A.)" w:date="2021-02-22T11:03:00Z"/>
                <w:rFonts w:cs="Arial"/>
                <w:color w:val="000000"/>
                <w:szCs w:val="22"/>
              </w:rPr>
            </w:pPr>
            <w:ins w:id="4548" w:author="Strzelczyk, Anthony (A.)" w:date="2021-02-22T11:03:00Z">
              <w:r w:rsidRPr="004051D0">
                <w:rPr>
                  <w:rFonts w:cs="Arial"/>
                  <w:color w:val="000000"/>
                  <w:szCs w:val="22"/>
                </w:rPr>
                <w:t>M2</w:t>
              </w:r>
            </w:ins>
          </w:p>
        </w:tc>
        <w:tc>
          <w:tcPr>
            <w:tcW w:w="7297" w:type="dxa"/>
            <w:shd w:val="clear" w:color="auto" w:fill="auto"/>
          </w:tcPr>
          <w:p w14:paraId="36F137BF" w14:textId="23B35DBE" w:rsidR="00D06BF0" w:rsidRPr="00B41715" w:rsidRDefault="005C5372" w:rsidP="00D06BF0">
            <w:pPr>
              <w:rPr>
                <w:ins w:id="4549" w:author="Strzelczyk, Anthony (A.)" w:date="2021-02-22T11:03:00Z"/>
                <w:rFonts w:cs="Arial"/>
              </w:rPr>
            </w:pPr>
            <w:r w:rsidRPr="005C5372">
              <w:rPr>
                <w:rFonts w:cs="Arial"/>
                <w:b/>
                <w:bCs/>
                <w:color w:val="000000"/>
                <w:szCs w:val="22"/>
              </w:rPr>
              <w:t>OR</w:t>
            </w:r>
            <w:ins w:id="4550" w:author="Strzelczyk, Anthony (A.)" w:date="2021-02-22T11:16:00Z">
              <w:r w:rsidR="00D06BF0" w:rsidRPr="00B41715">
                <w:rPr>
                  <w:rFonts w:cs="Arial"/>
                  <w:color w:val="000000"/>
                  <w:szCs w:val="22"/>
                </w:rPr>
                <w:t xml:space="preserve"> Rear Fog OFF</w:t>
              </w:r>
            </w:ins>
            <w:r w:rsidR="00DB12B0">
              <w:rPr>
                <w:rFonts w:cs="Arial"/>
                <w:color w:val="000000"/>
                <w:szCs w:val="22"/>
              </w:rPr>
              <w:t xml:space="preserve"> </w:t>
            </w:r>
          </w:p>
        </w:tc>
      </w:tr>
      <w:tr w:rsidR="005C5372" w:rsidRPr="004051D0" w14:paraId="0139B298" w14:textId="77777777" w:rsidTr="00774184">
        <w:trPr>
          <w:trHeight w:val="255"/>
        </w:trPr>
        <w:tc>
          <w:tcPr>
            <w:tcW w:w="2235" w:type="dxa"/>
            <w:shd w:val="clear" w:color="auto" w:fill="D9D9D9" w:themeFill="background1" w:themeFillShade="D9"/>
          </w:tcPr>
          <w:p w14:paraId="642FC100" w14:textId="77777777" w:rsidR="005C5372" w:rsidRPr="004051D0" w:rsidRDefault="005C5372" w:rsidP="00D06BF0">
            <w:pPr>
              <w:rPr>
                <w:rFonts w:cs="Arial"/>
                <w:b/>
                <w:bCs/>
                <w:color w:val="000000"/>
                <w:szCs w:val="22"/>
              </w:rPr>
            </w:pPr>
          </w:p>
        </w:tc>
        <w:tc>
          <w:tcPr>
            <w:tcW w:w="669" w:type="dxa"/>
            <w:shd w:val="clear" w:color="auto" w:fill="auto"/>
          </w:tcPr>
          <w:p w14:paraId="170BFC63" w14:textId="1A479689" w:rsidR="005C5372" w:rsidRPr="004051D0" w:rsidRDefault="005C5372" w:rsidP="00D06BF0">
            <w:pPr>
              <w:rPr>
                <w:rFonts w:cs="Arial"/>
                <w:color w:val="000000"/>
                <w:szCs w:val="22"/>
              </w:rPr>
            </w:pPr>
            <w:r>
              <w:rPr>
                <w:rFonts w:cs="Arial"/>
                <w:color w:val="000000"/>
                <w:szCs w:val="22"/>
              </w:rPr>
              <w:t>M3</w:t>
            </w:r>
          </w:p>
        </w:tc>
        <w:tc>
          <w:tcPr>
            <w:tcW w:w="7297" w:type="dxa"/>
            <w:shd w:val="clear" w:color="auto" w:fill="auto"/>
          </w:tcPr>
          <w:p w14:paraId="41DE1E35" w14:textId="007AC6BB" w:rsidR="005C5372" w:rsidRPr="00B41715" w:rsidRDefault="005C5372" w:rsidP="00D06BF0">
            <w:pPr>
              <w:rPr>
                <w:rFonts w:cs="Arial"/>
                <w:color w:val="000000"/>
                <w:szCs w:val="22"/>
              </w:rPr>
            </w:pPr>
            <w:r w:rsidRPr="005C5372">
              <w:rPr>
                <w:rFonts w:cs="Arial"/>
                <w:b/>
                <w:bCs/>
                <w:color w:val="000000"/>
                <w:szCs w:val="22"/>
              </w:rPr>
              <w:t>OR</w:t>
            </w:r>
            <w:r>
              <w:rPr>
                <w:rFonts w:cs="Arial"/>
                <w:color w:val="000000"/>
                <w:szCs w:val="22"/>
              </w:rPr>
              <w:t xml:space="preserve"> Front Fog is OFF </w:t>
            </w:r>
            <w:r w:rsidRPr="005C5372">
              <w:rPr>
                <w:rFonts w:cs="Arial"/>
                <w:b/>
                <w:bCs/>
                <w:color w:val="000000"/>
                <w:szCs w:val="22"/>
              </w:rPr>
              <w:t>AND</w:t>
            </w:r>
            <w:r>
              <w:rPr>
                <w:rFonts w:cs="Arial"/>
                <w:color w:val="000000"/>
                <w:szCs w:val="22"/>
              </w:rPr>
              <w:t xml:space="preserve"> Low Beams are OFF</w:t>
            </w:r>
          </w:p>
        </w:tc>
      </w:tr>
      <w:tr w:rsidR="00D06BF0" w:rsidRPr="004051D0" w14:paraId="0EC68AE8" w14:textId="77777777" w:rsidTr="00774184">
        <w:trPr>
          <w:trHeight w:val="255"/>
          <w:ins w:id="4551" w:author="Strzelczyk, Anthony (A.)" w:date="2021-02-22T11:03:00Z"/>
        </w:trPr>
        <w:tc>
          <w:tcPr>
            <w:tcW w:w="2235" w:type="dxa"/>
            <w:shd w:val="clear" w:color="auto" w:fill="D9D9D9" w:themeFill="background1" w:themeFillShade="D9"/>
          </w:tcPr>
          <w:p w14:paraId="38EEE147" w14:textId="77777777" w:rsidR="00D06BF0" w:rsidRPr="004051D0" w:rsidRDefault="00D06BF0" w:rsidP="00D06BF0">
            <w:pPr>
              <w:rPr>
                <w:ins w:id="4552" w:author="Strzelczyk, Anthony (A.)" w:date="2021-02-22T11:03:00Z"/>
                <w:rFonts w:cs="Arial"/>
                <w:b/>
                <w:bCs/>
                <w:color w:val="000000"/>
                <w:szCs w:val="22"/>
              </w:rPr>
            </w:pPr>
            <w:ins w:id="4553" w:author="Strzelczyk, Anthony (A.)" w:date="2021-02-22T11:03:00Z">
              <w:r w:rsidRPr="004051D0">
                <w:rPr>
                  <w:rFonts w:cs="Arial"/>
                  <w:b/>
                  <w:bCs/>
                  <w:color w:val="000000"/>
                  <w:szCs w:val="22"/>
                </w:rPr>
                <w:t>Post-condition</w:t>
              </w:r>
            </w:ins>
          </w:p>
        </w:tc>
        <w:tc>
          <w:tcPr>
            <w:tcW w:w="669" w:type="dxa"/>
            <w:shd w:val="clear" w:color="auto" w:fill="auto"/>
          </w:tcPr>
          <w:p w14:paraId="3F452581" w14:textId="77777777" w:rsidR="00D06BF0" w:rsidRPr="004051D0" w:rsidRDefault="00D06BF0" w:rsidP="00D06BF0">
            <w:pPr>
              <w:rPr>
                <w:ins w:id="4554" w:author="Strzelczyk, Anthony (A.)" w:date="2021-02-22T11:03:00Z"/>
                <w:rFonts w:cs="Arial"/>
                <w:color w:val="000000"/>
                <w:szCs w:val="22"/>
              </w:rPr>
            </w:pPr>
          </w:p>
        </w:tc>
        <w:tc>
          <w:tcPr>
            <w:tcW w:w="7297" w:type="dxa"/>
            <w:shd w:val="clear" w:color="auto" w:fill="auto"/>
          </w:tcPr>
          <w:p w14:paraId="5ABC8EFE" w14:textId="6248FE83" w:rsidR="00D06BF0" w:rsidRPr="00B41715" w:rsidRDefault="00D06BF0" w:rsidP="00D06BF0">
            <w:pPr>
              <w:rPr>
                <w:ins w:id="4555" w:author="Strzelczyk, Anthony (A.)" w:date="2021-02-22T11:03:00Z"/>
                <w:rFonts w:cs="Arial"/>
                <w:szCs w:val="22"/>
              </w:rPr>
            </w:pPr>
            <w:ins w:id="4556" w:author="Strzelczyk, Anthony (A.)" w:date="2021-02-22T11:16:00Z">
              <w:r w:rsidRPr="00B41715">
                <w:rPr>
                  <w:rFonts w:cs="Arial"/>
                  <w:color w:val="000000"/>
                  <w:szCs w:val="22"/>
                </w:rPr>
                <w:t xml:space="preserve">Exterior Rear Fog Lights are turned OFF and </w:t>
              </w:r>
              <w:r w:rsidRPr="00B41715">
                <w:rPr>
                  <w:rFonts w:cs="Arial"/>
                </w:rPr>
                <w:t xml:space="preserve">Rear </w:t>
              </w:r>
              <w:r w:rsidRPr="00B41715">
                <w:rPr>
                  <w:rFonts w:cs="Arial"/>
                  <w:color w:val="000000"/>
                  <w:szCs w:val="22"/>
                </w:rPr>
                <w:t>Fog Telltale turns OFF</w:t>
              </w:r>
            </w:ins>
          </w:p>
        </w:tc>
      </w:tr>
    </w:tbl>
    <w:p w14:paraId="12F08573" w14:textId="77777777" w:rsidR="00D06BF0" w:rsidRDefault="00D06BF0" w:rsidP="000560BB">
      <w:pPr>
        <w:rPr>
          <w:ins w:id="4557" w:author="Strzelczyk, Anthony (A.)" w:date="2021-02-22T09:54:00Z"/>
          <w:rFonts w:cs="Arial"/>
        </w:rPr>
      </w:pPr>
    </w:p>
    <w:p w14:paraId="12868483" w14:textId="28FDAEEC" w:rsidR="00AB5F0D" w:rsidDel="00D06BF0" w:rsidRDefault="00AB5F0D" w:rsidP="000560BB">
      <w:pPr>
        <w:rPr>
          <w:ins w:id="4558" w:author="Strzelczyk, Anthony (A.)" w:date="2020-12-17T09:08:00Z"/>
          <w:del w:id="4559" w:author="Strzelczyk, Anthony (A.)" w:date="2021-02-22T11:20:00Z"/>
          <w:rFonts w:cs="Arial"/>
        </w:rPr>
      </w:pPr>
    </w:p>
    <w:p w14:paraId="2321FF0D" w14:textId="133ADC1B" w:rsidR="000560BB" w:rsidRPr="004051D0" w:rsidDel="00D06BF0" w:rsidRDefault="000560BB" w:rsidP="000560BB">
      <w:pPr>
        <w:pStyle w:val="RERequirement"/>
        <w:shd w:val="clear" w:color="auto" w:fill="F2F2F2" w:themeFill="background1" w:themeFillShade="F2"/>
        <w:rPr>
          <w:ins w:id="4560" w:author="Strzelczyk, Anthony (A.)" w:date="2020-12-17T09:08:00Z"/>
          <w:del w:id="4561" w:author="Strzelczyk, Anthony (A.)" w:date="2021-02-22T11:20:00Z"/>
          <w:rFonts w:ascii="Arial" w:hAnsi="Arial" w:cs="Arial"/>
        </w:rPr>
      </w:pPr>
      <w:ins w:id="4562" w:author="Strzelczyk, Anthony (A.)" w:date="2020-12-17T09:08:00Z">
        <w:del w:id="4563" w:author="Strzelczyk, Anthony (A.)" w:date="2021-02-22T11:20:00Z">
          <w:r w:rsidRPr="004051D0" w:rsidDel="00D06BF0">
            <w:rPr>
              <w:rFonts w:ascii="Arial" w:hAnsi="Arial" w:cs="Arial"/>
            </w:rPr>
            <w:delText>###</w:delText>
          </w:r>
          <w:bookmarkStart w:id="4564" w:name="R_ID_F_00042_Initiation_of_Fog_Light"/>
          <w:r w:rsidDel="00D06BF0">
            <w:rPr>
              <w:rFonts w:ascii="Arial" w:hAnsi="Arial" w:cs="Arial"/>
            </w:rPr>
            <w:delText>R_F_Operator initiation of Front Fog Light_00042</w:delText>
          </w:r>
          <w:bookmarkEnd w:id="4564"/>
          <w:r w:rsidRPr="004051D0" w:rsidDel="00D06BF0">
            <w:rPr>
              <w:rFonts w:ascii="Arial" w:hAnsi="Arial" w:cs="Arial"/>
            </w:rPr>
            <w:delText xml:space="preserve">### </w:delText>
          </w:r>
          <w:r w:rsidDel="00D06BF0">
            <w:rPr>
              <w:rFonts w:ascii="Arial" w:hAnsi="Arial" w:cs="Arial"/>
            </w:rPr>
            <w:delText>Initiation of Fog Light</w:delText>
          </w:r>
        </w:del>
      </w:ins>
    </w:p>
    <w:p w14:paraId="6A424B4B" w14:textId="19351F0D" w:rsidR="000560BB" w:rsidDel="00D06BF0" w:rsidRDefault="00FD19B6" w:rsidP="000560BB">
      <w:pPr>
        <w:rPr>
          <w:ins w:id="4565" w:author="Strzelczyk, Anthony (A.)" w:date="2020-12-17T10:55:00Z"/>
          <w:del w:id="4566" w:author="Strzelczyk, Anthony (A.)" w:date="2021-02-22T11:20:00Z"/>
          <w:rFonts w:cs="Arial"/>
        </w:rPr>
      </w:pPr>
      <w:ins w:id="4567" w:author="Strzelczyk, Anthony (A.)" w:date="2020-12-17T10:32:00Z">
        <w:del w:id="4568" w:author="Strzelczyk, Anthony (A.)" w:date="2021-02-22T11:20:00Z">
          <w:r w:rsidDel="00D06BF0">
            <w:rPr>
              <w:rFonts w:cs="Arial"/>
            </w:rPr>
            <w:delText>Vehicle opera</w:delText>
          </w:r>
        </w:del>
      </w:ins>
      <w:ins w:id="4569" w:author="Strzelczyk, Anthony (A.)" w:date="2020-12-17T10:33:00Z">
        <w:del w:id="4570" w:author="Strzelczyk, Anthony (A.)" w:date="2021-02-22T11:20:00Z">
          <w:r w:rsidDel="00D06BF0">
            <w:rPr>
              <w:rFonts w:cs="Arial"/>
            </w:rPr>
            <w:delText xml:space="preserve">tor shall </w:delText>
          </w:r>
        </w:del>
      </w:ins>
      <w:ins w:id="4571" w:author="Strzelczyk, Anthony (A.)" w:date="2020-12-17T10:48:00Z">
        <w:del w:id="4572" w:author="Strzelczyk, Anthony (A.)" w:date="2021-02-22T11:20:00Z">
          <w:r w:rsidR="009F14E9" w:rsidDel="00D06BF0">
            <w:rPr>
              <w:rFonts w:cs="Arial"/>
            </w:rPr>
            <w:delText xml:space="preserve">initiate Front Fog Light for </w:delText>
          </w:r>
        </w:del>
      </w:ins>
      <w:ins w:id="4573" w:author="Strzelczyk, Anthony (A.)" w:date="2020-12-17T10:49:00Z">
        <w:del w:id="4574" w:author="Strzelczyk, Anthony (A.)" w:date="2021-02-22T11:20:00Z">
          <w:r w:rsidR="009F14E9" w:rsidDel="00D06BF0">
            <w:rPr>
              <w:rFonts w:cs="Arial"/>
            </w:rPr>
            <w:delText xml:space="preserve">the purpose of </w:delText>
          </w:r>
        </w:del>
      </w:ins>
      <w:ins w:id="4575" w:author="Strzelczyk, Anthony (A.)" w:date="2020-12-17T10:51:00Z">
        <w:del w:id="4576" w:author="Strzelczyk, Anthony (A.)" w:date="2021-02-22T11:20:00Z">
          <w:r w:rsidR="009F14E9" w:rsidDel="00D06BF0">
            <w:rPr>
              <w:rFonts w:cs="Arial"/>
            </w:rPr>
            <w:delText>enhancing</w:delText>
          </w:r>
        </w:del>
      </w:ins>
      <w:ins w:id="4577" w:author="Strzelczyk, Anthony (A.)" w:date="2020-12-17T10:49:00Z">
        <w:del w:id="4578" w:author="Strzelczyk, Anthony (A.)" w:date="2021-02-22T11:20:00Z">
          <w:r w:rsidR="009F14E9" w:rsidDel="00D06BF0">
            <w:rPr>
              <w:rFonts w:cs="Arial"/>
            </w:rPr>
            <w:delText xml:space="preserve"> </w:delText>
          </w:r>
        </w:del>
      </w:ins>
      <w:ins w:id="4579" w:author="Strzelczyk, Anthony (A.)" w:date="2020-12-17T10:51:00Z">
        <w:del w:id="4580" w:author="Strzelczyk, Anthony (A.)" w:date="2021-02-22T11:20:00Z">
          <w:r w:rsidR="009F14E9" w:rsidDel="00D06BF0">
            <w:rPr>
              <w:rFonts w:cs="Arial"/>
            </w:rPr>
            <w:delText xml:space="preserve">visibility of </w:delText>
          </w:r>
        </w:del>
      </w:ins>
      <w:ins w:id="4581" w:author="Strzelczyk, Anthony (A.)" w:date="2021-01-22T10:39:00Z">
        <w:del w:id="4582" w:author="Strzelczyk, Anthony (A.)" w:date="2021-02-22T11:20:00Z">
          <w:r w:rsidR="00FE1A74" w:rsidDel="00D06BF0">
            <w:rPr>
              <w:rFonts w:cs="Arial"/>
            </w:rPr>
            <w:delText>drivers’ vehicle</w:delText>
          </w:r>
        </w:del>
      </w:ins>
      <w:ins w:id="4583" w:author="Strzelczyk, Anthony (A.)" w:date="2020-12-17T10:52:00Z">
        <w:del w:id="4584" w:author="Strzelczyk, Anthony (A.)" w:date="2021-02-22T11:20:00Z">
          <w:r w:rsidR="009F14E9" w:rsidDel="00D06BF0">
            <w:rPr>
              <w:rFonts w:cs="Arial"/>
            </w:rPr>
            <w:delText xml:space="preserve"> </w:delText>
          </w:r>
        </w:del>
      </w:ins>
      <w:ins w:id="4585" w:author="Strzelczyk, Anthony (A.)" w:date="2020-12-17T10:51:00Z">
        <w:del w:id="4586" w:author="Strzelczyk, Anthony (A.)" w:date="2021-02-22T11:20:00Z">
          <w:r w:rsidR="009F14E9" w:rsidDel="00D06BF0">
            <w:rPr>
              <w:rFonts w:cs="Arial"/>
            </w:rPr>
            <w:delText>to other drivers</w:delText>
          </w:r>
        </w:del>
      </w:ins>
      <w:ins w:id="4587" w:author="Strzelczyk, Anthony (A.)" w:date="2020-12-17T10:52:00Z">
        <w:del w:id="4588" w:author="Strzelczyk, Anthony (A.)" w:date="2021-02-22T11:20:00Z">
          <w:r w:rsidR="009F14E9" w:rsidDel="00D06BF0">
            <w:rPr>
              <w:rFonts w:cs="Arial"/>
            </w:rPr>
            <w:delText>.</w:delText>
          </w:r>
        </w:del>
      </w:ins>
    </w:p>
    <w:p w14:paraId="204505B6" w14:textId="25F4FA36" w:rsidR="00C6207C" w:rsidDel="00D06BF0" w:rsidRDefault="00C6207C" w:rsidP="000560BB">
      <w:pPr>
        <w:rPr>
          <w:ins w:id="4589" w:author="Strzelczyk, Anthony (A.)" w:date="2020-12-17T10:55:00Z"/>
          <w:del w:id="4590" w:author="Strzelczyk, Anthony (A.)" w:date="2021-02-22T11:20:00Z"/>
          <w:rFonts w:cs="Arial"/>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688"/>
        <w:gridCol w:w="7290"/>
        <w:tblGridChange w:id="4591">
          <w:tblGrid>
            <w:gridCol w:w="2547"/>
            <w:gridCol w:w="688"/>
            <w:gridCol w:w="7290"/>
          </w:tblGrid>
        </w:tblGridChange>
      </w:tblGrid>
      <w:tr w:rsidR="00C6207C" w:rsidDel="00D06BF0" w14:paraId="248D4829" w14:textId="4D226107" w:rsidTr="00887624">
        <w:trPr>
          <w:trHeight w:val="255"/>
          <w:ins w:id="4592" w:author="Strzelczyk, Anthony (A.)" w:date="2020-12-17T10:55:00Z"/>
          <w:del w:id="4593"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hideMark/>
          </w:tcPr>
          <w:p w14:paraId="16FB3CB0" w14:textId="37C73219" w:rsidR="00C6207C" w:rsidDel="00D06BF0" w:rsidRDefault="00C6207C" w:rsidP="00887624">
            <w:pPr>
              <w:spacing w:line="240" w:lineRule="atLeast"/>
              <w:rPr>
                <w:ins w:id="4594" w:author="Strzelczyk, Anthony (A.)" w:date="2020-12-17T10:55:00Z"/>
                <w:del w:id="4595" w:author="Strzelczyk, Anthony (A.)" w:date="2021-02-22T11:20:00Z"/>
                <w:rFonts w:cs="Arial"/>
                <w:b/>
                <w:bCs/>
                <w:color w:val="000000"/>
                <w:szCs w:val="22"/>
              </w:rPr>
            </w:pPr>
            <w:ins w:id="4596" w:author="Strzelczyk, Anthony (A.)" w:date="2020-12-17T10:55:00Z">
              <w:del w:id="4597" w:author="Strzelczyk, Anthony (A.)" w:date="2021-02-22T11:20:00Z">
                <w:r w:rsidDel="00D06BF0">
                  <w:rPr>
                    <w:rFonts w:cs="Arial"/>
                    <w:b/>
                    <w:bCs/>
                    <w:color w:val="000000"/>
                    <w:szCs w:val="22"/>
                  </w:rPr>
                  <w:delText>Actors</w:delText>
                </w:r>
              </w:del>
            </w:ins>
          </w:p>
        </w:tc>
        <w:tc>
          <w:tcPr>
            <w:tcW w:w="688" w:type="dxa"/>
            <w:tcBorders>
              <w:top w:val="single" w:sz="4" w:space="0" w:color="auto"/>
              <w:left w:val="single" w:sz="4" w:space="0" w:color="auto"/>
              <w:right w:val="single" w:sz="4" w:space="0" w:color="auto"/>
            </w:tcBorders>
          </w:tcPr>
          <w:p w14:paraId="3F53F49E" w14:textId="6FD9BF9F" w:rsidR="00C6207C" w:rsidDel="00D06BF0" w:rsidRDefault="00C6207C" w:rsidP="00887624">
            <w:pPr>
              <w:spacing w:line="240" w:lineRule="atLeast"/>
              <w:rPr>
                <w:ins w:id="4598" w:author="Strzelczyk, Anthony (A.)" w:date="2020-12-17T10:55:00Z"/>
                <w:del w:id="4599"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12DC3295" w14:textId="02B0A123" w:rsidR="00C6207C" w:rsidDel="00D06BF0" w:rsidRDefault="00FF1500">
            <w:pPr>
              <w:spacing w:line="240" w:lineRule="atLeast"/>
              <w:rPr>
                <w:ins w:id="4600" w:author="Strzelczyk, Anthony (A.)" w:date="2020-12-17T10:55:00Z"/>
                <w:del w:id="4601" w:author="Strzelczyk, Anthony (A.)" w:date="2021-02-22T11:20:00Z"/>
                <w:rFonts w:cs="Arial"/>
                <w:color w:val="000000"/>
                <w:szCs w:val="22"/>
              </w:rPr>
            </w:pPr>
            <w:ins w:id="4602" w:author="Strzelczyk, Anthony (A.)" w:date="2020-12-23T09:18:00Z">
              <w:del w:id="4603" w:author="Strzelczyk, Anthony (A.)" w:date="2021-02-22T11:20:00Z">
                <w:r w:rsidDel="00D06BF0">
                  <w:rPr>
                    <w:rFonts w:cs="Arial"/>
                    <w:color w:val="000000"/>
                    <w:szCs w:val="22"/>
                  </w:rPr>
                  <w:delText>Driver</w:delText>
                </w:r>
              </w:del>
            </w:ins>
          </w:p>
        </w:tc>
      </w:tr>
      <w:tr w:rsidR="00C6207C" w:rsidDel="00D06BF0" w14:paraId="3C56DAC1" w14:textId="69552124" w:rsidTr="00887624">
        <w:trPr>
          <w:trHeight w:val="255"/>
          <w:ins w:id="4604" w:author="Strzelczyk, Anthony (A.)" w:date="2020-12-17T10:55:00Z"/>
          <w:del w:id="4605"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42435E" w14:textId="5287F103" w:rsidR="00C6207C" w:rsidDel="00D06BF0" w:rsidRDefault="00C6207C" w:rsidP="00887624">
            <w:pPr>
              <w:spacing w:line="240" w:lineRule="atLeast"/>
              <w:rPr>
                <w:ins w:id="4606" w:author="Strzelczyk, Anthony (A.)" w:date="2020-12-17T10:55:00Z"/>
                <w:del w:id="4607" w:author="Strzelczyk, Anthony (A.)" w:date="2021-02-22T11:20:00Z"/>
                <w:rFonts w:cs="Arial"/>
                <w:b/>
                <w:color w:val="000000"/>
                <w:szCs w:val="22"/>
              </w:rPr>
            </w:pPr>
            <w:ins w:id="4608" w:author="Strzelczyk, Anthony (A.)" w:date="2020-12-17T10:55:00Z">
              <w:del w:id="4609" w:author="Strzelczyk, Anthony (A.)" w:date="2021-02-22T11:20:00Z">
                <w:r w:rsidDel="00D06BF0">
                  <w:rPr>
                    <w:rFonts w:cs="Arial"/>
                    <w:b/>
                    <w:color w:val="000000"/>
                    <w:szCs w:val="22"/>
                  </w:rPr>
                  <w:delText>Subject</w:delText>
                </w:r>
              </w:del>
            </w:ins>
          </w:p>
        </w:tc>
        <w:tc>
          <w:tcPr>
            <w:tcW w:w="688" w:type="dxa"/>
            <w:tcBorders>
              <w:top w:val="single" w:sz="4" w:space="0" w:color="auto"/>
              <w:left w:val="single" w:sz="4" w:space="0" w:color="auto"/>
              <w:bottom w:val="single" w:sz="4" w:space="0" w:color="auto"/>
              <w:right w:val="single" w:sz="4" w:space="0" w:color="auto"/>
            </w:tcBorders>
          </w:tcPr>
          <w:p w14:paraId="341F2B6A" w14:textId="4435F188" w:rsidR="00C6207C" w:rsidDel="00D06BF0" w:rsidRDefault="00C6207C" w:rsidP="00887624">
            <w:pPr>
              <w:spacing w:line="240" w:lineRule="atLeast"/>
              <w:rPr>
                <w:ins w:id="4610" w:author="Strzelczyk, Anthony (A.)" w:date="2020-12-17T10:55:00Z"/>
                <w:del w:id="4611"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2AD1592D" w14:textId="32D9D1DF" w:rsidR="00C6207C" w:rsidDel="00D06BF0" w:rsidRDefault="00C6207C">
            <w:pPr>
              <w:spacing w:line="240" w:lineRule="atLeast"/>
              <w:rPr>
                <w:ins w:id="4612" w:author="Strzelczyk, Anthony (A.)" w:date="2020-12-17T10:55:00Z"/>
                <w:del w:id="4613" w:author="Strzelczyk, Anthony (A.)" w:date="2021-02-22T11:20:00Z"/>
                <w:rFonts w:cs="Arial"/>
                <w:color w:val="000000"/>
                <w:szCs w:val="22"/>
              </w:rPr>
            </w:pPr>
            <w:ins w:id="4614" w:author="Strzelczyk, Anthony (A.)" w:date="2020-12-17T11:02:00Z">
              <w:del w:id="4615" w:author="Strzelczyk, Anthony (A.)" w:date="2021-02-22T11:20:00Z">
                <w:r w:rsidDel="00D06BF0">
                  <w:rPr>
                    <w:rFonts w:cs="Arial"/>
                    <w:color w:val="000000"/>
                    <w:szCs w:val="22"/>
                  </w:rPr>
                  <w:delText xml:space="preserve">Initiate </w:delText>
                </w:r>
              </w:del>
            </w:ins>
            <w:ins w:id="4616" w:author="Strzelczyk, Anthony (A.)" w:date="2020-12-17T10:55:00Z">
              <w:del w:id="4617" w:author="Strzelczyk, Anthony (A.)" w:date="2021-02-22T11:20:00Z">
                <w:r w:rsidR="00281471" w:rsidDel="00D06BF0">
                  <w:rPr>
                    <w:rFonts w:cs="Arial"/>
                    <w:color w:val="000000"/>
                    <w:szCs w:val="22"/>
                  </w:rPr>
                  <w:delText>Front Fog</w:delText>
                </w:r>
              </w:del>
            </w:ins>
            <w:ins w:id="4618" w:author="Strzelczyk, Anthony (A.)" w:date="2021-01-29T11:32:00Z">
              <w:del w:id="4619" w:author="Strzelczyk, Anthony (A.)" w:date="2021-02-22T11:20:00Z">
                <w:r w:rsidR="00EE3F9E" w:rsidDel="00D06BF0">
                  <w:rPr>
                    <w:rFonts w:cs="Arial"/>
                    <w:color w:val="000000"/>
                    <w:szCs w:val="22"/>
                  </w:rPr>
                  <w:delText xml:space="preserve"> </w:delText>
                </w:r>
              </w:del>
            </w:ins>
            <w:ins w:id="4620" w:author="Strzelczyk, Anthony (A.)" w:date="2021-01-29T11:39:00Z">
              <w:del w:id="4621" w:author="Strzelczyk, Anthony (A.)" w:date="2021-02-22T11:20:00Z">
                <w:r w:rsidR="000F309E" w:rsidDel="00D06BF0">
                  <w:rPr>
                    <w:rFonts w:cs="Arial"/>
                    <w:color w:val="000000"/>
                    <w:szCs w:val="22"/>
                  </w:rPr>
                  <w:delText>Activation</w:delText>
                </w:r>
              </w:del>
            </w:ins>
          </w:p>
        </w:tc>
      </w:tr>
      <w:tr w:rsidR="00C6207C" w:rsidDel="00D06BF0" w14:paraId="3C2E2DFC" w14:textId="33DB5412" w:rsidTr="00887624">
        <w:trPr>
          <w:trHeight w:val="255"/>
          <w:ins w:id="4622" w:author="Strzelczyk, Anthony (A.)" w:date="2020-12-17T10:55:00Z"/>
          <w:del w:id="4623"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12FBEC" w14:textId="53D6656B" w:rsidR="00C6207C" w:rsidDel="00D06BF0" w:rsidRDefault="00C6207C" w:rsidP="00887624">
            <w:pPr>
              <w:spacing w:line="240" w:lineRule="atLeast"/>
              <w:rPr>
                <w:ins w:id="4624" w:author="Strzelczyk, Anthony (A.)" w:date="2020-12-17T10:55:00Z"/>
                <w:del w:id="4625" w:author="Strzelczyk, Anthony (A.)" w:date="2021-02-22T11:20:00Z"/>
                <w:rFonts w:cs="Arial"/>
                <w:b/>
                <w:bCs/>
                <w:color w:val="000000"/>
                <w:szCs w:val="22"/>
              </w:rPr>
            </w:pPr>
            <w:ins w:id="4626" w:author="Strzelczyk, Anthony (A.)" w:date="2020-12-17T10:55:00Z">
              <w:del w:id="4627" w:author="Strzelczyk, Anthony (A.)" w:date="2021-02-22T11:20:00Z">
                <w:r w:rsidDel="00D06BF0">
                  <w:rPr>
                    <w:rFonts w:cs="Arial"/>
                    <w:b/>
                    <w:bCs/>
                    <w:color w:val="000000"/>
                    <w:szCs w:val="22"/>
                  </w:rPr>
                  <w:delText>Description</w:delText>
                </w:r>
              </w:del>
            </w:ins>
          </w:p>
        </w:tc>
        <w:tc>
          <w:tcPr>
            <w:tcW w:w="688" w:type="dxa"/>
            <w:tcBorders>
              <w:top w:val="single" w:sz="4" w:space="0" w:color="auto"/>
              <w:left w:val="single" w:sz="4" w:space="0" w:color="auto"/>
              <w:bottom w:val="single" w:sz="4" w:space="0" w:color="auto"/>
              <w:right w:val="single" w:sz="4" w:space="0" w:color="auto"/>
            </w:tcBorders>
          </w:tcPr>
          <w:p w14:paraId="52577675" w14:textId="62FDA7A4" w:rsidR="00C6207C" w:rsidDel="00D06BF0" w:rsidRDefault="00C6207C" w:rsidP="00887624">
            <w:pPr>
              <w:spacing w:line="240" w:lineRule="atLeast"/>
              <w:rPr>
                <w:ins w:id="4628" w:author="Strzelczyk, Anthony (A.)" w:date="2020-12-17T10:55:00Z"/>
                <w:del w:id="4629" w:author="Strzelczyk, Anthony (A.)" w:date="2021-02-22T11:20:00Z"/>
                <w:rFonts w:cs="Arial"/>
                <w:szCs w:val="22"/>
              </w:rPr>
            </w:pPr>
          </w:p>
        </w:tc>
        <w:tc>
          <w:tcPr>
            <w:tcW w:w="7290" w:type="dxa"/>
            <w:tcBorders>
              <w:top w:val="single" w:sz="4" w:space="0" w:color="auto"/>
              <w:left w:val="single" w:sz="4" w:space="0" w:color="auto"/>
              <w:bottom w:val="single" w:sz="4" w:space="0" w:color="auto"/>
              <w:right w:val="single" w:sz="4" w:space="0" w:color="auto"/>
            </w:tcBorders>
            <w:hideMark/>
          </w:tcPr>
          <w:p w14:paraId="00684BBC" w14:textId="34BF8EF0" w:rsidR="00C6207C" w:rsidDel="00D06BF0" w:rsidRDefault="00E81476">
            <w:pPr>
              <w:spacing w:line="240" w:lineRule="atLeast"/>
              <w:rPr>
                <w:ins w:id="4630" w:author="Strzelczyk, Anthony (A.)" w:date="2020-12-17T10:55:00Z"/>
                <w:del w:id="4631" w:author="Strzelczyk, Anthony (A.)" w:date="2021-02-22T11:20:00Z"/>
                <w:rFonts w:cs="Arial"/>
                <w:szCs w:val="22"/>
              </w:rPr>
            </w:pPr>
            <w:ins w:id="4632" w:author="Strzelczyk, Anthony (A.)" w:date="2020-12-17T11:07:00Z">
              <w:del w:id="4633" w:author="Strzelczyk, Anthony (A.)" w:date="2021-02-22T11:20:00Z">
                <w:r w:rsidDel="00D06BF0">
                  <w:rPr>
                    <w:rFonts w:cs="Arial"/>
                    <w:szCs w:val="22"/>
                  </w:rPr>
                  <w:delText>This Use Case describes the action necessary</w:delText>
                </w:r>
              </w:del>
            </w:ins>
            <w:ins w:id="4634" w:author="Strzelczyk, Anthony (A.)" w:date="2020-12-17T11:08:00Z">
              <w:del w:id="4635" w:author="Strzelczyk, Anthony (A.)" w:date="2021-02-22T11:20:00Z">
                <w:r w:rsidDel="00D06BF0">
                  <w:rPr>
                    <w:rFonts w:cs="Arial"/>
                    <w:szCs w:val="22"/>
                  </w:rPr>
                  <w:delText xml:space="preserve"> by the </w:delText>
                </w:r>
              </w:del>
            </w:ins>
            <w:ins w:id="4636" w:author="Strzelczyk, Anthony (A.)" w:date="2021-01-29T10:12:00Z">
              <w:del w:id="4637" w:author="Strzelczyk, Anthony (A.)" w:date="2021-02-22T11:20:00Z">
                <w:r w:rsidR="00281471" w:rsidDel="00D06BF0">
                  <w:rPr>
                    <w:rFonts w:cs="Arial"/>
                    <w:szCs w:val="22"/>
                  </w:rPr>
                  <w:delText>Driver</w:delText>
                </w:r>
              </w:del>
            </w:ins>
            <w:ins w:id="4638" w:author="Strzelczyk, Anthony (A.)" w:date="2020-12-17T11:07:00Z">
              <w:del w:id="4639" w:author="Strzelczyk, Anthony (A.)" w:date="2021-02-22T11:20:00Z">
                <w:r w:rsidDel="00D06BF0">
                  <w:rPr>
                    <w:rFonts w:cs="Arial"/>
                    <w:szCs w:val="22"/>
                  </w:rPr>
                  <w:delText xml:space="preserve"> to </w:delText>
                </w:r>
              </w:del>
            </w:ins>
            <w:ins w:id="4640" w:author="Strzelczyk, Anthony (A.)" w:date="2020-12-17T11:08:00Z">
              <w:del w:id="4641" w:author="Strzelczyk, Anthony (A.)" w:date="2021-02-22T11:20:00Z">
                <w:r w:rsidDel="00D06BF0">
                  <w:rPr>
                    <w:rFonts w:cs="Arial"/>
                    <w:szCs w:val="22"/>
                  </w:rPr>
                  <w:delText>activate the</w:delText>
                </w:r>
              </w:del>
            </w:ins>
            <w:ins w:id="4642" w:author="Strzelczyk, Anthony (A.)" w:date="2020-12-23T14:48:00Z">
              <w:del w:id="4643" w:author="Strzelczyk, Anthony (A.)" w:date="2021-02-22T11:20:00Z">
                <w:r w:rsidR="00F21FF6" w:rsidDel="00D06BF0">
                  <w:rPr>
                    <w:rFonts w:cs="Arial"/>
                    <w:szCs w:val="22"/>
                  </w:rPr>
                  <w:delText xml:space="preserve"> Front</w:delText>
                </w:r>
              </w:del>
            </w:ins>
            <w:ins w:id="4644" w:author="Strzelczyk, Anthony (A.)" w:date="2020-12-17T10:55:00Z">
              <w:del w:id="4645" w:author="Strzelczyk, Anthony (A.)" w:date="2021-02-22T11:20:00Z">
                <w:r w:rsidDel="00D06BF0">
                  <w:rPr>
                    <w:rFonts w:cs="Arial"/>
                    <w:szCs w:val="22"/>
                  </w:rPr>
                  <w:delText xml:space="preserve"> Fog Light Feature</w:delText>
                </w:r>
              </w:del>
            </w:ins>
            <w:ins w:id="4646" w:author="Strzelczyk, Anthony (A.)" w:date="2020-12-17T11:10:00Z">
              <w:del w:id="4647" w:author="Strzelczyk, Anthony (A.)" w:date="2021-02-22T11:20:00Z">
                <w:r w:rsidDel="00D06BF0">
                  <w:rPr>
                    <w:rFonts w:cs="Arial"/>
                    <w:szCs w:val="22"/>
                  </w:rPr>
                  <w:delText>.</w:delText>
                </w:r>
              </w:del>
            </w:ins>
          </w:p>
        </w:tc>
      </w:tr>
      <w:tr w:rsidR="00C6207C" w:rsidDel="00D06BF0" w14:paraId="12774B43" w14:textId="530089F7" w:rsidTr="00887624">
        <w:trPr>
          <w:trHeight w:val="20"/>
          <w:ins w:id="4648" w:author="Strzelczyk, Anthony (A.)" w:date="2020-12-17T10:55:00Z"/>
          <w:del w:id="4649"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52A6E959" w14:textId="0DCAF609" w:rsidR="00C6207C" w:rsidDel="00D06BF0" w:rsidRDefault="00C6207C" w:rsidP="00887624">
            <w:pPr>
              <w:spacing w:line="240" w:lineRule="atLeast"/>
              <w:rPr>
                <w:ins w:id="4650" w:author="Strzelczyk, Anthony (A.)" w:date="2020-12-17T10:55:00Z"/>
                <w:del w:id="4651" w:author="Strzelczyk, Anthony (A.)" w:date="2021-02-22T11:20:00Z"/>
                <w:rFonts w:cs="Arial"/>
                <w:b/>
                <w:bCs/>
                <w:color w:val="000000"/>
                <w:szCs w:val="22"/>
              </w:rPr>
            </w:pPr>
            <w:ins w:id="4652" w:author="Strzelczyk, Anthony (A.)" w:date="2020-12-17T10:55:00Z">
              <w:del w:id="4653" w:author="Strzelczyk, Anthony (A.)" w:date="2021-02-22T11:20:00Z">
                <w:r w:rsidDel="00D06BF0">
                  <w:rPr>
                    <w:rFonts w:cs="Arial"/>
                    <w:b/>
                    <w:bCs/>
                    <w:color w:val="000000"/>
                    <w:szCs w:val="22"/>
                  </w:rPr>
                  <w:delText>Preconditions</w:delText>
                </w:r>
              </w:del>
            </w:ins>
          </w:p>
        </w:tc>
        <w:tc>
          <w:tcPr>
            <w:tcW w:w="688" w:type="dxa"/>
            <w:tcBorders>
              <w:top w:val="single" w:sz="4" w:space="0" w:color="auto"/>
              <w:left w:val="single" w:sz="4" w:space="0" w:color="auto"/>
              <w:right w:val="single" w:sz="4" w:space="0" w:color="auto"/>
            </w:tcBorders>
          </w:tcPr>
          <w:p w14:paraId="6852EA86" w14:textId="1055695B" w:rsidR="00C6207C" w:rsidDel="00D06BF0" w:rsidRDefault="00C6207C" w:rsidP="00887624">
            <w:pPr>
              <w:spacing w:line="240" w:lineRule="atLeast"/>
              <w:rPr>
                <w:ins w:id="4654" w:author="Strzelczyk, Anthony (A.)" w:date="2020-12-17T10:55:00Z"/>
                <w:del w:id="4655" w:author="Strzelczyk, Anthony (A.)" w:date="2021-02-22T11:20:00Z"/>
                <w:rFonts w:cs="Arial"/>
                <w:color w:val="000000"/>
                <w:szCs w:val="22"/>
              </w:rPr>
            </w:pPr>
            <w:ins w:id="4656" w:author="Strzelczyk, Anthony (A.)" w:date="2020-12-17T10:55:00Z">
              <w:del w:id="4657"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4FFC05CC" w14:textId="1860C209" w:rsidR="00C6207C" w:rsidDel="00D06BF0" w:rsidRDefault="00C6207C">
            <w:pPr>
              <w:spacing w:line="240" w:lineRule="atLeast"/>
              <w:rPr>
                <w:ins w:id="4658" w:author="Strzelczyk, Anthony (A.)" w:date="2020-12-17T10:55:00Z"/>
                <w:del w:id="4659" w:author="Strzelczyk, Anthony (A.)" w:date="2021-02-22T11:20:00Z"/>
                <w:rFonts w:cs="Arial"/>
                <w:color w:val="000000"/>
                <w:szCs w:val="22"/>
              </w:rPr>
            </w:pPr>
            <w:ins w:id="4660" w:author="Strzelczyk, Anthony (A.)" w:date="2020-12-17T10:55:00Z">
              <w:del w:id="4661" w:author="Strzelczyk, Anthony (A.)" w:date="2021-02-22T11:20:00Z">
                <w:r w:rsidDel="00D06BF0">
                  <w:rPr>
                    <w:rFonts w:cs="Arial"/>
                    <w:color w:val="000000"/>
                    <w:szCs w:val="22"/>
                  </w:rPr>
                  <w:delText>Front Fog Light installed</w:delText>
                </w:r>
              </w:del>
            </w:ins>
          </w:p>
        </w:tc>
      </w:tr>
      <w:tr w:rsidR="00C6207C" w:rsidDel="00D06BF0" w14:paraId="7F13858F" w14:textId="2AAAE442" w:rsidTr="00887624">
        <w:trPr>
          <w:trHeight w:val="20"/>
          <w:ins w:id="4662" w:author="Strzelczyk, Anthony (A.)" w:date="2020-12-17T10:55:00Z"/>
          <w:del w:id="4663" w:author="Strzelczyk, Anthony (A.)" w:date="2021-02-22T11:20:00Z"/>
        </w:trPr>
        <w:tc>
          <w:tcPr>
            <w:tcW w:w="2547" w:type="dxa"/>
            <w:vMerge/>
            <w:tcBorders>
              <w:left w:val="single" w:sz="4" w:space="0" w:color="auto"/>
              <w:right w:val="single" w:sz="4" w:space="0" w:color="auto"/>
            </w:tcBorders>
            <w:vAlign w:val="center"/>
            <w:hideMark/>
          </w:tcPr>
          <w:p w14:paraId="058F0F40" w14:textId="56B9B97F" w:rsidR="00C6207C" w:rsidDel="00D06BF0" w:rsidRDefault="00C6207C" w:rsidP="00887624">
            <w:pPr>
              <w:overflowPunct/>
              <w:autoSpaceDE/>
              <w:autoSpaceDN/>
              <w:adjustRightInd/>
              <w:spacing w:line="240" w:lineRule="atLeast"/>
              <w:rPr>
                <w:ins w:id="4664" w:author="Strzelczyk, Anthony (A.)" w:date="2020-12-17T10:55:00Z"/>
                <w:del w:id="4665" w:author="Strzelczyk, Anthony (A.)" w:date="2021-02-22T11:20:00Z"/>
                <w:rFonts w:cs="Arial"/>
                <w:b/>
                <w:bCs/>
                <w:color w:val="000000"/>
                <w:szCs w:val="22"/>
              </w:rPr>
            </w:pPr>
          </w:p>
        </w:tc>
        <w:tc>
          <w:tcPr>
            <w:tcW w:w="688" w:type="dxa"/>
            <w:tcBorders>
              <w:left w:val="single" w:sz="4" w:space="0" w:color="auto"/>
              <w:right w:val="single" w:sz="4" w:space="0" w:color="auto"/>
            </w:tcBorders>
          </w:tcPr>
          <w:p w14:paraId="5C48CFC8" w14:textId="55CC34F4" w:rsidR="00C6207C" w:rsidDel="00D06BF0" w:rsidRDefault="00C6207C" w:rsidP="00887624">
            <w:pPr>
              <w:spacing w:line="240" w:lineRule="atLeast"/>
              <w:rPr>
                <w:ins w:id="4666" w:author="Strzelczyk, Anthony (A.)" w:date="2020-12-17T10:55:00Z"/>
                <w:del w:id="4667" w:author="Strzelczyk, Anthony (A.)" w:date="2021-02-22T11:20:00Z"/>
                <w:rFonts w:cs="Arial"/>
                <w:color w:val="000000"/>
                <w:szCs w:val="22"/>
              </w:rPr>
            </w:pPr>
            <w:ins w:id="4668" w:author="Strzelczyk, Anthony (A.)" w:date="2020-12-17T10:55:00Z">
              <w:del w:id="4669"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70581B12" w14:textId="413F0B8C" w:rsidR="00C6207C" w:rsidDel="00D06BF0" w:rsidRDefault="00C6207C">
            <w:pPr>
              <w:spacing w:line="240" w:lineRule="atLeast"/>
              <w:rPr>
                <w:ins w:id="4670" w:author="Strzelczyk, Anthony (A.)" w:date="2020-12-17T10:55:00Z"/>
                <w:del w:id="4671" w:author="Strzelczyk, Anthony (A.)" w:date="2021-02-22T11:20:00Z"/>
                <w:rFonts w:cs="Arial"/>
                <w:color w:val="000000"/>
                <w:szCs w:val="22"/>
              </w:rPr>
            </w:pPr>
            <w:ins w:id="4672" w:author="Strzelczyk, Anthony (A.)" w:date="2020-12-17T10:55:00Z">
              <w:del w:id="4673" w:author="Strzelczyk, Anthony (A.)" w:date="2021-02-22T11:20:00Z">
                <w:r w:rsidDel="00D06BF0">
                  <w:rPr>
                    <w:rFonts w:cs="Arial"/>
                    <w:color w:val="000000"/>
                    <w:szCs w:val="22"/>
                  </w:rPr>
                  <w:delText>Front Fog Light is OFF</w:delText>
                </w:r>
              </w:del>
            </w:ins>
          </w:p>
        </w:tc>
      </w:tr>
      <w:tr w:rsidR="00281471" w:rsidDel="00D06BF0" w14:paraId="46262FA8" w14:textId="48C4F372" w:rsidTr="00887624">
        <w:trPr>
          <w:trHeight w:val="20"/>
          <w:ins w:id="4674" w:author="Strzelczyk, Anthony (A.)" w:date="2021-01-29T10:13:00Z"/>
          <w:del w:id="4675" w:author="Strzelczyk, Anthony (A.)" w:date="2021-02-22T11:20:00Z"/>
        </w:trPr>
        <w:tc>
          <w:tcPr>
            <w:tcW w:w="2547" w:type="dxa"/>
            <w:vMerge/>
            <w:tcBorders>
              <w:left w:val="single" w:sz="4" w:space="0" w:color="auto"/>
              <w:right w:val="single" w:sz="4" w:space="0" w:color="auto"/>
            </w:tcBorders>
            <w:vAlign w:val="center"/>
          </w:tcPr>
          <w:p w14:paraId="43065143" w14:textId="79038F1D" w:rsidR="00281471" w:rsidDel="00D06BF0" w:rsidRDefault="00281471" w:rsidP="00281471">
            <w:pPr>
              <w:overflowPunct/>
              <w:autoSpaceDE/>
              <w:autoSpaceDN/>
              <w:adjustRightInd/>
              <w:spacing w:line="240" w:lineRule="atLeast"/>
              <w:rPr>
                <w:ins w:id="4676" w:author="Strzelczyk, Anthony (A.)" w:date="2021-01-29T10:13:00Z"/>
                <w:del w:id="4677" w:author="Strzelczyk, Anthony (A.)" w:date="2021-02-22T11:20:00Z"/>
                <w:rFonts w:cs="Arial"/>
                <w:b/>
                <w:bCs/>
                <w:color w:val="000000"/>
                <w:szCs w:val="22"/>
              </w:rPr>
            </w:pPr>
          </w:p>
        </w:tc>
        <w:tc>
          <w:tcPr>
            <w:tcW w:w="688" w:type="dxa"/>
            <w:tcBorders>
              <w:left w:val="single" w:sz="4" w:space="0" w:color="auto"/>
              <w:right w:val="single" w:sz="4" w:space="0" w:color="auto"/>
            </w:tcBorders>
          </w:tcPr>
          <w:p w14:paraId="64685F1D" w14:textId="0477FBD4" w:rsidR="00281471" w:rsidDel="00D06BF0" w:rsidRDefault="00281471" w:rsidP="00281471">
            <w:pPr>
              <w:spacing w:line="240" w:lineRule="atLeast"/>
              <w:rPr>
                <w:ins w:id="4678" w:author="Strzelczyk, Anthony (A.)" w:date="2021-01-29T10:13:00Z"/>
                <w:del w:id="4679" w:author="Strzelczyk, Anthony (A.)" w:date="2021-02-22T11:20:00Z"/>
                <w:rFonts w:cs="Arial"/>
                <w:color w:val="000000"/>
                <w:sz w:val="14"/>
                <w:szCs w:val="14"/>
              </w:rPr>
            </w:pPr>
            <w:ins w:id="4680" w:author="Strzelczyk, Anthony (A.)" w:date="2021-01-29T10:14:00Z">
              <w:del w:id="4681"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tcPr>
          <w:p w14:paraId="1315CB55" w14:textId="6F91D5D3" w:rsidR="00281471" w:rsidDel="00D06BF0" w:rsidRDefault="00281471" w:rsidP="00281471">
            <w:pPr>
              <w:spacing w:line="240" w:lineRule="atLeast"/>
              <w:rPr>
                <w:ins w:id="4682" w:author="Strzelczyk, Anthony (A.)" w:date="2021-01-29T10:13:00Z"/>
                <w:del w:id="4683" w:author="Strzelczyk, Anthony (A.)" w:date="2021-02-22T11:20:00Z"/>
                <w:rFonts w:cs="Arial"/>
                <w:color w:val="000000"/>
                <w:szCs w:val="22"/>
              </w:rPr>
            </w:pPr>
            <w:ins w:id="4684" w:author="Strzelczyk, Anthony (A.)" w:date="2021-01-29T10:14:00Z">
              <w:del w:id="4685" w:author="Strzelczyk, Anthony (A.)" w:date="2021-02-22T11:20:00Z">
                <w:r w:rsidDel="00D06BF0">
                  <w:rPr>
                    <w:rFonts w:cs="Arial"/>
                    <w:color w:val="000000"/>
                    <w:szCs w:val="22"/>
                  </w:rPr>
                  <w:delText>Ignition is OFF</w:delText>
                </w:r>
              </w:del>
            </w:ins>
          </w:p>
        </w:tc>
      </w:tr>
      <w:tr w:rsidR="00281471" w:rsidDel="00D06BF0" w14:paraId="661E9F14" w14:textId="0F78EB6B" w:rsidTr="00887624">
        <w:trPr>
          <w:trHeight w:val="20"/>
          <w:ins w:id="4686" w:author="Strzelczyk, Anthony (A.)" w:date="2020-12-17T10:55:00Z"/>
          <w:del w:id="4687" w:author="Strzelczyk, Anthony (A.)" w:date="2021-02-22T11:20:00Z"/>
        </w:trPr>
        <w:tc>
          <w:tcPr>
            <w:tcW w:w="2547" w:type="dxa"/>
            <w:vMerge/>
            <w:tcBorders>
              <w:left w:val="single" w:sz="4" w:space="0" w:color="auto"/>
              <w:bottom w:val="single" w:sz="4" w:space="0" w:color="auto"/>
              <w:right w:val="single" w:sz="4" w:space="0" w:color="auto"/>
            </w:tcBorders>
            <w:vAlign w:val="center"/>
          </w:tcPr>
          <w:p w14:paraId="2AF7C140" w14:textId="46BC2FA9" w:rsidR="00281471" w:rsidDel="00D06BF0" w:rsidRDefault="00281471" w:rsidP="00281471">
            <w:pPr>
              <w:overflowPunct/>
              <w:autoSpaceDE/>
              <w:autoSpaceDN/>
              <w:adjustRightInd/>
              <w:spacing w:line="240" w:lineRule="atLeast"/>
              <w:rPr>
                <w:ins w:id="4688" w:author="Strzelczyk, Anthony (A.)" w:date="2020-12-17T10:55:00Z"/>
                <w:del w:id="4689" w:author="Strzelczyk, Anthony (A.)" w:date="2021-02-22T11:20:00Z"/>
                <w:rFonts w:cs="Arial"/>
                <w:b/>
                <w:bCs/>
                <w:color w:val="000000"/>
                <w:szCs w:val="22"/>
              </w:rPr>
            </w:pPr>
          </w:p>
        </w:tc>
        <w:tc>
          <w:tcPr>
            <w:tcW w:w="688" w:type="dxa"/>
            <w:tcBorders>
              <w:left w:val="single" w:sz="4" w:space="0" w:color="auto"/>
              <w:bottom w:val="single" w:sz="4" w:space="0" w:color="auto"/>
              <w:right w:val="single" w:sz="4" w:space="0" w:color="auto"/>
            </w:tcBorders>
          </w:tcPr>
          <w:p w14:paraId="7DBD894A" w14:textId="2AF3BC88" w:rsidR="00281471" w:rsidDel="00D06BF0" w:rsidRDefault="00281471" w:rsidP="00281471">
            <w:pPr>
              <w:spacing w:line="240" w:lineRule="atLeast"/>
              <w:rPr>
                <w:ins w:id="4690" w:author="Strzelczyk, Anthony (A.)" w:date="2020-12-17T10:55:00Z"/>
                <w:del w:id="4691" w:author="Strzelczyk, Anthony (A.)" w:date="2021-02-22T11:20:00Z"/>
                <w:rFonts w:cs="Arial"/>
                <w:color w:val="000000"/>
                <w:szCs w:val="22"/>
              </w:rPr>
            </w:pPr>
            <w:ins w:id="4692" w:author="Strzelczyk, Anthony (A.)" w:date="2021-01-29T10:14:00Z">
              <w:del w:id="4693" w:author="Strzelczyk, Anthony (A.)" w:date="2021-02-22T11:20:00Z">
                <w:r w:rsidDel="00D06BF0">
                  <w:rPr>
                    <w:rFonts w:cs="Arial"/>
                    <w:color w:val="000000"/>
                    <w:sz w:val="14"/>
                    <w:szCs w:val="14"/>
                  </w:rPr>
                  <w:delText>Seq 0</w:delText>
                </w:r>
              </w:del>
            </w:ins>
          </w:p>
        </w:tc>
        <w:tc>
          <w:tcPr>
            <w:tcW w:w="7290" w:type="dxa"/>
            <w:tcBorders>
              <w:top w:val="single" w:sz="4" w:space="0" w:color="auto"/>
              <w:left w:val="single" w:sz="4" w:space="0" w:color="auto"/>
              <w:bottom w:val="single" w:sz="4" w:space="0" w:color="auto"/>
              <w:right w:val="single" w:sz="4" w:space="0" w:color="auto"/>
            </w:tcBorders>
          </w:tcPr>
          <w:p w14:paraId="6B48E24D" w14:textId="5326B84B" w:rsidR="00281471" w:rsidDel="00D06BF0" w:rsidRDefault="00281471" w:rsidP="00281471">
            <w:pPr>
              <w:spacing w:line="240" w:lineRule="atLeast"/>
              <w:rPr>
                <w:ins w:id="4694" w:author="Strzelczyk, Anthony (A.)" w:date="2020-12-17T10:55:00Z"/>
                <w:del w:id="4695" w:author="Strzelczyk, Anthony (A.)" w:date="2021-02-22T11:20:00Z"/>
                <w:rFonts w:cs="Arial"/>
                <w:color w:val="000000"/>
                <w:szCs w:val="22"/>
              </w:rPr>
            </w:pPr>
            <w:ins w:id="4696" w:author="Strzelczyk, Anthony (A.)" w:date="2021-01-29T10:14:00Z">
              <w:del w:id="4697" w:author="Strzelczyk, Anthony (A.)" w:date="2021-02-22T11:20:00Z">
                <w:r w:rsidDel="00D06BF0">
                  <w:rPr>
                    <w:rFonts w:cs="Arial"/>
                    <w:color w:val="000000"/>
                    <w:szCs w:val="22"/>
                  </w:rPr>
                  <w:delText xml:space="preserve">Driver initiates ignition RUN </w:delText>
                </w:r>
              </w:del>
            </w:ins>
          </w:p>
        </w:tc>
      </w:tr>
      <w:tr w:rsidR="00281471" w:rsidDel="00D06BF0" w14:paraId="68198D8C" w14:textId="56EE6BB8" w:rsidTr="00967568">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Change w:id="4698" w:author="Strzelczyk, Anthony (A.)" w:date="2020-12-17T14:48:00Z">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
          </w:tblPrExChange>
        </w:tblPrEx>
        <w:trPr>
          <w:trHeight w:val="255"/>
          <w:ins w:id="4699" w:author="Strzelczyk, Anthony (A.)" w:date="2020-12-17T10:55:00Z"/>
          <w:del w:id="4700" w:author="Strzelczyk, Anthony (A.)" w:date="2021-02-22T11:20:00Z"/>
          <w:trPrChange w:id="4701" w:author="Strzelczyk, Anthony (A.)" w:date="2020-12-17T14:48:00Z">
            <w:trPr>
              <w:trHeight w:val="255"/>
            </w:trPr>
          </w:trPrChange>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4702" w:author="Strzelczyk, Anthony (A.)" w:date="2020-12-17T14:48:00Z">
              <w:tcPr>
                <w:tcW w:w="2547" w:type="dxa"/>
                <w:tcBorders>
                  <w:top w:val="single" w:sz="4" w:space="0" w:color="auto"/>
                  <w:left w:val="single" w:sz="4" w:space="0" w:color="auto"/>
                  <w:right w:val="single" w:sz="4" w:space="0" w:color="auto"/>
                </w:tcBorders>
                <w:shd w:val="clear" w:color="auto" w:fill="D9D9D9" w:themeFill="background1" w:themeFillShade="D9"/>
                <w:hideMark/>
              </w:tcPr>
            </w:tcPrChange>
          </w:tcPr>
          <w:p w14:paraId="3FC9ACE4" w14:textId="783B3E80" w:rsidR="00281471" w:rsidDel="00D06BF0" w:rsidRDefault="00281471" w:rsidP="00281471">
            <w:pPr>
              <w:spacing w:line="240" w:lineRule="atLeast"/>
              <w:rPr>
                <w:ins w:id="4703" w:author="Strzelczyk, Anthony (A.)" w:date="2020-12-17T10:55:00Z"/>
                <w:del w:id="4704" w:author="Strzelczyk, Anthony (A.)" w:date="2021-02-22T11:20:00Z"/>
                <w:rFonts w:cs="Arial"/>
                <w:b/>
                <w:bCs/>
                <w:color w:val="000000"/>
                <w:szCs w:val="22"/>
              </w:rPr>
            </w:pPr>
            <w:ins w:id="4705" w:author="Strzelczyk, Anthony (A.)" w:date="2020-12-17T10:55:00Z">
              <w:del w:id="4706" w:author="Strzelczyk, Anthony (A.)" w:date="2021-02-22T11:20:00Z">
                <w:r w:rsidDel="00D06BF0">
                  <w:rPr>
                    <w:rFonts w:cs="Arial"/>
                    <w:b/>
                    <w:bCs/>
                    <w:color w:val="000000"/>
                    <w:szCs w:val="22"/>
                  </w:rPr>
                  <w:delText>Main Flow</w:delText>
                </w:r>
              </w:del>
            </w:ins>
          </w:p>
        </w:tc>
        <w:tc>
          <w:tcPr>
            <w:tcW w:w="688" w:type="dxa"/>
            <w:tcBorders>
              <w:top w:val="single" w:sz="4" w:space="0" w:color="auto"/>
              <w:left w:val="single" w:sz="4" w:space="0" w:color="auto"/>
              <w:bottom w:val="single" w:sz="4" w:space="0" w:color="auto"/>
              <w:right w:val="single" w:sz="4" w:space="0" w:color="auto"/>
            </w:tcBorders>
            <w:tcPrChange w:id="4707" w:author="Strzelczyk, Anthony (A.)" w:date="2020-12-17T14:48:00Z">
              <w:tcPr>
                <w:tcW w:w="688" w:type="dxa"/>
                <w:tcBorders>
                  <w:top w:val="single" w:sz="4" w:space="0" w:color="auto"/>
                  <w:left w:val="single" w:sz="4" w:space="0" w:color="auto"/>
                  <w:right w:val="single" w:sz="4" w:space="0" w:color="auto"/>
                </w:tcBorders>
              </w:tcPr>
            </w:tcPrChange>
          </w:tcPr>
          <w:p w14:paraId="36FA6C83" w14:textId="3B4985D4" w:rsidR="00281471" w:rsidRPr="001D6A19" w:rsidDel="00D06BF0" w:rsidRDefault="00281471" w:rsidP="00281471">
            <w:pPr>
              <w:spacing w:line="240" w:lineRule="atLeast"/>
              <w:rPr>
                <w:ins w:id="4708" w:author="Strzelczyk, Anthony (A.)" w:date="2020-12-17T10:55:00Z"/>
                <w:del w:id="4709" w:author="Strzelczyk, Anthony (A.)" w:date="2021-02-22T11:20:00Z"/>
                <w:rFonts w:cs="Arial"/>
                <w:color w:val="000000"/>
                <w:sz w:val="14"/>
                <w:szCs w:val="14"/>
              </w:rPr>
            </w:pPr>
            <w:ins w:id="4710" w:author="Strzelczyk, Anthony (A.)" w:date="2020-12-17T10:55:00Z">
              <w:del w:id="4711" w:author="Strzelczyk, Anthony (A.)" w:date="2021-02-22T11:20:00Z">
                <w:r w:rsidDel="00D06BF0">
                  <w:rPr>
                    <w:rFonts w:cs="Arial"/>
                    <w:color w:val="000000"/>
                    <w:sz w:val="14"/>
                    <w:szCs w:val="14"/>
                  </w:rPr>
                  <w:delText>Seq</w:delText>
                </w:r>
                <w:r w:rsidRPr="001D6A19" w:rsidDel="00D06BF0">
                  <w:rPr>
                    <w:rFonts w:cs="Arial"/>
                    <w:color w:val="000000"/>
                    <w:sz w:val="14"/>
                    <w:szCs w:val="14"/>
                  </w:rPr>
                  <w:delText xml:space="preserve"> 1</w:delText>
                </w:r>
              </w:del>
            </w:ins>
          </w:p>
        </w:tc>
        <w:tc>
          <w:tcPr>
            <w:tcW w:w="7290" w:type="dxa"/>
            <w:tcBorders>
              <w:top w:val="single" w:sz="4" w:space="0" w:color="auto"/>
              <w:left w:val="single" w:sz="4" w:space="0" w:color="auto"/>
              <w:bottom w:val="single" w:sz="4" w:space="0" w:color="auto"/>
              <w:right w:val="single" w:sz="4" w:space="0" w:color="auto"/>
            </w:tcBorders>
            <w:hideMark/>
            <w:tcPrChange w:id="4712" w:author="Strzelczyk, Anthony (A.)" w:date="2020-12-17T14:48:00Z">
              <w:tcPr>
                <w:tcW w:w="7290" w:type="dxa"/>
                <w:tcBorders>
                  <w:top w:val="single" w:sz="4" w:space="0" w:color="auto"/>
                  <w:left w:val="single" w:sz="4" w:space="0" w:color="auto"/>
                  <w:bottom w:val="single" w:sz="4" w:space="0" w:color="auto"/>
                  <w:right w:val="single" w:sz="4" w:space="0" w:color="auto"/>
                </w:tcBorders>
                <w:hideMark/>
              </w:tcPr>
            </w:tcPrChange>
          </w:tcPr>
          <w:p w14:paraId="4021B495" w14:textId="49FBAB7B" w:rsidR="00281471" w:rsidDel="00D06BF0" w:rsidRDefault="00281471">
            <w:pPr>
              <w:spacing w:line="240" w:lineRule="atLeast"/>
              <w:rPr>
                <w:ins w:id="4713" w:author="Strzelczyk, Anthony (A.)" w:date="2020-12-17T10:55:00Z"/>
                <w:del w:id="4714" w:author="Strzelczyk, Anthony (A.)" w:date="2021-02-22T11:20:00Z"/>
                <w:rFonts w:cs="Arial"/>
                <w:color w:val="000000"/>
                <w:szCs w:val="22"/>
              </w:rPr>
            </w:pPr>
            <w:ins w:id="4715" w:author="Strzelczyk, Anthony (A.)" w:date="2021-01-29T10:12:00Z">
              <w:del w:id="4716" w:author="Strzelczyk, Anthony (A.)" w:date="2021-02-22T11:20:00Z">
                <w:r w:rsidDel="00D06BF0">
                  <w:rPr>
                    <w:rFonts w:cs="Arial"/>
                    <w:color w:val="000000"/>
                    <w:szCs w:val="22"/>
                  </w:rPr>
                  <w:delText>Driver</w:delText>
                </w:r>
              </w:del>
            </w:ins>
            <w:ins w:id="4717" w:author="Strzelczyk, Anthony (A.)" w:date="2020-12-17T10:55:00Z">
              <w:del w:id="4718" w:author="Strzelczyk, Anthony (A.)" w:date="2021-02-22T11:20:00Z">
                <w:r w:rsidDel="00D06BF0">
                  <w:rPr>
                    <w:rFonts w:cs="Arial"/>
                    <w:color w:val="000000"/>
                    <w:szCs w:val="22"/>
                  </w:rPr>
                  <w:delText xml:space="preserve"> </w:delText>
                </w:r>
              </w:del>
            </w:ins>
            <w:ins w:id="4719" w:author="Strzelczyk, Anthony (A.)" w:date="2021-01-29T10:16:00Z">
              <w:del w:id="4720" w:author="Strzelczyk, Anthony (A.)" w:date="2021-02-22T11:20:00Z">
                <w:r w:rsidDel="00D06BF0">
                  <w:rPr>
                    <w:rFonts w:cs="Arial"/>
                    <w:color w:val="000000"/>
                    <w:szCs w:val="22"/>
                  </w:rPr>
                  <w:delText>request</w:delText>
                </w:r>
              </w:del>
            </w:ins>
            <w:ins w:id="4721" w:author="Strzelczyk, Anthony (A.)" w:date="2020-12-17T10:55:00Z">
              <w:del w:id="4722" w:author="Strzelczyk, Anthony (A.)" w:date="2021-02-22T11:20:00Z">
                <w:r w:rsidDel="00D06BF0">
                  <w:rPr>
                    <w:rFonts w:cs="Arial"/>
                    <w:color w:val="000000"/>
                    <w:szCs w:val="22"/>
                  </w:rPr>
                  <w:delText xml:space="preserve"> </w:delText>
                </w:r>
              </w:del>
            </w:ins>
            <w:ins w:id="4723" w:author="Strzelczyk, Anthony (A.)" w:date="2021-01-29T10:14:00Z">
              <w:del w:id="4724" w:author="Strzelczyk, Anthony (A.)" w:date="2021-02-22T11:20:00Z">
                <w:r w:rsidDel="00D06BF0">
                  <w:rPr>
                    <w:rFonts w:cs="Arial"/>
                    <w:color w:val="000000"/>
                    <w:szCs w:val="22"/>
                  </w:rPr>
                  <w:delText>Front Fog</w:delText>
                </w:r>
              </w:del>
            </w:ins>
            <w:ins w:id="4725" w:author="Strzelczyk, Anthony (A.)" w:date="2020-12-17T10:55:00Z">
              <w:del w:id="4726" w:author="Strzelczyk, Anthony (A.)" w:date="2021-02-22T11:20:00Z">
                <w:r w:rsidDel="00D06BF0">
                  <w:rPr>
                    <w:rFonts w:cs="Arial"/>
                    <w:color w:val="000000"/>
                    <w:szCs w:val="22"/>
                  </w:rPr>
                  <w:delText xml:space="preserve"> </w:delText>
                </w:r>
              </w:del>
            </w:ins>
          </w:p>
        </w:tc>
      </w:tr>
      <w:tr w:rsidR="00281471" w:rsidDel="00D06BF0" w14:paraId="0EB9E0B7" w14:textId="258AD6D2" w:rsidTr="00967568">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Change w:id="4727" w:author="Strzelczyk, Anthony (A.)" w:date="2020-12-17T14:48:00Z">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
          </w:tblPrExChange>
        </w:tblPrEx>
        <w:trPr>
          <w:trHeight w:val="255"/>
          <w:ins w:id="4728" w:author="Strzelczyk, Anthony (A.)" w:date="2020-12-17T14:48:00Z"/>
          <w:del w:id="4729" w:author="Strzelczyk, Anthony (A.)" w:date="2021-02-22T11:20:00Z"/>
          <w:trPrChange w:id="4730" w:author="Strzelczyk, Anthony (A.)" w:date="2020-12-17T14:48:00Z">
            <w:trPr>
              <w:trHeight w:val="255"/>
            </w:trPr>
          </w:trPrChange>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Change w:id="4731" w:author="Strzelczyk, Anthony (A.)" w:date="2020-12-17T14:48:00Z">
              <w:tcPr>
                <w:tcW w:w="2547" w:type="dxa"/>
                <w:tcBorders>
                  <w:top w:val="single" w:sz="4" w:space="0" w:color="auto"/>
                  <w:left w:val="single" w:sz="4" w:space="0" w:color="auto"/>
                  <w:right w:val="single" w:sz="4" w:space="0" w:color="auto"/>
                </w:tcBorders>
                <w:shd w:val="clear" w:color="auto" w:fill="D9D9D9" w:themeFill="background1" w:themeFillShade="D9"/>
              </w:tcPr>
            </w:tcPrChange>
          </w:tcPr>
          <w:p w14:paraId="43FD83B0" w14:textId="13D2ECF7" w:rsidR="00281471" w:rsidDel="00D06BF0" w:rsidRDefault="00281471" w:rsidP="00281471">
            <w:pPr>
              <w:spacing w:line="240" w:lineRule="atLeast"/>
              <w:rPr>
                <w:ins w:id="4732" w:author="Strzelczyk, Anthony (A.)" w:date="2020-12-17T14:48:00Z"/>
                <w:del w:id="4733" w:author="Strzelczyk, Anthony (A.)" w:date="2021-02-22T11:20:00Z"/>
                <w:rFonts w:cs="Arial"/>
                <w:b/>
                <w:bCs/>
                <w:color w:val="000000"/>
                <w:szCs w:val="22"/>
              </w:rPr>
            </w:pPr>
            <w:ins w:id="4734" w:author="Strzelczyk, Anthony (A.)" w:date="2020-12-17T14:48:00Z">
              <w:del w:id="4735" w:author="Strzelczyk, Anthony (A.)" w:date="2021-02-22T11:20:00Z">
                <w:r w:rsidDel="00D06BF0">
                  <w:rPr>
                    <w:rFonts w:cs="Arial"/>
                    <w:b/>
                    <w:bCs/>
                    <w:color w:val="000000"/>
                    <w:szCs w:val="22"/>
                  </w:rPr>
                  <w:delText>Alternative Flow</w:delText>
                </w:r>
              </w:del>
            </w:ins>
          </w:p>
        </w:tc>
        <w:tc>
          <w:tcPr>
            <w:tcW w:w="688" w:type="dxa"/>
            <w:tcBorders>
              <w:top w:val="single" w:sz="4" w:space="0" w:color="auto"/>
              <w:left w:val="single" w:sz="4" w:space="0" w:color="auto"/>
              <w:bottom w:val="single" w:sz="4" w:space="0" w:color="auto"/>
              <w:right w:val="single" w:sz="4" w:space="0" w:color="auto"/>
            </w:tcBorders>
            <w:tcPrChange w:id="4736" w:author="Strzelczyk, Anthony (A.)" w:date="2020-12-17T14:48:00Z">
              <w:tcPr>
                <w:tcW w:w="688" w:type="dxa"/>
                <w:tcBorders>
                  <w:top w:val="single" w:sz="4" w:space="0" w:color="auto"/>
                  <w:left w:val="single" w:sz="4" w:space="0" w:color="auto"/>
                  <w:right w:val="single" w:sz="4" w:space="0" w:color="auto"/>
                </w:tcBorders>
              </w:tcPr>
            </w:tcPrChange>
          </w:tcPr>
          <w:p w14:paraId="6FB1CF0D" w14:textId="1DD97C93" w:rsidR="00281471" w:rsidDel="00D06BF0" w:rsidRDefault="00281471" w:rsidP="00281471">
            <w:pPr>
              <w:spacing w:line="240" w:lineRule="atLeast"/>
              <w:rPr>
                <w:ins w:id="4737" w:author="Strzelczyk, Anthony (A.)" w:date="2020-12-17T14:48:00Z"/>
                <w:del w:id="4738"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Change w:id="4739" w:author="Strzelczyk, Anthony (A.)" w:date="2020-12-17T14:48:00Z">
              <w:tcPr>
                <w:tcW w:w="7290" w:type="dxa"/>
                <w:tcBorders>
                  <w:top w:val="single" w:sz="4" w:space="0" w:color="auto"/>
                  <w:left w:val="single" w:sz="4" w:space="0" w:color="auto"/>
                  <w:bottom w:val="single" w:sz="4" w:space="0" w:color="auto"/>
                  <w:right w:val="single" w:sz="4" w:space="0" w:color="auto"/>
                </w:tcBorders>
              </w:tcPr>
            </w:tcPrChange>
          </w:tcPr>
          <w:p w14:paraId="136116F1" w14:textId="3B8CD9C3" w:rsidR="00281471" w:rsidDel="00D06BF0" w:rsidRDefault="00281471" w:rsidP="00281471">
            <w:pPr>
              <w:spacing w:line="240" w:lineRule="atLeast"/>
              <w:rPr>
                <w:ins w:id="4740" w:author="Strzelczyk, Anthony (A.)" w:date="2020-12-17T14:48:00Z"/>
                <w:del w:id="4741" w:author="Strzelczyk, Anthony (A.)" w:date="2021-02-22T11:20:00Z"/>
                <w:rFonts w:cs="Arial"/>
                <w:color w:val="000000"/>
                <w:szCs w:val="22"/>
              </w:rPr>
            </w:pPr>
          </w:p>
        </w:tc>
      </w:tr>
      <w:tr w:rsidR="00281471" w:rsidDel="00D06BF0" w14:paraId="072386D2" w14:textId="080FC4DB" w:rsidTr="00967568">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Change w:id="4742" w:author="Strzelczyk, Anthony (A.)" w:date="2020-12-17T14:49:00Z">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
          </w:tblPrExChange>
        </w:tblPrEx>
        <w:trPr>
          <w:trHeight w:val="255"/>
          <w:ins w:id="4743" w:author="Strzelczyk, Anthony (A.)" w:date="2020-12-17T14:48:00Z"/>
          <w:del w:id="4744" w:author="Strzelczyk, Anthony (A.)" w:date="2021-02-22T11:20:00Z"/>
          <w:trPrChange w:id="4745" w:author="Strzelczyk, Anthony (A.)" w:date="2020-12-17T14:49:00Z">
            <w:trPr>
              <w:trHeight w:val="255"/>
            </w:trPr>
          </w:trPrChange>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Change w:id="4746" w:author="Strzelczyk, Anthony (A.)" w:date="2020-12-17T14:49:00Z">
              <w:tcPr>
                <w:tcW w:w="2547" w:type="dxa"/>
                <w:tcBorders>
                  <w:top w:val="single" w:sz="4" w:space="0" w:color="auto"/>
                  <w:left w:val="single" w:sz="4" w:space="0" w:color="auto"/>
                  <w:right w:val="single" w:sz="4" w:space="0" w:color="auto"/>
                </w:tcBorders>
                <w:shd w:val="clear" w:color="auto" w:fill="D9D9D9" w:themeFill="background1" w:themeFillShade="D9"/>
              </w:tcPr>
            </w:tcPrChange>
          </w:tcPr>
          <w:p w14:paraId="138C674A" w14:textId="31DED918" w:rsidR="00281471" w:rsidDel="00D06BF0" w:rsidRDefault="00281471" w:rsidP="00281471">
            <w:pPr>
              <w:spacing w:line="240" w:lineRule="atLeast"/>
              <w:rPr>
                <w:ins w:id="4747" w:author="Strzelczyk, Anthony (A.)" w:date="2020-12-17T14:48:00Z"/>
                <w:del w:id="4748" w:author="Strzelczyk, Anthony (A.)" w:date="2021-02-22T11:20:00Z"/>
                <w:rFonts w:cs="Arial"/>
                <w:b/>
                <w:bCs/>
                <w:color w:val="000000"/>
                <w:szCs w:val="22"/>
              </w:rPr>
            </w:pPr>
            <w:ins w:id="4749" w:author="Strzelczyk, Anthony (A.)" w:date="2020-12-17T14:48:00Z">
              <w:del w:id="4750" w:author="Strzelczyk, Anthony (A.)" w:date="2021-02-22T11:20:00Z">
                <w:r w:rsidDel="00D06BF0">
                  <w:rPr>
                    <w:rFonts w:cs="Arial"/>
                    <w:b/>
                    <w:bCs/>
                    <w:color w:val="000000"/>
                    <w:szCs w:val="22"/>
                  </w:rPr>
                  <w:delText>Post Condition</w:delText>
                </w:r>
              </w:del>
            </w:ins>
          </w:p>
        </w:tc>
        <w:tc>
          <w:tcPr>
            <w:tcW w:w="688" w:type="dxa"/>
            <w:tcBorders>
              <w:top w:val="single" w:sz="4" w:space="0" w:color="auto"/>
              <w:left w:val="single" w:sz="4" w:space="0" w:color="auto"/>
              <w:bottom w:val="single" w:sz="4" w:space="0" w:color="auto"/>
              <w:right w:val="single" w:sz="4" w:space="0" w:color="auto"/>
            </w:tcBorders>
            <w:tcPrChange w:id="4751" w:author="Strzelczyk, Anthony (A.)" w:date="2020-12-17T14:49:00Z">
              <w:tcPr>
                <w:tcW w:w="688" w:type="dxa"/>
                <w:tcBorders>
                  <w:top w:val="single" w:sz="4" w:space="0" w:color="auto"/>
                  <w:left w:val="single" w:sz="4" w:space="0" w:color="auto"/>
                  <w:right w:val="single" w:sz="4" w:space="0" w:color="auto"/>
                </w:tcBorders>
              </w:tcPr>
            </w:tcPrChange>
          </w:tcPr>
          <w:p w14:paraId="0C633BBB" w14:textId="4D3B3460" w:rsidR="00281471" w:rsidDel="00D06BF0" w:rsidRDefault="00281471" w:rsidP="00281471">
            <w:pPr>
              <w:spacing w:line="240" w:lineRule="atLeast"/>
              <w:rPr>
                <w:ins w:id="4752" w:author="Strzelczyk, Anthony (A.)" w:date="2020-12-17T14:48:00Z"/>
                <w:del w:id="4753"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Change w:id="4754" w:author="Strzelczyk, Anthony (A.)" w:date="2020-12-17T14:49:00Z">
              <w:tcPr>
                <w:tcW w:w="7290" w:type="dxa"/>
                <w:tcBorders>
                  <w:top w:val="single" w:sz="4" w:space="0" w:color="auto"/>
                  <w:left w:val="single" w:sz="4" w:space="0" w:color="auto"/>
                  <w:bottom w:val="single" w:sz="4" w:space="0" w:color="auto"/>
                  <w:right w:val="single" w:sz="4" w:space="0" w:color="auto"/>
                </w:tcBorders>
              </w:tcPr>
            </w:tcPrChange>
          </w:tcPr>
          <w:p w14:paraId="55F7311A" w14:textId="0ACA2590" w:rsidR="00281471" w:rsidDel="00D06BF0" w:rsidRDefault="00885F23" w:rsidP="00281471">
            <w:pPr>
              <w:spacing w:line="240" w:lineRule="atLeast"/>
              <w:rPr>
                <w:ins w:id="4755" w:author="Strzelczyk, Anthony (A.)" w:date="2020-12-17T14:48:00Z"/>
                <w:del w:id="4756" w:author="Strzelczyk, Anthony (A.)" w:date="2021-02-22T11:20:00Z"/>
                <w:rFonts w:cs="Arial"/>
                <w:color w:val="000000"/>
                <w:szCs w:val="22"/>
              </w:rPr>
            </w:pPr>
            <w:ins w:id="4757" w:author="Strzelczyk, Anthony (A.)" w:date="2021-01-29T10:35:00Z">
              <w:del w:id="4758" w:author="Strzelczyk, Anthony (A.)" w:date="2021-02-22T11:20:00Z">
                <w:r w:rsidDel="00D06BF0">
                  <w:rPr>
                    <w:rFonts w:cs="Arial"/>
                    <w:color w:val="000000"/>
                    <w:szCs w:val="22"/>
                  </w:rPr>
                  <w:delText xml:space="preserve">Exterior </w:delText>
                </w:r>
              </w:del>
            </w:ins>
            <w:ins w:id="4759" w:author="Strzelczyk, Anthony (A.)" w:date="2021-01-29T10:29:00Z">
              <w:del w:id="4760" w:author="Strzelczyk, Anthony (A.)" w:date="2021-02-22T11:20:00Z">
                <w:r w:rsidDel="00D06BF0">
                  <w:rPr>
                    <w:rFonts w:cs="Arial"/>
                    <w:color w:val="000000"/>
                    <w:szCs w:val="22"/>
                  </w:rPr>
                  <w:delText>Front Fog Lamps turn ON.</w:delText>
                </w:r>
              </w:del>
            </w:ins>
          </w:p>
        </w:tc>
      </w:tr>
      <w:tr w:rsidR="00281471" w:rsidDel="00D06BF0" w14:paraId="3572E338" w14:textId="4B3D53D2" w:rsidTr="00887624">
        <w:trPr>
          <w:trHeight w:val="255"/>
          <w:ins w:id="4761" w:author="Strzelczyk, Anthony (A.)" w:date="2020-12-17T14:49:00Z"/>
          <w:del w:id="4762"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3DAF9710" w14:textId="70985DDF" w:rsidR="00281471" w:rsidDel="00D06BF0" w:rsidRDefault="00281471" w:rsidP="00281471">
            <w:pPr>
              <w:spacing w:line="240" w:lineRule="atLeast"/>
              <w:rPr>
                <w:ins w:id="4763" w:author="Strzelczyk, Anthony (A.)" w:date="2020-12-17T14:49:00Z"/>
                <w:del w:id="4764" w:author="Strzelczyk, Anthony (A.)" w:date="2021-02-22T11:20:00Z"/>
                <w:rFonts w:cs="Arial"/>
                <w:b/>
                <w:bCs/>
                <w:color w:val="000000"/>
                <w:szCs w:val="22"/>
              </w:rPr>
            </w:pPr>
            <w:ins w:id="4765" w:author="Strzelczyk, Anthony (A.)" w:date="2020-12-17T14:49:00Z">
              <w:del w:id="4766" w:author="Strzelczyk, Anthony (A.)" w:date="2021-02-22T11:20:00Z">
                <w:r w:rsidDel="00D06BF0">
                  <w:rPr>
                    <w:rFonts w:cs="Arial"/>
                    <w:b/>
                    <w:bCs/>
                    <w:color w:val="000000"/>
                    <w:szCs w:val="22"/>
                  </w:rPr>
                  <w:delText>Exception Flows</w:delText>
                </w:r>
              </w:del>
            </w:ins>
          </w:p>
        </w:tc>
        <w:tc>
          <w:tcPr>
            <w:tcW w:w="688" w:type="dxa"/>
            <w:tcBorders>
              <w:top w:val="single" w:sz="4" w:space="0" w:color="auto"/>
              <w:left w:val="single" w:sz="4" w:space="0" w:color="auto"/>
              <w:right w:val="single" w:sz="4" w:space="0" w:color="auto"/>
            </w:tcBorders>
          </w:tcPr>
          <w:p w14:paraId="14432418" w14:textId="20561831" w:rsidR="00281471" w:rsidDel="00D06BF0" w:rsidRDefault="00281471" w:rsidP="00281471">
            <w:pPr>
              <w:spacing w:line="240" w:lineRule="atLeast"/>
              <w:rPr>
                <w:ins w:id="4767" w:author="Strzelczyk, Anthony (A.)" w:date="2020-12-17T14:49:00Z"/>
                <w:del w:id="4768"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6ECC7A0B" w14:textId="21EAE419" w:rsidR="00281471" w:rsidDel="00D06BF0" w:rsidRDefault="00281471" w:rsidP="00281471">
            <w:pPr>
              <w:spacing w:line="240" w:lineRule="atLeast"/>
              <w:rPr>
                <w:ins w:id="4769" w:author="Strzelczyk, Anthony (A.)" w:date="2020-12-17T14:49:00Z"/>
                <w:del w:id="4770" w:author="Strzelczyk, Anthony (A.)" w:date="2021-02-22T11:20:00Z"/>
                <w:rFonts w:cs="Arial"/>
                <w:color w:val="000000"/>
                <w:szCs w:val="22"/>
              </w:rPr>
            </w:pPr>
          </w:p>
        </w:tc>
      </w:tr>
    </w:tbl>
    <w:p w14:paraId="56A91764" w14:textId="0AC576BC" w:rsidR="00C6207C" w:rsidDel="00D06BF0" w:rsidRDefault="00C6207C" w:rsidP="000560BB">
      <w:pPr>
        <w:rPr>
          <w:ins w:id="4771" w:author="Strzelczyk, Anthony (A.)" w:date="2020-12-17T11:15:00Z"/>
          <w:del w:id="4772" w:author="Strzelczyk, Anthony (A.)" w:date="2021-02-22T11:20:00Z"/>
          <w:rFonts w:cs="Arial"/>
        </w:rPr>
      </w:pPr>
    </w:p>
    <w:p w14:paraId="0C4F7795" w14:textId="5468BCCC" w:rsidR="000560BB" w:rsidRPr="004051D0" w:rsidDel="00D06BF0" w:rsidRDefault="000560BB" w:rsidP="000560BB">
      <w:pPr>
        <w:rPr>
          <w:ins w:id="4773" w:author="Strzelczyk, Anthony (A.)" w:date="2020-12-17T09:08:00Z"/>
          <w:del w:id="4774" w:author="Strzelczyk, Anthony (A.)" w:date="2021-02-22T11:2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560BB" w:rsidRPr="004051D0" w:rsidDel="00D06BF0" w14:paraId="480A4746" w14:textId="240EAE93" w:rsidTr="00887624">
        <w:trPr>
          <w:gridAfter w:val="1"/>
          <w:wAfter w:w="15" w:type="dxa"/>
          <w:hidden/>
          <w:ins w:id="4775" w:author="Strzelczyk, Anthony (A.)" w:date="2020-12-17T09:08:00Z"/>
          <w:del w:id="4776" w:author="Strzelczyk, Anthony (A.)" w:date="2021-02-22T11:2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AB41DB" w14:textId="0313A788" w:rsidR="000560BB" w:rsidRPr="004051D0" w:rsidDel="00D06BF0" w:rsidRDefault="000560BB" w:rsidP="00887624">
            <w:pPr>
              <w:rPr>
                <w:ins w:id="4777" w:author="Strzelczyk, Anthony (A.)" w:date="2020-12-17T09:08:00Z"/>
                <w:del w:id="4778" w:author="Strzelczyk, Anthony (A.)" w:date="2021-02-22T11:20:00Z"/>
                <w:rFonts w:eastAsiaTheme="minorHAnsi" w:cs="Arial"/>
                <w:bCs/>
                <w:vanish/>
                <w:color w:val="808080" w:themeColor="background1" w:themeShade="80"/>
                <w:sz w:val="16"/>
                <w:szCs w:val="14"/>
              </w:rPr>
            </w:pPr>
            <w:ins w:id="4779" w:author="Strzelczyk, Anthony (A.)" w:date="2020-12-17T09:08:00Z">
              <w:del w:id="4780" w:author="Strzelczyk, Anthony (A.)" w:date="2021-02-22T11:20:00Z">
                <w:r w:rsidRPr="004051D0" w:rsidDel="00D06BF0">
                  <w:rPr>
                    <w:rFonts w:cs="Arial"/>
                    <w:bCs/>
                    <w:vanish/>
                    <w:color w:val="808080" w:themeColor="background1" w:themeShade="80"/>
                    <w:sz w:val="16"/>
                    <w:szCs w:val="14"/>
                  </w:rPr>
                  <w:delText>Requirement ID: ###</w:delText>
                </w:r>
                <w:r w:rsidDel="00D06BF0">
                  <w:rPr>
                    <w:rFonts w:cs="Arial"/>
                    <w:bCs/>
                    <w:vanish/>
                    <w:color w:val="808080" w:themeColor="background1" w:themeShade="80"/>
                    <w:sz w:val="16"/>
                    <w:szCs w:val="14"/>
                  </w:rPr>
                  <w:delText>R_F_Operator initiation of Front Fog Light_00042</w:delText>
                </w:r>
                <w:r w:rsidRPr="004051D0" w:rsidDel="00D06BF0">
                  <w:rPr>
                    <w:rFonts w:cs="Arial"/>
                    <w:bCs/>
                    <w:vanish/>
                    <w:color w:val="808080" w:themeColor="background1" w:themeShade="80"/>
                    <w:sz w:val="16"/>
                    <w:szCs w:val="14"/>
                  </w:rPr>
                  <w:delText>###</w:delText>
                </w:r>
              </w:del>
            </w:ins>
          </w:p>
        </w:tc>
      </w:tr>
      <w:tr w:rsidR="000560BB" w:rsidRPr="004051D0" w:rsidDel="00D06BF0" w14:paraId="0989A28E" w14:textId="60218A66" w:rsidTr="00887624">
        <w:trPr>
          <w:hidden/>
          <w:ins w:id="4781" w:author="Strzelczyk, Anthony (A.)" w:date="2020-12-17T09:08:00Z"/>
          <w:del w:id="4782"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D24AA" w14:textId="1B279995" w:rsidR="000560BB" w:rsidRPr="004051D0" w:rsidDel="00D06BF0" w:rsidRDefault="000560BB" w:rsidP="00887624">
            <w:pPr>
              <w:rPr>
                <w:ins w:id="4783" w:author="Strzelczyk, Anthony (A.)" w:date="2020-12-17T09:08:00Z"/>
                <w:del w:id="4784" w:author="Strzelczyk, Anthony (A.)" w:date="2021-02-22T11:20:00Z"/>
                <w:rFonts w:eastAsiaTheme="minorHAnsi" w:cs="Arial"/>
                <w:b/>
                <w:bCs/>
                <w:vanish/>
                <w:sz w:val="16"/>
                <w:szCs w:val="14"/>
              </w:rPr>
            </w:pPr>
            <w:ins w:id="4785" w:author="Strzelczyk, Anthony (A.)" w:date="2020-12-17T09:08:00Z">
              <w:del w:id="4786" w:author="Strzelczyk, Anthony (A.)" w:date="2021-02-22T11:20:00Z">
                <w:r w:rsidRPr="004051D0" w:rsidDel="00D06BF0">
                  <w:rPr>
                    <w:rFonts w:cs="Arial"/>
                    <w:b/>
                    <w:bCs/>
                    <w:vanish/>
                    <w:sz w:val="16"/>
                    <w:szCs w:val="14"/>
                  </w:rPr>
                  <w:delText>Rationale</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47E9A" w14:textId="593BA479" w:rsidR="000560BB" w:rsidRPr="004051D0" w:rsidDel="00D06BF0" w:rsidRDefault="000560BB" w:rsidP="00887624">
            <w:pPr>
              <w:rPr>
                <w:ins w:id="4787" w:author="Strzelczyk, Anthony (A.)" w:date="2020-12-17T09:08:00Z"/>
                <w:del w:id="4788" w:author="Strzelczyk, Anthony (A.)" w:date="2021-02-22T11:20:00Z"/>
                <w:rFonts w:cs="Arial"/>
                <w:vanish/>
                <w:color w:val="000000" w:themeColor="text1"/>
                <w:sz w:val="16"/>
                <w:szCs w:val="14"/>
              </w:rPr>
            </w:pPr>
          </w:p>
        </w:tc>
      </w:tr>
      <w:tr w:rsidR="000560BB" w:rsidRPr="004051D0" w:rsidDel="00D06BF0" w14:paraId="3E6DB7E4" w14:textId="3ED94CAE" w:rsidTr="00887624">
        <w:trPr>
          <w:hidden/>
          <w:ins w:id="4789" w:author="Strzelczyk, Anthony (A.)" w:date="2020-12-17T09:08:00Z"/>
          <w:del w:id="4790"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2DD571" w14:textId="58BE47EB" w:rsidR="000560BB" w:rsidRPr="004051D0" w:rsidDel="00D06BF0" w:rsidRDefault="000560BB" w:rsidP="00887624">
            <w:pPr>
              <w:rPr>
                <w:ins w:id="4791" w:author="Strzelczyk, Anthony (A.)" w:date="2020-12-17T09:08:00Z"/>
                <w:del w:id="4792" w:author="Strzelczyk, Anthony (A.)" w:date="2021-02-22T11:20:00Z"/>
                <w:rFonts w:eastAsiaTheme="minorHAnsi" w:cs="Arial"/>
                <w:b/>
                <w:bCs/>
                <w:vanish/>
                <w:sz w:val="16"/>
                <w:szCs w:val="14"/>
              </w:rPr>
            </w:pPr>
            <w:ins w:id="4793" w:author="Strzelczyk, Anthony (A.)" w:date="2020-12-17T09:08:00Z">
              <w:del w:id="4794" w:author="Strzelczyk, Anthony (A.)" w:date="2021-02-22T11:20:00Z">
                <w:r w:rsidRPr="004051D0" w:rsidDel="00D06BF0">
                  <w:rPr>
                    <w:rFonts w:cs="Arial"/>
                    <w:b/>
                    <w:bCs/>
                    <w:vanish/>
                    <w:sz w:val="16"/>
                    <w:szCs w:val="14"/>
                  </w:rPr>
                  <w:delText>Acceptance Criteria</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1F7D6" w14:textId="16D9DBFE" w:rsidR="000560BB" w:rsidRPr="004051D0" w:rsidDel="00D06BF0" w:rsidRDefault="000560BB" w:rsidP="00887624">
            <w:pPr>
              <w:rPr>
                <w:ins w:id="4795" w:author="Strzelczyk, Anthony (A.)" w:date="2020-12-17T09:08:00Z"/>
                <w:del w:id="4796" w:author="Strzelczyk, Anthony (A.)" w:date="2021-02-22T11:20:00Z"/>
                <w:rFonts w:cs="Arial"/>
                <w:vanish/>
                <w:color w:val="000000" w:themeColor="text1"/>
                <w:sz w:val="16"/>
                <w:szCs w:val="14"/>
              </w:rPr>
            </w:pPr>
          </w:p>
        </w:tc>
      </w:tr>
      <w:tr w:rsidR="000560BB" w:rsidRPr="004051D0" w:rsidDel="00D06BF0" w14:paraId="2FF0AE5C" w14:textId="7F27F88E" w:rsidTr="00887624">
        <w:trPr>
          <w:hidden/>
          <w:ins w:id="4797" w:author="Strzelczyk, Anthony (A.)" w:date="2020-12-17T09:08:00Z"/>
          <w:del w:id="4798"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48451" w14:textId="3986C47B" w:rsidR="000560BB" w:rsidRPr="004051D0" w:rsidDel="00D06BF0" w:rsidRDefault="000560BB" w:rsidP="00887624">
            <w:pPr>
              <w:rPr>
                <w:ins w:id="4799" w:author="Strzelczyk, Anthony (A.)" w:date="2020-12-17T09:08:00Z"/>
                <w:del w:id="4800" w:author="Strzelczyk, Anthony (A.)" w:date="2021-02-22T11:20:00Z"/>
                <w:rFonts w:cs="Arial"/>
                <w:vanish/>
                <w:sz w:val="16"/>
                <w:szCs w:val="14"/>
              </w:rPr>
            </w:pPr>
            <w:ins w:id="4801" w:author="Strzelczyk, Anthony (A.)" w:date="2020-12-17T09:08:00Z">
              <w:del w:id="4802" w:author="Strzelczyk, Anthony (A.)" w:date="2021-02-22T11:20:00Z">
                <w:r w:rsidRPr="004051D0" w:rsidDel="00D06BF0">
                  <w:rPr>
                    <w:rFonts w:cs="Arial"/>
                    <w:b/>
                    <w:bCs/>
                    <w:vanish/>
                    <w:sz w:val="16"/>
                    <w:szCs w:val="14"/>
                  </w:rPr>
                  <w:delText>Notes</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4CCC7" w14:textId="022C78EE" w:rsidR="000560BB" w:rsidRPr="004051D0" w:rsidDel="00D06BF0" w:rsidRDefault="000560BB" w:rsidP="00887624">
            <w:pPr>
              <w:rPr>
                <w:ins w:id="4803" w:author="Strzelczyk, Anthony (A.)" w:date="2020-12-17T09:08:00Z"/>
                <w:del w:id="4804" w:author="Strzelczyk, Anthony (A.)" w:date="2021-02-22T11:20:00Z"/>
                <w:rFonts w:cs="Arial"/>
                <w:vanish/>
                <w:color w:val="000000" w:themeColor="text1"/>
                <w:sz w:val="16"/>
                <w:szCs w:val="14"/>
              </w:rPr>
            </w:pPr>
          </w:p>
        </w:tc>
      </w:tr>
      <w:tr w:rsidR="000560BB" w:rsidRPr="004051D0" w:rsidDel="00D06BF0" w14:paraId="71F04CBD" w14:textId="0FC254FB" w:rsidTr="00887624">
        <w:trPr>
          <w:hidden/>
          <w:ins w:id="4805" w:author="Strzelczyk, Anthony (A.)" w:date="2020-12-17T09:08:00Z"/>
          <w:del w:id="4806"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DBE83" w14:textId="6E77677C" w:rsidR="000560BB" w:rsidRPr="004051D0" w:rsidDel="00D06BF0" w:rsidRDefault="000560BB" w:rsidP="00887624">
            <w:pPr>
              <w:rPr>
                <w:ins w:id="4807" w:author="Strzelczyk, Anthony (A.)" w:date="2020-12-17T09:08:00Z"/>
                <w:del w:id="4808" w:author="Strzelczyk, Anthony (A.)" w:date="2021-02-22T11:20:00Z"/>
                <w:rFonts w:cs="Arial"/>
                <w:b/>
                <w:bCs/>
                <w:vanish/>
                <w:sz w:val="16"/>
                <w:szCs w:val="14"/>
              </w:rPr>
            </w:pPr>
            <w:ins w:id="4809" w:author="Strzelczyk, Anthony (A.)" w:date="2020-12-17T09:08:00Z">
              <w:del w:id="4810" w:author="Strzelczyk, Anthony (A.)" w:date="2021-02-22T11:20:00Z">
                <w:r w:rsidRPr="004051D0" w:rsidDel="00D06BF0">
                  <w:rPr>
                    <w:rFonts w:cs="Arial"/>
                    <w:b/>
                    <w:bCs/>
                    <w:vanish/>
                    <w:sz w:val="16"/>
                    <w:szCs w:val="14"/>
                  </w:rPr>
                  <w:delText>Source</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27F2F" w14:textId="75C9F8AE" w:rsidR="000560BB" w:rsidRPr="004051D0" w:rsidDel="00D06BF0" w:rsidRDefault="000560BB" w:rsidP="00887624">
            <w:pPr>
              <w:rPr>
                <w:ins w:id="4811" w:author="Strzelczyk, Anthony (A.)" w:date="2020-12-17T09:08:00Z"/>
                <w:del w:id="4812" w:author="Strzelczyk, Anthony (A.)" w:date="2021-02-22T11:20:00Z"/>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B5EE82" w14:textId="619BF7FB" w:rsidR="000560BB" w:rsidRPr="004051D0" w:rsidDel="00D06BF0" w:rsidRDefault="000560BB" w:rsidP="00887624">
            <w:pPr>
              <w:ind w:left="139"/>
              <w:rPr>
                <w:ins w:id="4813" w:author="Strzelczyk, Anthony (A.)" w:date="2020-12-17T09:08:00Z"/>
                <w:del w:id="4814" w:author="Strzelczyk, Anthony (A.)" w:date="2021-02-22T11:20:00Z"/>
                <w:rFonts w:cs="Arial"/>
                <w:b/>
                <w:bCs/>
                <w:vanish/>
                <w:sz w:val="16"/>
                <w:szCs w:val="14"/>
              </w:rPr>
            </w:pPr>
            <w:ins w:id="4815" w:author="Strzelczyk, Anthony (A.)" w:date="2020-12-17T09:08:00Z">
              <w:del w:id="4816" w:author="Strzelczyk, Anthony (A.)" w:date="2021-02-22T11:20:00Z">
                <w:r w:rsidRPr="004051D0" w:rsidDel="00D06BF0">
                  <w:rPr>
                    <w:rFonts w:cs="Arial"/>
                    <w:b/>
                    <w:bCs/>
                    <w:vanish/>
                    <w:sz w:val="16"/>
                    <w:szCs w:val="14"/>
                  </w:rPr>
                  <w:delText>Owner</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8BF986" w14:textId="37854C06" w:rsidR="000560BB" w:rsidRPr="004051D0" w:rsidDel="00D06BF0" w:rsidRDefault="000560BB" w:rsidP="00887624">
            <w:pPr>
              <w:rPr>
                <w:ins w:id="4817" w:author="Strzelczyk, Anthony (A.)" w:date="2020-12-17T09:08:00Z"/>
                <w:del w:id="4818" w:author="Strzelczyk, Anthony (A.)" w:date="2021-02-22T11:20:00Z"/>
                <w:rFonts w:cs="Arial"/>
                <w:vanish/>
                <w:color w:val="000000" w:themeColor="text1"/>
                <w:sz w:val="16"/>
                <w:szCs w:val="14"/>
              </w:rPr>
            </w:pPr>
          </w:p>
        </w:tc>
      </w:tr>
      <w:tr w:rsidR="000560BB" w:rsidRPr="004051D0" w:rsidDel="00D06BF0" w14:paraId="4DDC8ECD" w14:textId="659E6673" w:rsidTr="00887624">
        <w:trPr>
          <w:hidden/>
          <w:ins w:id="4819" w:author="Strzelczyk, Anthony (A.)" w:date="2020-12-17T09:08:00Z"/>
          <w:del w:id="4820"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CDE4E" w14:textId="763E9C13" w:rsidR="000560BB" w:rsidRPr="004051D0" w:rsidDel="00D06BF0" w:rsidRDefault="000560BB" w:rsidP="00887624">
            <w:pPr>
              <w:rPr>
                <w:ins w:id="4821" w:author="Strzelczyk, Anthony (A.)" w:date="2020-12-17T09:08:00Z"/>
                <w:del w:id="4822" w:author="Strzelczyk, Anthony (A.)" w:date="2021-02-22T11:20:00Z"/>
                <w:rFonts w:cs="Arial"/>
                <w:b/>
                <w:bCs/>
                <w:vanish/>
                <w:sz w:val="16"/>
                <w:szCs w:val="14"/>
              </w:rPr>
            </w:pPr>
            <w:ins w:id="4823" w:author="Strzelczyk, Anthony (A.)" w:date="2020-12-17T09:08:00Z">
              <w:del w:id="4824" w:author="Strzelczyk, Anthony (A.)" w:date="2021-02-22T11:20:00Z">
                <w:r w:rsidRPr="004051D0" w:rsidDel="00D06BF0">
                  <w:rPr>
                    <w:rFonts w:cs="Arial"/>
                    <w:b/>
                    <w:bCs/>
                    <w:vanish/>
                    <w:sz w:val="16"/>
                    <w:szCs w:val="14"/>
                  </w:rPr>
                  <w:delText>Source Req.</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92E14" w14:textId="5AF67CA3" w:rsidR="000560BB" w:rsidRPr="004051D0" w:rsidDel="00D06BF0" w:rsidRDefault="000560BB" w:rsidP="00887624">
            <w:pPr>
              <w:rPr>
                <w:ins w:id="4825" w:author="Strzelczyk, Anthony (A.)" w:date="2020-12-17T09:08:00Z"/>
                <w:del w:id="4826" w:author="Strzelczyk, Anthony (A.)" w:date="2021-02-22T11:20:00Z"/>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983A4" w14:textId="6ABE002B" w:rsidR="000560BB" w:rsidRPr="004051D0" w:rsidDel="00D06BF0" w:rsidRDefault="000560BB" w:rsidP="00887624">
            <w:pPr>
              <w:ind w:left="139"/>
              <w:rPr>
                <w:ins w:id="4827" w:author="Strzelczyk, Anthony (A.)" w:date="2020-12-17T09:08:00Z"/>
                <w:del w:id="4828" w:author="Strzelczyk, Anthony (A.)" w:date="2021-02-22T11:20:00Z"/>
                <w:rFonts w:cs="Arial"/>
                <w:b/>
                <w:bCs/>
                <w:vanish/>
                <w:sz w:val="16"/>
                <w:szCs w:val="16"/>
              </w:rPr>
            </w:pPr>
            <w:ins w:id="4829" w:author="Strzelczyk, Anthony (A.)" w:date="2020-12-17T09:08:00Z">
              <w:del w:id="4830" w:author="Strzelczyk, Anthony (A.)" w:date="2021-02-22T11:20:00Z">
                <w:r w:rsidRPr="004051D0" w:rsidDel="00D06BF0">
                  <w:rPr>
                    <w:rFonts w:cs="Arial"/>
                    <w:b/>
                    <w:bCs/>
                    <w:vanish/>
                    <w:sz w:val="16"/>
                    <w:szCs w:val="16"/>
                  </w:rPr>
                  <w:delText>V&amp;V Method</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C0446" w14:textId="16195A00" w:rsidR="000560BB" w:rsidRPr="004051D0" w:rsidDel="00D06BF0" w:rsidRDefault="000560BB" w:rsidP="00887624">
            <w:pPr>
              <w:rPr>
                <w:ins w:id="4831" w:author="Strzelczyk, Anthony (A.)" w:date="2020-12-17T09:08:00Z"/>
                <w:del w:id="4832" w:author="Strzelczyk, Anthony (A.)" w:date="2021-02-22T11:20:00Z"/>
                <w:rFonts w:cs="Arial"/>
                <w:vanish/>
                <w:color w:val="000000" w:themeColor="text1"/>
                <w:sz w:val="16"/>
                <w:szCs w:val="14"/>
              </w:rPr>
            </w:pPr>
          </w:p>
        </w:tc>
      </w:tr>
      <w:tr w:rsidR="000560BB" w:rsidRPr="004051D0" w:rsidDel="00D06BF0" w14:paraId="3D8F3629" w14:textId="16A937F0" w:rsidTr="00887624">
        <w:trPr>
          <w:trHeight w:val="133"/>
          <w:hidden/>
          <w:ins w:id="4833" w:author="Strzelczyk, Anthony (A.)" w:date="2020-12-17T09:08:00Z"/>
          <w:del w:id="4834"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F301C" w14:textId="41B6AC3E" w:rsidR="000560BB" w:rsidRPr="004051D0" w:rsidDel="00D06BF0" w:rsidRDefault="000560BB" w:rsidP="00887624">
            <w:pPr>
              <w:rPr>
                <w:ins w:id="4835" w:author="Strzelczyk, Anthony (A.)" w:date="2020-12-17T09:08:00Z"/>
                <w:del w:id="4836" w:author="Strzelczyk, Anthony (A.)" w:date="2021-02-22T11:20:00Z"/>
                <w:rFonts w:eastAsiaTheme="minorHAnsi" w:cs="Arial"/>
                <w:b/>
                <w:bCs/>
                <w:vanish/>
                <w:sz w:val="16"/>
                <w:szCs w:val="14"/>
              </w:rPr>
            </w:pPr>
            <w:ins w:id="4837" w:author="Strzelczyk, Anthony (A.)" w:date="2020-12-17T09:08:00Z">
              <w:del w:id="4838" w:author="Strzelczyk, Anthony (A.)" w:date="2021-02-22T11:20:00Z">
                <w:r w:rsidRPr="004051D0" w:rsidDel="00D06BF0">
                  <w:rPr>
                    <w:rFonts w:cs="Arial"/>
                    <w:b/>
                    <w:bCs/>
                    <w:vanish/>
                    <w:sz w:val="16"/>
                    <w:szCs w:val="14"/>
                  </w:rPr>
                  <w:delText>Type</w:delText>
                </w:r>
              </w:del>
            </w:ins>
          </w:p>
        </w:tc>
        <w:customXmlDelRangeStart w:id="4839" w:author="Strzelczyk, Anthony (A.)" w:date="2021-02-22T11:20:00Z"/>
        <w:customXmlInsRangeStart w:id="4840" w:author="Strzelczyk, Anthony (A.)" w:date="2020-12-17T09:08:00Z"/>
        <w:sdt>
          <w:sdtPr>
            <w:rPr>
              <w:rFonts w:cs="Arial"/>
              <w:vanish/>
              <w:color w:val="000000" w:themeColor="text1"/>
              <w:sz w:val="16"/>
              <w:szCs w:val="14"/>
            </w:rPr>
            <w:alias w:val="Requirement Type"/>
            <w:tag w:val="Requirements Type"/>
            <w:id w:val="-1419941178"/>
            <w:placeholder>
              <w:docPart w:val="0388DB51CB1B49E08C091124DD03C31E"/>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4840"/>
            <w:customXmlDelRangeEnd w:id="4839"/>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C557AB" w14:textId="473FA6D9" w:rsidR="000560BB" w:rsidRPr="004051D0" w:rsidDel="00D06BF0" w:rsidRDefault="00ED7B65" w:rsidP="00887624">
                <w:pPr>
                  <w:rPr>
                    <w:ins w:id="4841" w:author="Strzelczyk, Anthony (A.)" w:date="2020-12-17T09:08:00Z"/>
                    <w:del w:id="4842" w:author="Strzelczyk, Anthony (A.)" w:date="2021-02-22T11:20:00Z"/>
                    <w:rFonts w:cs="Arial"/>
                    <w:vanish/>
                    <w:color w:val="000000" w:themeColor="text1"/>
                    <w:sz w:val="16"/>
                    <w:szCs w:val="14"/>
                  </w:rPr>
                </w:pPr>
                <w:ins w:id="4843" w:author="Strzelczyk, Anthony (A.)" w:date="2020-12-17T09:08:00Z">
                  <w:del w:id="4844" w:author="Strzelczyk, Anthony (A.)" w:date="2021-02-22T11:20:00Z">
                    <w:r w:rsidDel="00D06BF0">
                      <w:rPr>
                        <w:rFonts w:cs="Arial"/>
                        <w:vanish/>
                        <w:color w:val="000000" w:themeColor="text1"/>
                        <w:sz w:val="16"/>
                        <w:szCs w:val="14"/>
                      </w:rPr>
                      <w:delText>Interface</w:delText>
                    </w:r>
                  </w:del>
                </w:ins>
              </w:p>
            </w:tc>
            <w:customXmlDelRangeStart w:id="4845" w:author="Strzelczyk, Anthony (A.)" w:date="2021-02-22T11:20:00Z"/>
            <w:customXmlInsRangeStart w:id="4846" w:author="Strzelczyk, Anthony (A.)" w:date="2020-12-17T09:08:00Z"/>
          </w:sdtContent>
        </w:sdt>
        <w:customXmlInsRangeEnd w:id="4846"/>
        <w:customXmlDelRangeEnd w:id="4845"/>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12F7C" w14:textId="7CCFCEAA" w:rsidR="000560BB" w:rsidRPr="004051D0" w:rsidDel="00D06BF0" w:rsidRDefault="000560BB" w:rsidP="00887624">
            <w:pPr>
              <w:rPr>
                <w:ins w:id="4847" w:author="Strzelczyk, Anthony (A.)" w:date="2020-12-17T09:08:00Z"/>
                <w:del w:id="4848" w:author="Strzelczyk, Anthony (A.)" w:date="2021-02-22T11:20:00Z"/>
                <w:rFonts w:cs="Arial"/>
                <w:b/>
                <w:bCs/>
                <w:vanish/>
                <w:sz w:val="16"/>
                <w:szCs w:val="14"/>
              </w:rPr>
            </w:pPr>
            <w:ins w:id="4849" w:author="Strzelczyk, Anthony (A.)" w:date="2020-12-17T09:08:00Z">
              <w:del w:id="4850" w:author="Strzelczyk, Anthony (A.)" w:date="2021-02-22T11:20:00Z">
                <w:r w:rsidRPr="004051D0" w:rsidDel="00D06BF0">
                  <w:rPr>
                    <w:rFonts w:cs="Arial"/>
                    <w:b/>
                    <w:bCs/>
                    <w:vanish/>
                    <w:sz w:val="16"/>
                    <w:szCs w:val="14"/>
                  </w:rPr>
                  <w:delText>Priority</w:delText>
                </w:r>
              </w:del>
            </w:ins>
          </w:p>
        </w:tc>
        <w:customXmlDelRangeStart w:id="4851" w:author="Strzelczyk, Anthony (A.)" w:date="2021-02-22T11:20:00Z"/>
        <w:customXmlInsRangeStart w:id="4852" w:author="Strzelczyk, Anthony (A.)" w:date="2020-12-17T09:08:00Z"/>
        <w:sdt>
          <w:sdtPr>
            <w:rPr>
              <w:rFonts w:cs="Arial"/>
              <w:vanish/>
              <w:color w:val="000000" w:themeColor="text1"/>
              <w:sz w:val="16"/>
              <w:szCs w:val="14"/>
            </w:rPr>
            <w:alias w:val="Requirement Priority"/>
            <w:tag w:val="Requirement Priority"/>
            <w:id w:val="-1872912830"/>
            <w:placeholder>
              <w:docPart w:val="58D57BE07D1542609556B9566E30411F"/>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4852"/>
            <w:customXmlDelRangeEnd w:id="4851"/>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78542" w14:textId="04AE7448" w:rsidR="000560BB" w:rsidRPr="004051D0" w:rsidDel="00D06BF0" w:rsidRDefault="00ED7B65" w:rsidP="00887624">
                <w:pPr>
                  <w:rPr>
                    <w:ins w:id="4853" w:author="Strzelczyk, Anthony (A.)" w:date="2020-12-17T09:08:00Z"/>
                    <w:del w:id="4854" w:author="Strzelczyk, Anthony (A.)" w:date="2021-02-22T11:20:00Z"/>
                    <w:rFonts w:cs="Arial"/>
                    <w:vanish/>
                    <w:color w:val="000000" w:themeColor="text1"/>
                    <w:sz w:val="16"/>
                    <w:szCs w:val="14"/>
                  </w:rPr>
                </w:pPr>
                <w:ins w:id="4855" w:author="Strzelczyk, Anthony (A.)" w:date="2020-12-17T09:08:00Z">
                  <w:del w:id="4856" w:author="Strzelczyk, Anthony (A.)" w:date="2021-02-22T11:20:00Z">
                    <w:r w:rsidDel="00D06BF0">
                      <w:rPr>
                        <w:rFonts w:cs="Arial"/>
                        <w:vanish/>
                        <w:color w:val="000000" w:themeColor="text1"/>
                        <w:sz w:val="16"/>
                        <w:szCs w:val="14"/>
                      </w:rPr>
                      <w:delText>Medium (Highly Recommended)</w:delText>
                    </w:r>
                  </w:del>
                </w:ins>
              </w:p>
            </w:tc>
            <w:customXmlDelRangeStart w:id="4857" w:author="Strzelczyk, Anthony (A.)" w:date="2021-02-22T11:20:00Z"/>
            <w:customXmlInsRangeStart w:id="4858" w:author="Strzelczyk, Anthony (A.)" w:date="2020-12-17T09:08:00Z"/>
          </w:sdtContent>
        </w:sdt>
        <w:customXmlInsRangeEnd w:id="4858"/>
        <w:customXmlDelRangeEnd w:id="4857"/>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D00D52" w14:textId="75AD376F" w:rsidR="000560BB" w:rsidRPr="004051D0" w:rsidDel="00D06BF0" w:rsidRDefault="000560BB" w:rsidP="00887624">
            <w:pPr>
              <w:ind w:left="128"/>
              <w:rPr>
                <w:ins w:id="4859" w:author="Strzelczyk, Anthony (A.)" w:date="2020-12-17T09:08:00Z"/>
                <w:del w:id="4860" w:author="Strzelczyk, Anthony (A.)" w:date="2021-02-22T11:20:00Z"/>
                <w:rFonts w:cs="Arial"/>
                <w:b/>
                <w:bCs/>
                <w:vanish/>
                <w:sz w:val="16"/>
                <w:szCs w:val="14"/>
              </w:rPr>
            </w:pPr>
            <w:ins w:id="4861" w:author="Strzelczyk, Anthony (A.)" w:date="2020-12-17T09:08:00Z">
              <w:del w:id="4862" w:author="Strzelczyk, Anthony (A.)" w:date="2021-02-22T11:20:00Z">
                <w:r w:rsidRPr="004051D0" w:rsidDel="00D06BF0">
                  <w:rPr>
                    <w:rFonts w:cs="Arial"/>
                    <w:b/>
                    <w:bCs/>
                    <w:vanish/>
                    <w:sz w:val="16"/>
                    <w:szCs w:val="14"/>
                  </w:rPr>
                  <w:delText>Status</w:delText>
                </w:r>
              </w:del>
            </w:ins>
          </w:p>
        </w:tc>
        <w:customXmlDelRangeStart w:id="4863" w:author="Strzelczyk, Anthony (A.)" w:date="2021-02-22T11:20:00Z"/>
        <w:customXmlInsRangeStart w:id="4864" w:author="Strzelczyk, Anthony (A.)" w:date="2020-12-17T09:08:00Z"/>
        <w:sdt>
          <w:sdtPr>
            <w:rPr>
              <w:rFonts w:cs="Arial"/>
              <w:vanish/>
              <w:color w:val="000000" w:themeColor="text1"/>
              <w:sz w:val="16"/>
              <w:szCs w:val="14"/>
            </w:rPr>
            <w:alias w:val="Requirement Status"/>
            <w:tag w:val="Requirement Status"/>
            <w:id w:val="-1123920646"/>
            <w:placeholder>
              <w:docPart w:val="411F15D5CB6C4CA8B17DD25E480D16DA"/>
            </w:placeholder>
            <w:dropDownList>
              <w:listItem w:value="Choose an item."/>
              <w:listItem w:displayText="Draft" w:value="Draft"/>
              <w:listItem w:displayText="Reviewed" w:value="Reviewed"/>
              <w:listItem w:displayText="Approved" w:value="Approved"/>
            </w:dropDownList>
          </w:sdtPr>
          <w:sdtEndPr/>
          <w:sdtContent>
            <w:customXmlInsRangeEnd w:id="4864"/>
            <w:customXmlDelRangeEnd w:id="4863"/>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BBC2F" w14:textId="1089EF2C" w:rsidR="000560BB" w:rsidRPr="000302BF" w:rsidDel="00D06BF0" w:rsidRDefault="000560BB" w:rsidP="00887624">
                <w:pPr>
                  <w:rPr>
                    <w:ins w:id="4865" w:author="Strzelczyk, Anthony (A.)" w:date="2020-12-17T09:08:00Z"/>
                    <w:del w:id="4866" w:author="Strzelczyk, Anthony (A.)" w:date="2021-02-22T11:20:00Z"/>
                    <w:rFonts w:cs="Arial"/>
                    <w:vanish/>
                    <w:color w:val="000000" w:themeColor="text1"/>
                    <w:sz w:val="16"/>
                    <w:szCs w:val="14"/>
                  </w:rPr>
                </w:pPr>
              </w:p>
            </w:tc>
            <w:customXmlDelRangeStart w:id="4867" w:author="Strzelczyk, Anthony (A.)" w:date="2021-02-22T11:20:00Z"/>
            <w:customXmlInsRangeStart w:id="4868" w:author="Strzelczyk, Anthony (A.)" w:date="2020-12-17T09:08:00Z"/>
          </w:sdtContent>
        </w:sdt>
        <w:customXmlInsRangeEnd w:id="4868"/>
        <w:customXmlDelRangeEnd w:id="4867"/>
      </w:tr>
      <w:tr w:rsidR="000560BB" w:rsidRPr="004051D0" w:rsidDel="00D06BF0" w14:paraId="51244791" w14:textId="69CB9CB2" w:rsidTr="00887624">
        <w:trPr>
          <w:gridAfter w:val="1"/>
          <w:wAfter w:w="15" w:type="dxa"/>
          <w:ins w:id="4869" w:author="Strzelczyk, Anthony (A.)" w:date="2020-12-17T09:08:00Z"/>
          <w:del w:id="4870" w:author="Strzelczyk, Anthony (A.)" w:date="2021-02-22T11:2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1D89A1" w14:textId="303B5268" w:rsidR="000560BB" w:rsidRPr="004051D0" w:rsidDel="00D06BF0" w:rsidRDefault="000560BB" w:rsidP="00887624">
            <w:pPr>
              <w:rPr>
                <w:ins w:id="4871" w:author="Strzelczyk, Anthony (A.)" w:date="2020-12-17T09:08:00Z"/>
                <w:del w:id="4872" w:author="Strzelczyk, Anthony (A.)" w:date="2021-02-22T11:20:00Z"/>
                <w:rFonts w:cs="Arial"/>
                <w:bCs/>
                <w:vanish/>
                <w:color w:val="808080" w:themeColor="background1" w:themeShade="80"/>
                <w:sz w:val="16"/>
                <w:szCs w:val="14"/>
              </w:rPr>
            </w:pPr>
            <w:ins w:id="4873" w:author="Strzelczyk, Anthony (A.)" w:date="2020-12-17T09:08:00Z">
              <w:del w:id="4874" w:author="Strzelczyk, Anthony (A.)" w:date="2021-02-22T11:20:00Z">
                <w:r w:rsidDel="00D06BF0">
                  <w:fldChar w:fldCharType="begin"/>
                </w:r>
                <w:r w:rsidDel="00D06BF0">
                  <w:rPr>
                    <w:vanish/>
                  </w:rPr>
                  <w:delInstrText xml:space="preserve"> HYPERLINK "http://wiki.ford.com/display/RequirementsEngineering/Requirements+Attributes" </w:delInstrText>
                </w:r>
                <w:r w:rsidDel="00D06BF0">
                  <w:fldChar w:fldCharType="separate"/>
                </w:r>
                <w:r w:rsidRPr="004051D0" w:rsidDel="00D06BF0">
                  <w:rPr>
                    <w:rStyle w:val="Hyperlink"/>
                    <w:rFonts w:cs="Arial"/>
                    <w:bCs/>
                    <w:vanish/>
                    <w:sz w:val="16"/>
                    <w:szCs w:val="14"/>
                  </w:rPr>
                  <w:delText>Req. Template</w:delText>
                </w:r>
                <w:r w:rsidDel="00D06BF0">
                  <w:rPr>
                    <w:rStyle w:val="Hyperlink"/>
                    <w:rFonts w:cs="Arial"/>
                    <w:bCs/>
                    <w:vanish/>
                    <w:sz w:val="16"/>
                    <w:szCs w:val="14"/>
                  </w:rPr>
                  <w:fldChar w:fldCharType="end"/>
                </w:r>
                <w:r w:rsidRPr="004051D0" w:rsidDel="00D06BF0">
                  <w:rPr>
                    <w:rFonts w:cs="Arial"/>
                    <w:bCs/>
                    <w:vanish/>
                    <w:color w:val="808080" w:themeColor="background1" w:themeShade="80"/>
                    <w:sz w:val="16"/>
                    <w:szCs w:val="14"/>
                  </w:rPr>
                  <w:delText xml:space="preserve"> Version</w:delText>
                </w:r>
              </w:del>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5AAF3" w14:textId="2D7CAAB9" w:rsidR="000560BB" w:rsidRPr="004051D0" w:rsidDel="00D06BF0" w:rsidRDefault="000560BB" w:rsidP="00887624">
            <w:pPr>
              <w:rPr>
                <w:ins w:id="4875" w:author="Strzelczyk, Anthony (A.)" w:date="2020-12-17T09:08:00Z"/>
                <w:del w:id="4876" w:author="Strzelczyk, Anthony (A.)" w:date="2021-02-22T11:20:00Z"/>
                <w:rFonts w:cs="Arial"/>
                <w:bCs/>
                <w:vanish/>
                <w:color w:val="808080" w:themeColor="background1" w:themeShade="80"/>
                <w:sz w:val="16"/>
                <w:szCs w:val="14"/>
              </w:rPr>
            </w:pPr>
            <w:ins w:id="4877" w:author="Strzelczyk, Anthony (A.)" w:date="2020-12-17T09:08:00Z">
              <w:del w:id="4878" w:author="Strzelczyk, Anthony (A.)" w:date="2021-02-22T11:20:00Z">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TemplateVersion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6</w:delText>
                </w:r>
                <w:r w:rsidRPr="004051D0" w:rsidDel="00D06BF0">
                  <w:rPr>
                    <w:rFonts w:cs="Arial"/>
                    <w:bCs/>
                    <w:vanish/>
                    <w:color w:val="808080" w:themeColor="background1" w:themeShade="80"/>
                    <w:sz w:val="16"/>
                    <w:szCs w:val="14"/>
                  </w:rPr>
                  <w:fldChar w:fldCharType="end"/>
                </w:r>
                <w:r w:rsidRPr="004051D0" w:rsidDel="00D06BF0">
                  <w:rPr>
                    <w:rFonts w:cs="Arial"/>
                    <w:bCs/>
                    <w:vanish/>
                    <w:color w:val="808080" w:themeColor="background1" w:themeShade="80"/>
                    <w:sz w:val="16"/>
                    <w:szCs w:val="14"/>
                  </w:rPr>
                  <w:delText>.</w:delText>
                </w:r>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TemplateRevision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1a</w:delText>
                </w:r>
                <w:r w:rsidRPr="004051D0" w:rsidDel="00D06BF0">
                  <w:rPr>
                    <w:rFonts w:cs="Arial"/>
                    <w:bCs/>
                    <w:vanish/>
                    <w:color w:val="808080" w:themeColor="background1" w:themeShade="80"/>
                    <w:sz w:val="16"/>
                    <w:szCs w:val="14"/>
                  </w:rPr>
                  <w:fldChar w:fldCharType="end"/>
                </w:r>
              </w:del>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EBEE5E" w14:textId="140A4A28" w:rsidR="000560BB" w:rsidRPr="004051D0" w:rsidDel="00D06BF0" w:rsidRDefault="000560BB" w:rsidP="00887624">
            <w:pPr>
              <w:jc w:val="right"/>
              <w:rPr>
                <w:ins w:id="4879" w:author="Strzelczyk, Anthony (A.)" w:date="2020-12-17T09:08:00Z"/>
                <w:del w:id="4880" w:author="Strzelczyk, Anthony (A.)" w:date="2021-02-22T11:20:00Z"/>
                <w:rFonts w:cs="Arial"/>
                <w:bCs/>
                <w:color w:val="808080" w:themeColor="background1" w:themeShade="80"/>
                <w:sz w:val="16"/>
                <w:szCs w:val="14"/>
              </w:rPr>
            </w:pPr>
            <w:ins w:id="4881" w:author="Strzelczyk, Anthony (A.)" w:date="2020-12-17T09:08:00Z">
              <w:del w:id="4882" w:author="Strzelczyk, Anthony (A.)" w:date="2021-02-22T11:20:00Z">
                <w:r w:rsidRPr="004051D0" w:rsidDel="00D06BF0">
                  <w:rPr>
                    <w:rFonts w:cs="Arial"/>
                    <w:bCs/>
                    <w:color w:val="808080" w:themeColor="background1" w:themeShade="80"/>
                    <w:sz w:val="16"/>
                    <w:szCs w:val="14"/>
                  </w:rPr>
                  <w:delText>End of Requirement</w:delText>
                </w:r>
              </w:del>
            </w:ins>
          </w:p>
        </w:tc>
      </w:tr>
    </w:tbl>
    <w:p w14:paraId="77DA6116" w14:textId="43475366" w:rsidR="000560BB" w:rsidRPr="00C66B68" w:rsidDel="00D06BF0" w:rsidRDefault="000560BB" w:rsidP="000560BB">
      <w:pPr>
        <w:rPr>
          <w:ins w:id="4883" w:author="Strzelczyk, Anthony (A.)" w:date="2020-12-17T09:08:00Z"/>
          <w:del w:id="4884" w:author="Strzelczyk, Anthony (A.)" w:date="2021-02-22T11:20:00Z"/>
          <w:rFonts w:cs="Arial"/>
        </w:rPr>
      </w:pPr>
    </w:p>
    <w:p w14:paraId="37AFD907" w14:textId="225737C3" w:rsidR="00F11B43" w:rsidDel="00D06BF0" w:rsidRDefault="00F11B43" w:rsidP="00F11B43">
      <w:pPr>
        <w:rPr>
          <w:ins w:id="4885" w:author="Strzelczyk, Anthony (A.)" w:date="2020-12-17T11:18:00Z"/>
          <w:del w:id="4886" w:author="Strzelczyk, Anthony (A.)" w:date="2021-02-22T11:20:00Z"/>
          <w:rFonts w:cs="Arial"/>
        </w:rPr>
      </w:pPr>
    </w:p>
    <w:p w14:paraId="7025B799" w14:textId="7672D62E" w:rsidR="00F11B43" w:rsidRPr="004051D0" w:rsidDel="00D06BF0" w:rsidRDefault="00F11B43" w:rsidP="00F11B43">
      <w:pPr>
        <w:pStyle w:val="RERequirement"/>
        <w:shd w:val="clear" w:color="auto" w:fill="F2F2F2" w:themeFill="background1" w:themeFillShade="F2"/>
        <w:rPr>
          <w:ins w:id="4887" w:author="Strzelczyk, Anthony (A.)" w:date="2020-12-17T11:18:00Z"/>
          <w:del w:id="4888" w:author="Strzelczyk, Anthony (A.)" w:date="2021-02-22T11:20:00Z"/>
          <w:rFonts w:ascii="Arial" w:hAnsi="Arial" w:cs="Arial"/>
        </w:rPr>
      </w:pPr>
      <w:ins w:id="4889" w:author="Strzelczyk, Anthony (A.)" w:date="2020-12-17T11:18:00Z">
        <w:del w:id="4890" w:author="Strzelczyk, Anthony (A.)" w:date="2021-02-22T11:20:00Z">
          <w:r w:rsidRPr="004051D0" w:rsidDel="00D06BF0">
            <w:rPr>
              <w:rFonts w:ascii="Arial" w:hAnsi="Arial" w:cs="Arial"/>
            </w:rPr>
            <w:delText>###</w:delText>
          </w:r>
          <w:bookmarkStart w:id="4891" w:name="R_ID_F_00044_Initiation_of_Fog_Light"/>
          <w:r w:rsidDel="00D06BF0">
            <w:rPr>
              <w:rFonts w:ascii="Arial" w:hAnsi="Arial" w:cs="Arial"/>
            </w:rPr>
            <w:delText>R_F_Operator initiation of Rear Fog Light_00044</w:delText>
          </w:r>
          <w:bookmarkEnd w:id="4891"/>
          <w:r w:rsidRPr="004051D0" w:rsidDel="00D06BF0">
            <w:rPr>
              <w:rFonts w:ascii="Arial" w:hAnsi="Arial" w:cs="Arial"/>
            </w:rPr>
            <w:delText xml:space="preserve">### </w:delText>
          </w:r>
          <w:r w:rsidDel="00D06BF0">
            <w:rPr>
              <w:rFonts w:ascii="Arial" w:hAnsi="Arial" w:cs="Arial"/>
            </w:rPr>
            <w:delText>Initiation of Fog Light</w:delText>
          </w:r>
        </w:del>
      </w:ins>
    </w:p>
    <w:p w14:paraId="5D9AB75C" w14:textId="3CD5E0AB" w:rsidR="00776014" w:rsidDel="00D06BF0" w:rsidRDefault="00776014" w:rsidP="00776014">
      <w:pPr>
        <w:rPr>
          <w:ins w:id="4892" w:author="Strzelczyk, Anthony (A.)" w:date="2020-12-17T11:18:00Z"/>
          <w:del w:id="4893" w:author="Strzelczyk, Anthony (A.)" w:date="2021-02-22T11:20:00Z"/>
          <w:rFonts w:cs="Arial"/>
        </w:rPr>
      </w:pPr>
      <w:ins w:id="4894" w:author="Strzelczyk, Anthony (A.)" w:date="2020-12-17T11:18:00Z">
        <w:del w:id="4895" w:author="Strzelczyk, Anthony (A.)" w:date="2021-02-22T11:20:00Z">
          <w:r w:rsidDel="00D06BF0">
            <w:rPr>
              <w:rFonts w:cs="Arial"/>
            </w:rPr>
            <w:delText xml:space="preserve">Vehicle operator shall initiate </w:delText>
          </w:r>
        </w:del>
      </w:ins>
      <w:ins w:id="4896" w:author="Strzelczyk, Anthony (A.)" w:date="2020-12-17T11:31:00Z">
        <w:del w:id="4897" w:author="Strzelczyk, Anthony (A.)" w:date="2021-02-22T11:20:00Z">
          <w:r w:rsidR="008F4FFF" w:rsidDel="00D06BF0">
            <w:rPr>
              <w:rFonts w:cs="Arial"/>
            </w:rPr>
            <w:delText>Rear</w:delText>
          </w:r>
        </w:del>
      </w:ins>
      <w:ins w:id="4898" w:author="Strzelczyk, Anthony (A.)" w:date="2020-12-17T11:18:00Z">
        <w:del w:id="4899" w:author="Strzelczyk, Anthony (A.)" w:date="2021-02-22T11:20:00Z">
          <w:r w:rsidDel="00D06BF0">
            <w:rPr>
              <w:rFonts w:cs="Arial"/>
            </w:rPr>
            <w:delText xml:space="preserve"> Fog Light for the purpose of enhancing visibility of </w:delText>
          </w:r>
        </w:del>
      </w:ins>
      <w:ins w:id="4900" w:author="Strzelczyk, Anthony (A.)" w:date="2021-01-29T10:28:00Z">
        <w:del w:id="4901" w:author="Strzelczyk, Anthony (A.)" w:date="2021-02-22T11:20:00Z">
          <w:r w:rsidR="004E6E62" w:rsidRPr="00ED05EA" w:rsidDel="00D06BF0">
            <w:rPr>
              <w:rFonts w:cs="Arial"/>
            </w:rPr>
            <w:delText>drivers’</w:delText>
          </w:r>
          <w:r w:rsidR="004E6E62" w:rsidDel="00D06BF0">
            <w:rPr>
              <w:rFonts w:cs="Arial"/>
            </w:rPr>
            <w:delText xml:space="preserve"> vehicle</w:delText>
          </w:r>
        </w:del>
      </w:ins>
      <w:ins w:id="4902" w:author="Strzelczyk, Anthony (A.)" w:date="2020-12-17T11:18:00Z">
        <w:del w:id="4903" w:author="Strzelczyk, Anthony (A.)" w:date="2021-02-22T11:20:00Z">
          <w:r w:rsidDel="00D06BF0">
            <w:rPr>
              <w:rFonts w:cs="Arial"/>
            </w:rPr>
            <w:delText xml:space="preserve"> to other drivers.</w:delText>
          </w:r>
        </w:del>
      </w:ins>
    </w:p>
    <w:p w14:paraId="13792CCD" w14:textId="7418E472" w:rsidR="00776014" w:rsidDel="00D06BF0" w:rsidRDefault="00776014" w:rsidP="00776014">
      <w:pPr>
        <w:rPr>
          <w:ins w:id="4904" w:author="Strzelczyk, Anthony (A.)" w:date="2020-12-17T11:18:00Z"/>
          <w:del w:id="4905" w:author="Strzelczyk, Anthony (A.)" w:date="2021-02-22T11:20:00Z"/>
          <w:rFonts w:cs="Arial"/>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688"/>
        <w:gridCol w:w="7290"/>
      </w:tblGrid>
      <w:tr w:rsidR="00776014" w:rsidDel="00D06BF0" w14:paraId="79262E21" w14:textId="580D5156" w:rsidTr="00887624">
        <w:trPr>
          <w:trHeight w:val="255"/>
          <w:ins w:id="4906" w:author="Strzelczyk, Anthony (A.)" w:date="2020-12-17T11:18:00Z"/>
          <w:del w:id="4907"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hideMark/>
          </w:tcPr>
          <w:p w14:paraId="2AB868ED" w14:textId="114E35DE" w:rsidR="00776014" w:rsidDel="00D06BF0" w:rsidRDefault="00776014" w:rsidP="00887624">
            <w:pPr>
              <w:spacing w:line="240" w:lineRule="atLeast"/>
              <w:rPr>
                <w:ins w:id="4908" w:author="Strzelczyk, Anthony (A.)" w:date="2020-12-17T11:18:00Z"/>
                <w:del w:id="4909" w:author="Strzelczyk, Anthony (A.)" w:date="2021-02-22T11:20:00Z"/>
                <w:rFonts w:cs="Arial"/>
                <w:b/>
                <w:bCs/>
                <w:color w:val="000000"/>
                <w:szCs w:val="22"/>
              </w:rPr>
            </w:pPr>
            <w:ins w:id="4910" w:author="Strzelczyk, Anthony (A.)" w:date="2020-12-17T11:18:00Z">
              <w:del w:id="4911" w:author="Strzelczyk, Anthony (A.)" w:date="2021-02-22T11:20:00Z">
                <w:r w:rsidDel="00D06BF0">
                  <w:rPr>
                    <w:rFonts w:cs="Arial"/>
                    <w:b/>
                    <w:bCs/>
                    <w:color w:val="000000"/>
                    <w:szCs w:val="22"/>
                  </w:rPr>
                  <w:delText>Actors</w:delText>
                </w:r>
              </w:del>
            </w:ins>
          </w:p>
        </w:tc>
        <w:tc>
          <w:tcPr>
            <w:tcW w:w="688" w:type="dxa"/>
            <w:tcBorders>
              <w:top w:val="single" w:sz="4" w:space="0" w:color="auto"/>
              <w:left w:val="single" w:sz="4" w:space="0" w:color="auto"/>
              <w:right w:val="single" w:sz="4" w:space="0" w:color="auto"/>
            </w:tcBorders>
          </w:tcPr>
          <w:p w14:paraId="7F9E0544" w14:textId="0075499D" w:rsidR="00776014" w:rsidDel="00D06BF0" w:rsidRDefault="00776014" w:rsidP="00887624">
            <w:pPr>
              <w:spacing w:line="240" w:lineRule="atLeast"/>
              <w:rPr>
                <w:ins w:id="4912" w:author="Strzelczyk, Anthony (A.)" w:date="2020-12-17T11:18:00Z"/>
                <w:del w:id="4913"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6C3CF23E" w14:textId="406E06F2" w:rsidR="00776014" w:rsidDel="00D06BF0" w:rsidRDefault="003E2FF5" w:rsidP="00887624">
            <w:pPr>
              <w:spacing w:line="240" w:lineRule="atLeast"/>
              <w:rPr>
                <w:ins w:id="4914" w:author="Strzelczyk, Anthony (A.)" w:date="2020-12-17T11:18:00Z"/>
                <w:del w:id="4915" w:author="Strzelczyk, Anthony (A.)" w:date="2021-02-22T11:20:00Z"/>
                <w:rFonts w:cs="Arial"/>
                <w:color w:val="000000"/>
                <w:szCs w:val="22"/>
              </w:rPr>
            </w:pPr>
            <w:ins w:id="4916" w:author="Strzelczyk, Anthony (A.)" w:date="2020-12-23T13:47:00Z">
              <w:del w:id="4917" w:author="Strzelczyk, Anthony (A.)" w:date="2021-02-22T11:20:00Z">
                <w:r w:rsidDel="00D06BF0">
                  <w:rPr>
                    <w:rFonts w:cs="Arial"/>
                    <w:color w:val="000000"/>
                    <w:szCs w:val="22"/>
                  </w:rPr>
                  <w:delText>Driver</w:delText>
                </w:r>
              </w:del>
            </w:ins>
          </w:p>
        </w:tc>
      </w:tr>
      <w:tr w:rsidR="00776014" w:rsidDel="00D06BF0" w14:paraId="2A984AB7" w14:textId="3FB6AFB2" w:rsidTr="00887624">
        <w:trPr>
          <w:trHeight w:val="255"/>
          <w:ins w:id="4918" w:author="Strzelczyk, Anthony (A.)" w:date="2020-12-17T11:18:00Z"/>
          <w:del w:id="4919"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70CC61" w14:textId="2AADE554" w:rsidR="00776014" w:rsidDel="00D06BF0" w:rsidRDefault="00776014" w:rsidP="00887624">
            <w:pPr>
              <w:spacing w:line="240" w:lineRule="atLeast"/>
              <w:rPr>
                <w:ins w:id="4920" w:author="Strzelczyk, Anthony (A.)" w:date="2020-12-17T11:18:00Z"/>
                <w:del w:id="4921" w:author="Strzelczyk, Anthony (A.)" w:date="2021-02-22T11:20:00Z"/>
                <w:rFonts w:cs="Arial"/>
                <w:b/>
                <w:color w:val="000000"/>
                <w:szCs w:val="22"/>
              </w:rPr>
            </w:pPr>
            <w:ins w:id="4922" w:author="Strzelczyk, Anthony (A.)" w:date="2020-12-17T11:18:00Z">
              <w:del w:id="4923" w:author="Strzelczyk, Anthony (A.)" w:date="2021-02-22T11:20:00Z">
                <w:r w:rsidDel="00D06BF0">
                  <w:rPr>
                    <w:rFonts w:cs="Arial"/>
                    <w:b/>
                    <w:color w:val="000000"/>
                    <w:szCs w:val="22"/>
                  </w:rPr>
                  <w:delText>Subject</w:delText>
                </w:r>
              </w:del>
            </w:ins>
          </w:p>
        </w:tc>
        <w:tc>
          <w:tcPr>
            <w:tcW w:w="688" w:type="dxa"/>
            <w:tcBorders>
              <w:top w:val="single" w:sz="4" w:space="0" w:color="auto"/>
              <w:left w:val="single" w:sz="4" w:space="0" w:color="auto"/>
              <w:bottom w:val="single" w:sz="4" w:space="0" w:color="auto"/>
              <w:right w:val="single" w:sz="4" w:space="0" w:color="auto"/>
            </w:tcBorders>
          </w:tcPr>
          <w:p w14:paraId="585D92DB" w14:textId="6C43A087" w:rsidR="00776014" w:rsidDel="00D06BF0" w:rsidRDefault="00776014" w:rsidP="00887624">
            <w:pPr>
              <w:spacing w:line="240" w:lineRule="atLeast"/>
              <w:rPr>
                <w:ins w:id="4924" w:author="Strzelczyk, Anthony (A.)" w:date="2020-12-17T11:18:00Z"/>
                <w:del w:id="4925"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18D7D1CC" w14:textId="674AE817" w:rsidR="00776014" w:rsidDel="00D06BF0" w:rsidRDefault="00776014">
            <w:pPr>
              <w:spacing w:line="240" w:lineRule="atLeast"/>
              <w:rPr>
                <w:ins w:id="4926" w:author="Strzelczyk, Anthony (A.)" w:date="2020-12-17T11:18:00Z"/>
                <w:del w:id="4927" w:author="Strzelczyk, Anthony (A.)" w:date="2021-02-22T11:20:00Z"/>
                <w:rFonts w:cs="Arial"/>
                <w:color w:val="000000"/>
                <w:szCs w:val="22"/>
              </w:rPr>
            </w:pPr>
            <w:ins w:id="4928" w:author="Strzelczyk, Anthony (A.)" w:date="2020-12-17T11:18:00Z">
              <w:del w:id="4929" w:author="Strzelczyk, Anthony (A.)" w:date="2021-02-22T11:20:00Z">
                <w:r w:rsidDel="00D06BF0">
                  <w:rPr>
                    <w:rFonts w:cs="Arial"/>
                    <w:color w:val="000000"/>
                    <w:szCs w:val="22"/>
                  </w:rPr>
                  <w:delText xml:space="preserve">Initiate Rear Fog </w:delText>
                </w:r>
              </w:del>
            </w:ins>
            <w:ins w:id="4930" w:author="Strzelczyk, Anthony (A.)" w:date="2021-01-29T11:39:00Z">
              <w:del w:id="4931" w:author="Strzelczyk, Anthony (A.)" w:date="2021-02-22T11:20:00Z">
                <w:r w:rsidR="000F309E" w:rsidDel="00D06BF0">
                  <w:rPr>
                    <w:rFonts w:cs="Arial"/>
                    <w:color w:val="000000"/>
                    <w:szCs w:val="22"/>
                  </w:rPr>
                  <w:delText>Activation</w:delText>
                </w:r>
              </w:del>
            </w:ins>
          </w:p>
        </w:tc>
      </w:tr>
      <w:tr w:rsidR="00776014" w:rsidDel="00D06BF0" w14:paraId="26FED9FA" w14:textId="14103815" w:rsidTr="00887624">
        <w:trPr>
          <w:trHeight w:val="255"/>
          <w:ins w:id="4932" w:author="Strzelczyk, Anthony (A.)" w:date="2020-12-17T11:18:00Z"/>
          <w:del w:id="4933"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70C86" w14:textId="49D7A001" w:rsidR="00776014" w:rsidDel="00D06BF0" w:rsidRDefault="00776014" w:rsidP="00887624">
            <w:pPr>
              <w:spacing w:line="240" w:lineRule="atLeast"/>
              <w:rPr>
                <w:ins w:id="4934" w:author="Strzelczyk, Anthony (A.)" w:date="2020-12-17T11:18:00Z"/>
                <w:del w:id="4935" w:author="Strzelczyk, Anthony (A.)" w:date="2021-02-22T11:20:00Z"/>
                <w:rFonts w:cs="Arial"/>
                <w:b/>
                <w:bCs/>
                <w:color w:val="000000"/>
                <w:szCs w:val="22"/>
              </w:rPr>
            </w:pPr>
            <w:ins w:id="4936" w:author="Strzelczyk, Anthony (A.)" w:date="2020-12-17T11:18:00Z">
              <w:del w:id="4937" w:author="Strzelczyk, Anthony (A.)" w:date="2021-02-22T11:20:00Z">
                <w:r w:rsidDel="00D06BF0">
                  <w:rPr>
                    <w:rFonts w:cs="Arial"/>
                    <w:b/>
                    <w:bCs/>
                    <w:color w:val="000000"/>
                    <w:szCs w:val="22"/>
                  </w:rPr>
                  <w:delText>Description</w:delText>
                </w:r>
              </w:del>
            </w:ins>
          </w:p>
        </w:tc>
        <w:tc>
          <w:tcPr>
            <w:tcW w:w="688" w:type="dxa"/>
            <w:tcBorders>
              <w:top w:val="single" w:sz="4" w:space="0" w:color="auto"/>
              <w:left w:val="single" w:sz="4" w:space="0" w:color="auto"/>
              <w:bottom w:val="single" w:sz="4" w:space="0" w:color="auto"/>
              <w:right w:val="single" w:sz="4" w:space="0" w:color="auto"/>
            </w:tcBorders>
          </w:tcPr>
          <w:p w14:paraId="05283372" w14:textId="70222AFD" w:rsidR="00776014" w:rsidDel="00D06BF0" w:rsidRDefault="00776014" w:rsidP="00887624">
            <w:pPr>
              <w:spacing w:line="240" w:lineRule="atLeast"/>
              <w:rPr>
                <w:ins w:id="4938" w:author="Strzelczyk, Anthony (A.)" w:date="2020-12-17T11:18:00Z"/>
                <w:del w:id="4939" w:author="Strzelczyk, Anthony (A.)" w:date="2021-02-22T11:20:00Z"/>
                <w:rFonts w:cs="Arial"/>
                <w:szCs w:val="22"/>
              </w:rPr>
            </w:pPr>
          </w:p>
        </w:tc>
        <w:tc>
          <w:tcPr>
            <w:tcW w:w="7290" w:type="dxa"/>
            <w:tcBorders>
              <w:top w:val="single" w:sz="4" w:space="0" w:color="auto"/>
              <w:left w:val="single" w:sz="4" w:space="0" w:color="auto"/>
              <w:bottom w:val="single" w:sz="4" w:space="0" w:color="auto"/>
              <w:right w:val="single" w:sz="4" w:space="0" w:color="auto"/>
            </w:tcBorders>
            <w:hideMark/>
          </w:tcPr>
          <w:p w14:paraId="724A49D1" w14:textId="7EAB7E10" w:rsidR="00776014" w:rsidDel="00D06BF0" w:rsidRDefault="00776014" w:rsidP="00887624">
            <w:pPr>
              <w:spacing w:line="240" w:lineRule="atLeast"/>
              <w:rPr>
                <w:ins w:id="4940" w:author="Strzelczyk, Anthony (A.)" w:date="2020-12-17T11:18:00Z"/>
                <w:del w:id="4941" w:author="Strzelczyk, Anthony (A.)" w:date="2021-02-22T11:20:00Z"/>
                <w:rFonts w:cs="Arial"/>
                <w:szCs w:val="22"/>
              </w:rPr>
            </w:pPr>
            <w:ins w:id="4942" w:author="Strzelczyk, Anthony (A.)" w:date="2020-12-17T11:18:00Z">
              <w:del w:id="4943" w:author="Strzelczyk, Anthony (A.)" w:date="2021-02-22T11:20:00Z">
                <w:r w:rsidDel="00D06BF0">
                  <w:rPr>
                    <w:rFonts w:cs="Arial"/>
                    <w:szCs w:val="22"/>
                  </w:rPr>
                  <w:delText xml:space="preserve">This Use Case describes the action necessary by the Actor to activate the </w:delText>
                </w:r>
              </w:del>
            </w:ins>
            <w:ins w:id="4944" w:author="Strzelczyk, Anthony (A.)" w:date="2020-12-23T14:48:00Z">
              <w:del w:id="4945" w:author="Strzelczyk, Anthony (A.)" w:date="2021-02-22T11:20:00Z">
                <w:r w:rsidR="00F21FF6" w:rsidDel="00D06BF0">
                  <w:rPr>
                    <w:rFonts w:cs="Arial"/>
                    <w:szCs w:val="22"/>
                  </w:rPr>
                  <w:delText xml:space="preserve">Rear </w:delText>
                </w:r>
              </w:del>
            </w:ins>
            <w:ins w:id="4946" w:author="Strzelczyk, Anthony (A.)" w:date="2020-12-17T11:18:00Z">
              <w:del w:id="4947" w:author="Strzelczyk, Anthony (A.)" w:date="2021-02-22T11:20:00Z">
                <w:r w:rsidDel="00D06BF0">
                  <w:rPr>
                    <w:rFonts w:cs="Arial"/>
                    <w:szCs w:val="22"/>
                  </w:rPr>
                  <w:delText>Fog Light Feature.</w:delText>
                </w:r>
              </w:del>
            </w:ins>
          </w:p>
        </w:tc>
      </w:tr>
      <w:tr w:rsidR="00776014" w:rsidDel="00D06BF0" w14:paraId="0ABC7FDE" w14:textId="6C8DCB2B" w:rsidTr="00887624">
        <w:trPr>
          <w:trHeight w:val="20"/>
          <w:ins w:id="4948" w:author="Strzelczyk, Anthony (A.)" w:date="2020-12-17T11:18:00Z"/>
          <w:del w:id="4949"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19FD19D3" w14:textId="4C4AA869" w:rsidR="00776014" w:rsidDel="00D06BF0" w:rsidRDefault="00776014" w:rsidP="00887624">
            <w:pPr>
              <w:spacing w:line="240" w:lineRule="atLeast"/>
              <w:rPr>
                <w:ins w:id="4950" w:author="Strzelczyk, Anthony (A.)" w:date="2020-12-17T11:18:00Z"/>
                <w:del w:id="4951" w:author="Strzelczyk, Anthony (A.)" w:date="2021-02-22T11:20:00Z"/>
                <w:rFonts w:cs="Arial"/>
                <w:b/>
                <w:bCs/>
                <w:color w:val="000000"/>
                <w:szCs w:val="22"/>
              </w:rPr>
            </w:pPr>
            <w:ins w:id="4952" w:author="Strzelczyk, Anthony (A.)" w:date="2020-12-17T11:18:00Z">
              <w:del w:id="4953" w:author="Strzelczyk, Anthony (A.)" w:date="2021-02-22T11:20:00Z">
                <w:r w:rsidDel="00D06BF0">
                  <w:rPr>
                    <w:rFonts w:cs="Arial"/>
                    <w:b/>
                    <w:bCs/>
                    <w:color w:val="000000"/>
                    <w:szCs w:val="22"/>
                  </w:rPr>
                  <w:delText>Preconditions</w:delText>
                </w:r>
              </w:del>
            </w:ins>
          </w:p>
        </w:tc>
        <w:tc>
          <w:tcPr>
            <w:tcW w:w="688" w:type="dxa"/>
            <w:tcBorders>
              <w:top w:val="single" w:sz="4" w:space="0" w:color="auto"/>
              <w:left w:val="single" w:sz="4" w:space="0" w:color="auto"/>
              <w:right w:val="single" w:sz="4" w:space="0" w:color="auto"/>
            </w:tcBorders>
          </w:tcPr>
          <w:p w14:paraId="1DD46A81" w14:textId="3B4B6D81" w:rsidR="00776014" w:rsidDel="00D06BF0" w:rsidRDefault="00776014" w:rsidP="00887624">
            <w:pPr>
              <w:spacing w:line="240" w:lineRule="atLeast"/>
              <w:rPr>
                <w:ins w:id="4954" w:author="Strzelczyk, Anthony (A.)" w:date="2020-12-17T11:18:00Z"/>
                <w:del w:id="4955" w:author="Strzelczyk, Anthony (A.)" w:date="2021-02-22T11:20:00Z"/>
                <w:rFonts w:cs="Arial"/>
                <w:color w:val="000000"/>
                <w:szCs w:val="22"/>
              </w:rPr>
            </w:pPr>
            <w:ins w:id="4956" w:author="Strzelczyk, Anthony (A.)" w:date="2020-12-17T11:18:00Z">
              <w:del w:id="4957"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790688D6" w14:textId="4D2A5864" w:rsidR="00776014" w:rsidDel="00D06BF0" w:rsidRDefault="00776014" w:rsidP="00887624">
            <w:pPr>
              <w:spacing w:line="240" w:lineRule="atLeast"/>
              <w:rPr>
                <w:ins w:id="4958" w:author="Strzelczyk, Anthony (A.)" w:date="2020-12-17T11:18:00Z"/>
                <w:del w:id="4959" w:author="Strzelczyk, Anthony (A.)" w:date="2021-02-22T11:20:00Z"/>
                <w:rFonts w:cs="Arial"/>
                <w:color w:val="000000"/>
                <w:szCs w:val="22"/>
              </w:rPr>
            </w:pPr>
            <w:ins w:id="4960" w:author="Strzelczyk, Anthony (A.)" w:date="2020-12-17T11:18:00Z">
              <w:del w:id="4961" w:author="Strzelczyk, Anthony (A.)" w:date="2021-02-22T11:20:00Z">
                <w:r w:rsidDel="00D06BF0">
                  <w:rPr>
                    <w:rFonts w:cs="Arial"/>
                    <w:color w:val="000000"/>
                    <w:szCs w:val="22"/>
                  </w:rPr>
                  <w:delText>Rear Fog Light installed</w:delText>
                </w:r>
              </w:del>
            </w:ins>
          </w:p>
        </w:tc>
      </w:tr>
      <w:tr w:rsidR="00776014" w:rsidDel="00D06BF0" w14:paraId="32C51191" w14:textId="6CA5EE80" w:rsidTr="00887624">
        <w:trPr>
          <w:trHeight w:val="20"/>
          <w:ins w:id="4962" w:author="Strzelczyk, Anthony (A.)" w:date="2020-12-17T11:18:00Z"/>
          <w:del w:id="4963" w:author="Strzelczyk, Anthony (A.)" w:date="2021-02-22T11:20:00Z"/>
        </w:trPr>
        <w:tc>
          <w:tcPr>
            <w:tcW w:w="2547" w:type="dxa"/>
            <w:vMerge/>
            <w:tcBorders>
              <w:left w:val="single" w:sz="4" w:space="0" w:color="auto"/>
              <w:right w:val="single" w:sz="4" w:space="0" w:color="auto"/>
            </w:tcBorders>
            <w:vAlign w:val="center"/>
            <w:hideMark/>
          </w:tcPr>
          <w:p w14:paraId="7C822084" w14:textId="16B81E78" w:rsidR="00776014" w:rsidDel="00D06BF0" w:rsidRDefault="00776014" w:rsidP="00887624">
            <w:pPr>
              <w:overflowPunct/>
              <w:autoSpaceDE/>
              <w:autoSpaceDN/>
              <w:adjustRightInd/>
              <w:spacing w:line="240" w:lineRule="atLeast"/>
              <w:rPr>
                <w:ins w:id="4964" w:author="Strzelczyk, Anthony (A.)" w:date="2020-12-17T11:18:00Z"/>
                <w:del w:id="4965" w:author="Strzelczyk, Anthony (A.)" w:date="2021-02-22T11:20:00Z"/>
                <w:rFonts w:cs="Arial"/>
                <w:b/>
                <w:bCs/>
                <w:color w:val="000000"/>
                <w:szCs w:val="22"/>
              </w:rPr>
            </w:pPr>
          </w:p>
        </w:tc>
        <w:tc>
          <w:tcPr>
            <w:tcW w:w="688" w:type="dxa"/>
            <w:tcBorders>
              <w:left w:val="single" w:sz="4" w:space="0" w:color="auto"/>
              <w:right w:val="single" w:sz="4" w:space="0" w:color="auto"/>
            </w:tcBorders>
          </w:tcPr>
          <w:p w14:paraId="272662FD" w14:textId="42E392F6" w:rsidR="00776014" w:rsidDel="00D06BF0" w:rsidRDefault="00776014" w:rsidP="00887624">
            <w:pPr>
              <w:spacing w:line="240" w:lineRule="atLeast"/>
              <w:rPr>
                <w:ins w:id="4966" w:author="Strzelczyk, Anthony (A.)" w:date="2020-12-17T11:18:00Z"/>
                <w:del w:id="4967" w:author="Strzelczyk, Anthony (A.)" w:date="2021-02-22T11:20:00Z"/>
                <w:rFonts w:cs="Arial"/>
                <w:color w:val="000000"/>
                <w:szCs w:val="22"/>
              </w:rPr>
            </w:pPr>
            <w:ins w:id="4968" w:author="Strzelczyk, Anthony (A.)" w:date="2020-12-17T11:18:00Z">
              <w:del w:id="4969"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06B04148" w14:textId="62C64DDC" w:rsidR="00776014" w:rsidDel="00D06BF0" w:rsidRDefault="00776014" w:rsidP="00887624">
            <w:pPr>
              <w:spacing w:line="240" w:lineRule="atLeast"/>
              <w:rPr>
                <w:ins w:id="4970" w:author="Strzelczyk, Anthony (A.)" w:date="2020-12-17T11:18:00Z"/>
                <w:del w:id="4971" w:author="Strzelczyk, Anthony (A.)" w:date="2021-02-22T11:20:00Z"/>
                <w:rFonts w:cs="Arial"/>
                <w:color w:val="000000"/>
                <w:szCs w:val="22"/>
              </w:rPr>
            </w:pPr>
            <w:ins w:id="4972" w:author="Strzelczyk, Anthony (A.)" w:date="2020-12-17T11:19:00Z">
              <w:del w:id="4973" w:author="Strzelczyk, Anthony (A.)" w:date="2021-02-22T11:20:00Z">
                <w:r w:rsidDel="00D06BF0">
                  <w:rPr>
                    <w:rFonts w:cs="Arial"/>
                    <w:color w:val="000000"/>
                    <w:szCs w:val="22"/>
                  </w:rPr>
                  <w:delText>Rear</w:delText>
                </w:r>
              </w:del>
            </w:ins>
            <w:ins w:id="4974" w:author="Strzelczyk, Anthony (A.)" w:date="2020-12-17T11:18:00Z">
              <w:del w:id="4975" w:author="Strzelczyk, Anthony (A.)" w:date="2021-02-22T11:20:00Z">
                <w:r w:rsidDel="00D06BF0">
                  <w:rPr>
                    <w:rFonts w:cs="Arial"/>
                    <w:color w:val="000000"/>
                    <w:szCs w:val="22"/>
                  </w:rPr>
                  <w:delText xml:space="preserve"> Fog Light is OFF</w:delText>
                </w:r>
              </w:del>
            </w:ins>
          </w:p>
        </w:tc>
      </w:tr>
      <w:tr w:rsidR="00281471" w:rsidDel="00D06BF0" w14:paraId="08FF34AD" w14:textId="205E9EA7" w:rsidTr="00887624">
        <w:trPr>
          <w:trHeight w:val="20"/>
          <w:ins w:id="4976" w:author="Strzelczyk, Anthony (A.)" w:date="2021-01-29T10:15:00Z"/>
          <w:del w:id="4977" w:author="Strzelczyk, Anthony (A.)" w:date="2021-02-22T11:20:00Z"/>
        </w:trPr>
        <w:tc>
          <w:tcPr>
            <w:tcW w:w="2547" w:type="dxa"/>
            <w:vMerge/>
            <w:tcBorders>
              <w:left w:val="single" w:sz="4" w:space="0" w:color="auto"/>
              <w:right w:val="single" w:sz="4" w:space="0" w:color="auto"/>
            </w:tcBorders>
            <w:vAlign w:val="center"/>
          </w:tcPr>
          <w:p w14:paraId="0690581D" w14:textId="34BB8ED3" w:rsidR="00281471" w:rsidDel="00D06BF0" w:rsidRDefault="00281471" w:rsidP="00281471">
            <w:pPr>
              <w:overflowPunct/>
              <w:autoSpaceDE/>
              <w:autoSpaceDN/>
              <w:adjustRightInd/>
              <w:spacing w:line="240" w:lineRule="atLeast"/>
              <w:rPr>
                <w:ins w:id="4978" w:author="Strzelczyk, Anthony (A.)" w:date="2021-01-29T10:15:00Z"/>
                <w:del w:id="4979" w:author="Strzelczyk, Anthony (A.)" w:date="2021-02-22T11:20:00Z"/>
                <w:rFonts w:cs="Arial"/>
                <w:b/>
                <w:bCs/>
                <w:color w:val="000000"/>
                <w:szCs w:val="22"/>
              </w:rPr>
            </w:pPr>
          </w:p>
        </w:tc>
        <w:tc>
          <w:tcPr>
            <w:tcW w:w="688" w:type="dxa"/>
            <w:tcBorders>
              <w:left w:val="single" w:sz="4" w:space="0" w:color="auto"/>
              <w:right w:val="single" w:sz="4" w:space="0" w:color="auto"/>
            </w:tcBorders>
          </w:tcPr>
          <w:p w14:paraId="6A910D4D" w14:textId="7120DA1B" w:rsidR="00281471" w:rsidDel="00D06BF0" w:rsidRDefault="00281471" w:rsidP="00281471">
            <w:pPr>
              <w:spacing w:line="240" w:lineRule="atLeast"/>
              <w:rPr>
                <w:ins w:id="4980" w:author="Strzelczyk, Anthony (A.)" w:date="2021-01-29T10:15:00Z"/>
                <w:del w:id="4981" w:author="Strzelczyk, Anthony (A.)" w:date="2021-02-22T11:20:00Z"/>
                <w:rFonts w:cs="Arial"/>
                <w:color w:val="000000"/>
                <w:sz w:val="14"/>
                <w:szCs w:val="14"/>
              </w:rPr>
            </w:pPr>
            <w:ins w:id="4982" w:author="Strzelczyk, Anthony (A.)" w:date="2021-01-29T10:15:00Z">
              <w:del w:id="4983"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tcPr>
          <w:p w14:paraId="59B828B9" w14:textId="2E3773B4" w:rsidR="00281471" w:rsidDel="00D06BF0" w:rsidRDefault="00281471" w:rsidP="00281471">
            <w:pPr>
              <w:spacing w:line="240" w:lineRule="atLeast"/>
              <w:rPr>
                <w:ins w:id="4984" w:author="Strzelczyk, Anthony (A.)" w:date="2021-01-29T10:15:00Z"/>
                <w:del w:id="4985" w:author="Strzelczyk, Anthony (A.)" w:date="2021-02-22T11:20:00Z"/>
                <w:rFonts w:cs="Arial"/>
                <w:color w:val="000000"/>
                <w:szCs w:val="22"/>
              </w:rPr>
            </w:pPr>
            <w:ins w:id="4986" w:author="Strzelczyk, Anthony (A.)" w:date="2021-01-29T10:15:00Z">
              <w:del w:id="4987" w:author="Strzelczyk, Anthony (A.)" w:date="2021-02-22T11:20:00Z">
                <w:r w:rsidDel="00D06BF0">
                  <w:rPr>
                    <w:rFonts w:cs="Arial"/>
                    <w:color w:val="000000"/>
                    <w:szCs w:val="22"/>
                  </w:rPr>
                  <w:delText>Ignition is OFF</w:delText>
                </w:r>
              </w:del>
            </w:ins>
          </w:p>
        </w:tc>
      </w:tr>
      <w:tr w:rsidR="004E6E62" w:rsidDel="00D06BF0" w14:paraId="06E296C6" w14:textId="1067E3B6" w:rsidTr="003F2175">
        <w:trPr>
          <w:trHeight w:val="255"/>
          <w:ins w:id="4988" w:author="Strzelczyk, Anthony (A.)" w:date="2020-12-17T11:18:00Z"/>
          <w:del w:id="4989"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212AF54E" w14:textId="3B389BBF" w:rsidR="004E6E62" w:rsidDel="00D06BF0" w:rsidRDefault="004E6E62" w:rsidP="004E6E62">
            <w:pPr>
              <w:spacing w:line="240" w:lineRule="atLeast"/>
              <w:rPr>
                <w:ins w:id="4990" w:author="Strzelczyk, Anthony (A.)" w:date="2020-12-17T11:18:00Z"/>
                <w:del w:id="4991" w:author="Strzelczyk, Anthony (A.)" w:date="2021-02-22T11:20:00Z"/>
                <w:rFonts w:cs="Arial"/>
                <w:b/>
                <w:bCs/>
                <w:color w:val="000000"/>
                <w:szCs w:val="22"/>
              </w:rPr>
            </w:pPr>
            <w:ins w:id="4992" w:author="Strzelczyk, Anthony (A.)" w:date="2020-12-17T11:18:00Z">
              <w:del w:id="4993" w:author="Strzelczyk, Anthony (A.)" w:date="2021-02-22T11:20:00Z">
                <w:r w:rsidDel="00D06BF0">
                  <w:rPr>
                    <w:rFonts w:cs="Arial"/>
                    <w:b/>
                    <w:bCs/>
                    <w:color w:val="000000"/>
                    <w:szCs w:val="22"/>
                  </w:rPr>
                  <w:delText>Main Flow</w:delText>
                </w:r>
              </w:del>
            </w:ins>
          </w:p>
        </w:tc>
        <w:tc>
          <w:tcPr>
            <w:tcW w:w="688" w:type="dxa"/>
            <w:tcBorders>
              <w:top w:val="single" w:sz="4" w:space="0" w:color="auto"/>
              <w:left w:val="single" w:sz="4" w:space="0" w:color="auto"/>
              <w:bottom w:val="single" w:sz="4" w:space="0" w:color="auto"/>
              <w:right w:val="single" w:sz="4" w:space="0" w:color="auto"/>
            </w:tcBorders>
          </w:tcPr>
          <w:p w14:paraId="08116F61" w14:textId="118F98A4" w:rsidR="004E6E62" w:rsidRPr="001D6A19" w:rsidDel="00D06BF0" w:rsidRDefault="004E6E62" w:rsidP="004E6E62">
            <w:pPr>
              <w:spacing w:line="240" w:lineRule="atLeast"/>
              <w:rPr>
                <w:ins w:id="4994" w:author="Strzelczyk, Anthony (A.)" w:date="2020-12-17T11:18:00Z"/>
                <w:del w:id="4995" w:author="Strzelczyk, Anthony (A.)" w:date="2021-02-22T11:20:00Z"/>
                <w:rFonts w:cs="Arial"/>
                <w:color w:val="000000"/>
                <w:sz w:val="14"/>
                <w:szCs w:val="14"/>
              </w:rPr>
            </w:pPr>
            <w:ins w:id="4996" w:author="Strzelczyk, Anthony (A.)" w:date="2021-01-29T10:24:00Z">
              <w:del w:id="4997" w:author="Strzelczyk, Anthony (A.)" w:date="2021-02-22T11:20:00Z">
                <w:r w:rsidDel="00D06BF0">
                  <w:rPr>
                    <w:rFonts w:cs="Arial"/>
                    <w:color w:val="000000"/>
                    <w:sz w:val="14"/>
                    <w:szCs w:val="14"/>
                  </w:rPr>
                  <w:delText>Seq 0</w:delText>
                </w:r>
              </w:del>
            </w:ins>
          </w:p>
        </w:tc>
        <w:tc>
          <w:tcPr>
            <w:tcW w:w="7290" w:type="dxa"/>
            <w:tcBorders>
              <w:top w:val="single" w:sz="4" w:space="0" w:color="auto"/>
              <w:left w:val="single" w:sz="4" w:space="0" w:color="auto"/>
              <w:bottom w:val="single" w:sz="4" w:space="0" w:color="auto"/>
              <w:right w:val="single" w:sz="4" w:space="0" w:color="auto"/>
            </w:tcBorders>
            <w:hideMark/>
          </w:tcPr>
          <w:p w14:paraId="1FEA9F00" w14:textId="34CF511F" w:rsidR="004E6E62" w:rsidDel="00D06BF0" w:rsidRDefault="004E6E62">
            <w:pPr>
              <w:spacing w:line="240" w:lineRule="atLeast"/>
              <w:rPr>
                <w:ins w:id="4998" w:author="Strzelczyk, Anthony (A.)" w:date="2020-12-17T11:18:00Z"/>
                <w:del w:id="4999" w:author="Strzelczyk, Anthony (A.)" w:date="2021-02-22T11:20:00Z"/>
                <w:rFonts w:cs="Arial"/>
                <w:color w:val="000000"/>
                <w:szCs w:val="22"/>
              </w:rPr>
            </w:pPr>
            <w:ins w:id="5000" w:author="Strzelczyk, Anthony (A.)" w:date="2021-01-29T10:24:00Z">
              <w:del w:id="5001" w:author="Strzelczyk, Anthony (A.)" w:date="2021-02-22T11:20:00Z">
                <w:r w:rsidDel="00D06BF0">
                  <w:rPr>
                    <w:rFonts w:cs="Arial"/>
                    <w:color w:val="000000"/>
                    <w:szCs w:val="22"/>
                  </w:rPr>
                  <w:delText xml:space="preserve">Driver initiates ignition RUN </w:delText>
                </w:r>
              </w:del>
            </w:ins>
          </w:p>
        </w:tc>
      </w:tr>
      <w:tr w:rsidR="004E6E62" w:rsidDel="00D06BF0" w14:paraId="23249DF5" w14:textId="2B1AA164" w:rsidTr="003F2175">
        <w:trPr>
          <w:trHeight w:val="255"/>
          <w:ins w:id="5002" w:author="Strzelczyk, Anthony (A.)" w:date="2021-01-29T10:22:00Z"/>
          <w:del w:id="5003" w:author="Strzelczyk, Anthony (A.)" w:date="2021-02-22T11:20:00Z"/>
        </w:trPr>
        <w:tc>
          <w:tcPr>
            <w:tcW w:w="2547" w:type="dxa"/>
            <w:vMerge/>
            <w:tcBorders>
              <w:left w:val="single" w:sz="4" w:space="0" w:color="auto"/>
              <w:bottom w:val="single" w:sz="4" w:space="0" w:color="auto"/>
              <w:right w:val="single" w:sz="4" w:space="0" w:color="auto"/>
            </w:tcBorders>
            <w:shd w:val="clear" w:color="auto" w:fill="D9D9D9" w:themeFill="background1" w:themeFillShade="D9"/>
          </w:tcPr>
          <w:p w14:paraId="59DD9EAD" w14:textId="7C978199" w:rsidR="004E6E62" w:rsidDel="00D06BF0" w:rsidRDefault="004E6E62" w:rsidP="004E6E62">
            <w:pPr>
              <w:spacing w:line="240" w:lineRule="atLeast"/>
              <w:rPr>
                <w:ins w:id="5004" w:author="Strzelczyk, Anthony (A.)" w:date="2021-01-29T10:22:00Z"/>
                <w:del w:id="5005" w:author="Strzelczyk, Anthony (A.)" w:date="2021-02-22T11:20:00Z"/>
                <w:rFonts w:cs="Arial"/>
                <w:b/>
                <w:bCs/>
                <w:color w:val="000000"/>
                <w:szCs w:val="22"/>
              </w:rPr>
            </w:pPr>
          </w:p>
        </w:tc>
        <w:tc>
          <w:tcPr>
            <w:tcW w:w="688" w:type="dxa"/>
            <w:tcBorders>
              <w:top w:val="single" w:sz="4" w:space="0" w:color="auto"/>
              <w:left w:val="single" w:sz="4" w:space="0" w:color="auto"/>
              <w:bottom w:val="single" w:sz="4" w:space="0" w:color="auto"/>
              <w:right w:val="single" w:sz="4" w:space="0" w:color="auto"/>
            </w:tcBorders>
          </w:tcPr>
          <w:p w14:paraId="261D3322" w14:textId="6F0F2C77" w:rsidR="004E6E62" w:rsidDel="00D06BF0" w:rsidRDefault="004E6E62" w:rsidP="004E6E62">
            <w:pPr>
              <w:spacing w:line="240" w:lineRule="atLeast"/>
              <w:rPr>
                <w:ins w:id="5006" w:author="Strzelczyk, Anthony (A.)" w:date="2021-01-29T10:22:00Z"/>
                <w:del w:id="5007" w:author="Strzelczyk, Anthony (A.)" w:date="2021-02-22T11:20:00Z"/>
                <w:rFonts w:cs="Arial"/>
                <w:color w:val="000000"/>
                <w:sz w:val="14"/>
                <w:szCs w:val="14"/>
              </w:rPr>
            </w:pPr>
            <w:ins w:id="5008" w:author="Strzelczyk, Anthony (A.)" w:date="2021-01-29T10:24:00Z">
              <w:del w:id="5009" w:author="Strzelczyk, Anthony (A.)" w:date="2021-02-22T11:20:00Z">
                <w:r w:rsidDel="00D06BF0">
                  <w:rPr>
                    <w:rFonts w:cs="Arial"/>
                    <w:color w:val="000000"/>
                    <w:sz w:val="14"/>
                    <w:szCs w:val="14"/>
                  </w:rPr>
                  <w:delText>Seq</w:delText>
                </w:r>
                <w:r w:rsidRPr="001D6A19" w:rsidDel="00D06BF0">
                  <w:rPr>
                    <w:rFonts w:cs="Arial"/>
                    <w:color w:val="000000"/>
                    <w:sz w:val="14"/>
                    <w:szCs w:val="14"/>
                  </w:rPr>
                  <w:delText xml:space="preserve"> 1</w:delText>
                </w:r>
              </w:del>
            </w:ins>
          </w:p>
        </w:tc>
        <w:tc>
          <w:tcPr>
            <w:tcW w:w="7290" w:type="dxa"/>
            <w:tcBorders>
              <w:top w:val="single" w:sz="4" w:space="0" w:color="auto"/>
              <w:left w:val="single" w:sz="4" w:space="0" w:color="auto"/>
              <w:bottom w:val="single" w:sz="4" w:space="0" w:color="auto"/>
              <w:right w:val="single" w:sz="4" w:space="0" w:color="auto"/>
            </w:tcBorders>
          </w:tcPr>
          <w:p w14:paraId="493F797D" w14:textId="418875C3" w:rsidR="004E6E62" w:rsidDel="00D06BF0" w:rsidRDefault="004E6E62" w:rsidP="004E6E62">
            <w:pPr>
              <w:spacing w:line="240" w:lineRule="atLeast"/>
              <w:rPr>
                <w:ins w:id="5010" w:author="Strzelczyk, Anthony (A.)" w:date="2021-01-29T10:22:00Z"/>
                <w:del w:id="5011" w:author="Strzelczyk, Anthony (A.)" w:date="2021-02-22T11:20:00Z"/>
                <w:rFonts w:cs="Arial"/>
                <w:color w:val="000000"/>
                <w:szCs w:val="22"/>
              </w:rPr>
            </w:pPr>
            <w:ins w:id="5012" w:author="Strzelczyk, Anthony (A.)" w:date="2021-01-29T10:24:00Z">
              <w:del w:id="5013" w:author="Strzelczyk, Anthony (A.)" w:date="2021-02-22T11:20:00Z">
                <w:r w:rsidDel="00D06BF0">
                  <w:rPr>
                    <w:rFonts w:cs="Arial"/>
                    <w:color w:val="000000"/>
                    <w:szCs w:val="22"/>
                  </w:rPr>
                  <w:delText xml:space="preserve">Driver requests Front Fog </w:delText>
                </w:r>
              </w:del>
            </w:ins>
          </w:p>
        </w:tc>
      </w:tr>
      <w:tr w:rsidR="004E6E62" w:rsidDel="00D06BF0" w14:paraId="63C8E524" w14:textId="18C848F9" w:rsidTr="00887624">
        <w:trPr>
          <w:trHeight w:val="255"/>
          <w:ins w:id="5014" w:author="Strzelczyk, Anthony (A.)" w:date="2020-12-17T14:49:00Z"/>
          <w:del w:id="5015"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4E08A0B7" w14:textId="35E1A87C" w:rsidR="004E6E62" w:rsidDel="00D06BF0" w:rsidRDefault="004E6E62" w:rsidP="004E6E62">
            <w:pPr>
              <w:spacing w:line="240" w:lineRule="atLeast"/>
              <w:rPr>
                <w:ins w:id="5016" w:author="Strzelczyk, Anthony (A.)" w:date="2020-12-17T14:49:00Z"/>
                <w:del w:id="5017" w:author="Strzelczyk, Anthony (A.)" w:date="2021-02-22T11:20:00Z"/>
                <w:rFonts w:cs="Arial"/>
                <w:b/>
                <w:bCs/>
                <w:color w:val="000000"/>
                <w:szCs w:val="22"/>
              </w:rPr>
            </w:pPr>
            <w:ins w:id="5018" w:author="Strzelczyk, Anthony (A.)" w:date="2020-12-17T14:50:00Z">
              <w:del w:id="5019" w:author="Strzelczyk, Anthony (A.)" w:date="2021-02-22T11:20:00Z">
                <w:r w:rsidDel="00D06BF0">
                  <w:rPr>
                    <w:rFonts w:cs="Arial"/>
                    <w:b/>
                    <w:bCs/>
                    <w:color w:val="000000"/>
                    <w:szCs w:val="22"/>
                  </w:rPr>
                  <w:delText>Alternative Flow</w:delText>
                </w:r>
              </w:del>
            </w:ins>
          </w:p>
        </w:tc>
        <w:tc>
          <w:tcPr>
            <w:tcW w:w="688" w:type="dxa"/>
            <w:tcBorders>
              <w:top w:val="single" w:sz="4" w:space="0" w:color="auto"/>
              <w:left w:val="single" w:sz="4" w:space="0" w:color="auto"/>
              <w:right w:val="single" w:sz="4" w:space="0" w:color="auto"/>
            </w:tcBorders>
          </w:tcPr>
          <w:p w14:paraId="3C0A5CCE" w14:textId="2D09631B" w:rsidR="004E6E62" w:rsidDel="00D06BF0" w:rsidRDefault="004E6E62" w:rsidP="004E6E62">
            <w:pPr>
              <w:spacing w:line="240" w:lineRule="atLeast"/>
              <w:rPr>
                <w:ins w:id="5020" w:author="Strzelczyk, Anthony (A.)" w:date="2020-12-17T14:49:00Z"/>
                <w:del w:id="5021"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749719E2" w14:textId="5C2BD647" w:rsidR="004E6E62" w:rsidDel="00D06BF0" w:rsidRDefault="004E6E62" w:rsidP="004E6E62">
            <w:pPr>
              <w:spacing w:line="240" w:lineRule="atLeast"/>
              <w:rPr>
                <w:ins w:id="5022" w:author="Strzelczyk, Anthony (A.)" w:date="2020-12-17T14:49:00Z"/>
                <w:del w:id="5023" w:author="Strzelczyk, Anthony (A.)" w:date="2021-02-22T11:20:00Z"/>
                <w:rFonts w:cs="Arial"/>
                <w:color w:val="000000"/>
                <w:szCs w:val="22"/>
              </w:rPr>
            </w:pPr>
          </w:p>
        </w:tc>
      </w:tr>
      <w:tr w:rsidR="004E6E62" w:rsidDel="00D06BF0" w14:paraId="36DEF648" w14:textId="2748AC28" w:rsidTr="00887624">
        <w:trPr>
          <w:trHeight w:val="255"/>
          <w:ins w:id="5024" w:author="Strzelczyk, Anthony (A.)" w:date="2020-12-17T14:50:00Z"/>
          <w:del w:id="5025"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328A323C" w14:textId="73E5999B" w:rsidR="004E6E62" w:rsidDel="00D06BF0" w:rsidRDefault="004E6E62" w:rsidP="004E6E62">
            <w:pPr>
              <w:spacing w:line="240" w:lineRule="atLeast"/>
              <w:rPr>
                <w:ins w:id="5026" w:author="Strzelczyk, Anthony (A.)" w:date="2020-12-17T14:50:00Z"/>
                <w:del w:id="5027" w:author="Strzelczyk, Anthony (A.)" w:date="2021-02-22T11:20:00Z"/>
                <w:rFonts w:cs="Arial"/>
                <w:b/>
                <w:bCs/>
                <w:color w:val="000000"/>
                <w:szCs w:val="22"/>
              </w:rPr>
            </w:pPr>
            <w:ins w:id="5028" w:author="Strzelczyk, Anthony (A.)" w:date="2020-12-17T14:50:00Z">
              <w:del w:id="5029" w:author="Strzelczyk, Anthony (A.)" w:date="2021-02-22T11:20:00Z">
                <w:r w:rsidDel="00D06BF0">
                  <w:rPr>
                    <w:rFonts w:cs="Arial"/>
                    <w:b/>
                    <w:bCs/>
                    <w:color w:val="000000"/>
                    <w:szCs w:val="22"/>
                  </w:rPr>
                  <w:delText>Post Condition</w:delText>
                </w:r>
              </w:del>
            </w:ins>
          </w:p>
        </w:tc>
        <w:tc>
          <w:tcPr>
            <w:tcW w:w="688" w:type="dxa"/>
            <w:tcBorders>
              <w:top w:val="single" w:sz="4" w:space="0" w:color="auto"/>
              <w:left w:val="single" w:sz="4" w:space="0" w:color="auto"/>
              <w:right w:val="single" w:sz="4" w:space="0" w:color="auto"/>
            </w:tcBorders>
          </w:tcPr>
          <w:p w14:paraId="7AB5F45F" w14:textId="4A42B9DB" w:rsidR="004E6E62" w:rsidDel="00D06BF0" w:rsidRDefault="004E6E62" w:rsidP="004E6E62">
            <w:pPr>
              <w:spacing w:line="240" w:lineRule="atLeast"/>
              <w:rPr>
                <w:ins w:id="5030" w:author="Strzelczyk, Anthony (A.)" w:date="2020-12-17T14:50:00Z"/>
                <w:del w:id="5031"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316CD2C7" w14:textId="4BF8EA7D" w:rsidR="004E6E62" w:rsidDel="00D06BF0" w:rsidRDefault="00885F23" w:rsidP="004E6E62">
            <w:pPr>
              <w:spacing w:line="240" w:lineRule="atLeast"/>
              <w:rPr>
                <w:ins w:id="5032" w:author="Strzelczyk, Anthony (A.)" w:date="2020-12-17T14:50:00Z"/>
                <w:del w:id="5033" w:author="Strzelczyk, Anthony (A.)" w:date="2021-02-22T11:20:00Z"/>
                <w:rFonts w:cs="Arial"/>
                <w:color w:val="000000"/>
                <w:szCs w:val="22"/>
              </w:rPr>
            </w:pPr>
            <w:ins w:id="5034" w:author="Strzelczyk, Anthony (A.)" w:date="2021-01-29T10:35:00Z">
              <w:del w:id="5035" w:author="Strzelczyk, Anthony (A.)" w:date="2021-02-22T11:20:00Z">
                <w:r w:rsidDel="00D06BF0">
                  <w:rPr>
                    <w:rFonts w:cs="Arial"/>
                    <w:color w:val="000000"/>
                    <w:szCs w:val="22"/>
                  </w:rPr>
                  <w:delText xml:space="preserve">Exterior </w:delText>
                </w:r>
              </w:del>
            </w:ins>
            <w:ins w:id="5036" w:author="Strzelczyk, Anthony (A.)" w:date="2021-01-29T10:28:00Z">
              <w:del w:id="5037" w:author="Strzelczyk, Anthony (A.)" w:date="2021-02-22T11:20:00Z">
                <w:r w:rsidR="004E6E62" w:rsidDel="00D06BF0">
                  <w:rPr>
                    <w:rFonts w:cs="Arial"/>
                    <w:color w:val="000000"/>
                    <w:szCs w:val="22"/>
                  </w:rPr>
                  <w:delText>Rear Fog Lamps turn ON.</w:delText>
                </w:r>
              </w:del>
            </w:ins>
          </w:p>
        </w:tc>
      </w:tr>
      <w:tr w:rsidR="004E6E62" w:rsidDel="00D06BF0" w14:paraId="707C0B66" w14:textId="7F95E626" w:rsidTr="00887624">
        <w:trPr>
          <w:trHeight w:val="255"/>
          <w:ins w:id="5038" w:author="Strzelczyk, Anthony (A.)" w:date="2020-12-17T14:50:00Z"/>
          <w:del w:id="5039"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646F504B" w14:textId="0CFAF59F" w:rsidR="004E6E62" w:rsidDel="00D06BF0" w:rsidRDefault="004E6E62" w:rsidP="004E6E62">
            <w:pPr>
              <w:spacing w:line="240" w:lineRule="atLeast"/>
              <w:rPr>
                <w:ins w:id="5040" w:author="Strzelczyk, Anthony (A.)" w:date="2020-12-17T14:50:00Z"/>
                <w:del w:id="5041" w:author="Strzelczyk, Anthony (A.)" w:date="2021-02-22T11:20:00Z"/>
                <w:rFonts w:cs="Arial"/>
                <w:b/>
                <w:bCs/>
                <w:color w:val="000000"/>
                <w:szCs w:val="22"/>
              </w:rPr>
            </w:pPr>
            <w:ins w:id="5042" w:author="Strzelczyk, Anthony (A.)" w:date="2020-12-17T14:50:00Z">
              <w:del w:id="5043" w:author="Strzelczyk, Anthony (A.)" w:date="2021-02-22T11:20:00Z">
                <w:r w:rsidDel="00D06BF0">
                  <w:rPr>
                    <w:rFonts w:cs="Arial"/>
                    <w:b/>
                    <w:bCs/>
                    <w:color w:val="000000"/>
                    <w:szCs w:val="22"/>
                  </w:rPr>
                  <w:delText>Exception Flows</w:delText>
                </w:r>
              </w:del>
            </w:ins>
          </w:p>
        </w:tc>
        <w:tc>
          <w:tcPr>
            <w:tcW w:w="688" w:type="dxa"/>
            <w:tcBorders>
              <w:top w:val="single" w:sz="4" w:space="0" w:color="auto"/>
              <w:left w:val="single" w:sz="4" w:space="0" w:color="auto"/>
              <w:right w:val="single" w:sz="4" w:space="0" w:color="auto"/>
            </w:tcBorders>
          </w:tcPr>
          <w:p w14:paraId="1D6831E1" w14:textId="12AD986D" w:rsidR="004E6E62" w:rsidDel="00D06BF0" w:rsidRDefault="004E6E62" w:rsidP="004E6E62">
            <w:pPr>
              <w:spacing w:line="240" w:lineRule="atLeast"/>
              <w:rPr>
                <w:ins w:id="5044" w:author="Strzelczyk, Anthony (A.)" w:date="2020-12-17T14:50:00Z"/>
                <w:del w:id="5045"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414E360B" w14:textId="28BD41E6" w:rsidR="004E6E62" w:rsidDel="00D06BF0" w:rsidRDefault="004E6E62" w:rsidP="004E6E62">
            <w:pPr>
              <w:spacing w:line="240" w:lineRule="atLeast"/>
              <w:rPr>
                <w:ins w:id="5046" w:author="Strzelczyk, Anthony (A.)" w:date="2020-12-17T14:50:00Z"/>
                <w:del w:id="5047" w:author="Strzelczyk, Anthony (A.)" w:date="2021-02-22T11:20:00Z"/>
                <w:rFonts w:cs="Arial"/>
                <w:color w:val="000000"/>
                <w:szCs w:val="22"/>
              </w:rPr>
            </w:pPr>
          </w:p>
        </w:tc>
      </w:tr>
    </w:tbl>
    <w:p w14:paraId="37BF5F91" w14:textId="34AB3897" w:rsidR="00F11B43" w:rsidRPr="004051D0" w:rsidDel="00D06BF0" w:rsidRDefault="00F11B43" w:rsidP="00F11B43">
      <w:pPr>
        <w:rPr>
          <w:ins w:id="5048" w:author="Strzelczyk, Anthony (A.)" w:date="2020-12-17T11:18:00Z"/>
          <w:del w:id="5049" w:author="Strzelczyk, Anthony (A.)" w:date="2021-02-22T11:2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11B43" w:rsidRPr="004051D0" w:rsidDel="00D06BF0" w14:paraId="04979C76" w14:textId="66B7CF1E" w:rsidTr="00887624">
        <w:trPr>
          <w:gridAfter w:val="1"/>
          <w:wAfter w:w="15" w:type="dxa"/>
          <w:hidden/>
          <w:ins w:id="5050" w:author="Strzelczyk, Anthony (A.)" w:date="2020-12-17T11:18:00Z"/>
          <w:del w:id="5051" w:author="Strzelczyk, Anthony (A.)" w:date="2021-02-22T11:2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20070" w14:textId="27F114CD" w:rsidR="00F11B43" w:rsidRPr="004051D0" w:rsidDel="00D06BF0" w:rsidRDefault="00F11B43" w:rsidP="00887624">
            <w:pPr>
              <w:rPr>
                <w:ins w:id="5052" w:author="Strzelczyk, Anthony (A.)" w:date="2020-12-17T11:18:00Z"/>
                <w:del w:id="5053" w:author="Strzelczyk, Anthony (A.)" w:date="2021-02-22T11:20:00Z"/>
                <w:rFonts w:eastAsiaTheme="minorHAnsi" w:cs="Arial"/>
                <w:bCs/>
                <w:vanish/>
                <w:color w:val="808080" w:themeColor="background1" w:themeShade="80"/>
                <w:sz w:val="16"/>
                <w:szCs w:val="14"/>
              </w:rPr>
            </w:pPr>
            <w:ins w:id="5054" w:author="Strzelczyk, Anthony (A.)" w:date="2020-12-17T11:18:00Z">
              <w:del w:id="5055" w:author="Strzelczyk, Anthony (A.)" w:date="2021-02-22T11:20:00Z">
                <w:r w:rsidRPr="004051D0" w:rsidDel="00D06BF0">
                  <w:rPr>
                    <w:rFonts w:cs="Arial"/>
                    <w:bCs/>
                    <w:vanish/>
                    <w:color w:val="808080" w:themeColor="background1" w:themeShade="80"/>
                    <w:sz w:val="16"/>
                    <w:szCs w:val="14"/>
                  </w:rPr>
                  <w:delText>Requirement ID: ###</w:delText>
                </w:r>
                <w:r w:rsidDel="00D06BF0">
                  <w:rPr>
                    <w:rFonts w:cs="Arial"/>
                    <w:bCs/>
                    <w:vanish/>
                    <w:color w:val="808080" w:themeColor="background1" w:themeShade="80"/>
                    <w:sz w:val="16"/>
                    <w:szCs w:val="14"/>
                  </w:rPr>
                  <w:delText>R_F_Operator initiation of Rear Fog Light_00044</w:delText>
                </w:r>
                <w:r w:rsidRPr="004051D0" w:rsidDel="00D06BF0">
                  <w:rPr>
                    <w:rFonts w:cs="Arial"/>
                    <w:bCs/>
                    <w:vanish/>
                    <w:color w:val="808080" w:themeColor="background1" w:themeShade="80"/>
                    <w:sz w:val="16"/>
                    <w:szCs w:val="14"/>
                  </w:rPr>
                  <w:delText>###</w:delText>
                </w:r>
              </w:del>
            </w:ins>
          </w:p>
        </w:tc>
      </w:tr>
      <w:tr w:rsidR="00F11B43" w:rsidRPr="004051D0" w:rsidDel="00D06BF0" w14:paraId="223C7FD1" w14:textId="6953B296" w:rsidTr="00887624">
        <w:trPr>
          <w:hidden/>
          <w:ins w:id="5056" w:author="Strzelczyk, Anthony (A.)" w:date="2020-12-17T11:18:00Z"/>
          <w:del w:id="5057"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A1131" w14:textId="50AD2C2F" w:rsidR="00F11B43" w:rsidRPr="004051D0" w:rsidDel="00D06BF0" w:rsidRDefault="00F11B43" w:rsidP="00887624">
            <w:pPr>
              <w:rPr>
                <w:ins w:id="5058" w:author="Strzelczyk, Anthony (A.)" w:date="2020-12-17T11:18:00Z"/>
                <w:del w:id="5059" w:author="Strzelczyk, Anthony (A.)" w:date="2021-02-22T11:20:00Z"/>
                <w:rFonts w:eastAsiaTheme="minorHAnsi" w:cs="Arial"/>
                <w:b/>
                <w:bCs/>
                <w:vanish/>
                <w:sz w:val="16"/>
                <w:szCs w:val="14"/>
              </w:rPr>
            </w:pPr>
            <w:ins w:id="5060" w:author="Strzelczyk, Anthony (A.)" w:date="2020-12-17T11:18:00Z">
              <w:del w:id="5061" w:author="Strzelczyk, Anthony (A.)" w:date="2021-02-22T11:20:00Z">
                <w:r w:rsidRPr="004051D0" w:rsidDel="00D06BF0">
                  <w:rPr>
                    <w:rFonts w:cs="Arial"/>
                    <w:b/>
                    <w:bCs/>
                    <w:vanish/>
                    <w:sz w:val="16"/>
                    <w:szCs w:val="14"/>
                  </w:rPr>
                  <w:delText>Rationale</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252B9" w14:textId="1E84D7B3" w:rsidR="00F11B43" w:rsidRPr="004051D0" w:rsidDel="00D06BF0" w:rsidRDefault="00F11B43" w:rsidP="00887624">
            <w:pPr>
              <w:rPr>
                <w:ins w:id="5062" w:author="Strzelczyk, Anthony (A.)" w:date="2020-12-17T11:18:00Z"/>
                <w:del w:id="5063" w:author="Strzelczyk, Anthony (A.)" w:date="2021-02-22T11:20:00Z"/>
                <w:rFonts w:cs="Arial"/>
                <w:vanish/>
                <w:color w:val="000000" w:themeColor="text1"/>
                <w:sz w:val="16"/>
                <w:szCs w:val="14"/>
              </w:rPr>
            </w:pPr>
          </w:p>
        </w:tc>
      </w:tr>
      <w:tr w:rsidR="00F11B43" w:rsidRPr="004051D0" w:rsidDel="00D06BF0" w14:paraId="6541CAEB" w14:textId="3375E026" w:rsidTr="00887624">
        <w:trPr>
          <w:hidden/>
          <w:ins w:id="5064" w:author="Strzelczyk, Anthony (A.)" w:date="2020-12-17T11:18:00Z"/>
          <w:del w:id="5065"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02B07" w14:textId="01AFE73C" w:rsidR="00F11B43" w:rsidRPr="004051D0" w:rsidDel="00D06BF0" w:rsidRDefault="00F11B43" w:rsidP="00887624">
            <w:pPr>
              <w:rPr>
                <w:ins w:id="5066" w:author="Strzelczyk, Anthony (A.)" w:date="2020-12-17T11:18:00Z"/>
                <w:del w:id="5067" w:author="Strzelczyk, Anthony (A.)" w:date="2021-02-22T11:20:00Z"/>
                <w:rFonts w:eastAsiaTheme="minorHAnsi" w:cs="Arial"/>
                <w:b/>
                <w:bCs/>
                <w:vanish/>
                <w:sz w:val="16"/>
                <w:szCs w:val="14"/>
              </w:rPr>
            </w:pPr>
            <w:ins w:id="5068" w:author="Strzelczyk, Anthony (A.)" w:date="2020-12-17T11:18:00Z">
              <w:del w:id="5069" w:author="Strzelczyk, Anthony (A.)" w:date="2021-02-22T11:20:00Z">
                <w:r w:rsidRPr="004051D0" w:rsidDel="00D06BF0">
                  <w:rPr>
                    <w:rFonts w:cs="Arial"/>
                    <w:b/>
                    <w:bCs/>
                    <w:vanish/>
                    <w:sz w:val="16"/>
                    <w:szCs w:val="14"/>
                  </w:rPr>
                  <w:delText>Acceptance Criteria</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F6490" w14:textId="54469959" w:rsidR="00F11B43" w:rsidRPr="004051D0" w:rsidDel="00D06BF0" w:rsidRDefault="00F11B43" w:rsidP="00887624">
            <w:pPr>
              <w:rPr>
                <w:ins w:id="5070" w:author="Strzelczyk, Anthony (A.)" w:date="2020-12-17T11:18:00Z"/>
                <w:del w:id="5071" w:author="Strzelczyk, Anthony (A.)" w:date="2021-02-22T11:20:00Z"/>
                <w:rFonts w:cs="Arial"/>
                <w:vanish/>
                <w:color w:val="000000" w:themeColor="text1"/>
                <w:sz w:val="16"/>
                <w:szCs w:val="14"/>
              </w:rPr>
            </w:pPr>
          </w:p>
        </w:tc>
      </w:tr>
      <w:tr w:rsidR="00F11B43" w:rsidRPr="004051D0" w:rsidDel="00D06BF0" w14:paraId="0C2A2617" w14:textId="280206B6" w:rsidTr="00887624">
        <w:trPr>
          <w:hidden/>
          <w:ins w:id="5072" w:author="Strzelczyk, Anthony (A.)" w:date="2020-12-17T11:18:00Z"/>
          <w:del w:id="5073"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274B6" w14:textId="3E29395B" w:rsidR="00F11B43" w:rsidRPr="004051D0" w:rsidDel="00D06BF0" w:rsidRDefault="00F11B43" w:rsidP="00887624">
            <w:pPr>
              <w:rPr>
                <w:ins w:id="5074" w:author="Strzelczyk, Anthony (A.)" w:date="2020-12-17T11:18:00Z"/>
                <w:del w:id="5075" w:author="Strzelczyk, Anthony (A.)" w:date="2021-02-22T11:20:00Z"/>
                <w:rFonts w:cs="Arial"/>
                <w:vanish/>
                <w:sz w:val="16"/>
                <w:szCs w:val="14"/>
              </w:rPr>
            </w:pPr>
            <w:ins w:id="5076" w:author="Strzelczyk, Anthony (A.)" w:date="2020-12-17T11:18:00Z">
              <w:del w:id="5077" w:author="Strzelczyk, Anthony (A.)" w:date="2021-02-22T11:20:00Z">
                <w:r w:rsidRPr="004051D0" w:rsidDel="00D06BF0">
                  <w:rPr>
                    <w:rFonts w:cs="Arial"/>
                    <w:b/>
                    <w:bCs/>
                    <w:vanish/>
                    <w:sz w:val="16"/>
                    <w:szCs w:val="14"/>
                  </w:rPr>
                  <w:delText>Notes</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42DB3" w14:textId="4E8A3AE3" w:rsidR="00F11B43" w:rsidRPr="004051D0" w:rsidDel="00D06BF0" w:rsidRDefault="00F11B43" w:rsidP="00887624">
            <w:pPr>
              <w:rPr>
                <w:ins w:id="5078" w:author="Strzelczyk, Anthony (A.)" w:date="2020-12-17T11:18:00Z"/>
                <w:del w:id="5079" w:author="Strzelczyk, Anthony (A.)" w:date="2021-02-22T11:20:00Z"/>
                <w:rFonts w:cs="Arial"/>
                <w:vanish/>
                <w:color w:val="000000" w:themeColor="text1"/>
                <w:sz w:val="16"/>
                <w:szCs w:val="14"/>
              </w:rPr>
            </w:pPr>
          </w:p>
        </w:tc>
      </w:tr>
      <w:tr w:rsidR="00F11B43" w:rsidRPr="004051D0" w:rsidDel="00D06BF0" w14:paraId="733ACD4B" w14:textId="0B8FEDD1" w:rsidTr="00887624">
        <w:trPr>
          <w:hidden/>
          <w:ins w:id="5080" w:author="Strzelczyk, Anthony (A.)" w:date="2020-12-17T11:18:00Z"/>
          <w:del w:id="5081"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3EFB6" w14:textId="4A337D6D" w:rsidR="00F11B43" w:rsidRPr="004051D0" w:rsidDel="00D06BF0" w:rsidRDefault="00F11B43" w:rsidP="00887624">
            <w:pPr>
              <w:rPr>
                <w:ins w:id="5082" w:author="Strzelczyk, Anthony (A.)" w:date="2020-12-17T11:18:00Z"/>
                <w:del w:id="5083" w:author="Strzelczyk, Anthony (A.)" w:date="2021-02-22T11:20:00Z"/>
                <w:rFonts w:cs="Arial"/>
                <w:b/>
                <w:bCs/>
                <w:vanish/>
                <w:sz w:val="16"/>
                <w:szCs w:val="14"/>
              </w:rPr>
            </w:pPr>
            <w:ins w:id="5084" w:author="Strzelczyk, Anthony (A.)" w:date="2020-12-17T11:18:00Z">
              <w:del w:id="5085" w:author="Strzelczyk, Anthony (A.)" w:date="2021-02-22T11:20:00Z">
                <w:r w:rsidRPr="004051D0" w:rsidDel="00D06BF0">
                  <w:rPr>
                    <w:rFonts w:cs="Arial"/>
                    <w:b/>
                    <w:bCs/>
                    <w:vanish/>
                    <w:sz w:val="16"/>
                    <w:szCs w:val="14"/>
                  </w:rPr>
                  <w:delText>Source</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FEB2A" w14:textId="345F89C0" w:rsidR="00F11B43" w:rsidRPr="004051D0" w:rsidDel="00D06BF0" w:rsidRDefault="00F11B43" w:rsidP="00887624">
            <w:pPr>
              <w:rPr>
                <w:ins w:id="5086" w:author="Strzelczyk, Anthony (A.)" w:date="2020-12-17T11:18:00Z"/>
                <w:del w:id="5087" w:author="Strzelczyk, Anthony (A.)" w:date="2021-02-22T11:20:00Z"/>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D8021" w14:textId="0614DA3F" w:rsidR="00F11B43" w:rsidRPr="004051D0" w:rsidDel="00D06BF0" w:rsidRDefault="00F11B43" w:rsidP="00887624">
            <w:pPr>
              <w:ind w:left="139"/>
              <w:rPr>
                <w:ins w:id="5088" w:author="Strzelczyk, Anthony (A.)" w:date="2020-12-17T11:18:00Z"/>
                <w:del w:id="5089" w:author="Strzelczyk, Anthony (A.)" w:date="2021-02-22T11:20:00Z"/>
                <w:rFonts w:cs="Arial"/>
                <w:b/>
                <w:bCs/>
                <w:vanish/>
                <w:sz w:val="16"/>
                <w:szCs w:val="14"/>
              </w:rPr>
            </w:pPr>
            <w:ins w:id="5090" w:author="Strzelczyk, Anthony (A.)" w:date="2020-12-17T11:18:00Z">
              <w:del w:id="5091" w:author="Strzelczyk, Anthony (A.)" w:date="2021-02-22T11:20:00Z">
                <w:r w:rsidRPr="004051D0" w:rsidDel="00D06BF0">
                  <w:rPr>
                    <w:rFonts w:cs="Arial"/>
                    <w:b/>
                    <w:bCs/>
                    <w:vanish/>
                    <w:sz w:val="16"/>
                    <w:szCs w:val="14"/>
                  </w:rPr>
                  <w:delText>Owner</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92B9C" w14:textId="69054E0B" w:rsidR="00F11B43" w:rsidRPr="004051D0" w:rsidDel="00D06BF0" w:rsidRDefault="00F11B43" w:rsidP="00887624">
            <w:pPr>
              <w:rPr>
                <w:ins w:id="5092" w:author="Strzelczyk, Anthony (A.)" w:date="2020-12-17T11:18:00Z"/>
                <w:del w:id="5093" w:author="Strzelczyk, Anthony (A.)" w:date="2021-02-22T11:20:00Z"/>
                <w:rFonts w:cs="Arial"/>
                <w:vanish/>
                <w:color w:val="000000" w:themeColor="text1"/>
                <w:sz w:val="16"/>
                <w:szCs w:val="14"/>
              </w:rPr>
            </w:pPr>
          </w:p>
        </w:tc>
      </w:tr>
      <w:tr w:rsidR="00F11B43" w:rsidRPr="004051D0" w:rsidDel="00D06BF0" w14:paraId="46CD3DBC" w14:textId="3457A919" w:rsidTr="00887624">
        <w:trPr>
          <w:hidden/>
          <w:ins w:id="5094" w:author="Strzelczyk, Anthony (A.)" w:date="2020-12-17T11:18:00Z"/>
          <w:del w:id="5095"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2BD58" w14:textId="2B50CCE9" w:rsidR="00F11B43" w:rsidRPr="004051D0" w:rsidDel="00D06BF0" w:rsidRDefault="00F11B43" w:rsidP="00887624">
            <w:pPr>
              <w:rPr>
                <w:ins w:id="5096" w:author="Strzelczyk, Anthony (A.)" w:date="2020-12-17T11:18:00Z"/>
                <w:del w:id="5097" w:author="Strzelczyk, Anthony (A.)" w:date="2021-02-22T11:20:00Z"/>
                <w:rFonts w:cs="Arial"/>
                <w:b/>
                <w:bCs/>
                <w:vanish/>
                <w:sz w:val="16"/>
                <w:szCs w:val="14"/>
              </w:rPr>
            </w:pPr>
            <w:ins w:id="5098" w:author="Strzelczyk, Anthony (A.)" w:date="2020-12-17T11:18:00Z">
              <w:del w:id="5099" w:author="Strzelczyk, Anthony (A.)" w:date="2021-02-22T11:20:00Z">
                <w:r w:rsidRPr="004051D0" w:rsidDel="00D06BF0">
                  <w:rPr>
                    <w:rFonts w:cs="Arial"/>
                    <w:b/>
                    <w:bCs/>
                    <w:vanish/>
                    <w:sz w:val="16"/>
                    <w:szCs w:val="14"/>
                  </w:rPr>
                  <w:delText>Source Req.</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69FA0" w14:textId="55D1D9AA" w:rsidR="00F11B43" w:rsidRPr="004051D0" w:rsidDel="00D06BF0" w:rsidRDefault="00F11B43" w:rsidP="00887624">
            <w:pPr>
              <w:rPr>
                <w:ins w:id="5100" w:author="Strzelczyk, Anthony (A.)" w:date="2020-12-17T11:18:00Z"/>
                <w:del w:id="5101" w:author="Strzelczyk, Anthony (A.)" w:date="2021-02-22T11:20:00Z"/>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6A1FA" w14:textId="5FD5B62E" w:rsidR="00F11B43" w:rsidRPr="004051D0" w:rsidDel="00D06BF0" w:rsidRDefault="00F11B43" w:rsidP="00887624">
            <w:pPr>
              <w:ind w:left="139"/>
              <w:rPr>
                <w:ins w:id="5102" w:author="Strzelczyk, Anthony (A.)" w:date="2020-12-17T11:18:00Z"/>
                <w:del w:id="5103" w:author="Strzelczyk, Anthony (A.)" w:date="2021-02-22T11:20:00Z"/>
                <w:rFonts w:cs="Arial"/>
                <w:b/>
                <w:bCs/>
                <w:vanish/>
                <w:sz w:val="16"/>
                <w:szCs w:val="16"/>
              </w:rPr>
            </w:pPr>
            <w:ins w:id="5104" w:author="Strzelczyk, Anthony (A.)" w:date="2020-12-17T11:18:00Z">
              <w:del w:id="5105" w:author="Strzelczyk, Anthony (A.)" w:date="2021-02-22T11:20:00Z">
                <w:r w:rsidRPr="004051D0" w:rsidDel="00D06BF0">
                  <w:rPr>
                    <w:rFonts w:cs="Arial"/>
                    <w:b/>
                    <w:bCs/>
                    <w:vanish/>
                    <w:sz w:val="16"/>
                    <w:szCs w:val="16"/>
                  </w:rPr>
                  <w:delText>V&amp;V Method</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A0E064" w14:textId="24BAFBB9" w:rsidR="00F11B43" w:rsidRPr="004051D0" w:rsidDel="00D06BF0" w:rsidRDefault="00F11B43" w:rsidP="00887624">
            <w:pPr>
              <w:rPr>
                <w:ins w:id="5106" w:author="Strzelczyk, Anthony (A.)" w:date="2020-12-17T11:18:00Z"/>
                <w:del w:id="5107" w:author="Strzelczyk, Anthony (A.)" w:date="2021-02-22T11:20:00Z"/>
                <w:rFonts w:cs="Arial"/>
                <w:vanish/>
                <w:color w:val="000000" w:themeColor="text1"/>
                <w:sz w:val="16"/>
                <w:szCs w:val="14"/>
              </w:rPr>
            </w:pPr>
          </w:p>
        </w:tc>
      </w:tr>
      <w:tr w:rsidR="00F11B43" w:rsidRPr="004051D0" w:rsidDel="00D06BF0" w14:paraId="13E9A920" w14:textId="715F438E" w:rsidTr="00887624">
        <w:trPr>
          <w:trHeight w:val="133"/>
          <w:hidden/>
          <w:ins w:id="5108" w:author="Strzelczyk, Anthony (A.)" w:date="2020-12-17T11:18:00Z"/>
          <w:del w:id="5109"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6343B" w14:textId="4A5B06B4" w:rsidR="00F11B43" w:rsidRPr="004051D0" w:rsidDel="00D06BF0" w:rsidRDefault="00F11B43" w:rsidP="00887624">
            <w:pPr>
              <w:rPr>
                <w:ins w:id="5110" w:author="Strzelczyk, Anthony (A.)" w:date="2020-12-17T11:18:00Z"/>
                <w:del w:id="5111" w:author="Strzelczyk, Anthony (A.)" w:date="2021-02-22T11:20:00Z"/>
                <w:rFonts w:eastAsiaTheme="minorHAnsi" w:cs="Arial"/>
                <w:b/>
                <w:bCs/>
                <w:vanish/>
                <w:sz w:val="16"/>
                <w:szCs w:val="14"/>
              </w:rPr>
            </w:pPr>
            <w:ins w:id="5112" w:author="Strzelczyk, Anthony (A.)" w:date="2020-12-17T11:18:00Z">
              <w:del w:id="5113" w:author="Strzelczyk, Anthony (A.)" w:date="2021-02-22T11:20:00Z">
                <w:r w:rsidRPr="004051D0" w:rsidDel="00D06BF0">
                  <w:rPr>
                    <w:rFonts w:cs="Arial"/>
                    <w:b/>
                    <w:bCs/>
                    <w:vanish/>
                    <w:sz w:val="16"/>
                    <w:szCs w:val="14"/>
                  </w:rPr>
                  <w:delText>Type</w:delText>
                </w:r>
              </w:del>
            </w:ins>
          </w:p>
        </w:tc>
        <w:customXmlDelRangeStart w:id="5114" w:author="Strzelczyk, Anthony (A.)" w:date="2021-02-22T11:20:00Z"/>
        <w:customXmlInsRangeStart w:id="5115" w:author="Strzelczyk, Anthony (A.)" w:date="2020-12-17T11:18:00Z"/>
        <w:sdt>
          <w:sdtPr>
            <w:rPr>
              <w:rFonts w:cs="Arial"/>
              <w:vanish/>
              <w:color w:val="000000" w:themeColor="text1"/>
              <w:sz w:val="16"/>
              <w:szCs w:val="14"/>
            </w:rPr>
            <w:alias w:val="Requirement Type"/>
            <w:tag w:val="Requirements Type"/>
            <w:id w:val="-1205402955"/>
            <w:placeholder>
              <w:docPart w:val="0DA7F6066ED6450F96C6180D0AB919EC"/>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5115"/>
            <w:customXmlDelRangeEnd w:id="5114"/>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CE9A98" w14:textId="75C95614" w:rsidR="00F11B43" w:rsidRPr="004051D0" w:rsidDel="00D06BF0" w:rsidRDefault="00ED7B65" w:rsidP="00887624">
                <w:pPr>
                  <w:rPr>
                    <w:ins w:id="5116" w:author="Strzelczyk, Anthony (A.)" w:date="2020-12-17T11:18:00Z"/>
                    <w:del w:id="5117" w:author="Strzelczyk, Anthony (A.)" w:date="2021-02-22T11:20:00Z"/>
                    <w:rFonts w:cs="Arial"/>
                    <w:vanish/>
                    <w:color w:val="000000" w:themeColor="text1"/>
                    <w:sz w:val="16"/>
                    <w:szCs w:val="14"/>
                  </w:rPr>
                </w:pPr>
                <w:ins w:id="5118" w:author="Strzelczyk, Anthony (A.)" w:date="2020-12-17T11:18:00Z">
                  <w:del w:id="5119" w:author="Strzelczyk, Anthony (A.)" w:date="2021-02-22T11:20:00Z">
                    <w:r w:rsidDel="00D06BF0">
                      <w:rPr>
                        <w:rFonts w:cs="Arial"/>
                        <w:vanish/>
                        <w:color w:val="000000" w:themeColor="text1"/>
                        <w:sz w:val="16"/>
                        <w:szCs w:val="14"/>
                      </w:rPr>
                      <w:delText>Interface</w:delText>
                    </w:r>
                  </w:del>
                </w:ins>
              </w:p>
            </w:tc>
            <w:customXmlDelRangeStart w:id="5120" w:author="Strzelczyk, Anthony (A.)" w:date="2021-02-22T11:20:00Z"/>
            <w:customXmlInsRangeStart w:id="5121" w:author="Strzelczyk, Anthony (A.)" w:date="2020-12-17T11:18:00Z"/>
          </w:sdtContent>
        </w:sdt>
        <w:customXmlInsRangeEnd w:id="5121"/>
        <w:customXmlDelRangeEnd w:id="5120"/>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D86EC" w14:textId="19A2D309" w:rsidR="00F11B43" w:rsidRPr="004051D0" w:rsidDel="00D06BF0" w:rsidRDefault="00F11B43" w:rsidP="00887624">
            <w:pPr>
              <w:rPr>
                <w:ins w:id="5122" w:author="Strzelczyk, Anthony (A.)" w:date="2020-12-17T11:18:00Z"/>
                <w:del w:id="5123" w:author="Strzelczyk, Anthony (A.)" w:date="2021-02-22T11:20:00Z"/>
                <w:rFonts w:cs="Arial"/>
                <w:b/>
                <w:bCs/>
                <w:vanish/>
                <w:sz w:val="16"/>
                <w:szCs w:val="14"/>
              </w:rPr>
            </w:pPr>
            <w:ins w:id="5124" w:author="Strzelczyk, Anthony (A.)" w:date="2020-12-17T11:18:00Z">
              <w:del w:id="5125" w:author="Strzelczyk, Anthony (A.)" w:date="2021-02-22T11:20:00Z">
                <w:r w:rsidRPr="004051D0" w:rsidDel="00D06BF0">
                  <w:rPr>
                    <w:rFonts w:cs="Arial"/>
                    <w:b/>
                    <w:bCs/>
                    <w:vanish/>
                    <w:sz w:val="16"/>
                    <w:szCs w:val="14"/>
                  </w:rPr>
                  <w:delText>Priority</w:delText>
                </w:r>
              </w:del>
            </w:ins>
          </w:p>
        </w:tc>
        <w:customXmlDelRangeStart w:id="5126" w:author="Strzelczyk, Anthony (A.)" w:date="2021-02-22T11:20:00Z"/>
        <w:customXmlInsRangeStart w:id="5127" w:author="Strzelczyk, Anthony (A.)" w:date="2020-12-17T11:18:00Z"/>
        <w:sdt>
          <w:sdtPr>
            <w:rPr>
              <w:rFonts w:cs="Arial"/>
              <w:vanish/>
              <w:color w:val="000000" w:themeColor="text1"/>
              <w:sz w:val="16"/>
              <w:szCs w:val="14"/>
            </w:rPr>
            <w:alias w:val="Requirement Priority"/>
            <w:tag w:val="Requirement Priority"/>
            <w:id w:val="474496102"/>
            <w:placeholder>
              <w:docPart w:val="A87FEC0A1C6D4E65B31BA12C8A8490C0"/>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5127"/>
            <w:customXmlDelRangeEnd w:id="5126"/>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DCD11" w14:textId="2D757007" w:rsidR="00F11B43" w:rsidRPr="004051D0" w:rsidDel="00D06BF0" w:rsidRDefault="00ED7B65" w:rsidP="00887624">
                <w:pPr>
                  <w:rPr>
                    <w:ins w:id="5128" w:author="Strzelczyk, Anthony (A.)" w:date="2020-12-17T11:18:00Z"/>
                    <w:del w:id="5129" w:author="Strzelczyk, Anthony (A.)" w:date="2021-02-22T11:20:00Z"/>
                    <w:rFonts w:cs="Arial"/>
                    <w:vanish/>
                    <w:color w:val="000000" w:themeColor="text1"/>
                    <w:sz w:val="16"/>
                    <w:szCs w:val="14"/>
                  </w:rPr>
                </w:pPr>
                <w:ins w:id="5130" w:author="Strzelczyk, Anthony (A.)" w:date="2020-12-17T11:18:00Z">
                  <w:del w:id="5131" w:author="Strzelczyk, Anthony (A.)" w:date="2021-02-22T11:20:00Z">
                    <w:r w:rsidDel="00D06BF0">
                      <w:rPr>
                        <w:rFonts w:cs="Arial"/>
                        <w:vanish/>
                        <w:color w:val="000000" w:themeColor="text1"/>
                        <w:sz w:val="16"/>
                        <w:szCs w:val="14"/>
                      </w:rPr>
                      <w:delText>Medium (Highly Recommended)</w:delText>
                    </w:r>
                  </w:del>
                </w:ins>
              </w:p>
            </w:tc>
            <w:customXmlDelRangeStart w:id="5132" w:author="Strzelczyk, Anthony (A.)" w:date="2021-02-22T11:20:00Z"/>
            <w:customXmlInsRangeStart w:id="5133" w:author="Strzelczyk, Anthony (A.)" w:date="2020-12-17T11:18:00Z"/>
          </w:sdtContent>
        </w:sdt>
        <w:customXmlInsRangeEnd w:id="5133"/>
        <w:customXmlDelRangeEnd w:id="5132"/>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B1145D" w14:textId="71739ED4" w:rsidR="00F11B43" w:rsidRPr="004051D0" w:rsidDel="00D06BF0" w:rsidRDefault="00F11B43" w:rsidP="00887624">
            <w:pPr>
              <w:ind w:left="128"/>
              <w:rPr>
                <w:ins w:id="5134" w:author="Strzelczyk, Anthony (A.)" w:date="2020-12-17T11:18:00Z"/>
                <w:del w:id="5135" w:author="Strzelczyk, Anthony (A.)" w:date="2021-02-22T11:20:00Z"/>
                <w:rFonts w:cs="Arial"/>
                <w:b/>
                <w:bCs/>
                <w:vanish/>
                <w:sz w:val="16"/>
                <w:szCs w:val="14"/>
              </w:rPr>
            </w:pPr>
            <w:ins w:id="5136" w:author="Strzelczyk, Anthony (A.)" w:date="2020-12-17T11:18:00Z">
              <w:del w:id="5137" w:author="Strzelczyk, Anthony (A.)" w:date="2021-02-22T11:20:00Z">
                <w:r w:rsidRPr="004051D0" w:rsidDel="00D06BF0">
                  <w:rPr>
                    <w:rFonts w:cs="Arial"/>
                    <w:b/>
                    <w:bCs/>
                    <w:vanish/>
                    <w:sz w:val="16"/>
                    <w:szCs w:val="14"/>
                  </w:rPr>
                  <w:delText>Status</w:delText>
                </w:r>
              </w:del>
            </w:ins>
          </w:p>
        </w:tc>
        <w:customXmlDelRangeStart w:id="5138" w:author="Strzelczyk, Anthony (A.)" w:date="2021-02-22T11:20:00Z"/>
        <w:customXmlInsRangeStart w:id="5139" w:author="Strzelczyk, Anthony (A.)" w:date="2020-12-17T11:18:00Z"/>
        <w:sdt>
          <w:sdtPr>
            <w:rPr>
              <w:rFonts w:cs="Arial"/>
              <w:vanish/>
              <w:color w:val="000000" w:themeColor="text1"/>
              <w:sz w:val="16"/>
              <w:szCs w:val="14"/>
            </w:rPr>
            <w:alias w:val="Requirement Status"/>
            <w:tag w:val="Requirement Status"/>
            <w:id w:val="1491599648"/>
            <w:placeholder>
              <w:docPart w:val="35FA0E75F6F44E148EC4D510494581F9"/>
            </w:placeholder>
            <w:dropDownList>
              <w:listItem w:value="Choose an item."/>
              <w:listItem w:displayText="Draft" w:value="Draft"/>
              <w:listItem w:displayText="Reviewed" w:value="Reviewed"/>
              <w:listItem w:displayText="Approved" w:value="Approved"/>
            </w:dropDownList>
          </w:sdtPr>
          <w:sdtEndPr/>
          <w:sdtContent>
            <w:customXmlInsRangeEnd w:id="5139"/>
            <w:customXmlDelRangeEnd w:id="5138"/>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671DA9" w14:textId="6182C8D3" w:rsidR="00F11B43" w:rsidRPr="000302BF" w:rsidDel="00D06BF0" w:rsidRDefault="00F11B43" w:rsidP="00887624">
                <w:pPr>
                  <w:rPr>
                    <w:ins w:id="5140" w:author="Strzelczyk, Anthony (A.)" w:date="2020-12-17T11:18:00Z"/>
                    <w:del w:id="5141" w:author="Strzelczyk, Anthony (A.)" w:date="2021-02-22T11:20:00Z"/>
                    <w:rFonts w:cs="Arial"/>
                    <w:vanish/>
                    <w:color w:val="000000" w:themeColor="text1"/>
                    <w:sz w:val="16"/>
                    <w:szCs w:val="14"/>
                  </w:rPr>
                </w:pPr>
              </w:p>
            </w:tc>
            <w:customXmlDelRangeStart w:id="5142" w:author="Strzelczyk, Anthony (A.)" w:date="2021-02-22T11:20:00Z"/>
            <w:customXmlInsRangeStart w:id="5143" w:author="Strzelczyk, Anthony (A.)" w:date="2020-12-17T11:18:00Z"/>
          </w:sdtContent>
        </w:sdt>
        <w:customXmlInsRangeEnd w:id="5143"/>
        <w:customXmlDelRangeEnd w:id="5142"/>
      </w:tr>
      <w:tr w:rsidR="00F11B43" w:rsidRPr="004051D0" w:rsidDel="00D06BF0" w14:paraId="6801001B" w14:textId="047E53D8" w:rsidTr="00887624">
        <w:trPr>
          <w:gridAfter w:val="1"/>
          <w:wAfter w:w="15" w:type="dxa"/>
          <w:ins w:id="5144" w:author="Strzelczyk, Anthony (A.)" w:date="2020-12-17T11:18:00Z"/>
          <w:del w:id="5145" w:author="Strzelczyk, Anthony (A.)" w:date="2021-02-22T11:2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09E41B" w14:textId="3EDA36F0" w:rsidR="00F11B43" w:rsidRPr="004051D0" w:rsidDel="00D06BF0" w:rsidRDefault="00F11B43" w:rsidP="00887624">
            <w:pPr>
              <w:rPr>
                <w:ins w:id="5146" w:author="Strzelczyk, Anthony (A.)" w:date="2020-12-17T11:18:00Z"/>
                <w:del w:id="5147" w:author="Strzelczyk, Anthony (A.)" w:date="2021-02-22T11:20:00Z"/>
                <w:rFonts w:cs="Arial"/>
                <w:bCs/>
                <w:vanish/>
                <w:color w:val="808080" w:themeColor="background1" w:themeShade="80"/>
                <w:sz w:val="16"/>
                <w:szCs w:val="14"/>
              </w:rPr>
            </w:pPr>
            <w:ins w:id="5148" w:author="Strzelczyk, Anthony (A.)" w:date="2020-12-17T11:18:00Z">
              <w:del w:id="5149" w:author="Strzelczyk, Anthony (A.)" w:date="2021-02-22T11:20:00Z">
                <w:r w:rsidDel="00D06BF0">
                  <w:fldChar w:fldCharType="begin"/>
                </w:r>
                <w:r w:rsidDel="00D06BF0">
                  <w:rPr>
                    <w:vanish/>
                  </w:rPr>
                  <w:delInstrText xml:space="preserve"> HYPERLINK "http://wiki.ford.com/display/RequirementsEngineering/Requirements+Attributes" </w:delInstrText>
                </w:r>
                <w:r w:rsidDel="00D06BF0">
                  <w:fldChar w:fldCharType="separate"/>
                </w:r>
                <w:r w:rsidRPr="004051D0" w:rsidDel="00D06BF0">
                  <w:rPr>
                    <w:rStyle w:val="Hyperlink"/>
                    <w:rFonts w:cs="Arial"/>
                    <w:bCs/>
                    <w:vanish/>
                    <w:sz w:val="16"/>
                    <w:szCs w:val="14"/>
                  </w:rPr>
                  <w:delText>Req. Template</w:delText>
                </w:r>
                <w:r w:rsidDel="00D06BF0">
                  <w:rPr>
                    <w:rStyle w:val="Hyperlink"/>
                    <w:rFonts w:cs="Arial"/>
                    <w:bCs/>
                    <w:vanish/>
                    <w:sz w:val="16"/>
                    <w:szCs w:val="14"/>
                  </w:rPr>
                  <w:fldChar w:fldCharType="end"/>
                </w:r>
                <w:r w:rsidRPr="004051D0" w:rsidDel="00D06BF0">
                  <w:rPr>
                    <w:rFonts w:cs="Arial"/>
                    <w:bCs/>
                    <w:vanish/>
                    <w:color w:val="808080" w:themeColor="background1" w:themeShade="80"/>
                    <w:sz w:val="16"/>
                    <w:szCs w:val="14"/>
                  </w:rPr>
                  <w:delText xml:space="preserve"> Version</w:delText>
                </w:r>
              </w:del>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808B1E" w14:textId="1584CF6C" w:rsidR="00F11B43" w:rsidRPr="004051D0" w:rsidDel="00D06BF0" w:rsidRDefault="00F11B43" w:rsidP="00887624">
            <w:pPr>
              <w:rPr>
                <w:ins w:id="5150" w:author="Strzelczyk, Anthony (A.)" w:date="2020-12-17T11:18:00Z"/>
                <w:del w:id="5151" w:author="Strzelczyk, Anthony (A.)" w:date="2021-02-22T11:20:00Z"/>
                <w:rFonts w:cs="Arial"/>
                <w:bCs/>
                <w:vanish/>
                <w:color w:val="808080" w:themeColor="background1" w:themeShade="80"/>
                <w:sz w:val="16"/>
                <w:szCs w:val="14"/>
              </w:rPr>
            </w:pPr>
            <w:ins w:id="5152" w:author="Strzelczyk, Anthony (A.)" w:date="2020-12-17T11:18:00Z">
              <w:del w:id="5153" w:author="Strzelczyk, Anthony (A.)" w:date="2021-02-22T11:20:00Z">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TemplateVersion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6</w:delText>
                </w:r>
                <w:r w:rsidRPr="004051D0" w:rsidDel="00D06BF0">
                  <w:rPr>
                    <w:rFonts w:cs="Arial"/>
                    <w:bCs/>
                    <w:vanish/>
                    <w:color w:val="808080" w:themeColor="background1" w:themeShade="80"/>
                    <w:sz w:val="16"/>
                    <w:szCs w:val="14"/>
                  </w:rPr>
                  <w:fldChar w:fldCharType="end"/>
                </w:r>
                <w:r w:rsidRPr="004051D0" w:rsidDel="00D06BF0">
                  <w:rPr>
                    <w:rFonts w:cs="Arial"/>
                    <w:bCs/>
                    <w:vanish/>
                    <w:color w:val="808080" w:themeColor="background1" w:themeShade="80"/>
                    <w:sz w:val="16"/>
                    <w:szCs w:val="14"/>
                  </w:rPr>
                  <w:delText>.</w:delText>
                </w:r>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TemplateRevision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1a</w:delText>
                </w:r>
                <w:r w:rsidRPr="004051D0" w:rsidDel="00D06BF0">
                  <w:rPr>
                    <w:rFonts w:cs="Arial"/>
                    <w:bCs/>
                    <w:vanish/>
                    <w:color w:val="808080" w:themeColor="background1" w:themeShade="80"/>
                    <w:sz w:val="16"/>
                    <w:szCs w:val="14"/>
                  </w:rPr>
                  <w:fldChar w:fldCharType="end"/>
                </w:r>
              </w:del>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65D74A" w14:textId="226B2BDC" w:rsidR="00F11B43" w:rsidRPr="004051D0" w:rsidDel="00D06BF0" w:rsidRDefault="00F11B43" w:rsidP="00887624">
            <w:pPr>
              <w:jc w:val="right"/>
              <w:rPr>
                <w:ins w:id="5154" w:author="Strzelczyk, Anthony (A.)" w:date="2020-12-17T11:18:00Z"/>
                <w:del w:id="5155" w:author="Strzelczyk, Anthony (A.)" w:date="2021-02-22T11:20:00Z"/>
                <w:rFonts w:cs="Arial"/>
                <w:bCs/>
                <w:color w:val="808080" w:themeColor="background1" w:themeShade="80"/>
                <w:sz w:val="16"/>
                <w:szCs w:val="14"/>
              </w:rPr>
            </w:pPr>
            <w:ins w:id="5156" w:author="Strzelczyk, Anthony (A.)" w:date="2020-12-17T11:18:00Z">
              <w:del w:id="5157" w:author="Strzelczyk, Anthony (A.)" w:date="2021-02-22T11:20:00Z">
                <w:r w:rsidRPr="004051D0" w:rsidDel="00D06BF0">
                  <w:rPr>
                    <w:rFonts w:cs="Arial"/>
                    <w:bCs/>
                    <w:color w:val="808080" w:themeColor="background1" w:themeShade="80"/>
                    <w:sz w:val="16"/>
                    <w:szCs w:val="14"/>
                  </w:rPr>
                  <w:delText>End of Requirement</w:delText>
                </w:r>
              </w:del>
            </w:ins>
          </w:p>
        </w:tc>
      </w:tr>
    </w:tbl>
    <w:p w14:paraId="096DFDEE" w14:textId="7D632C6E" w:rsidR="00F11B43" w:rsidRPr="00C66B68" w:rsidDel="00D06BF0" w:rsidRDefault="00F11B43" w:rsidP="00F11B43">
      <w:pPr>
        <w:rPr>
          <w:ins w:id="5158" w:author="Strzelczyk, Anthony (A.)" w:date="2020-12-17T11:18:00Z"/>
          <w:del w:id="5159" w:author="Strzelczyk, Anthony (A.)" w:date="2021-02-22T11:20:00Z"/>
          <w:rFonts w:cs="Arial"/>
        </w:rPr>
      </w:pPr>
    </w:p>
    <w:p w14:paraId="75FC6CDC" w14:textId="60AC632F" w:rsidR="00780E5B" w:rsidDel="00D06BF0" w:rsidRDefault="00780E5B" w:rsidP="00780E5B">
      <w:pPr>
        <w:rPr>
          <w:ins w:id="5160" w:author="Strzelczyk, Anthony (A.)" w:date="2020-12-17T11:39:00Z"/>
          <w:del w:id="5161" w:author="Strzelczyk, Anthony (A.)" w:date="2021-02-22T11:20:00Z"/>
          <w:rFonts w:cs="Arial"/>
        </w:rPr>
      </w:pPr>
    </w:p>
    <w:p w14:paraId="6FE93C24" w14:textId="26F0C484" w:rsidR="00780E5B" w:rsidRPr="004051D0" w:rsidDel="00D06BF0" w:rsidRDefault="00780E5B" w:rsidP="00780E5B">
      <w:pPr>
        <w:pStyle w:val="RERequirement"/>
        <w:shd w:val="clear" w:color="auto" w:fill="F2F2F2" w:themeFill="background1" w:themeFillShade="F2"/>
        <w:rPr>
          <w:ins w:id="5162" w:author="Strzelczyk, Anthony (A.)" w:date="2020-12-17T11:39:00Z"/>
          <w:del w:id="5163" w:author="Strzelczyk, Anthony (A.)" w:date="2021-02-22T11:20:00Z"/>
          <w:rFonts w:ascii="Arial" w:hAnsi="Arial" w:cs="Arial"/>
        </w:rPr>
      </w:pPr>
      <w:ins w:id="5164" w:author="Strzelczyk, Anthony (A.)" w:date="2020-12-17T11:39:00Z">
        <w:del w:id="5165" w:author="Strzelczyk, Anthony (A.)" w:date="2021-02-22T11:20:00Z">
          <w:r w:rsidRPr="004051D0" w:rsidDel="00D06BF0">
            <w:rPr>
              <w:rFonts w:ascii="Arial" w:hAnsi="Arial" w:cs="Arial"/>
            </w:rPr>
            <w:delText>###</w:delText>
          </w:r>
          <w:bookmarkStart w:id="5166" w:name="R_ID_F_00045_Fog_Light_Activation"/>
          <w:r w:rsidDel="00D06BF0">
            <w:rPr>
              <w:rFonts w:ascii="Arial" w:hAnsi="Arial" w:cs="Arial"/>
            </w:rPr>
            <w:delText xml:space="preserve">R_F_Front Fog Light </w:delText>
          </w:r>
        </w:del>
      </w:ins>
      <w:ins w:id="5167" w:author="Strzelczyk, Anthony (A.)" w:date="2020-12-17T11:48:00Z">
        <w:del w:id="5168" w:author="Strzelczyk, Anthony (A.)" w:date="2021-02-22T11:20:00Z">
          <w:r w:rsidDel="00D06BF0">
            <w:rPr>
              <w:rFonts w:ascii="Arial" w:hAnsi="Arial" w:cs="Arial"/>
            </w:rPr>
            <w:delText>Enable Conditions</w:delText>
          </w:r>
        </w:del>
      </w:ins>
      <w:ins w:id="5169" w:author="Strzelczyk, Anthony (A.)" w:date="2020-12-17T11:39:00Z">
        <w:del w:id="5170" w:author="Strzelczyk, Anthony (A.)" w:date="2021-02-22T11:20:00Z">
          <w:r w:rsidDel="00D06BF0">
            <w:rPr>
              <w:rFonts w:ascii="Arial" w:hAnsi="Arial" w:cs="Arial"/>
            </w:rPr>
            <w:delText>_00045</w:delText>
          </w:r>
          <w:bookmarkEnd w:id="5166"/>
          <w:r w:rsidRPr="004051D0" w:rsidDel="00D06BF0">
            <w:rPr>
              <w:rFonts w:ascii="Arial" w:hAnsi="Arial" w:cs="Arial"/>
            </w:rPr>
            <w:delText xml:space="preserve">### </w:delText>
          </w:r>
        </w:del>
      </w:ins>
      <w:ins w:id="5171" w:author="Strzelczyk, Anthony (A.)" w:date="2020-12-17T11:53:00Z">
        <w:del w:id="5172" w:author="Strzelczyk, Anthony (A.)" w:date="2021-02-22T11:20:00Z">
          <w:r w:rsidR="00146ACB" w:rsidDel="00D06BF0">
            <w:rPr>
              <w:rFonts w:ascii="Arial" w:hAnsi="Arial" w:cs="Arial"/>
            </w:rPr>
            <w:delText>Initiation of Fog Light</w:delText>
          </w:r>
        </w:del>
      </w:ins>
    </w:p>
    <w:p w14:paraId="61B5139B" w14:textId="5DDC0277" w:rsidR="00780E5B" w:rsidRPr="004051D0" w:rsidDel="00D06BF0" w:rsidRDefault="00780E5B" w:rsidP="00780E5B">
      <w:pPr>
        <w:rPr>
          <w:ins w:id="5173" w:author="Strzelczyk, Anthony (A.)" w:date="2020-12-17T11:39:00Z"/>
          <w:del w:id="5174" w:author="Strzelczyk, Anthony (A.)" w:date="2021-02-22T11:20:00Z"/>
          <w:rFonts w:cs="Arial"/>
        </w:rPr>
      </w:pPr>
      <w:ins w:id="5175" w:author="Strzelczyk, Anthony (A.)" w:date="2020-12-17T11:39:00Z">
        <w:del w:id="5176" w:author="Strzelczyk, Anthony (A.)" w:date="2021-02-22T11:20:00Z">
          <w:r w:rsidDel="00D06BF0">
            <w:rPr>
              <w:rFonts w:cs="Arial"/>
            </w:rPr>
            <w:delText xml:space="preserve">Front Fog Light </w:delText>
          </w:r>
        </w:del>
      </w:ins>
      <w:ins w:id="5177" w:author="Strzelczyk, Anthony (A.)" w:date="2020-12-23T14:21:00Z">
        <w:del w:id="5178" w:author="Strzelczyk, Anthony (A.)" w:date="2021-02-22T11:20:00Z">
          <w:r w:rsidR="00D30029" w:rsidDel="00D06BF0">
            <w:rPr>
              <w:rFonts w:cs="Arial"/>
            </w:rPr>
            <w:delText>and</w:delText>
          </w:r>
        </w:del>
      </w:ins>
      <w:ins w:id="5179" w:author="Strzelczyk, Anthony (A.)" w:date="2020-12-23T14:25:00Z">
        <w:del w:id="5180" w:author="Strzelczyk, Anthony (A.)" w:date="2021-02-22T11:20:00Z">
          <w:r w:rsidR="00D30029" w:rsidDel="00D06BF0">
            <w:rPr>
              <w:rFonts w:cs="Arial"/>
            </w:rPr>
            <w:delText xml:space="preserve"> Front Fog </w:delText>
          </w:r>
        </w:del>
      </w:ins>
      <w:ins w:id="5181" w:author="Strzelczyk, Anthony (A.)" w:date="2020-12-23T14:22:00Z">
        <w:del w:id="5182" w:author="Strzelczyk, Anthony (A.)" w:date="2021-02-22T11:20:00Z">
          <w:r w:rsidR="00D30029" w:rsidDel="00D06BF0">
            <w:rPr>
              <w:rFonts w:cs="Arial"/>
            </w:rPr>
            <w:delText>Telltale</w:delText>
          </w:r>
        </w:del>
      </w:ins>
      <w:ins w:id="5183" w:author="Strzelczyk, Anthony (A.)" w:date="2020-12-17T11:54:00Z">
        <w:del w:id="5184" w:author="Strzelczyk, Anthony (A.)" w:date="2021-02-22T11:20:00Z">
          <w:r w:rsidR="00146ACB" w:rsidDel="00D06BF0">
            <w:rPr>
              <w:rFonts w:cs="Arial"/>
            </w:rPr>
            <w:delText xml:space="preserve"> </w:delText>
          </w:r>
        </w:del>
      </w:ins>
      <w:ins w:id="5185" w:author="Strzelczyk, Anthony (A.)" w:date="2020-12-17T11:39:00Z">
        <w:del w:id="5186" w:author="Strzelczyk, Anthony (A.)" w:date="2021-02-22T11:20:00Z">
          <w:r w:rsidDel="00D06BF0">
            <w:rPr>
              <w:rFonts w:cs="Arial"/>
            </w:rPr>
            <w:delText xml:space="preserve">shall </w:delText>
          </w:r>
        </w:del>
      </w:ins>
      <w:ins w:id="5187" w:author="Strzelczyk, Anthony (A.)" w:date="2020-12-17T11:54:00Z">
        <w:del w:id="5188" w:author="Strzelczyk, Anthony (A.)" w:date="2021-02-22T11:20:00Z">
          <w:r w:rsidR="00146ACB" w:rsidDel="00D06BF0">
            <w:rPr>
              <w:rFonts w:cs="Arial"/>
            </w:rPr>
            <w:delText xml:space="preserve">be enabled </w:delText>
          </w:r>
        </w:del>
      </w:ins>
      <w:ins w:id="5189" w:author="Strzelczyk, Anthony (A.)" w:date="2020-12-17T11:40:00Z">
        <w:del w:id="5190" w:author="Strzelczyk, Anthony (A.)" w:date="2021-02-22T11:20:00Z">
          <w:r w:rsidDel="00D06BF0">
            <w:rPr>
              <w:rFonts w:cs="Arial"/>
            </w:rPr>
            <w:delText xml:space="preserve">upon </w:delText>
          </w:r>
        </w:del>
      </w:ins>
      <w:ins w:id="5191" w:author="Strzelczyk, Anthony (A.)" w:date="2021-01-19T16:47:00Z">
        <w:del w:id="5192" w:author="Strzelczyk, Anthony (A.)" w:date="2021-02-22T11:20:00Z">
          <w:r w:rsidR="0032175E" w:rsidDel="00D06BF0">
            <w:rPr>
              <w:rFonts w:cs="Arial"/>
            </w:rPr>
            <w:delText>activation of the HMI Front Fog Switch</w:delText>
          </w:r>
        </w:del>
      </w:ins>
      <w:ins w:id="5193" w:author="Strzelczyk, Anthony (A.)" w:date="2020-12-17T11:40:00Z">
        <w:del w:id="5194" w:author="Strzelczyk, Anthony (A.)" w:date="2021-02-22T11:20:00Z">
          <w:r w:rsidDel="00D06BF0">
            <w:rPr>
              <w:rFonts w:cs="Arial"/>
            </w:rPr>
            <w:delText>.</w:delText>
          </w:r>
        </w:del>
      </w:ins>
    </w:p>
    <w:p w14:paraId="7ABE1C1D" w14:textId="5C576ED6" w:rsidR="00780E5B" w:rsidDel="00D06BF0" w:rsidRDefault="00780E5B" w:rsidP="00780E5B">
      <w:pPr>
        <w:rPr>
          <w:ins w:id="5195" w:author="Strzelczyk, Anthony (A.)" w:date="2020-12-17T11:40:00Z"/>
          <w:del w:id="5196" w:author="Strzelczyk, Anthony (A.)" w:date="2021-02-22T11:20:00Z"/>
          <w:rFonts w:cs="Arial"/>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688"/>
        <w:gridCol w:w="7290"/>
        <w:tblGridChange w:id="5197">
          <w:tblGrid>
            <w:gridCol w:w="2547"/>
            <w:gridCol w:w="688"/>
            <w:gridCol w:w="7290"/>
          </w:tblGrid>
        </w:tblGridChange>
      </w:tblGrid>
      <w:tr w:rsidR="00780E5B" w:rsidDel="00D06BF0" w14:paraId="674972B4" w14:textId="2952B6E6" w:rsidTr="00887624">
        <w:trPr>
          <w:trHeight w:val="255"/>
          <w:ins w:id="5198" w:author="Strzelczyk, Anthony (A.)" w:date="2020-12-17T11:40:00Z"/>
          <w:del w:id="5199"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hideMark/>
          </w:tcPr>
          <w:p w14:paraId="760DD0A9" w14:textId="48A42F96" w:rsidR="00780E5B" w:rsidDel="00D06BF0" w:rsidRDefault="00780E5B" w:rsidP="00887624">
            <w:pPr>
              <w:spacing w:line="240" w:lineRule="atLeast"/>
              <w:rPr>
                <w:ins w:id="5200" w:author="Strzelczyk, Anthony (A.)" w:date="2020-12-17T11:40:00Z"/>
                <w:del w:id="5201" w:author="Strzelczyk, Anthony (A.)" w:date="2021-02-22T11:20:00Z"/>
                <w:rFonts w:cs="Arial"/>
                <w:b/>
                <w:bCs/>
                <w:color w:val="000000"/>
                <w:szCs w:val="22"/>
              </w:rPr>
            </w:pPr>
            <w:ins w:id="5202" w:author="Strzelczyk, Anthony (A.)" w:date="2020-12-17T11:40:00Z">
              <w:del w:id="5203" w:author="Strzelczyk, Anthony (A.)" w:date="2021-02-22T11:20:00Z">
                <w:r w:rsidDel="00D06BF0">
                  <w:rPr>
                    <w:rFonts w:cs="Arial"/>
                    <w:b/>
                    <w:bCs/>
                    <w:color w:val="000000"/>
                    <w:szCs w:val="22"/>
                  </w:rPr>
                  <w:delText>Actors</w:delText>
                </w:r>
              </w:del>
            </w:ins>
          </w:p>
        </w:tc>
        <w:tc>
          <w:tcPr>
            <w:tcW w:w="688" w:type="dxa"/>
            <w:tcBorders>
              <w:top w:val="single" w:sz="4" w:space="0" w:color="auto"/>
              <w:left w:val="single" w:sz="4" w:space="0" w:color="auto"/>
              <w:right w:val="single" w:sz="4" w:space="0" w:color="auto"/>
            </w:tcBorders>
          </w:tcPr>
          <w:p w14:paraId="0B0AECBE" w14:textId="5DC27890" w:rsidR="00780E5B" w:rsidDel="00D06BF0" w:rsidRDefault="00780E5B" w:rsidP="00887624">
            <w:pPr>
              <w:spacing w:line="240" w:lineRule="atLeast"/>
              <w:rPr>
                <w:ins w:id="5204" w:author="Strzelczyk, Anthony (A.)" w:date="2020-12-17T11:40:00Z"/>
                <w:del w:id="5205"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3D28F4F0" w14:textId="4E6F9277" w:rsidR="00780E5B" w:rsidDel="00D06BF0" w:rsidRDefault="003E2FF5" w:rsidP="00887624">
            <w:pPr>
              <w:spacing w:line="240" w:lineRule="atLeast"/>
              <w:rPr>
                <w:ins w:id="5206" w:author="Strzelczyk, Anthony (A.)" w:date="2020-12-17T11:40:00Z"/>
                <w:del w:id="5207" w:author="Strzelczyk, Anthony (A.)" w:date="2021-02-22T11:20:00Z"/>
                <w:rFonts w:cs="Arial"/>
                <w:color w:val="000000"/>
                <w:szCs w:val="22"/>
              </w:rPr>
            </w:pPr>
            <w:ins w:id="5208" w:author="Strzelczyk, Anthony (A.)" w:date="2020-12-23T13:48:00Z">
              <w:del w:id="5209" w:author="Strzelczyk, Anthony (A.)" w:date="2021-02-22T11:20:00Z">
                <w:r w:rsidDel="00D06BF0">
                  <w:rPr>
                    <w:rFonts w:cs="Arial"/>
                    <w:color w:val="000000"/>
                    <w:szCs w:val="22"/>
                  </w:rPr>
                  <w:delText>Driver</w:delText>
                </w:r>
              </w:del>
            </w:ins>
          </w:p>
        </w:tc>
      </w:tr>
      <w:tr w:rsidR="00780E5B" w:rsidDel="00D06BF0" w14:paraId="3A843F0F" w14:textId="2F0F531D" w:rsidTr="00887624">
        <w:trPr>
          <w:trHeight w:val="255"/>
          <w:ins w:id="5210" w:author="Strzelczyk, Anthony (A.)" w:date="2020-12-17T11:40:00Z"/>
          <w:del w:id="5211"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7495C" w14:textId="4ADE272D" w:rsidR="00780E5B" w:rsidDel="00D06BF0" w:rsidRDefault="00780E5B" w:rsidP="00887624">
            <w:pPr>
              <w:spacing w:line="240" w:lineRule="atLeast"/>
              <w:rPr>
                <w:ins w:id="5212" w:author="Strzelczyk, Anthony (A.)" w:date="2020-12-17T11:40:00Z"/>
                <w:del w:id="5213" w:author="Strzelczyk, Anthony (A.)" w:date="2021-02-22T11:20:00Z"/>
                <w:rFonts w:cs="Arial"/>
                <w:b/>
                <w:color w:val="000000"/>
                <w:szCs w:val="22"/>
              </w:rPr>
            </w:pPr>
            <w:ins w:id="5214" w:author="Strzelczyk, Anthony (A.)" w:date="2020-12-17T11:40:00Z">
              <w:del w:id="5215" w:author="Strzelczyk, Anthony (A.)" w:date="2021-02-22T11:20:00Z">
                <w:r w:rsidDel="00D06BF0">
                  <w:rPr>
                    <w:rFonts w:cs="Arial"/>
                    <w:b/>
                    <w:color w:val="000000"/>
                    <w:szCs w:val="22"/>
                  </w:rPr>
                  <w:delText>Subject</w:delText>
                </w:r>
              </w:del>
            </w:ins>
          </w:p>
        </w:tc>
        <w:tc>
          <w:tcPr>
            <w:tcW w:w="688" w:type="dxa"/>
            <w:tcBorders>
              <w:top w:val="single" w:sz="4" w:space="0" w:color="auto"/>
              <w:left w:val="single" w:sz="4" w:space="0" w:color="auto"/>
              <w:bottom w:val="single" w:sz="4" w:space="0" w:color="auto"/>
              <w:right w:val="single" w:sz="4" w:space="0" w:color="auto"/>
            </w:tcBorders>
          </w:tcPr>
          <w:p w14:paraId="2B064F86" w14:textId="4791D312" w:rsidR="00780E5B" w:rsidDel="00D06BF0" w:rsidRDefault="00780E5B" w:rsidP="00887624">
            <w:pPr>
              <w:spacing w:line="240" w:lineRule="atLeast"/>
              <w:rPr>
                <w:ins w:id="5216" w:author="Strzelczyk, Anthony (A.)" w:date="2020-12-17T11:40:00Z"/>
                <w:del w:id="5217"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2C25A052" w14:textId="7845F685" w:rsidR="00780E5B" w:rsidDel="00D06BF0" w:rsidRDefault="00780E5B">
            <w:pPr>
              <w:spacing w:line="240" w:lineRule="atLeast"/>
              <w:rPr>
                <w:ins w:id="5218" w:author="Strzelczyk, Anthony (A.)" w:date="2020-12-17T11:40:00Z"/>
                <w:del w:id="5219" w:author="Strzelczyk, Anthony (A.)" w:date="2021-02-22T11:20:00Z"/>
                <w:rFonts w:cs="Arial"/>
                <w:color w:val="000000"/>
                <w:szCs w:val="22"/>
              </w:rPr>
            </w:pPr>
            <w:ins w:id="5220" w:author="Strzelczyk, Anthony (A.)" w:date="2020-12-17T11:40:00Z">
              <w:del w:id="5221" w:author="Strzelczyk, Anthony (A.)" w:date="2021-02-22T11:20:00Z">
                <w:r w:rsidDel="00D06BF0">
                  <w:rPr>
                    <w:rFonts w:cs="Arial"/>
                    <w:color w:val="000000"/>
                    <w:szCs w:val="22"/>
                  </w:rPr>
                  <w:delText xml:space="preserve">Initiate Front Fog Light </w:delText>
                </w:r>
              </w:del>
            </w:ins>
            <w:ins w:id="5222" w:author="Strzelczyk, Anthony (A.)" w:date="2021-01-29T11:39:00Z">
              <w:del w:id="5223" w:author="Strzelczyk, Anthony (A.)" w:date="2021-02-22T11:20:00Z">
                <w:r w:rsidR="000F309E" w:rsidDel="00D06BF0">
                  <w:rPr>
                    <w:rFonts w:cs="Arial"/>
                    <w:color w:val="000000"/>
                    <w:szCs w:val="22"/>
                  </w:rPr>
                  <w:delText>Activation</w:delText>
                </w:r>
              </w:del>
            </w:ins>
          </w:p>
        </w:tc>
      </w:tr>
      <w:tr w:rsidR="00780E5B" w:rsidDel="00D06BF0" w14:paraId="65D1FAA1" w14:textId="43A6B392" w:rsidTr="00887624">
        <w:trPr>
          <w:trHeight w:val="255"/>
          <w:ins w:id="5224" w:author="Strzelczyk, Anthony (A.)" w:date="2020-12-17T11:40:00Z"/>
          <w:del w:id="5225"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3F10C" w14:textId="2CC8188D" w:rsidR="00780E5B" w:rsidDel="00D06BF0" w:rsidRDefault="00780E5B" w:rsidP="00887624">
            <w:pPr>
              <w:spacing w:line="240" w:lineRule="atLeast"/>
              <w:rPr>
                <w:ins w:id="5226" w:author="Strzelczyk, Anthony (A.)" w:date="2020-12-17T11:40:00Z"/>
                <w:del w:id="5227" w:author="Strzelczyk, Anthony (A.)" w:date="2021-02-22T11:20:00Z"/>
                <w:rFonts w:cs="Arial"/>
                <w:b/>
                <w:bCs/>
                <w:color w:val="000000"/>
                <w:szCs w:val="22"/>
              </w:rPr>
            </w:pPr>
            <w:ins w:id="5228" w:author="Strzelczyk, Anthony (A.)" w:date="2020-12-17T11:40:00Z">
              <w:del w:id="5229" w:author="Strzelczyk, Anthony (A.)" w:date="2021-02-22T11:20:00Z">
                <w:r w:rsidDel="00D06BF0">
                  <w:rPr>
                    <w:rFonts w:cs="Arial"/>
                    <w:b/>
                    <w:bCs/>
                    <w:color w:val="000000"/>
                    <w:szCs w:val="22"/>
                  </w:rPr>
                  <w:delText>Description</w:delText>
                </w:r>
              </w:del>
            </w:ins>
          </w:p>
        </w:tc>
        <w:tc>
          <w:tcPr>
            <w:tcW w:w="688" w:type="dxa"/>
            <w:tcBorders>
              <w:top w:val="single" w:sz="4" w:space="0" w:color="auto"/>
              <w:left w:val="single" w:sz="4" w:space="0" w:color="auto"/>
              <w:bottom w:val="single" w:sz="4" w:space="0" w:color="auto"/>
              <w:right w:val="single" w:sz="4" w:space="0" w:color="auto"/>
            </w:tcBorders>
          </w:tcPr>
          <w:p w14:paraId="40F347F4" w14:textId="13629E16" w:rsidR="00780E5B" w:rsidDel="00D06BF0" w:rsidRDefault="00780E5B" w:rsidP="00887624">
            <w:pPr>
              <w:spacing w:line="240" w:lineRule="atLeast"/>
              <w:rPr>
                <w:ins w:id="5230" w:author="Strzelczyk, Anthony (A.)" w:date="2020-12-17T11:40:00Z"/>
                <w:del w:id="5231" w:author="Strzelczyk, Anthony (A.)" w:date="2021-02-22T11:20:00Z"/>
                <w:rFonts w:cs="Arial"/>
                <w:szCs w:val="22"/>
              </w:rPr>
            </w:pPr>
          </w:p>
        </w:tc>
        <w:tc>
          <w:tcPr>
            <w:tcW w:w="7290" w:type="dxa"/>
            <w:tcBorders>
              <w:top w:val="single" w:sz="4" w:space="0" w:color="auto"/>
              <w:left w:val="single" w:sz="4" w:space="0" w:color="auto"/>
              <w:bottom w:val="single" w:sz="4" w:space="0" w:color="auto"/>
              <w:right w:val="single" w:sz="4" w:space="0" w:color="auto"/>
            </w:tcBorders>
            <w:hideMark/>
          </w:tcPr>
          <w:p w14:paraId="501C3960" w14:textId="616D92D4" w:rsidR="00780E5B" w:rsidDel="00D06BF0" w:rsidRDefault="00780E5B">
            <w:pPr>
              <w:spacing w:line="240" w:lineRule="atLeast"/>
              <w:rPr>
                <w:ins w:id="5232" w:author="Strzelczyk, Anthony (A.)" w:date="2020-12-17T11:40:00Z"/>
                <w:del w:id="5233" w:author="Strzelczyk, Anthony (A.)" w:date="2021-02-22T11:20:00Z"/>
                <w:rFonts w:cs="Arial"/>
                <w:szCs w:val="22"/>
              </w:rPr>
            </w:pPr>
            <w:ins w:id="5234" w:author="Strzelczyk, Anthony (A.)" w:date="2020-12-17T11:40:00Z">
              <w:del w:id="5235" w:author="Strzelczyk, Anthony (A.)" w:date="2021-02-22T11:20:00Z">
                <w:r w:rsidDel="00D06BF0">
                  <w:rPr>
                    <w:rFonts w:cs="Arial"/>
                    <w:szCs w:val="22"/>
                  </w:rPr>
                  <w:delText>This Use Case describes the action</w:delText>
                </w:r>
              </w:del>
            </w:ins>
            <w:ins w:id="5236" w:author="Strzelczyk, Anthony (A.)" w:date="2020-12-17T11:48:00Z">
              <w:del w:id="5237" w:author="Strzelczyk, Anthony (A.)" w:date="2021-02-22T11:20:00Z">
                <w:r w:rsidR="00146ACB" w:rsidDel="00D06BF0">
                  <w:rPr>
                    <w:rFonts w:cs="Arial"/>
                    <w:szCs w:val="22"/>
                  </w:rPr>
                  <w:delText>s</w:delText>
                </w:r>
              </w:del>
            </w:ins>
            <w:ins w:id="5238" w:author="Strzelczyk, Anthony (A.)" w:date="2020-12-17T11:40:00Z">
              <w:del w:id="5239" w:author="Strzelczyk, Anthony (A.)" w:date="2021-02-22T11:20:00Z">
                <w:r w:rsidDel="00D06BF0">
                  <w:rPr>
                    <w:rFonts w:cs="Arial"/>
                    <w:szCs w:val="22"/>
                  </w:rPr>
                  <w:delText xml:space="preserve"> necessary </w:delText>
                </w:r>
              </w:del>
            </w:ins>
            <w:ins w:id="5240" w:author="Strzelczyk, Anthony (A.)" w:date="2020-12-17T11:41:00Z">
              <w:del w:id="5241" w:author="Strzelczyk, Anthony (A.)" w:date="2021-02-22T11:20:00Z">
                <w:r w:rsidDel="00D06BF0">
                  <w:rPr>
                    <w:rFonts w:cs="Arial"/>
                    <w:szCs w:val="22"/>
                  </w:rPr>
                  <w:delText xml:space="preserve">to enable the activation for the Front Fog </w:delText>
                </w:r>
              </w:del>
            </w:ins>
            <w:ins w:id="5242" w:author="Strzelczyk, Anthony (A.)" w:date="2020-12-17T11:42:00Z">
              <w:del w:id="5243" w:author="Strzelczyk, Anthony (A.)" w:date="2021-02-22T11:20:00Z">
                <w:r w:rsidDel="00D06BF0">
                  <w:rPr>
                    <w:rFonts w:cs="Arial"/>
                    <w:szCs w:val="22"/>
                  </w:rPr>
                  <w:delText>Light</w:delText>
                </w:r>
              </w:del>
            </w:ins>
            <w:ins w:id="5244" w:author="Strzelczyk, Anthony (A.)" w:date="2020-12-23T14:25:00Z">
              <w:del w:id="5245" w:author="Strzelczyk, Anthony (A.)" w:date="2021-02-22T11:20:00Z">
                <w:r w:rsidR="00D30029" w:rsidDel="00D06BF0">
                  <w:rPr>
                    <w:rFonts w:cs="Arial"/>
                    <w:szCs w:val="22"/>
                  </w:rPr>
                  <w:delText xml:space="preserve"> and Front </w:delText>
                </w:r>
              </w:del>
            </w:ins>
            <w:ins w:id="5246" w:author="Strzelczyk, Anthony (A.)" w:date="2020-12-23T14:26:00Z">
              <w:del w:id="5247" w:author="Strzelczyk, Anthony (A.)" w:date="2021-02-22T11:20:00Z">
                <w:r w:rsidR="00D30029" w:rsidDel="00D06BF0">
                  <w:rPr>
                    <w:rFonts w:cs="Arial"/>
                    <w:szCs w:val="22"/>
                  </w:rPr>
                  <w:delText xml:space="preserve">Fog </w:delText>
                </w:r>
              </w:del>
            </w:ins>
            <w:ins w:id="5248" w:author="Strzelczyk, Anthony (A.)" w:date="2020-12-23T14:25:00Z">
              <w:del w:id="5249" w:author="Strzelczyk, Anthony (A.)" w:date="2021-02-22T11:20:00Z">
                <w:r w:rsidR="00D30029" w:rsidDel="00D06BF0">
                  <w:rPr>
                    <w:rFonts w:cs="Arial"/>
                    <w:szCs w:val="22"/>
                  </w:rPr>
                  <w:delText>Telltale</w:delText>
                </w:r>
              </w:del>
            </w:ins>
            <w:ins w:id="5250" w:author="Strzelczyk, Anthony (A.)" w:date="2020-12-17T11:40:00Z">
              <w:del w:id="5251" w:author="Strzelczyk, Anthony (A.)" w:date="2021-02-22T11:20:00Z">
                <w:r w:rsidDel="00D06BF0">
                  <w:rPr>
                    <w:rFonts w:cs="Arial"/>
                    <w:szCs w:val="22"/>
                  </w:rPr>
                  <w:delText>.</w:delText>
                </w:r>
              </w:del>
            </w:ins>
          </w:p>
        </w:tc>
      </w:tr>
      <w:tr w:rsidR="00780E5B" w:rsidDel="00D06BF0" w14:paraId="081F6317" w14:textId="02FD259E" w:rsidTr="00887624">
        <w:trPr>
          <w:trHeight w:val="20"/>
          <w:ins w:id="5252" w:author="Strzelczyk, Anthony (A.)" w:date="2020-12-17T11:40:00Z"/>
          <w:del w:id="5253"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4388DBC3" w14:textId="5A12F630" w:rsidR="00780E5B" w:rsidDel="00D06BF0" w:rsidRDefault="00780E5B" w:rsidP="00887624">
            <w:pPr>
              <w:spacing w:line="240" w:lineRule="atLeast"/>
              <w:rPr>
                <w:ins w:id="5254" w:author="Strzelczyk, Anthony (A.)" w:date="2020-12-17T11:40:00Z"/>
                <w:del w:id="5255" w:author="Strzelczyk, Anthony (A.)" w:date="2021-02-22T11:20:00Z"/>
                <w:rFonts w:cs="Arial"/>
                <w:b/>
                <w:bCs/>
                <w:color w:val="000000"/>
                <w:szCs w:val="22"/>
              </w:rPr>
            </w:pPr>
            <w:ins w:id="5256" w:author="Strzelczyk, Anthony (A.)" w:date="2020-12-17T11:40:00Z">
              <w:del w:id="5257" w:author="Strzelczyk, Anthony (A.)" w:date="2021-02-22T11:20:00Z">
                <w:r w:rsidDel="00D06BF0">
                  <w:rPr>
                    <w:rFonts w:cs="Arial"/>
                    <w:b/>
                    <w:bCs/>
                    <w:color w:val="000000"/>
                    <w:szCs w:val="22"/>
                  </w:rPr>
                  <w:delText>Preconditions</w:delText>
                </w:r>
              </w:del>
            </w:ins>
          </w:p>
        </w:tc>
        <w:tc>
          <w:tcPr>
            <w:tcW w:w="688" w:type="dxa"/>
            <w:tcBorders>
              <w:top w:val="single" w:sz="4" w:space="0" w:color="auto"/>
              <w:left w:val="single" w:sz="4" w:space="0" w:color="auto"/>
              <w:right w:val="single" w:sz="4" w:space="0" w:color="auto"/>
            </w:tcBorders>
          </w:tcPr>
          <w:p w14:paraId="7463A98B" w14:textId="2EA9CBB9" w:rsidR="00780E5B" w:rsidDel="00D06BF0" w:rsidRDefault="00780E5B" w:rsidP="00887624">
            <w:pPr>
              <w:spacing w:line="240" w:lineRule="atLeast"/>
              <w:rPr>
                <w:ins w:id="5258" w:author="Strzelczyk, Anthony (A.)" w:date="2020-12-17T11:40:00Z"/>
                <w:del w:id="5259" w:author="Strzelczyk, Anthony (A.)" w:date="2021-02-22T11:20:00Z"/>
                <w:rFonts w:cs="Arial"/>
                <w:color w:val="000000"/>
                <w:szCs w:val="22"/>
              </w:rPr>
            </w:pPr>
            <w:ins w:id="5260" w:author="Strzelczyk, Anthony (A.)" w:date="2020-12-17T11:40:00Z">
              <w:del w:id="5261"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2E6C344E" w14:textId="5B310797" w:rsidR="00780E5B" w:rsidDel="00D06BF0" w:rsidRDefault="00780E5B" w:rsidP="00887624">
            <w:pPr>
              <w:spacing w:line="240" w:lineRule="atLeast"/>
              <w:rPr>
                <w:ins w:id="5262" w:author="Strzelczyk, Anthony (A.)" w:date="2020-12-17T11:40:00Z"/>
                <w:del w:id="5263" w:author="Strzelczyk, Anthony (A.)" w:date="2021-02-22T11:20:00Z"/>
                <w:rFonts w:cs="Arial"/>
                <w:color w:val="000000"/>
                <w:szCs w:val="22"/>
              </w:rPr>
            </w:pPr>
            <w:ins w:id="5264" w:author="Strzelczyk, Anthony (A.)" w:date="2020-12-17T11:42:00Z">
              <w:del w:id="5265" w:author="Strzelczyk, Anthony (A.)" w:date="2021-02-22T11:20:00Z">
                <w:r w:rsidDel="00D06BF0">
                  <w:rPr>
                    <w:rFonts w:cs="Arial"/>
                    <w:color w:val="000000"/>
                    <w:szCs w:val="22"/>
                  </w:rPr>
                  <w:delText>Front</w:delText>
                </w:r>
              </w:del>
            </w:ins>
            <w:ins w:id="5266" w:author="Strzelczyk, Anthony (A.)" w:date="2020-12-17T11:40:00Z">
              <w:del w:id="5267" w:author="Strzelczyk, Anthony (A.)" w:date="2021-02-22T11:20:00Z">
                <w:r w:rsidDel="00D06BF0">
                  <w:rPr>
                    <w:rFonts w:cs="Arial"/>
                    <w:color w:val="000000"/>
                    <w:szCs w:val="22"/>
                  </w:rPr>
                  <w:delText xml:space="preserve"> Fog Light installed</w:delText>
                </w:r>
              </w:del>
            </w:ins>
          </w:p>
        </w:tc>
      </w:tr>
      <w:tr w:rsidR="00780E5B" w:rsidDel="00D06BF0" w14:paraId="2674D9D4" w14:textId="4AD67E88" w:rsidTr="00887624">
        <w:trPr>
          <w:trHeight w:val="20"/>
          <w:ins w:id="5268" w:author="Strzelczyk, Anthony (A.)" w:date="2020-12-17T11:40:00Z"/>
          <w:del w:id="5269" w:author="Strzelczyk, Anthony (A.)" w:date="2021-02-22T11:20:00Z"/>
        </w:trPr>
        <w:tc>
          <w:tcPr>
            <w:tcW w:w="2547" w:type="dxa"/>
            <w:vMerge/>
            <w:tcBorders>
              <w:left w:val="single" w:sz="4" w:space="0" w:color="auto"/>
              <w:right w:val="single" w:sz="4" w:space="0" w:color="auto"/>
            </w:tcBorders>
            <w:vAlign w:val="center"/>
            <w:hideMark/>
          </w:tcPr>
          <w:p w14:paraId="37291929" w14:textId="4498D83E" w:rsidR="00780E5B" w:rsidDel="00D06BF0" w:rsidRDefault="00780E5B" w:rsidP="00887624">
            <w:pPr>
              <w:overflowPunct/>
              <w:autoSpaceDE/>
              <w:autoSpaceDN/>
              <w:adjustRightInd/>
              <w:spacing w:line="240" w:lineRule="atLeast"/>
              <w:rPr>
                <w:ins w:id="5270" w:author="Strzelczyk, Anthony (A.)" w:date="2020-12-17T11:40:00Z"/>
                <w:del w:id="5271" w:author="Strzelczyk, Anthony (A.)" w:date="2021-02-22T11:20:00Z"/>
                <w:rFonts w:cs="Arial"/>
                <w:b/>
                <w:bCs/>
                <w:color w:val="000000"/>
                <w:szCs w:val="22"/>
              </w:rPr>
            </w:pPr>
          </w:p>
        </w:tc>
        <w:tc>
          <w:tcPr>
            <w:tcW w:w="688" w:type="dxa"/>
            <w:tcBorders>
              <w:left w:val="single" w:sz="4" w:space="0" w:color="auto"/>
              <w:right w:val="single" w:sz="4" w:space="0" w:color="auto"/>
            </w:tcBorders>
          </w:tcPr>
          <w:p w14:paraId="3EB70F63" w14:textId="3B61455F" w:rsidR="00780E5B" w:rsidDel="00D06BF0" w:rsidRDefault="00780E5B" w:rsidP="00887624">
            <w:pPr>
              <w:spacing w:line="240" w:lineRule="atLeast"/>
              <w:rPr>
                <w:ins w:id="5272" w:author="Strzelczyk, Anthony (A.)" w:date="2020-12-17T11:40:00Z"/>
                <w:del w:id="5273" w:author="Strzelczyk, Anthony (A.)" w:date="2021-02-22T11:20:00Z"/>
                <w:rFonts w:cs="Arial"/>
                <w:color w:val="000000"/>
                <w:szCs w:val="22"/>
              </w:rPr>
            </w:pPr>
            <w:ins w:id="5274" w:author="Strzelczyk, Anthony (A.)" w:date="2020-12-17T11:40:00Z">
              <w:del w:id="5275"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0FD62C79" w14:textId="32142B86" w:rsidR="00780E5B" w:rsidDel="00D06BF0" w:rsidRDefault="00780E5B" w:rsidP="00887624">
            <w:pPr>
              <w:spacing w:line="240" w:lineRule="atLeast"/>
              <w:rPr>
                <w:ins w:id="5276" w:author="Strzelczyk, Anthony (A.)" w:date="2020-12-17T11:40:00Z"/>
                <w:del w:id="5277" w:author="Strzelczyk, Anthony (A.)" w:date="2021-02-22T11:20:00Z"/>
                <w:rFonts w:cs="Arial"/>
                <w:color w:val="000000"/>
                <w:szCs w:val="22"/>
              </w:rPr>
            </w:pPr>
            <w:ins w:id="5278" w:author="Strzelczyk, Anthony (A.)" w:date="2020-12-17T11:42:00Z">
              <w:del w:id="5279" w:author="Strzelczyk, Anthony (A.)" w:date="2021-02-22T11:20:00Z">
                <w:r w:rsidDel="00D06BF0">
                  <w:rPr>
                    <w:rFonts w:cs="Arial"/>
                    <w:color w:val="000000"/>
                    <w:szCs w:val="22"/>
                  </w:rPr>
                  <w:delText>Front</w:delText>
                </w:r>
              </w:del>
            </w:ins>
            <w:ins w:id="5280" w:author="Strzelczyk, Anthony (A.)" w:date="2020-12-17T11:40:00Z">
              <w:del w:id="5281" w:author="Strzelczyk, Anthony (A.)" w:date="2021-02-22T11:20:00Z">
                <w:r w:rsidDel="00D06BF0">
                  <w:rPr>
                    <w:rFonts w:cs="Arial"/>
                    <w:color w:val="000000"/>
                    <w:szCs w:val="22"/>
                  </w:rPr>
                  <w:delText xml:space="preserve"> Fog Light is OFF</w:delText>
                </w:r>
              </w:del>
            </w:ins>
          </w:p>
        </w:tc>
      </w:tr>
      <w:tr w:rsidR="00780E5B" w:rsidDel="00D06BF0" w14:paraId="39B80C98" w14:textId="4C0B7581" w:rsidTr="00887624">
        <w:trPr>
          <w:trHeight w:val="20"/>
          <w:ins w:id="5282" w:author="Strzelczyk, Anthony (A.)" w:date="2020-12-17T11:40:00Z"/>
          <w:del w:id="5283" w:author="Strzelczyk, Anthony (A.)" w:date="2021-02-22T11:20:00Z"/>
        </w:trPr>
        <w:tc>
          <w:tcPr>
            <w:tcW w:w="2547" w:type="dxa"/>
            <w:vMerge/>
            <w:tcBorders>
              <w:left w:val="single" w:sz="4" w:space="0" w:color="auto"/>
              <w:bottom w:val="single" w:sz="4" w:space="0" w:color="auto"/>
              <w:right w:val="single" w:sz="4" w:space="0" w:color="auto"/>
            </w:tcBorders>
            <w:vAlign w:val="center"/>
          </w:tcPr>
          <w:p w14:paraId="6BD55282" w14:textId="21C112DB" w:rsidR="00780E5B" w:rsidDel="00D06BF0" w:rsidRDefault="00780E5B" w:rsidP="00887624">
            <w:pPr>
              <w:overflowPunct/>
              <w:autoSpaceDE/>
              <w:autoSpaceDN/>
              <w:adjustRightInd/>
              <w:spacing w:line="240" w:lineRule="atLeast"/>
              <w:rPr>
                <w:ins w:id="5284" w:author="Strzelczyk, Anthony (A.)" w:date="2020-12-17T11:40:00Z"/>
                <w:del w:id="5285" w:author="Strzelczyk, Anthony (A.)" w:date="2021-02-22T11:20:00Z"/>
                <w:rFonts w:cs="Arial"/>
                <w:b/>
                <w:bCs/>
                <w:color w:val="000000"/>
                <w:szCs w:val="22"/>
              </w:rPr>
            </w:pPr>
          </w:p>
        </w:tc>
        <w:tc>
          <w:tcPr>
            <w:tcW w:w="688" w:type="dxa"/>
            <w:tcBorders>
              <w:left w:val="single" w:sz="4" w:space="0" w:color="auto"/>
              <w:bottom w:val="single" w:sz="4" w:space="0" w:color="auto"/>
              <w:right w:val="single" w:sz="4" w:space="0" w:color="auto"/>
            </w:tcBorders>
          </w:tcPr>
          <w:p w14:paraId="71CB43C7" w14:textId="1B6C5FD9" w:rsidR="00780E5B" w:rsidDel="00D06BF0" w:rsidRDefault="00780E5B" w:rsidP="00887624">
            <w:pPr>
              <w:spacing w:line="240" w:lineRule="atLeast"/>
              <w:rPr>
                <w:ins w:id="5286" w:author="Strzelczyk, Anthony (A.)" w:date="2020-12-17T11:40:00Z"/>
                <w:del w:id="5287" w:author="Strzelczyk, Anthony (A.)" w:date="2021-02-22T11:20:00Z"/>
                <w:rFonts w:cs="Arial"/>
                <w:color w:val="000000"/>
                <w:szCs w:val="22"/>
              </w:rPr>
            </w:pPr>
            <w:ins w:id="5288" w:author="Strzelczyk, Anthony (A.)" w:date="2020-12-17T11:40:00Z">
              <w:del w:id="5289"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tcPr>
          <w:p w14:paraId="1DF4218E" w14:textId="1E76BBB3" w:rsidR="00780E5B" w:rsidDel="00D06BF0" w:rsidRDefault="00780E5B" w:rsidP="00887624">
            <w:pPr>
              <w:spacing w:line="240" w:lineRule="atLeast"/>
              <w:rPr>
                <w:ins w:id="5290" w:author="Strzelczyk, Anthony (A.)" w:date="2020-12-17T11:40:00Z"/>
                <w:del w:id="5291" w:author="Strzelczyk, Anthony (A.)" w:date="2021-02-22T11:20:00Z"/>
                <w:rFonts w:cs="Arial"/>
                <w:color w:val="000000"/>
                <w:szCs w:val="22"/>
              </w:rPr>
            </w:pPr>
            <w:ins w:id="5292" w:author="Strzelczyk, Anthony (A.)" w:date="2020-12-17T11:40:00Z">
              <w:del w:id="5293" w:author="Strzelczyk, Anthony (A.)" w:date="2021-02-22T11:20:00Z">
                <w:r w:rsidDel="00D06BF0">
                  <w:rPr>
                    <w:rFonts w:cs="Arial"/>
                    <w:color w:val="000000"/>
                    <w:szCs w:val="22"/>
                  </w:rPr>
                  <w:delText>Ignition is OFF</w:delText>
                </w:r>
              </w:del>
            </w:ins>
          </w:p>
        </w:tc>
      </w:tr>
      <w:tr w:rsidR="004E6E62" w:rsidDel="00D06BF0" w14:paraId="667AC6DD" w14:textId="1044775C" w:rsidTr="003F2175">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Change w:id="5294" w:author="Strzelczyk, Anthony (A.)" w:date="2021-01-29T10:25:00Z">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
          </w:tblPrExChange>
        </w:tblPrEx>
        <w:trPr>
          <w:trHeight w:val="255"/>
          <w:ins w:id="5295" w:author="Strzelczyk, Anthony (A.)" w:date="2020-12-17T11:40:00Z"/>
          <w:del w:id="5296" w:author="Strzelczyk, Anthony (A.)" w:date="2021-02-22T11:20:00Z"/>
          <w:trPrChange w:id="5297" w:author="Strzelczyk, Anthony (A.)" w:date="2021-01-29T10:25:00Z">
            <w:trPr>
              <w:trHeight w:val="255"/>
            </w:trPr>
          </w:trPrChange>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Change w:id="5298" w:author="Strzelczyk, Anthony (A.)" w:date="2021-01-29T10:25:00Z">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tcPrChange>
          </w:tcPr>
          <w:p w14:paraId="64C7EC0C" w14:textId="30D30C29" w:rsidR="004E6E62" w:rsidDel="00D06BF0" w:rsidRDefault="004E6E62" w:rsidP="004E6E62">
            <w:pPr>
              <w:spacing w:line="240" w:lineRule="atLeast"/>
              <w:rPr>
                <w:ins w:id="5299" w:author="Strzelczyk, Anthony (A.)" w:date="2020-12-17T11:40:00Z"/>
                <w:del w:id="5300" w:author="Strzelczyk, Anthony (A.)" w:date="2021-02-22T11:20:00Z"/>
                <w:rFonts w:cs="Arial"/>
                <w:b/>
                <w:bCs/>
                <w:color w:val="000000"/>
                <w:szCs w:val="22"/>
              </w:rPr>
            </w:pPr>
            <w:ins w:id="5301" w:author="Strzelczyk, Anthony (A.)" w:date="2020-12-17T11:40:00Z">
              <w:del w:id="5302" w:author="Strzelczyk, Anthony (A.)" w:date="2021-02-22T11:20:00Z">
                <w:r w:rsidDel="00D06BF0">
                  <w:rPr>
                    <w:rFonts w:cs="Arial"/>
                    <w:b/>
                    <w:bCs/>
                    <w:color w:val="000000"/>
                    <w:szCs w:val="22"/>
                  </w:rPr>
                  <w:delText>Main Flow</w:delText>
                </w:r>
              </w:del>
            </w:ins>
          </w:p>
        </w:tc>
        <w:tc>
          <w:tcPr>
            <w:tcW w:w="688" w:type="dxa"/>
            <w:tcBorders>
              <w:top w:val="single" w:sz="4" w:space="0" w:color="auto"/>
              <w:left w:val="single" w:sz="4" w:space="0" w:color="auto"/>
              <w:bottom w:val="single" w:sz="4" w:space="0" w:color="auto"/>
              <w:right w:val="single" w:sz="4" w:space="0" w:color="auto"/>
            </w:tcBorders>
            <w:tcPrChange w:id="5303" w:author="Strzelczyk, Anthony (A.)" w:date="2021-01-29T10:25:00Z">
              <w:tcPr>
                <w:tcW w:w="688" w:type="dxa"/>
                <w:tcBorders>
                  <w:top w:val="single" w:sz="4" w:space="0" w:color="auto"/>
                  <w:left w:val="single" w:sz="4" w:space="0" w:color="auto"/>
                  <w:right w:val="single" w:sz="4" w:space="0" w:color="auto"/>
                </w:tcBorders>
              </w:tcPr>
            </w:tcPrChange>
          </w:tcPr>
          <w:p w14:paraId="64B7777A" w14:textId="5A9903E2" w:rsidR="004E6E62" w:rsidRPr="001D6A19" w:rsidDel="00D06BF0" w:rsidRDefault="004E6E62" w:rsidP="004E6E62">
            <w:pPr>
              <w:spacing w:line="240" w:lineRule="atLeast"/>
              <w:rPr>
                <w:ins w:id="5304" w:author="Strzelczyk, Anthony (A.)" w:date="2020-12-17T11:40:00Z"/>
                <w:del w:id="5305" w:author="Strzelczyk, Anthony (A.)" w:date="2021-02-22T11:20:00Z"/>
                <w:rFonts w:cs="Arial"/>
                <w:color w:val="000000"/>
                <w:sz w:val="14"/>
                <w:szCs w:val="14"/>
              </w:rPr>
            </w:pPr>
            <w:ins w:id="5306" w:author="Strzelczyk, Anthony (A.)" w:date="2021-01-29T10:25:00Z">
              <w:del w:id="5307" w:author="Strzelczyk, Anthony (A.)" w:date="2021-02-22T11:20:00Z">
                <w:r w:rsidDel="00D06BF0">
                  <w:rPr>
                    <w:rFonts w:cs="Arial"/>
                    <w:color w:val="000000"/>
                    <w:sz w:val="14"/>
                    <w:szCs w:val="14"/>
                  </w:rPr>
                  <w:delText>Seq 0</w:delText>
                </w:r>
              </w:del>
            </w:ins>
          </w:p>
        </w:tc>
        <w:tc>
          <w:tcPr>
            <w:tcW w:w="7290" w:type="dxa"/>
            <w:tcBorders>
              <w:top w:val="single" w:sz="4" w:space="0" w:color="auto"/>
              <w:left w:val="single" w:sz="4" w:space="0" w:color="auto"/>
              <w:bottom w:val="single" w:sz="4" w:space="0" w:color="auto"/>
              <w:right w:val="single" w:sz="4" w:space="0" w:color="auto"/>
            </w:tcBorders>
            <w:hideMark/>
            <w:tcPrChange w:id="5308" w:author="Strzelczyk, Anthony (A.)" w:date="2021-01-29T10:25:00Z">
              <w:tcPr>
                <w:tcW w:w="7290" w:type="dxa"/>
                <w:tcBorders>
                  <w:top w:val="single" w:sz="4" w:space="0" w:color="auto"/>
                  <w:left w:val="single" w:sz="4" w:space="0" w:color="auto"/>
                  <w:bottom w:val="single" w:sz="4" w:space="0" w:color="auto"/>
                  <w:right w:val="single" w:sz="4" w:space="0" w:color="auto"/>
                </w:tcBorders>
                <w:hideMark/>
              </w:tcPr>
            </w:tcPrChange>
          </w:tcPr>
          <w:p w14:paraId="6D6F6B78" w14:textId="43BBA20C" w:rsidR="004E6E62" w:rsidDel="00D06BF0" w:rsidRDefault="004E6E62" w:rsidP="004E6E62">
            <w:pPr>
              <w:spacing w:line="240" w:lineRule="atLeast"/>
              <w:rPr>
                <w:ins w:id="5309" w:author="Strzelczyk, Anthony (A.)" w:date="2020-12-17T11:40:00Z"/>
                <w:del w:id="5310" w:author="Strzelczyk, Anthony (A.)" w:date="2021-02-22T11:20:00Z"/>
                <w:rFonts w:cs="Arial"/>
                <w:color w:val="000000"/>
                <w:szCs w:val="22"/>
              </w:rPr>
            </w:pPr>
            <w:ins w:id="5311" w:author="Strzelczyk, Anthony (A.)" w:date="2021-01-29T10:25:00Z">
              <w:del w:id="5312" w:author="Strzelczyk, Anthony (A.)" w:date="2021-02-22T11:20:00Z">
                <w:r w:rsidDel="00D06BF0">
                  <w:rPr>
                    <w:rFonts w:cs="Arial"/>
                    <w:color w:val="000000"/>
                    <w:szCs w:val="22"/>
                  </w:rPr>
                  <w:delText xml:space="preserve">Driver initiates ignition RUN </w:delText>
                </w:r>
              </w:del>
            </w:ins>
          </w:p>
        </w:tc>
      </w:tr>
      <w:tr w:rsidR="00780E5B" w:rsidDel="00D06BF0" w14:paraId="38558B4C" w14:textId="6AF7297F" w:rsidTr="00887624">
        <w:trPr>
          <w:trHeight w:val="255"/>
          <w:ins w:id="5313" w:author="Strzelczyk, Anthony (A.)" w:date="2020-12-17T11:40:00Z"/>
          <w:del w:id="5314" w:author="Strzelczyk, Anthony (A.)" w:date="2021-02-22T11:20:00Z"/>
        </w:trPr>
        <w:tc>
          <w:tcPr>
            <w:tcW w:w="2547" w:type="dxa"/>
            <w:vMerge/>
            <w:tcBorders>
              <w:left w:val="single" w:sz="4" w:space="0" w:color="auto"/>
              <w:right w:val="single" w:sz="4" w:space="0" w:color="auto"/>
            </w:tcBorders>
            <w:vAlign w:val="center"/>
            <w:hideMark/>
          </w:tcPr>
          <w:p w14:paraId="0F2BF843" w14:textId="2DA3C576" w:rsidR="00780E5B" w:rsidDel="00D06BF0" w:rsidRDefault="00780E5B" w:rsidP="00887624">
            <w:pPr>
              <w:overflowPunct/>
              <w:autoSpaceDE/>
              <w:autoSpaceDN/>
              <w:adjustRightInd/>
              <w:spacing w:line="240" w:lineRule="atLeast"/>
              <w:rPr>
                <w:ins w:id="5315" w:author="Strzelczyk, Anthony (A.)" w:date="2020-12-17T11:40:00Z"/>
                <w:del w:id="5316" w:author="Strzelczyk, Anthony (A.)" w:date="2021-02-22T11:20:00Z"/>
                <w:rFonts w:cs="Arial"/>
                <w:b/>
                <w:bCs/>
                <w:color w:val="000000"/>
                <w:szCs w:val="22"/>
              </w:rPr>
            </w:pPr>
          </w:p>
        </w:tc>
        <w:tc>
          <w:tcPr>
            <w:tcW w:w="688" w:type="dxa"/>
            <w:tcBorders>
              <w:left w:val="single" w:sz="4" w:space="0" w:color="auto"/>
              <w:right w:val="single" w:sz="4" w:space="0" w:color="auto"/>
            </w:tcBorders>
          </w:tcPr>
          <w:p w14:paraId="24DFCC01" w14:textId="71790100" w:rsidR="00780E5B" w:rsidDel="00D06BF0" w:rsidRDefault="00780E5B" w:rsidP="00887624">
            <w:pPr>
              <w:spacing w:line="240" w:lineRule="atLeast"/>
              <w:rPr>
                <w:ins w:id="5317" w:author="Strzelczyk, Anthony (A.)" w:date="2020-12-17T11:40:00Z"/>
                <w:del w:id="5318" w:author="Strzelczyk, Anthony (A.)" w:date="2021-02-22T11:20:00Z"/>
                <w:rFonts w:cs="Arial"/>
                <w:color w:val="000000"/>
                <w:szCs w:val="22"/>
              </w:rPr>
            </w:pPr>
            <w:ins w:id="5319" w:author="Strzelczyk, Anthony (A.)" w:date="2020-12-17T11:40:00Z">
              <w:del w:id="5320"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R="004E6E62" w:rsidDel="00D06BF0">
                  <w:rPr>
                    <w:rFonts w:cs="Arial"/>
                    <w:color w:val="000000"/>
                    <w:sz w:val="14"/>
                    <w:szCs w:val="14"/>
                  </w:rPr>
                  <w:delText>1</w:delText>
                </w:r>
              </w:del>
            </w:ins>
          </w:p>
        </w:tc>
        <w:tc>
          <w:tcPr>
            <w:tcW w:w="7290" w:type="dxa"/>
            <w:tcBorders>
              <w:top w:val="single" w:sz="4" w:space="0" w:color="auto"/>
              <w:left w:val="single" w:sz="4" w:space="0" w:color="auto"/>
              <w:bottom w:val="single" w:sz="4" w:space="0" w:color="auto"/>
              <w:right w:val="single" w:sz="4" w:space="0" w:color="auto"/>
            </w:tcBorders>
            <w:hideMark/>
          </w:tcPr>
          <w:p w14:paraId="38A1F58A" w14:textId="097F128C" w:rsidR="00780E5B" w:rsidDel="00D06BF0" w:rsidRDefault="004E6E62" w:rsidP="00887624">
            <w:pPr>
              <w:spacing w:line="240" w:lineRule="atLeast"/>
              <w:rPr>
                <w:ins w:id="5321" w:author="Strzelczyk, Anthony (A.)" w:date="2020-12-17T11:40:00Z"/>
                <w:del w:id="5322" w:author="Strzelczyk, Anthony (A.)" w:date="2021-02-22T11:20:00Z"/>
                <w:rFonts w:cs="Arial"/>
                <w:color w:val="000000"/>
                <w:szCs w:val="22"/>
              </w:rPr>
            </w:pPr>
            <w:ins w:id="5323" w:author="Strzelczyk, Anthony (A.)" w:date="2021-01-29T10:26:00Z">
              <w:del w:id="5324" w:author="Strzelczyk, Anthony (A.)" w:date="2021-02-22T11:20:00Z">
                <w:r w:rsidDel="00D06BF0">
                  <w:rPr>
                    <w:rFonts w:cs="Arial"/>
                    <w:color w:val="000000"/>
                    <w:szCs w:val="22"/>
                  </w:rPr>
                  <w:delText xml:space="preserve">Driver </w:delText>
                </w:r>
              </w:del>
            </w:ins>
            <w:ins w:id="5325" w:author="Strzelczyk, Anthony (A.)" w:date="2020-12-17T11:40:00Z">
              <w:del w:id="5326" w:author="Strzelczyk, Anthony (A.)" w:date="2021-02-22T11:20:00Z">
                <w:r w:rsidR="00780E5B" w:rsidDel="00D06BF0">
                  <w:rPr>
                    <w:rFonts w:cs="Arial"/>
                    <w:color w:val="000000"/>
                    <w:szCs w:val="22"/>
                  </w:rPr>
                  <w:delText xml:space="preserve">request HMI </w:delText>
                </w:r>
              </w:del>
            </w:ins>
            <w:ins w:id="5327" w:author="Strzelczyk, Anthony (A.)" w:date="2021-01-29T10:26:00Z">
              <w:del w:id="5328" w:author="Strzelczyk, Anthony (A.)" w:date="2021-02-22T11:20:00Z">
                <w:r w:rsidDel="00D06BF0">
                  <w:rPr>
                    <w:rFonts w:cs="Arial"/>
                    <w:color w:val="000000"/>
                    <w:szCs w:val="22"/>
                  </w:rPr>
                  <w:delText xml:space="preserve">Headlamp switch </w:delText>
                </w:r>
              </w:del>
            </w:ins>
            <w:ins w:id="5329" w:author="Strzelczyk, Anthony (A.)" w:date="2020-12-17T11:40:00Z">
              <w:del w:id="5330" w:author="Strzelczyk, Anthony (A.)" w:date="2021-02-22T11:20:00Z">
                <w:r w:rsidR="00780E5B" w:rsidDel="00D06BF0">
                  <w:rPr>
                    <w:rFonts w:cs="Arial"/>
                    <w:color w:val="000000"/>
                    <w:szCs w:val="22"/>
                  </w:rPr>
                  <w:delText>to Position, Low Beam or Auto Light (in Night mode)</w:delText>
                </w:r>
              </w:del>
            </w:ins>
          </w:p>
        </w:tc>
      </w:tr>
      <w:tr w:rsidR="00780E5B" w:rsidDel="00D06BF0" w14:paraId="495F656C" w14:textId="4F1A97E8" w:rsidTr="00887624">
        <w:trPr>
          <w:trHeight w:val="255"/>
          <w:ins w:id="5331" w:author="Strzelczyk, Anthony (A.)" w:date="2020-12-17T11:40:00Z"/>
          <w:del w:id="5332" w:author="Strzelczyk, Anthony (A.)" w:date="2021-02-22T11:20:00Z"/>
        </w:trPr>
        <w:tc>
          <w:tcPr>
            <w:tcW w:w="2547" w:type="dxa"/>
            <w:vMerge/>
            <w:tcBorders>
              <w:left w:val="single" w:sz="4" w:space="0" w:color="auto"/>
              <w:right w:val="single" w:sz="4" w:space="0" w:color="auto"/>
            </w:tcBorders>
            <w:vAlign w:val="center"/>
          </w:tcPr>
          <w:p w14:paraId="44CDA61F" w14:textId="26FFE686" w:rsidR="00780E5B" w:rsidDel="00D06BF0" w:rsidRDefault="00780E5B" w:rsidP="00887624">
            <w:pPr>
              <w:overflowPunct/>
              <w:autoSpaceDE/>
              <w:autoSpaceDN/>
              <w:adjustRightInd/>
              <w:spacing w:line="240" w:lineRule="atLeast"/>
              <w:rPr>
                <w:ins w:id="5333" w:author="Strzelczyk, Anthony (A.)" w:date="2020-12-17T11:40:00Z"/>
                <w:del w:id="5334" w:author="Strzelczyk, Anthony (A.)" w:date="2021-02-22T11:20:00Z"/>
                <w:rFonts w:cs="Arial"/>
                <w:b/>
                <w:bCs/>
                <w:color w:val="000000"/>
                <w:szCs w:val="22"/>
              </w:rPr>
            </w:pPr>
          </w:p>
        </w:tc>
        <w:tc>
          <w:tcPr>
            <w:tcW w:w="688" w:type="dxa"/>
            <w:tcBorders>
              <w:left w:val="single" w:sz="4" w:space="0" w:color="auto"/>
              <w:right w:val="single" w:sz="4" w:space="0" w:color="auto"/>
            </w:tcBorders>
          </w:tcPr>
          <w:p w14:paraId="206ABFFE" w14:textId="7AE07D21" w:rsidR="00780E5B" w:rsidDel="00D06BF0" w:rsidRDefault="004E6E62" w:rsidP="00887624">
            <w:pPr>
              <w:spacing w:line="240" w:lineRule="atLeast"/>
              <w:rPr>
                <w:ins w:id="5335" w:author="Strzelczyk, Anthony (A.)" w:date="2020-12-17T11:40:00Z"/>
                <w:del w:id="5336" w:author="Strzelczyk, Anthony (A.)" w:date="2021-02-22T11:20:00Z"/>
                <w:rFonts w:cs="Arial"/>
                <w:color w:val="000000"/>
                <w:szCs w:val="22"/>
              </w:rPr>
            </w:pPr>
            <w:ins w:id="5337" w:author="Strzelczyk, Anthony (A.)" w:date="2020-12-17T11:40:00Z">
              <w:del w:id="5338" w:author="Strzelczyk, Anthony (A.)" w:date="2021-02-22T11:20:00Z">
                <w:r w:rsidDel="00D06BF0">
                  <w:rPr>
                    <w:rFonts w:cs="Arial"/>
                    <w:color w:val="000000"/>
                    <w:sz w:val="14"/>
                    <w:szCs w:val="14"/>
                  </w:rPr>
                  <w:delText>Seq 2</w:delText>
                </w:r>
              </w:del>
            </w:ins>
          </w:p>
        </w:tc>
        <w:tc>
          <w:tcPr>
            <w:tcW w:w="7290" w:type="dxa"/>
            <w:tcBorders>
              <w:top w:val="single" w:sz="4" w:space="0" w:color="auto"/>
              <w:left w:val="single" w:sz="4" w:space="0" w:color="auto"/>
              <w:bottom w:val="single" w:sz="4" w:space="0" w:color="auto"/>
              <w:right w:val="single" w:sz="4" w:space="0" w:color="auto"/>
            </w:tcBorders>
          </w:tcPr>
          <w:p w14:paraId="3A5426C0" w14:textId="766656BD" w:rsidR="00780E5B" w:rsidDel="00D06BF0" w:rsidRDefault="004E6E62">
            <w:pPr>
              <w:spacing w:line="240" w:lineRule="atLeast"/>
              <w:rPr>
                <w:ins w:id="5339" w:author="Strzelczyk, Anthony (A.)" w:date="2020-12-17T11:40:00Z"/>
                <w:del w:id="5340" w:author="Strzelczyk, Anthony (A.)" w:date="2021-02-22T11:20:00Z"/>
                <w:rFonts w:cs="Arial"/>
                <w:color w:val="000000"/>
                <w:szCs w:val="22"/>
              </w:rPr>
            </w:pPr>
            <w:ins w:id="5341" w:author="Strzelczyk, Anthony (A.)" w:date="2021-01-29T10:26:00Z">
              <w:del w:id="5342" w:author="Strzelczyk, Anthony (A.)" w:date="2021-02-22T11:20:00Z">
                <w:r w:rsidDel="00D06BF0">
                  <w:rPr>
                    <w:rFonts w:cs="Arial"/>
                    <w:color w:val="000000"/>
                    <w:szCs w:val="22"/>
                  </w:rPr>
                  <w:delText xml:space="preserve">Driver </w:delText>
                </w:r>
              </w:del>
            </w:ins>
            <w:ins w:id="5343" w:author="Strzelczyk, Anthony (A.)" w:date="2020-12-17T11:40:00Z">
              <w:del w:id="5344" w:author="Strzelczyk, Anthony (A.)" w:date="2021-02-22T11:20:00Z">
                <w:r w:rsidR="00780E5B" w:rsidDel="00D06BF0">
                  <w:rPr>
                    <w:rFonts w:cs="Arial"/>
                    <w:color w:val="000000"/>
                    <w:szCs w:val="22"/>
                  </w:rPr>
                  <w:delText xml:space="preserve">request </w:delText>
                </w:r>
              </w:del>
            </w:ins>
            <w:ins w:id="5345" w:author="Strzelczyk, Anthony (A.)" w:date="2020-12-17T12:14:00Z">
              <w:del w:id="5346" w:author="Strzelczyk, Anthony (A.)" w:date="2021-02-22T11:20:00Z">
                <w:r w:rsidR="00887624" w:rsidDel="00D06BF0">
                  <w:rPr>
                    <w:rFonts w:cs="Arial"/>
                    <w:color w:val="000000"/>
                    <w:szCs w:val="22"/>
                  </w:rPr>
                  <w:delText>Front</w:delText>
                </w:r>
              </w:del>
            </w:ins>
            <w:ins w:id="5347" w:author="Strzelczyk, Anthony (A.)" w:date="2020-12-17T11:40:00Z">
              <w:del w:id="5348" w:author="Strzelczyk, Anthony (A.)" w:date="2021-02-22T11:20:00Z">
                <w:r w:rsidR="00780E5B" w:rsidDel="00D06BF0">
                  <w:rPr>
                    <w:rFonts w:cs="Arial"/>
                    <w:color w:val="000000"/>
                    <w:szCs w:val="22"/>
                  </w:rPr>
                  <w:delText xml:space="preserve"> Fog light HMI to ON</w:delText>
                </w:r>
              </w:del>
            </w:ins>
          </w:p>
        </w:tc>
      </w:tr>
      <w:tr w:rsidR="00967568" w:rsidDel="00D06BF0" w14:paraId="563C79EA" w14:textId="4ABCA60C" w:rsidTr="00C510A7">
        <w:trPr>
          <w:trHeight w:val="255"/>
          <w:ins w:id="5349" w:author="Strzelczyk, Anthony (A.)" w:date="2020-12-17T14:51:00Z"/>
          <w:del w:id="5350"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2EA9BF39" w14:textId="726434FC" w:rsidR="00967568" w:rsidDel="00D06BF0" w:rsidRDefault="00967568" w:rsidP="00C510A7">
            <w:pPr>
              <w:spacing w:line="240" w:lineRule="atLeast"/>
              <w:rPr>
                <w:ins w:id="5351" w:author="Strzelczyk, Anthony (A.)" w:date="2020-12-17T14:51:00Z"/>
                <w:del w:id="5352" w:author="Strzelczyk, Anthony (A.)" w:date="2021-02-22T11:20:00Z"/>
                <w:rFonts w:cs="Arial"/>
                <w:b/>
                <w:bCs/>
                <w:color w:val="000000"/>
                <w:szCs w:val="22"/>
              </w:rPr>
            </w:pPr>
            <w:ins w:id="5353" w:author="Strzelczyk, Anthony (A.)" w:date="2020-12-17T14:51:00Z">
              <w:del w:id="5354" w:author="Strzelczyk, Anthony (A.)" w:date="2021-02-22T11:20:00Z">
                <w:r w:rsidDel="00D06BF0">
                  <w:rPr>
                    <w:rFonts w:cs="Arial"/>
                    <w:b/>
                    <w:bCs/>
                    <w:color w:val="000000"/>
                    <w:szCs w:val="22"/>
                  </w:rPr>
                  <w:delText>Alternative Flow</w:delText>
                </w:r>
              </w:del>
            </w:ins>
          </w:p>
        </w:tc>
        <w:tc>
          <w:tcPr>
            <w:tcW w:w="688" w:type="dxa"/>
            <w:tcBorders>
              <w:top w:val="single" w:sz="4" w:space="0" w:color="auto"/>
              <w:left w:val="single" w:sz="4" w:space="0" w:color="auto"/>
              <w:right w:val="single" w:sz="4" w:space="0" w:color="auto"/>
            </w:tcBorders>
          </w:tcPr>
          <w:p w14:paraId="4119B9C2" w14:textId="095194DF" w:rsidR="00967568" w:rsidDel="00D06BF0" w:rsidRDefault="00967568" w:rsidP="00C510A7">
            <w:pPr>
              <w:spacing w:line="240" w:lineRule="atLeast"/>
              <w:rPr>
                <w:ins w:id="5355" w:author="Strzelczyk, Anthony (A.)" w:date="2020-12-17T14:51:00Z"/>
                <w:del w:id="5356"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12F82F55" w14:textId="19C8E317" w:rsidR="00967568" w:rsidDel="00D06BF0" w:rsidRDefault="00967568" w:rsidP="00C510A7">
            <w:pPr>
              <w:spacing w:line="240" w:lineRule="atLeast"/>
              <w:rPr>
                <w:ins w:id="5357" w:author="Strzelczyk, Anthony (A.)" w:date="2020-12-17T14:51:00Z"/>
                <w:del w:id="5358" w:author="Strzelczyk, Anthony (A.)" w:date="2021-02-22T11:20:00Z"/>
                <w:rFonts w:cs="Arial"/>
                <w:color w:val="000000"/>
                <w:szCs w:val="22"/>
              </w:rPr>
            </w:pPr>
          </w:p>
        </w:tc>
      </w:tr>
      <w:tr w:rsidR="00967568" w:rsidDel="00D06BF0" w14:paraId="3E4B287F" w14:textId="75C2FDE7" w:rsidTr="00C510A7">
        <w:trPr>
          <w:trHeight w:val="255"/>
          <w:ins w:id="5359" w:author="Strzelczyk, Anthony (A.)" w:date="2020-12-17T14:51:00Z"/>
          <w:del w:id="5360"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691DDC06" w14:textId="6B74D1A9" w:rsidR="00967568" w:rsidDel="00D06BF0" w:rsidRDefault="00967568" w:rsidP="00C510A7">
            <w:pPr>
              <w:spacing w:line="240" w:lineRule="atLeast"/>
              <w:rPr>
                <w:ins w:id="5361" w:author="Strzelczyk, Anthony (A.)" w:date="2020-12-17T14:51:00Z"/>
                <w:del w:id="5362" w:author="Strzelczyk, Anthony (A.)" w:date="2021-02-22T11:20:00Z"/>
                <w:rFonts w:cs="Arial"/>
                <w:b/>
                <w:bCs/>
                <w:color w:val="000000"/>
                <w:szCs w:val="22"/>
              </w:rPr>
            </w:pPr>
            <w:ins w:id="5363" w:author="Strzelczyk, Anthony (A.)" w:date="2020-12-17T14:51:00Z">
              <w:del w:id="5364" w:author="Strzelczyk, Anthony (A.)" w:date="2021-02-22T11:20:00Z">
                <w:r w:rsidDel="00D06BF0">
                  <w:rPr>
                    <w:rFonts w:cs="Arial"/>
                    <w:b/>
                    <w:bCs/>
                    <w:color w:val="000000"/>
                    <w:szCs w:val="22"/>
                  </w:rPr>
                  <w:delText>Post Condition</w:delText>
                </w:r>
              </w:del>
            </w:ins>
          </w:p>
        </w:tc>
        <w:tc>
          <w:tcPr>
            <w:tcW w:w="688" w:type="dxa"/>
            <w:tcBorders>
              <w:top w:val="single" w:sz="4" w:space="0" w:color="auto"/>
              <w:left w:val="single" w:sz="4" w:space="0" w:color="auto"/>
              <w:right w:val="single" w:sz="4" w:space="0" w:color="auto"/>
            </w:tcBorders>
          </w:tcPr>
          <w:p w14:paraId="398EC01A" w14:textId="7B9C3CB2" w:rsidR="00967568" w:rsidDel="00D06BF0" w:rsidRDefault="00967568" w:rsidP="00C510A7">
            <w:pPr>
              <w:spacing w:line="240" w:lineRule="atLeast"/>
              <w:rPr>
                <w:ins w:id="5365" w:author="Strzelczyk, Anthony (A.)" w:date="2020-12-17T14:51:00Z"/>
                <w:del w:id="5366"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346C6AD4" w14:textId="7CE1994C" w:rsidR="00967568" w:rsidDel="00D06BF0" w:rsidRDefault="004E6E62" w:rsidP="00C510A7">
            <w:pPr>
              <w:spacing w:line="240" w:lineRule="atLeast"/>
              <w:rPr>
                <w:ins w:id="5367" w:author="Strzelczyk, Anthony (A.)" w:date="2020-12-17T14:51:00Z"/>
                <w:del w:id="5368" w:author="Strzelczyk, Anthony (A.)" w:date="2021-02-22T11:20:00Z"/>
                <w:rFonts w:cs="Arial"/>
                <w:color w:val="000000"/>
                <w:szCs w:val="22"/>
              </w:rPr>
            </w:pPr>
            <w:ins w:id="5369" w:author="Strzelczyk, Anthony (A.)" w:date="2021-01-29T10:27:00Z">
              <w:del w:id="5370" w:author="Strzelczyk, Anthony (A.)" w:date="2021-02-22T11:20:00Z">
                <w:r w:rsidDel="00D06BF0">
                  <w:rPr>
                    <w:rFonts w:cs="Arial"/>
                  </w:rPr>
                  <w:delText>Front Fog Telltale turn O</w:delText>
                </w:r>
                <w:r w:rsidR="00885F23" w:rsidDel="00D06BF0">
                  <w:rPr>
                    <w:rFonts w:cs="Arial"/>
                  </w:rPr>
                  <w:delText>N a</w:delText>
                </w:r>
              </w:del>
            </w:ins>
            <w:ins w:id="5371" w:author="Strzelczyk, Anthony (A.)" w:date="2021-01-29T10:31:00Z">
              <w:del w:id="5372" w:author="Strzelczyk, Anthony (A.)" w:date="2021-02-22T11:20:00Z">
                <w:r w:rsidR="00885F23" w:rsidDel="00D06BF0">
                  <w:rPr>
                    <w:rFonts w:cs="Arial"/>
                  </w:rPr>
                  <w:delText xml:space="preserve">nd </w:delText>
                </w:r>
              </w:del>
            </w:ins>
            <w:ins w:id="5373" w:author="Strzelczyk, Anthony (A.)" w:date="2021-01-29T10:35:00Z">
              <w:del w:id="5374" w:author="Strzelczyk, Anthony (A.)" w:date="2021-02-22T11:20:00Z">
                <w:r w:rsidR="00885F23" w:rsidDel="00D06BF0">
                  <w:rPr>
                    <w:rFonts w:cs="Arial"/>
                    <w:color w:val="000000"/>
                    <w:szCs w:val="22"/>
                  </w:rPr>
                  <w:delText xml:space="preserve">Exterior </w:delText>
                </w:r>
              </w:del>
            </w:ins>
            <w:ins w:id="5375" w:author="Strzelczyk, Anthony (A.)" w:date="2021-01-29T10:31:00Z">
              <w:del w:id="5376" w:author="Strzelczyk, Anthony (A.)" w:date="2021-02-22T11:20:00Z">
                <w:r w:rsidR="00885F23" w:rsidDel="00D06BF0">
                  <w:rPr>
                    <w:rFonts w:cs="Arial"/>
                  </w:rPr>
                  <w:delText>Front Fog Lamps turn ON.</w:delText>
                </w:r>
              </w:del>
            </w:ins>
          </w:p>
        </w:tc>
      </w:tr>
      <w:tr w:rsidR="00967568" w:rsidDel="00D06BF0" w14:paraId="6AD80E47" w14:textId="440BFAC7" w:rsidTr="00C510A7">
        <w:trPr>
          <w:trHeight w:val="255"/>
          <w:ins w:id="5377" w:author="Strzelczyk, Anthony (A.)" w:date="2020-12-17T14:51:00Z"/>
          <w:del w:id="5378"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645D760A" w14:textId="3B8278B3" w:rsidR="00967568" w:rsidDel="00D06BF0" w:rsidRDefault="00967568" w:rsidP="00C510A7">
            <w:pPr>
              <w:spacing w:line="240" w:lineRule="atLeast"/>
              <w:rPr>
                <w:ins w:id="5379" w:author="Strzelczyk, Anthony (A.)" w:date="2020-12-17T14:51:00Z"/>
                <w:del w:id="5380" w:author="Strzelczyk, Anthony (A.)" w:date="2021-02-22T11:20:00Z"/>
                <w:rFonts w:cs="Arial"/>
                <w:b/>
                <w:bCs/>
                <w:color w:val="000000"/>
                <w:szCs w:val="22"/>
              </w:rPr>
            </w:pPr>
            <w:ins w:id="5381" w:author="Strzelczyk, Anthony (A.)" w:date="2020-12-17T14:51:00Z">
              <w:del w:id="5382" w:author="Strzelczyk, Anthony (A.)" w:date="2021-02-22T11:20:00Z">
                <w:r w:rsidDel="00D06BF0">
                  <w:rPr>
                    <w:rFonts w:cs="Arial"/>
                    <w:b/>
                    <w:bCs/>
                    <w:color w:val="000000"/>
                    <w:szCs w:val="22"/>
                  </w:rPr>
                  <w:delText>Exception Flows</w:delText>
                </w:r>
              </w:del>
            </w:ins>
          </w:p>
        </w:tc>
        <w:tc>
          <w:tcPr>
            <w:tcW w:w="688" w:type="dxa"/>
            <w:tcBorders>
              <w:top w:val="single" w:sz="4" w:space="0" w:color="auto"/>
              <w:left w:val="single" w:sz="4" w:space="0" w:color="auto"/>
              <w:right w:val="single" w:sz="4" w:space="0" w:color="auto"/>
            </w:tcBorders>
          </w:tcPr>
          <w:p w14:paraId="708638AB" w14:textId="175D2F37" w:rsidR="00967568" w:rsidDel="00D06BF0" w:rsidRDefault="00967568" w:rsidP="00C510A7">
            <w:pPr>
              <w:spacing w:line="240" w:lineRule="atLeast"/>
              <w:rPr>
                <w:ins w:id="5383" w:author="Strzelczyk, Anthony (A.)" w:date="2020-12-17T14:51:00Z"/>
                <w:del w:id="5384"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6838EC8F" w14:textId="6CE90FB1" w:rsidR="00967568" w:rsidDel="00D06BF0" w:rsidRDefault="00967568" w:rsidP="00C510A7">
            <w:pPr>
              <w:spacing w:line="240" w:lineRule="atLeast"/>
              <w:rPr>
                <w:ins w:id="5385" w:author="Strzelczyk, Anthony (A.)" w:date="2020-12-17T14:51:00Z"/>
                <w:del w:id="5386" w:author="Strzelczyk, Anthony (A.)" w:date="2021-02-22T11:20:00Z"/>
                <w:rFonts w:cs="Arial"/>
                <w:color w:val="000000"/>
                <w:szCs w:val="22"/>
              </w:rPr>
            </w:pPr>
          </w:p>
        </w:tc>
      </w:tr>
    </w:tbl>
    <w:p w14:paraId="5F46D0FE" w14:textId="1AA07957" w:rsidR="00780E5B" w:rsidRPr="004051D0" w:rsidDel="00D06BF0" w:rsidRDefault="00780E5B" w:rsidP="00780E5B">
      <w:pPr>
        <w:rPr>
          <w:ins w:id="5387" w:author="Strzelczyk, Anthony (A.)" w:date="2020-12-17T11:40:00Z"/>
          <w:del w:id="5388" w:author="Strzelczyk, Anthony (A.)" w:date="2021-02-22T11:20:00Z"/>
          <w:rFonts w:cs="Arial"/>
        </w:rPr>
      </w:pPr>
    </w:p>
    <w:p w14:paraId="3DF86F09" w14:textId="195BB84E" w:rsidR="00780E5B" w:rsidRPr="004051D0" w:rsidDel="00D06BF0" w:rsidRDefault="00780E5B" w:rsidP="00780E5B">
      <w:pPr>
        <w:rPr>
          <w:ins w:id="5389" w:author="Strzelczyk, Anthony (A.)" w:date="2020-12-17T11:39:00Z"/>
          <w:del w:id="5390" w:author="Strzelczyk, Anthony (A.)" w:date="2021-02-22T11:2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780E5B" w:rsidRPr="004051D0" w:rsidDel="00D06BF0" w14:paraId="1FC9CBC1" w14:textId="0677CF8E" w:rsidTr="00887624">
        <w:trPr>
          <w:gridAfter w:val="1"/>
          <w:wAfter w:w="15" w:type="dxa"/>
          <w:hidden/>
          <w:ins w:id="5391" w:author="Strzelczyk, Anthony (A.)" w:date="2020-12-17T11:39:00Z"/>
          <w:del w:id="5392" w:author="Strzelczyk, Anthony (A.)" w:date="2021-02-22T11:2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97992" w14:textId="241CF88C" w:rsidR="00780E5B" w:rsidRPr="004051D0" w:rsidDel="00D06BF0" w:rsidRDefault="00780E5B" w:rsidP="00887624">
            <w:pPr>
              <w:rPr>
                <w:ins w:id="5393" w:author="Strzelczyk, Anthony (A.)" w:date="2020-12-17T11:39:00Z"/>
                <w:del w:id="5394" w:author="Strzelczyk, Anthony (A.)" w:date="2021-02-22T11:20:00Z"/>
                <w:rFonts w:eastAsiaTheme="minorHAnsi" w:cs="Arial"/>
                <w:bCs/>
                <w:vanish/>
                <w:color w:val="808080" w:themeColor="background1" w:themeShade="80"/>
                <w:sz w:val="16"/>
                <w:szCs w:val="14"/>
              </w:rPr>
            </w:pPr>
            <w:ins w:id="5395" w:author="Strzelczyk, Anthony (A.)" w:date="2020-12-17T11:39:00Z">
              <w:del w:id="5396" w:author="Strzelczyk, Anthony (A.)" w:date="2021-02-22T11:20:00Z">
                <w:r w:rsidRPr="004051D0" w:rsidDel="00D06BF0">
                  <w:rPr>
                    <w:rFonts w:cs="Arial"/>
                    <w:bCs/>
                    <w:vanish/>
                    <w:color w:val="808080" w:themeColor="background1" w:themeShade="80"/>
                    <w:sz w:val="16"/>
                    <w:szCs w:val="14"/>
                  </w:rPr>
                  <w:delText>Requirement ID: ###</w:delText>
                </w:r>
                <w:r w:rsidDel="00D06BF0">
                  <w:rPr>
                    <w:rFonts w:cs="Arial"/>
                    <w:bCs/>
                    <w:vanish/>
                    <w:color w:val="808080" w:themeColor="background1" w:themeShade="80"/>
                    <w:sz w:val="16"/>
                    <w:szCs w:val="14"/>
                  </w:rPr>
                  <w:delText>R_F_Front Fog Light Activation_00045</w:delText>
                </w:r>
                <w:r w:rsidRPr="004051D0" w:rsidDel="00D06BF0">
                  <w:rPr>
                    <w:rFonts w:cs="Arial"/>
                    <w:bCs/>
                    <w:vanish/>
                    <w:color w:val="808080" w:themeColor="background1" w:themeShade="80"/>
                    <w:sz w:val="16"/>
                    <w:szCs w:val="14"/>
                  </w:rPr>
                  <w:delText>###</w:delText>
                </w:r>
              </w:del>
            </w:ins>
          </w:p>
        </w:tc>
      </w:tr>
      <w:tr w:rsidR="00780E5B" w:rsidRPr="004051D0" w:rsidDel="00D06BF0" w14:paraId="53DCFE6C" w14:textId="4DF14F5F" w:rsidTr="00887624">
        <w:trPr>
          <w:hidden/>
          <w:ins w:id="5397" w:author="Strzelczyk, Anthony (A.)" w:date="2020-12-17T11:39:00Z"/>
          <w:del w:id="5398"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A6C4E" w14:textId="7B4BA4F2" w:rsidR="00780E5B" w:rsidRPr="004051D0" w:rsidDel="00D06BF0" w:rsidRDefault="00780E5B" w:rsidP="00887624">
            <w:pPr>
              <w:rPr>
                <w:ins w:id="5399" w:author="Strzelczyk, Anthony (A.)" w:date="2020-12-17T11:39:00Z"/>
                <w:del w:id="5400" w:author="Strzelczyk, Anthony (A.)" w:date="2021-02-22T11:20:00Z"/>
                <w:rFonts w:eastAsiaTheme="minorHAnsi" w:cs="Arial"/>
                <w:b/>
                <w:bCs/>
                <w:vanish/>
                <w:sz w:val="16"/>
                <w:szCs w:val="14"/>
              </w:rPr>
            </w:pPr>
            <w:ins w:id="5401" w:author="Strzelczyk, Anthony (A.)" w:date="2020-12-17T11:39:00Z">
              <w:del w:id="5402" w:author="Strzelczyk, Anthony (A.)" w:date="2021-02-22T11:20:00Z">
                <w:r w:rsidRPr="004051D0" w:rsidDel="00D06BF0">
                  <w:rPr>
                    <w:rFonts w:cs="Arial"/>
                    <w:b/>
                    <w:bCs/>
                    <w:vanish/>
                    <w:sz w:val="16"/>
                    <w:szCs w:val="14"/>
                  </w:rPr>
                  <w:delText>Rationale</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9A0DD" w14:textId="2003D439" w:rsidR="00780E5B" w:rsidRPr="004051D0" w:rsidDel="00D06BF0" w:rsidRDefault="00780E5B" w:rsidP="00887624">
            <w:pPr>
              <w:rPr>
                <w:ins w:id="5403" w:author="Strzelczyk, Anthony (A.)" w:date="2020-12-17T11:39:00Z"/>
                <w:del w:id="5404" w:author="Strzelczyk, Anthony (A.)" w:date="2021-02-22T11:20:00Z"/>
                <w:rFonts w:cs="Arial"/>
                <w:vanish/>
                <w:color w:val="000000" w:themeColor="text1"/>
                <w:sz w:val="16"/>
                <w:szCs w:val="14"/>
              </w:rPr>
            </w:pPr>
          </w:p>
        </w:tc>
      </w:tr>
      <w:tr w:rsidR="00780E5B" w:rsidRPr="004051D0" w:rsidDel="00D06BF0" w14:paraId="2B783EAE" w14:textId="27E05104" w:rsidTr="00887624">
        <w:trPr>
          <w:hidden/>
          <w:ins w:id="5405" w:author="Strzelczyk, Anthony (A.)" w:date="2020-12-17T11:39:00Z"/>
          <w:del w:id="5406"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961A7" w14:textId="42980388" w:rsidR="00780E5B" w:rsidRPr="004051D0" w:rsidDel="00D06BF0" w:rsidRDefault="00780E5B" w:rsidP="00887624">
            <w:pPr>
              <w:rPr>
                <w:ins w:id="5407" w:author="Strzelczyk, Anthony (A.)" w:date="2020-12-17T11:39:00Z"/>
                <w:del w:id="5408" w:author="Strzelczyk, Anthony (A.)" w:date="2021-02-22T11:20:00Z"/>
                <w:rFonts w:eastAsiaTheme="minorHAnsi" w:cs="Arial"/>
                <w:b/>
                <w:bCs/>
                <w:vanish/>
                <w:sz w:val="16"/>
                <w:szCs w:val="14"/>
              </w:rPr>
            </w:pPr>
            <w:ins w:id="5409" w:author="Strzelczyk, Anthony (A.)" w:date="2020-12-17T11:39:00Z">
              <w:del w:id="5410" w:author="Strzelczyk, Anthony (A.)" w:date="2021-02-22T11:20:00Z">
                <w:r w:rsidRPr="004051D0" w:rsidDel="00D06BF0">
                  <w:rPr>
                    <w:rFonts w:cs="Arial"/>
                    <w:b/>
                    <w:bCs/>
                    <w:vanish/>
                    <w:sz w:val="16"/>
                    <w:szCs w:val="14"/>
                  </w:rPr>
                  <w:delText>Acceptance Criteria</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C43D80" w14:textId="5CCC6234" w:rsidR="00780E5B" w:rsidRPr="004051D0" w:rsidDel="00D06BF0" w:rsidRDefault="00780E5B" w:rsidP="00887624">
            <w:pPr>
              <w:rPr>
                <w:ins w:id="5411" w:author="Strzelczyk, Anthony (A.)" w:date="2020-12-17T11:39:00Z"/>
                <w:del w:id="5412" w:author="Strzelczyk, Anthony (A.)" w:date="2021-02-22T11:20:00Z"/>
                <w:rFonts w:cs="Arial"/>
                <w:vanish/>
                <w:color w:val="000000" w:themeColor="text1"/>
                <w:sz w:val="16"/>
                <w:szCs w:val="14"/>
              </w:rPr>
            </w:pPr>
          </w:p>
        </w:tc>
      </w:tr>
      <w:tr w:rsidR="00780E5B" w:rsidRPr="004051D0" w:rsidDel="00D06BF0" w14:paraId="1FD6EE65" w14:textId="75D20866" w:rsidTr="00887624">
        <w:trPr>
          <w:hidden/>
          <w:ins w:id="5413" w:author="Strzelczyk, Anthony (A.)" w:date="2020-12-17T11:39:00Z"/>
          <w:del w:id="5414"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95142" w14:textId="42D7CA05" w:rsidR="00780E5B" w:rsidRPr="004051D0" w:rsidDel="00D06BF0" w:rsidRDefault="00780E5B" w:rsidP="00887624">
            <w:pPr>
              <w:rPr>
                <w:ins w:id="5415" w:author="Strzelczyk, Anthony (A.)" w:date="2020-12-17T11:39:00Z"/>
                <w:del w:id="5416" w:author="Strzelczyk, Anthony (A.)" w:date="2021-02-22T11:20:00Z"/>
                <w:rFonts w:cs="Arial"/>
                <w:vanish/>
                <w:sz w:val="16"/>
                <w:szCs w:val="14"/>
              </w:rPr>
            </w:pPr>
            <w:ins w:id="5417" w:author="Strzelczyk, Anthony (A.)" w:date="2020-12-17T11:39:00Z">
              <w:del w:id="5418" w:author="Strzelczyk, Anthony (A.)" w:date="2021-02-22T11:20:00Z">
                <w:r w:rsidRPr="004051D0" w:rsidDel="00D06BF0">
                  <w:rPr>
                    <w:rFonts w:cs="Arial"/>
                    <w:b/>
                    <w:bCs/>
                    <w:vanish/>
                    <w:sz w:val="16"/>
                    <w:szCs w:val="14"/>
                  </w:rPr>
                  <w:delText>Notes</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F25B8" w14:textId="6B6DFEBA" w:rsidR="00780E5B" w:rsidRPr="004051D0" w:rsidDel="00D06BF0" w:rsidRDefault="00780E5B" w:rsidP="00887624">
            <w:pPr>
              <w:rPr>
                <w:ins w:id="5419" w:author="Strzelczyk, Anthony (A.)" w:date="2020-12-17T11:39:00Z"/>
                <w:del w:id="5420" w:author="Strzelczyk, Anthony (A.)" w:date="2021-02-22T11:20:00Z"/>
                <w:rFonts w:cs="Arial"/>
                <w:vanish/>
                <w:color w:val="000000" w:themeColor="text1"/>
                <w:sz w:val="16"/>
                <w:szCs w:val="14"/>
              </w:rPr>
            </w:pPr>
          </w:p>
        </w:tc>
      </w:tr>
      <w:tr w:rsidR="00780E5B" w:rsidRPr="004051D0" w:rsidDel="00D06BF0" w14:paraId="4F19FC27" w14:textId="4A4F99DA" w:rsidTr="00887624">
        <w:trPr>
          <w:hidden/>
          <w:ins w:id="5421" w:author="Strzelczyk, Anthony (A.)" w:date="2020-12-17T11:39:00Z"/>
          <w:del w:id="5422"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45769" w14:textId="2EA21E24" w:rsidR="00780E5B" w:rsidRPr="004051D0" w:rsidDel="00D06BF0" w:rsidRDefault="00780E5B" w:rsidP="00887624">
            <w:pPr>
              <w:rPr>
                <w:ins w:id="5423" w:author="Strzelczyk, Anthony (A.)" w:date="2020-12-17T11:39:00Z"/>
                <w:del w:id="5424" w:author="Strzelczyk, Anthony (A.)" w:date="2021-02-22T11:20:00Z"/>
                <w:rFonts w:cs="Arial"/>
                <w:b/>
                <w:bCs/>
                <w:vanish/>
                <w:sz w:val="16"/>
                <w:szCs w:val="14"/>
              </w:rPr>
            </w:pPr>
            <w:ins w:id="5425" w:author="Strzelczyk, Anthony (A.)" w:date="2020-12-17T11:39:00Z">
              <w:del w:id="5426" w:author="Strzelczyk, Anthony (A.)" w:date="2021-02-22T11:20:00Z">
                <w:r w:rsidRPr="004051D0" w:rsidDel="00D06BF0">
                  <w:rPr>
                    <w:rFonts w:cs="Arial"/>
                    <w:b/>
                    <w:bCs/>
                    <w:vanish/>
                    <w:sz w:val="16"/>
                    <w:szCs w:val="14"/>
                  </w:rPr>
                  <w:delText>Source</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A0BE5" w14:textId="1C6B22BF" w:rsidR="00780E5B" w:rsidRPr="004051D0" w:rsidDel="00D06BF0" w:rsidRDefault="00780E5B" w:rsidP="00887624">
            <w:pPr>
              <w:rPr>
                <w:ins w:id="5427" w:author="Strzelczyk, Anthony (A.)" w:date="2020-12-17T11:39:00Z"/>
                <w:del w:id="5428" w:author="Strzelczyk, Anthony (A.)" w:date="2021-02-22T11:20:00Z"/>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47253D" w14:textId="6491098E" w:rsidR="00780E5B" w:rsidRPr="004051D0" w:rsidDel="00D06BF0" w:rsidRDefault="00780E5B" w:rsidP="00887624">
            <w:pPr>
              <w:ind w:left="139"/>
              <w:rPr>
                <w:ins w:id="5429" w:author="Strzelczyk, Anthony (A.)" w:date="2020-12-17T11:39:00Z"/>
                <w:del w:id="5430" w:author="Strzelczyk, Anthony (A.)" w:date="2021-02-22T11:20:00Z"/>
                <w:rFonts w:cs="Arial"/>
                <w:b/>
                <w:bCs/>
                <w:vanish/>
                <w:sz w:val="16"/>
                <w:szCs w:val="14"/>
              </w:rPr>
            </w:pPr>
            <w:ins w:id="5431" w:author="Strzelczyk, Anthony (A.)" w:date="2020-12-17T11:39:00Z">
              <w:del w:id="5432" w:author="Strzelczyk, Anthony (A.)" w:date="2021-02-22T11:20:00Z">
                <w:r w:rsidRPr="004051D0" w:rsidDel="00D06BF0">
                  <w:rPr>
                    <w:rFonts w:cs="Arial"/>
                    <w:b/>
                    <w:bCs/>
                    <w:vanish/>
                    <w:sz w:val="16"/>
                    <w:szCs w:val="14"/>
                  </w:rPr>
                  <w:delText>Owner</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C4EDB" w14:textId="2B287650" w:rsidR="00780E5B" w:rsidRPr="004051D0" w:rsidDel="00D06BF0" w:rsidRDefault="00780E5B" w:rsidP="00887624">
            <w:pPr>
              <w:rPr>
                <w:ins w:id="5433" w:author="Strzelczyk, Anthony (A.)" w:date="2020-12-17T11:39:00Z"/>
                <w:del w:id="5434" w:author="Strzelczyk, Anthony (A.)" w:date="2021-02-22T11:20:00Z"/>
                <w:rFonts w:cs="Arial"/>
                <w:vanish/>
                <w:color w:val="000000" w:themeColor="text1"/>
                <w:sz w:val="16"/>
                <w:szCs w:val="14"/>
              </w:rPr>
            </w:pPr>
          </w:p>
        </w:tc>
      </w:tr>
      <w:tr w:rsidR="00780E5B" w:rsidRPr="004051D0" w:rsidDel="00D06BF0" w14:paraId="3ED3DCFC" w14:textId="0CC7BD64" w:rsidTr="00887624">
        <w:trPr>
          <w:hidden/>
          <w:ins w:id="5435" w:author="Strzelczyk, Anthony (A.)" w:date="2020-12-17T11:39:00Z"/>
          <w:del w:id="5436"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B40C8" w14:textId="0105CEB8" w:rsidR="00780E5B" w:rsidRPr="004051D0" w:rsidDel="00D06BF0" w:rsidRDefault="00780E5B" w:rsidP="00887624">
            <w:pPr>
              <w:rPr>
                <w:ins w:id="5437" w:author="Strzelczyk, Anthony (A.)" w:date="2020-12-17T11:39:00Z"/>
                <w:del w:id="5438" w:author="Strzelczyk, Anthony (A.)" w:date="2021-02-22T11:20:00Z"/>
                <w:rFonts w:cs="Arial"/>
                <w:b/>
                <w:bCs/>
                <w:vanish/>
                <w:sz w:val="16"/>
                <w:szCs w:val="14"/>
              </w:rPr>
            </w:pPr>
            <w:ins w:id="5439" w:author="Strzelczyk, Anthony (A.)" w:date="2020-12-17T11:39:00Z">
              <w:del w:id="5440" w:author="Strzelczyk, Anthony (A.)" w:date="2021-02-22T11:20:00Z">
                <w:r w:rsidRPr="004051D0" w:rsidDel="00D06BF0">
                  <w:rPr>
                    <w:rFonts w:cs="Arial"/>
                    <w:b/>
                    <w:bCs/>
                    <w:vanish/>
                    <w:sz w:val="16"/>
                    <w:szCs w:val="14"/>
                  </w:rPr>
                  <w:delText>Source Req.</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0FF9E" w14:textId="56D822EA" w:rsidR="00780E5B" w:rsidRPr="004051D0" w:rsidDel="00D06BF0" w:rsidRDefault="00780E5B" w:rsidP="00887624">
            <w:pPr>
              <w:rPr>
                <w:ins w:id="5441" w:author="Strzelczyk, Anthony (A.)" w:date="2020-12-17T11:39:00Z"/>
                <w:del w:id="5442" w:author="Strzelczyk, Anthony (A.)" w:date="2021-02-22T11:20:00Z"/>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B0466" w14:textId="35CDC51A" w:rsidR="00780E5B" w:rsidRPr="004051D0" w:rsidDel="00D06BF0" w:rsidRDefault="00780E5B" w:rsidP="00887624">
            <w:pPr>
              <w:ind w:left="139"/>
              <w:rPr>
                <w:ins w:id="5443" w:author="Strzelczyk, Anthony (A.)" w:date="2020-12-17T11:39:00Z"/>
                <w:del w:id="5444" w:author="Strzelczyk, Anthony (A.)" w:date="2021-02-22T11:20:00Z"/>
                <w:rFonts w:cs="Arial"/>
                <w:b/>
                <w:bCs/>
                <w:vanish/>
                <w:sz w:val="16"/>
                <w:szCs w:val="16"/>
              </w:rPr>
            </w:pPr>
            <w:ins w:id="5445" w:author="Strzelczyk, Anthony (A.)" w:date="2020-12-17T11:39:00Z">
              <w:del w:id="5446" w:author="Strzelczyk, Anthony (A.)" w:date="2021-02-22T11:20:00Z">
                <w:r w:rsidRPr="004051D0" w:rsidDel="00D06BF0">
                  <w:rPr>
                    <w:rFonts w:cs="Arial"/>
                    <w:b/>
                    <w:bCs/>
                    <w:vanish/>
                    <w:sz w:val="16"/>
                    <w:szCs w:val="16"/>
                  </w:rPr>
                  <w:delText>V&amp;V Method</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49924" w14:textId="320F3742" w:rsidR="00780E5B" w:rsidRPr="004051D0" w:rsidDel="00D06BF0" w:rsidRDefault="00780E5B" w:rsidP="00887624">
            <w:pPr>
              <w:rPr>
                <w:ins w:id="5447" w:author="Strzelczyk, Anthony (A.)" w:date="2020-12-17T11:39:00Z"/>
                <w:del w:id="5448" w:author="Strzelczyk, Anthony (A.)" w:date="2021-02-22T11:20:00Z"/>
                <w:rFonts w:cs="Arial"/>
                <w:vanish/>
                <w:color w:val="000000" w:themeColor="text1"/>
                <w:sz w:val="16"/>
                <w:szCs w:val="14"/>
              </w:rPr>
            </w:pPr>
          </w:p>
        </w:tc>
      </w:tr>
      <w:tr w:rsidR="00780E5B" w:rsidRPr="004051D0" w:rsidDel="00D06BF0" w14:paraId="729ED060" w14:textId="19E68C5F" w:rsidTr="00887624">
        <w:trPr>
          <w:trHeight w:val="133"/>
          <w:hidden/>
          <w:ins w:id="5449" w:author="Strzelczyk, Anthony (A.)" w:date="2020-12-17T11:39:00Z"/>
          <w:del w:id="5450"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D18065" w14:textId="11CD314E" w:rsidR="00780E5B" w:rsidRPr="004051D0" w:rsidDel="00D06BF0" w:rsidRDefault="00780E5B" w:rsidP="00887624">
            <w:pPr>
              <w:rPr>
                <w:ins w:id="5451" w:author="Strzelczyk, Anthony (A.)" w:date="2020-12-17T11:39:00Z"/>
                <w:del w:id="5452" w:author="Strzelczyk, Anthony (A.)" w:date="2021-02-22T11:20:00Z"/>
                <w:rFonts w:eastAsiaTheme="minorHAnsi" w:cs="Arial"/>
                <w:b/>
                <w:bCs/>
                <w:vanish/>
                <w:sz w:val="16"/>
                <w:szCs w:val="14"/>
              </w:rPr>
            </w:pPr>
            <w:ins w:id="5453" w:author="Strzelczyk, Anthony (A.)" w:date="2020-12-17T11:39:00Z">
              <w:del w:id="5454" w:author="Strzelczyk, Anthony (A.)" w:date="2021-02-22T11:20:00Z">
                <w:r w:rsidRPr="004051D0" w:rsidDel="00D06BF0">
                  <w:rPr>
                    <w:rFonts w:cs="Arial"/>
                    <w:b/>
                    <w:bCs/>
                    <w:vanish/>
                    <w:sz w:val="16"/>
                    <w:szCs w:val="14"/>
                  </w:rPr>
                  <w:delText>Type</w:delText>
                </w:r>
              </w:del>
            </w:ins>
          </w:p>
        </w:tc>
        <w:customXmlDelRangeStart w:id="5455" w:author="Strzelczyk, Anthony (A.)" w:date="2021-02-22T11:20:00Z"/>
        <w:customXmlInsRangeStart w:id="5456" w:author="Strzelczyk, Anthony (A.)" w:date="2020-12-17T11:39:00Z"/>
        <w:sdt>
          <w:sdtPr>
            <w:rPr>
              <w:rFonts w:cs="Arial"/>
              <w:vanish/>
              <w:color w:val="000000" w:themeColor="text1"/>
              <w:sz w:val="16"/>
              <w:szCs w:val="14"/>
            </w:rPr>
            <w:alias w:val="Requirement Type"/>
            <w:tag w:val="Requirements Type"/>
            <w:id w:val="-669874890"/>
            <w:placeholder>
              <w:docPart w:val="1BD323AABFC245CA9B17C974F4FBEC29"/>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5456"/>
            <w:customXmlDelRangeEnd w:id="5455"/>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377C27" w14:textId="2950B0EF" w:rsidR="00780E5B" w:rsidRPr="004051D0" w:rsidDel="00D06BF0" w:rsidRDefault="00ED7B65" w:rsidP="00887624">
                <w:pPr>
                  <w:rPr>
                    <w:ins w:id="5457" w:author="Strzelczyk, Anthony (A.)" w:date="2020-12-17T11:39:00Z"/>
                    <w:del w:id="5458" w:author="Strzelczyk, Anthony (A.)" w:date="2021-02-22T11:20:00Z"/>
                    <w:rFonts w:cs="Arial"/>
                    <w:vanish/>
                    <w:color w:val="000000" w:themeColor="text1"/>
                    <w:sz w:val="16"/>
                    <w:szCs w:val="14"/>
                  </w:rPr>
                </w:pPr>
                <w:ins w:id="5459" w:author="Strzelczyk, Anthony (A.)" w:date="2020-12-17T11:39:00Z">
                  <w:del w:id="5460" w:author="Strzelczyk, Anthony (A.)" w:date="2021-02-22T11:20:00Z">
                    <w:r w:rsidDel="00D06BF0">
                      <w:rPr>
                        <w:rFonts w:cs="Arial"/>
                        <w:vanish/>
                        <w:color w:val="000000" w:themeColor="text1"/>
                        <w:sz w:val="16"/>
                        <w:szCs w:val="14"/>
                      </w:rPr>
                      <w:delText>Interface</w:delText>
                    </w:r>
                  </w:del>
                </w:ins>
              </w:p>
            </w:tc>
            <w:customXmlDelRangeStart w:id="5461" w:author="Strzelczyk, Anthony (A.)" w:date="2021-02-22T11:20:00Z"/>
            <w:customXmlInsRangeStart w:id="5462" w:author="Strzelczyk, Anthony (A.)" w:date="2020-12-17T11:39:00Z"/>
          </w:sdtContent>
        </w:sdt>
        <w:customXmlInsRangeEnd w:id="5462"/>
        <w:customXmlDelRangeEnd w:id="5461"/>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2DFB9" w14:textId="07B0798E" w:rsidR="00780E5B" w:rsidRPr="004051D0" w:rsidDel="00D06BF0" w:rsidRDefault="00780E5B" w:rsidP="00887624">
            <w:pPr>
              <w:rPr>
                <w:ins w:id="5463" w:author="Strzelczyk, Anthony (A.)" w:date="2020-12-17T11:39:00Z"/>
                <w:del w:id="5464" w:author="Strzelczyk, Anthony (A.)" w:date="2021-02-22T11:20:00Z"/>
                <w:rFonts w:cs="Arial"/>
                <w:b/>
                <w:bCs/>
                <w:vanish/>
                <w:sz w:val="16"/>
                <w:szCs w:val="14"/>
              </w:rPr>
            </w:pPr>
            <w:ins w:id="5465" w:author="Strzelczyk, Anthony (A.)" w:date="2020-12-17T11:39:00Z">
              <w:del w:id="5466" w:author="Strzelczyk, Anthony (A.)" w:date="2021-02-22T11:20:00Z">
                <w:r w:rsidRPr="004051D0" w:rsidDel="00D06BF0">
                  <w:rPr>
                    <w:rFonts w:cs="Arial"/>
                    <w:b/>
                    <w:bCs/>
                    <w:vanish/>
                    <w:sz w:val="16"/>
                    <w:szCs w:val="14"/>
                  </w:rPr>
                  <w:delText>Priority</w:delText>
                </w:r>
              </w:del>
            </w:ins>
          </w:p>
        </w:tc>
        <w:customXmlDelRangeStart w:id="5467" w:author="Strzelczyk, Anthony (A.)" w:date="2021-02-22T11:20:00Z"/>
        <w:customXmlInsRangeStart w:id="5468" w:author="Strzelczyk, Anthony (A.)" w:date="2020-12-17T11:39:00Z"/>
        <w:sdt>
          <w:sdtPr>
            <w:rPr>
              <w:rFonts w:cs="Arial"/>
              <w:vanish/>
              <w:color w:val="000000" w:themeColor="text1"/>
              <w:sz w:val="16"/>
              <w:szCs w:val="14"/>
            </w:rPr>
            <w:alias w:val="Requirement Priority"/>
            <w:tag w:val="Requirement Priority"/>
            <w:id w:val="-1147823080"/>
            <w:placeholder>
              <w:docPart w:val="B089F84227BF444BA731D1F9E11483A1"/>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5468"/>
            <w:customXmlDelRangeEnd w:id="5467"/>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DAA34" w14:textId="343529D6" w:rsidR="00780E5B" w:rsidRPr="004051D0" w:rsidDel="00D06BF0" w:rsidRDefault="00ED7B65" w:rsidP="00887624">
                <w:pPr>
                  <w:rPr>
                    <w:ins w:id="5469" w:author="Strzelczyk, Anthony (A.)" w:date="2020-12-17T11:39:00Z"/>
                    <w:del w:id="5470" w:author="Strzelczyk, Anthony (A.)" w:date="2021-02-22T11:20:00Z"/>
                    <w:rFonts w:cs="Arial"/>
                    <w:vanish/>
                    <w:color w:val="000000" w:themeColor="text1"/>
                    <w:sz w:val="16"/>
                    <w:szCs w:val="14"/>
                  </w:rPr>
                </w:pPr>
                <w:ins w:id="5471" w:author="Strzelczyk, Anthony (A.)" w:date="2020-12-17T11:39:00Z">
                  <w:del w:id="5472" w:author="Strzelczyk, Anthony (A.)" w:date="2021-02-22T11:20:00Z">
                    <w:r w:rsidDel="00D06BF0">
                      <w:rPr>
                        <w:rFonts w:cs="Arial"/>
                        <w:vanish/>
                        <w:color w:val="000000" w:themeColor="text1"/>
                        <w:sz w:val="16"/>
                        <w:szCs w:val="14"/>
                      </w:rPr>
                      <w:delText>Medium (Highly Recommended)</w:delText>
                    </w:r>
                  </w:del>
                </w:ins>
              </w:p>
            </w:tc>
            <w:customXmlDelRangeStart w:id="5473" w:author="Strzelczyk, Anthony (A.)" w:date="2021-02-22T11:20:00Z"/>
            <w:customXmlInsRangeStart w:id="5474" w:author="Strzelczyk, Anthony (A.)" w:date="2020-12-17T11:39:00Z"/>
          </w:sdtContent>
        </w:sdt>
        <w:customXmlInsRangeEnd w:id="5474"/>
        <w:customXmlDelRangeEnd w:id="5473"/>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7593F" w14:textId="7A4D21CF" w:rsidR="00780E5B" w:rsidRPr="004051D0" w:rsidDel="00D06BF0" w:rsidRDefault="00780E5B" w:rsidP="00887624">
            <w:pPr>
              <w:ind w:left="128"/>
              <w:rPr>
                <w:ins w:id="5475" w:author="Strzelczyk, Anthony (A.)" w:date="2020-12-17T11:39:00Z"/>
                <w:del w:id="5476" w:author="Strzelczyk, Anthony (A.)" w:date="2021-02-22T11:20:00Z"/>
                <w:rFonts w:cs="Arial"/>
                <w:b/>
                <w:bCs/>
                <w:vanish/>
                <w:sz w:val="16"/>
                <w:szCs w:val="14"/>
              </w:rPr>
            </w:pPr>
            <w:ins w:id="5477" w:author="Strzelczyk, Anthony (A.)" w:date="2020-12-17T11:39:00Z">
              <w:del w:id="5478" w:author="Strzelczyk, Anthony (A.)" w:date="2021-02-22T11:20:00Z">
                <w:r w:rsidRPr="004051D0" w:rsidDel="00D06BF0">
                  <w:rPr>
                    <w:rFonts w:cs="Arial"/>
                    <w:b/>
                    <w:bCs/>
                    <w:vanish/>
                    <w:sz w:val="16"/>
                    <w:szCs w:val="14"/>
                  </w:rPr>
                  <w:delText>Status</w:delText>
                </w:r>
              </w:del>
            </w:ins>
          </w:p>
        </w:tc>
        <w:customXmlDelRangeStart w:id="5479" w:author="Strzelczyk, Anthony (A.)" w:date="2021-02-22T11:20:00Z"/>
        <w:customXmlInsRangeStart w:id="5480" w:author="Strzelczyk, Anthony (A.)" w:date="2020-12-17T11:39:00Z"/>
        <w:sdt>
          <w:sdtPr>
            <w:rPr>
              <w:rFonts w:cs="Arial"/>
              <w:vanish/>
              <w:color w:val="000000" w:themeColor="text1"/>
              <w:sz w:val="16"/>
              <w:szCs w:val="14"/>
            </w:rPr>
            <w:alias w:val="Requirement Status"/>
            <w:tag w:val="Requirement Status"/>
            <w:id w:val="-1412080199"/>
            <w:placeholder>
              <w:docPart w:val="245EED169033423E878696C559B41FC2"/>
            </w:placeholder>
            <w:dropDownList>
              <w:listItem w:value="Choose an item."/>
              <w:listItem w:displayText="Draft" w:value="Draft"/>
              <w:listItem w:displayText="Reviewed" w:value="Reviewed"/>
              <w:listItem w:displayText="Approved" w:value="Approved"/>
            </w:dropDownList>
          </w:sdtPr>
          <w:sdtEndPr/>
          <w:sdtContent>
            <w:customXmlInsRangeEnd w:id="5480"/>
            <w:customXmlDelRangeEnd w:id="5479"/>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977CE2" w14:textId="4D8246E5" w:rsidR="00780E5B" w:rsidRPr="000302BF" w:rsidDel="00D06BF0" w:rsidRDefault="00780E5B" w:rsidP="00887624">
                <w:pPr>
                  <w:rPr>
                    <w:ins w:id="5481" w:author="Strzelczyk, Anthony (A.)" w:date="2020-12-17T11:39:00Z"/>
                    <w:del w:id="5482" w:author="Strzelczyk, Anthony (A.)" w:date="2021-02-22T11:20:00Z"/>
                    <w:rFonts w:cs="Arial"/>
                    <w:vanish/>
                    <w:color w:val="000000" w:themeColor="text1"/>
                    <w:sz w:val="16"/>
                    <w:szCs w:val="14"/>
                  </w:rPr>
                </w:pPr>
              </w:p>
            </w:tc>
            <w:customXmlDelRangeStart w:id="5483" w:author="Strzelczyk, Anthony (A.)" w:date="2021-02-22T11:20:00Z"/>
            <w:customXmlInsRangeStart w:id="5484" w:author="Strzelczyk, Anthony (A.)" w:date="2020-12-17T11:39:00Z"/>
          </w:sdtContent>
        </w:sdt>
        <w:customXmlInsRangeEnd w:id="5484"/>
        <w:customXmlDelRangeEnd w:id="5483"/>
      </w:tr>
      <w:tr w:rsidR="00780E5B" w:rsidRPr="004051D0" w:rsidDel="00D06BF0" w14:paraId="61469ECC" w14:textId="68DEC99C" w:rsidTr="00887624">
        <w:trPr>
          <w:gridAfter w:val="1"/>
          <w:wAfter w:w="15" w:type="dxa"/>
          <w:ins w:id="5485" w:author="Strzelczyk, Anthony (A.)" w:date="2020-12-17T11:39:00Z"/>
          <w:del w:id="5486" w:author="Strzelczyk, Anthony (A.)" w:date="2021-02-22T11:2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ACF0D4" w14:textId="65075B55" w:rsidR="00780E5B" w:rsidRPr="004051D0" w:rsidDel="00D06BF0" w:rsidRDefault="00780E5B" w:rsidP="00887624">
            <w:pPr>
              <w:rPr>
                <w:ins w:id="5487" w:author="Strzelczyk, Anthony (A.)" w:date="2020-12-17T11:39:00Z"/>
                <w:del w:id="5488" w:author="Strzelczyk, Anthony (A.)" w:date="2021-02-22T11:20:00Z"/>
                <w:rFonts w:cs="Arial"/>
                <w:bCs/>
                <w:vanish/>
                <w:color w:val="808080" w:themeColor="background1" w:themeShade="80"/>
                <w:sz w:val="16"/>
                <w:szCs w:val="14"/>
              </w:rPr>
            </w:pPr>
            <w:ins w:id="5489" w:author="Strzelczyk, Anthony (A.)" w:date="2020-12-17T11:39:00Z">
              <w:del w:id="5490" w:author="Strzelczyk, Anthony (A.)" w:date="2021-02-22T11:20:00Z">
                <w:r w:rsidDel="00D06BF0">
                  <w:fldChar w:fldCharType="begin"/>
                </w:r>
                <w:r w:rsidDel="00D06BF0">
                  <w:rPr>
                    <w:vanish/>
                  </w:rPr>
                  <w:delInstrText xml:space="preserve"> HYPERLINK "http://wiki.ford.com/display/RequirementsEngineering/Requirements+Attributes" </w:delInstrText>
                </w:r>
                <w:r w:rsidDel="00D06BF0">
                  <w:fldChar w:fldCharType="separate"/>
                </w:r>
                <w:r w:rsidRPr="004051D0" w:rsidDel="00D06BF0">
                  <w:rPr>
                    <w:rStyle w:val="Hyperlink"/>
                    <w:rFonts w:cs="Arial"/>
                    <w:bCs/>
                    <w:vanish/>
                    <w:sz w:val="16"/>
                    <w:szCs w:val="14"/>
                  </w:rPr>
                  <w:delText>Req. Template</w:delText>
                </w:r>
                <w:r w:rsidDel="00D06BF0">
                  <w:rPr>
                    <w:rStyle w:val="Hyperlink"/>
                    <w:rFonts w:cs="Arial"/>
                    <w:bCs/>
                    <w:vanish/>
                    <w:sz w:val="16"/>
                    <w:szCs w:val="14"/>
                  </w:rPr>
                  <w:fldChar w:fldCharType="end"/>
                </w:r>
                <w:r w:rsidRPr="004051D0" w:rsidDel="00D06BF0">
                  <w:rPr>
                    <w:rFonts w:cs="Arial"/>
                    <w:bCs/>
                    <w:vanish/>
                    <w:color w:val="808080" w:themeColor="background1" w:themeShade="80"/>
                    <w:sz w:val="16"/>
                    <w:szCs w:val="14"/>
                  </w:rPr>
                  <w:delText xml:space="preserve"> Version</w:delText>
                </w:r>
              </w:del>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9FDBE4" w14:textId="480653EC" w:rsidR="00780E5B" w:rsidRPr="004051D0" w:rsidDel="00D06BF0" w:rsidRDefault="00780E5B" w:rsidP="00887624">
            <w:pPr>
              <w:rPr>
                <w:ins w:id="5491" w:author="Strzelczyk, Anthony (A.)" w:date="2020-12-17T11:39:00Z"/>
                <w:del w:id="5492" w:author="Strzelczyk, Anthony (A.)" w:date="2021-02-22T11:20:00Z"/>
                <w:rFonts w:cs="Arial"/>
                <w:bCs/>
                <w:vanish/>
                <w:color w:val="808080" w:themeColor="background1" w:themeShade="80"/>
                <w:sz w:val="16"/>
                <w:szCs w:val="14"/>
              </w:rPr>
            </w:pPr>
            <w:ins w:id="5493" w:author="Strzelczyk, Anthony (A.)" w:date="2020-12-17T11:39:00Z">
              <w:del w:id="5494" w:author="Strzelczyk, Anthony (A.)" w:date="2021-02-22T11:20:00Z">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TemplateVersion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6</w:delText>
                </w:r>
                <w:r w:rsidRPr="004051D0" w:rsidDel="00D06BF0">
                  <w:rPr>
                    <w:rFonts w:cs="Arial"/>
                    <w:bCs/>
                    <w:vanish/>
                    <w:color w:val="808080" w:themeColor="background1" w:themeShade="80"/>
                    <w:sz w:val="16"/>
                    <w:szCs w:val="14"/>
                  </w:rPr>
                  <w:fldChar w:fldCharType="end"/>
                </w:r>
                <w:r w:rsidRPr="004051D0" w:rsidDel="00D06BF0">
                  <w:rPr>
                    <w:rFonts w:cs="Arial"/>
                    <w:bCs/>
                    <w:vanish/>
                    <w:color w:val="808080" w:themeColor="background1" w:themeShade="80"/>
                    <w:sz w:val="16"/>
                    <w:szCs w:val="14"/>
                  </w:rPr>
                  <w:delText>.</w:delText>
                </w:r>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TemplateRevision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1a</w:delText>
                </w:r>
                <w:r w:rsidRPr="004051D0" w:rsidDel="00D06BF0">
                  <w:rPr>
                    <w:rFonts w:cs="Arial"/>
                    <w:bCs/>
                    <w:vanish/>
                    <w:color w:val="808080" w:themeColor="background1" w:themeShade="80"/>
                    <w:sz w:val="16"/>
                    <w:szCs w:val="14"/>
                  </w:rPr>
                  <w:fldChar w:fldCharType="end"/>
                </w:r>
              </w:del>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C3A2B9" w14:textId="4B1467CC" w:rsidR="00780E5B" w:rsidRPr="004051D0" w:rsidDel="00D06BF0" w:rsidRDefault="00780E5B" w:rsidP="00887624">
            <w:pPr>
              <w:jc w:val="right"/>
              <w:rPr>
                <w:ins w:id="5495" w:author="Strzelczyk, Anthony (A.)" w:date="2020-12-17T11:39:00Z"/>
                <w:del w:id="5496" w:author="Strzelczyk, Anthony (A.)" w:date="2021-02-22T11:20:00Z"/>
                <w:rFonts w:cs="Arial"/>
                <w:bCs/>
                <w:color w:val="808080" w:themeColor="background1" w:themeShade="80"/>
                <w:sz w:val="16"/>
                <w:szCs w:val="14"/>
              </w:rPr>
            </w:pPr>
            <w:ins w:id="5497" w:author="Strzelczyk, Anthony (A.)" w:date="2020-12-17T11:39:00Z">
              <w:del w:id="5498" w:author="Strzelczyk, Anthony (A.)" w:date="2021-02-22T11:20:00Z">
                <w:r w:rsidRPr="004051D0" w:rsidDel="00D06BF0">
                  <w:rPr>
                    <w:rFonts w:cs="Arial"/>
                    <w:bCs/>
                    <w:color w:val="808080" w:themeColor="background1" w:themeShade="80"/>
                    <w:sz w:val="16"/>
                    <w:szCs w:val="14"/>
                  </w:rPr>
                  <w:delText>End of Requirement</w:delText>
                </w:r>
              </w:del>
            </w:ins>
          </w:p>
        </w:tc>
      </w:tr>
    </w:tbl>
    <w:p w14:paraId="6D46E13B" w14:textId="45E950F8" w:rsidR="00780E5B" w:rsidRPr="00C66B68" w:rsidDel="00D06BF0" w:rsidRDefault="00780E5B" w:rsidP="00780E5B">
      <w:pPr>
        <w:rPr>
          <w:ins w:id="5499" w:author="Strzelczyk, Anthony (A.)" w:date="2020-12-17T11:39:00Z"/>
          <w:del w:id="5500" w:author="Strzelczyk, Anthony (A.)" w:date="2021-02-22T11:20:00Z"/>
          <w:rFonts w:cs="Arial"/>
        </w:rPr>
      </w:pPr>
    </w:p>
    <w:p w14:paraId="17494E81" w14:textId="22D41822" w:rsidR="000560BB" w:rsidDel="00D06BF0" w:rsidRDefault="000560BB" w:rsidP="009A5838">
      <w:pPr>
        <w:rPr>
          <w:ins w:id="5501" w:author="Strzelczyk, Anthony (A.)" w:date="2020-12-17T11:31:00Z"/>
          <w:del w:id="5502" w:author="Strzelczyk, Anthony (A.)" w:date="2021-02-22T11:20:00Z"/>
          <w:rFonts w:cs="Arial"/>
        </w:rPr>
      </w:pPr>
    </w:p>
    <w:p w14:paraId="7088A2E6" w14:textId="3DAE8241" w:rsidR="00887624" w:rsidDel="00D06BF0" w:rsidRDefault="00887624" w:rsidP="00887624">
      <w:pPr>
        <w:rPr>
          <w:ins w:id="5503" w:author="Strzelczyk, Anthony (A.)" w:date="2020-12-17T12:12:00Z"/>
          <w:del w:id="5504" w:author="Strzelczyk, Anthony (A.)" w:date="2021-02-22T11:20:00Z"/>
          <w:rFonts w:cs="Arial"/>
        </w:rPr>
      </w:pPr>
    </w:p>
    <w:p w14:paraId="44DE434C" w14:textId="71A702E6" w:rsidR="00887624" w:rsidRPr="004051D0" w:rsidDel="00D06BF0" w:rsidRDefault="00887624" w:rsidP="00887624">
      <w:pPr>
        <w:pStyle w:val="RERequirement"/>
        <w:shd w:val="clear" w:color="auto" w:fill="F2F2F2" w:themeFill="background1" w:themeFillShade="F2"/>
        <w:rPr>
          <w:ins w:id="5505" w:author="Strzelczyk, Anthony (A.)" w:date="2020-12-17T12:12:00Z"/>
          <w:del w:id="5506" w:author="Strzelczyk, Anthony (A.)" w:date="2021-02-22T11:20:00Z"/>
          <w:rFonts w:ascii="Arial" w:hAnsi="Arial" w:cs="Arial"/>
        </w:rPr>
      </w:pPr>
      <w:ins w:id="5507" w:author="Strzelczyk, Anthony (A.)" w:date="2020-12-17T12:12:00Z">
        <w:del w:id="5508" w:author="Strzelczyk, Anthony (A.)" w:date="2021-02-22T11:20:00Z">
          <w:r w:rsidRPr="004051D0" w:rsidDel="00D06BF0">
            <w:rPr>
              <w:rFonts w:ascii="Arial" w:hAnsi="Arial" w:cs="Arial"/>
            </w:rPr>
            <w:delText>###</w:delText>
          </w:r>
          <w:bookmarkStart w:id="5509" w:name="R_ID_F_00046_Initiation_of_Fog_Light"/>
          <w:r w:rsidR="00D30029" w:rsidDel="00D06BF0">
            <w:rPr>
              <w:rFonts w:ascii="Arial" w:hAnsi="Arial" w:cs="Arial"/>
            </w:rPr>
            <w:delText>R_F_Rea</w:delText>
          </w:r>
          <w:r w:rsidDel="00D06BF0">
            <w:rPr>
              <w:rFonts w:ascii="Arial" w:hAnsi="Arial" w:cs="Arial"/>
            </w:rPr>
            <w:delText>r Fog Light Enable Conditions_00046</w:delText>
          </w:r>
          <w:bookmarkEnd w:id="5509"/>
          <w:r w:rsidRPr="004051D0" w:rsidDel="00D06BF0">
            <w:rPr>
              <w:rFonts w:ascii="Arial" w:hAnsi="Arial" w:cs="Arial"/>
            </w:rPr>
            <w:delText xml:space="preserve">### </w:delText>
          </w:r>
          <w:r w:rsidDel="00D06BF0">
            <w:rPr>
              <w:rFonts w:ascii="Arial" w:hAnsi="Arial" w:cs="Arial"/>
            </w:rPr>
            <w:delText>Initiation of Fog Light</w:delText>
          </w:r>
        </w:del>
      </w:ins>
    </w:p>
    <w:p w14:paraId="22D7D0AE" w14:textId="6848E19B" w:rsidR="00887624" w:rsidRPr="004051D0" w:rsidDel="00D06BF0" w:rsidRDefault="00887624" w:rsidP="00887624">
      <w:pPr>
        <w:rPr>
          <w:ins w:id="5510" w:author="Strzelczyk, Anthony (A.)" w:date="2020-12-17T12:13:00Z"/>
          <w:del w:id="5511" w:author="Strzelczyk, Anthony (A.)" w:date="2021-02-22T11:20:00Z"/>
          <w:rFonts w:cs="Arial"/>
        </w:rPr>
      </w:pPr>
      <w:ins w:id="5512" w:author="Strzelczyk, Anthony (A.)" w:date="2020-12-17T12:13:00Z">
        <w:del w:id="5513" w:author="Strzelczyk, Anthony (A.)" w:date="2021-02-22T11:20:00Z">
          <w:r w:rsidDel="00D06BF0">
            <w:rPr>
              <w:rFonts w:cs="Arial"/>
            </w:rPr>
            <w:delText xml:space="preserve">Rear Fog Light </w:delText>
          </w:r>
        </w:del>
      </w:ins>
      <w:ins w:id="5514" w:author="Strzelczyk, Anthony (A.)" w:date="2020-12-23T14:24:00Z">
        <w:del w:id="5515" w:author="Strzelczyk, Anthony (A.)" w:date="2021-02-22T11:20:00Z">
          <w:r w:rsidR="00D30029" w:rsidDel="00D06BF0">
            <w:rPr>
              <w:rFonts w:cs="Arial"/>
            </w:rPr>
            <w:delText>and Rear Fog</w:delText>
          </w:r>
        </w:del>
      </w:ins>
      <w:ins w:id="5516" w:author="Strzelczyk, Anthony (A.)" w:date="2020-12-23T14:25:00Z">
        <w:del w:id="5517" w:author="Strzelczyk, Anthony (A.)" w:date="2021-02-22T11:20:00Z">
          <w:r w:rsidR="00D30029" w:rsidDel="00D06BF0">
            <w:rPr>
              <w:rFonts w:cs="Arial"/>
            </w:rPr>
            <w:delText xml:space="preserve"> Telltale</w:delText>
          </w:r>
        </w:del>
      </w:ins>
      <w:ins w:id="5518" w:author="Strzelczyk, Anthony (A.)" w:date="2020-12-17T12:13:00Z">
        <w:del w:id="5519" w:author="Strzelczyk, Anthony (A.)" w:date="2021-02-22T11:20:00Z">
          <w:r w:rsidDel="00D06BF0">
            <w:rPr>
              <w:rFonts w:cs="Arial"/>
            </w:rPr>
            <w:delText xml:space="preserve"> shall be enabled upon Actor request.</w:delText>
          </w:r>
        </w:del>
      </w:ins>
    </w:p>
    <w:p w14:paraId="316CE30A" w14:textId="4F03DB7D" w:rsidR="00887624" w:rsidDel="00D06BF0" w:rsidRDefault="00887624" w:rsidP="00887624">
      <w:pPr>
        <w:rPr>
          <w:ins w:id="5520" w:author="Strzelczyk, Anthony (A.)" w:date="2020-12-17T12:13:00Z"/>
          <w:del w:id="5521" w:author="Strzelczyk, Anthony (A.)" w:date="2021-02-22T11:20:00Z"/>
          <w:rFonts w:cs="Arial"/>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688"/>
        <w:gridCol w:w="7290"/>
        <w:tblGridChange w:id="5522">
          <w:tblGrid>
            <w:gridCol w:w="2547"/>
            <w:gridCol w:w="688"/>
            <w:gridCol w:w="7290"/>
          </w:tblGrid>
        </w:tblGridChange>
      </w:tblGrid>
      <w:tr w:rsidR="00887624" w:rsidDel="00D06BF0" w14:paraId="46317BA0" w14:textId="239BBE0E" w:rsidTr="00887624">
        <w:trPr>
          <w:trHeight w:val="255"/>
          <w:ins w:id="5523" w:author="Strzelczyk, Anthony (A.)" w:date="2020-12-17T12:13:00Z"/>
          <w:del w:id="5524"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hideMark/>
          </w:tcPr>
          <w:p w14:paraId="706413D7" w14:textId="6C8BE69E" w:rsidR="00887624" w:rsidDel="00D06BF0" w:rsidRDefault="00887624" w:rsidP="00887624">
            <w:pPr>
              <w:spacing w:line="240" w:lineRule="atLeast"/>
              <w:rPr>
                <w:ins w:id="5525" w:author="Strzelczyk, Anthony (A.)" w:date="2020-12-17T12:13:00Z"/>
                <w:del w:id="5526" w:author="Strzelczyk, Anthony (A.)" w:date="2021-02-22T11:20:00Z"/>
                <w:rFonts w:cs="Arial"/>
                <w:b/>
                <w:bCs/>
                <w:color w:val="000000"/>
                <w:szCs w:val="22"/>
              </w:rPr>
            </w:pPr>
            <w:ins w:id="5527" w:author="Strzelczyk, Anthony (A.)" w:date="2020-12-17T12:13:00Z">
              <w:del w:id="5528" w:author="Strzelczyk, Anthony (A.)" w:date="2021-02-22T11:20:00Z">
                <w:r w:rsidDel="00D06BF0">
                  <w:rPr>
                    <w:rFonts w:cs="Arial"/>
                    <w:b/>
                    <w:bCs/>
                    <w:color w:val="000000"/>
                    <w:szCs w:val="22"/>
                  </w:rPr>
                  <w:delText>Actors</w:delText>
                </w:r>
              </w:del>
            </w:ins>
          </w:p>
        </w:tc>
        <w:tc>
          <w:tcPr>
            <w:tcW w:w="688" w:type="dxa"/>
            <w:tcBorders>
              <w:top w:val="single" w:sz="4" w:space="0" w:color="auto"/>
              <w:left w:val="single" w:sz="4" w:space="0" w:color="auto"/>
              <w:right w:val="single" w:sz="4" w:space="0" w:color="auto"/>
            </w:tcBorders>
          </w:tcPr>
          <w:p w14:paraId="4A5A1EA2" w14:textId="4E1B3D53" w:rsidR="00887624" w:rsidDel="00D06BF0" w:rsidRDefault="00887624" w:rsidP="00887624">
            <w:pPr>
              <w:spacing w:line="240" w:lineRule="atLeast"/>
              <w:rPr>
                <w:ins w:id="5529" w:author="Strzelczyk, Anthony (A.)" w:date="2020-12-17T12:13:00Z"/>
                <w:del w:id="5530"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7E560CAE" w14:textId="26764E04" w:rsidR="00887624" w:rsidDel="00D06BF0" w:rsidRDefault="003E2FF5" w:rsidP="00887624">
            <w:pPr>
              <w:spacing w:line="240" w:lineRule="atLeast"/>
              <w:rPr>
                <w:ins w:id="5531" w:author="Strzelczyk, Anthony (A.)" w:date="2020-12-17T12:13:00Z"/>
                <w:del w:id="5532" w:author="Strzelczyk, Anthony (A.)" w:date="2021-02-22T11:20:00Z"/>
                <w:rFonts w:cs="Arial"/>
                <w:color w:val="000000"/>
                <w:szCs w:val="22"/>
              </w:rPr>
            </w:pPr>
            <w:ins w:id="5533" w:author="Strzelczyk, Anthony (A.)" w:date="2020-12-23T13:48:00Z">
              <w:del w:id="5534" w:author="Strzelczyk, Anthony (A.)" w:date="2021-02-22T11:20:00Z">
                <w:r w:rsidDel="00D06BF0">
                  <w:rPr>
                    <w:rFonts w:cs="Arial"/>
                    <w:color w:val="000000"/>
                    <w:szCs w:val="22"/>
                  </w:rPr>
                  <w:delText>Driver</w:delText>
                </w:r>
              </w:del>
            </w:ins>
          </w:p>
        </w:tc>
      </w:tr>
      <w:tr w:rsidR="00887624" w:rsidDel="00D06BF0" w14:paraId="0897FAC0" w14:textId="5F6916BA" w:rsidTr="00887624">
        <w:trPr>
          <w:trHeight w:val="255"/>
          <w:ins w:id="5535" w:author="Strzelczyk, Anthony (A.)" w:date="2020-12-17T12:13:00Z"/>
          <w:del w:id="5536"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4D344B" w14:textId="5774EC29" w:rsidR="00887624" w:rsidDel="00D06BF0" w:rsidRDefault="00887624" w:rsidP="00887624">
            <w:pPr>
              <w:spacing w:line="240" w:lineRule="atLeast"/>
              <w:rPr>
                <w:ins w:id="5537" w:author="Strzelczyk, Anthony (A.)" w:date="2020-12-17T12:13:00Z"/>
                <w:del w:id="5538" w:author="Strzelczyk, Anthony (A.)" w:date="2021-02-22T11:20:00Z"/>
                <w:rFonts w:cs="Arial"/>
                <w:b/>
                <w:color w:val="000000"/>
                <w:szCs w:val="22"/>
              </w:rPr>
            </w:pPr>
            <w:ins w:id="5539" w:author="Strzelczyk, Anthony (A.)" w:date="2020-12-17T12:13:00Z">
              <w:del w:id="5540" w:author="Strzelczyk, Anthony (A.)" w:date="2021-02-22T11:20:00Z">
                <w:r w:rsidDel="00D06BF0">
                  <w:rPr>
                    <w:rFonts w:cs="Arial"/>
                    <w:b/>
                    <w:color w:val="000000"/>
                    <w:szCs w:val="22"/>
                  </w:rPr>
                  <w:delText>Subject</w:delText>
                </w:r>
              </w:del>
            </w:ins>
          </w:p>
        </w:tc>
        <w:tc>
          <w:tcPr>
            <w:tcW w:w="688" w:type="dxa"/>
            <w:tcBorders>
              <w:top w:val="single" w:sz="4" w:space="0" w:color="auto"/>
              <w:left w:val="single" w:sz="4" w:space="0" w:color="auto"/>
              <w:bottom w:val="single" w:sz="4" w:space="0" w:color="auto"/>
              <w:right w:val="single" w:sz="4" w:space="0" w:color="auto"/>
            </w:tcBorders>
          </w:tcPr>
          <w:p w14:paraId="55DC0653" w14:textId="3B94C3A7" w:rsidR="00887624" w:rsidDel="00D06BF0" w:rsidRDefault="00887624" w:rsidP="00887624">
            <w:pPr>
              <w:spacing w:line="240" w:lineRule="atLeast"/>
              <w:rPr>
                <w:ins w:id="5541" w:author="Strzelczyk, Anthony (A.)" w:date="2020-12-17T12:13:00Z"/>
                <w:del w:id="5542"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74EB7943" w14:textId="0E7FFF12" w:rsidR="00887624" w:rsidDel="00D06BF0" w:rsidRDefault="00887624">
            <w:pPr>
              <w:spacing w:line="240" w:lineRule="atLeast"/>
              <w:rPr>
                <w:ins w:id="5543" w:author="Strzelczyk, Anthony (A.)" w:date="2020-12-17T12:13:00Z"/>
                <w:del w:id="5544" w:author="Strzelczyk, Anthony (A.)" w:date="2021-02-22T11:20:00Z"/>
                <w:rFonts w:cs="Arial"/>
                <w:color w:val="000000"/>
                <w:szCs w:val="22"/>
              </w:rPr>
            </w:pPr>
            <w:ins w:id="5545" w:author="Strzelczyk, Anthony (A.)" w:date="2020-12-17T12:13:00Z">
              <w:del w:id="5546" w:author="Strzelczyk, Anthony (A.)" w:date="2021-02-22T11:20:00Z">
                <w:r w:rsidDel="00D06BF0">
                  <w:rPr>
                    <w:rFonts w:cs="Arial"/>
                    <w:color w:val="000000"/>
                    <w:szCs w:val="22"/>
                  </w:rPr>
                  <w:delText xml:space="preserve">Initiate </w:delText>
                </w:r>
              </w:del>
            </w:ins>
            <w:ins w:id="5547" w:author="Strzelczyk, Anthony (A.)" w:date="2021-01-29T11:32:00Z">
              <w:del w:id="5548" w:author="Strzelczyk, Anthony (A.)" w:date="2021-02-22T11:20:00Z">
                <w:r w:rsidR="00EE3F9E" w:rsidDel="00D06BF0">
                  <w:rPr>
                    <w:rFonts w:cs="Arial"/>
                    <w:color w:val="000000"/>
                    <w:szCs w:val="22"/>
                  </w:rPr>
                  <w:delText>Rear</w:delText>
                </w:r>
              </w:del>
            </w:ins>
            <w:ins w:id="5549" w:author="Strzelczyk, Anthony (A.)" w:date="2020-12-17T12:13:00Z">
              <w:del w:id="5550" w:author="Strzelczyk, Anthony (A.)" w:date="2021-02-22T11:20:00Z">
                <w:r w:rsidDel="00D06BF0">
                  <w:rPr>
                    <w:rFonts w:cs="Arial"/>
                    <w:color w:val="000000"/>
                    <w:szCs w:val="22"/>
                  </w:rPr>
                  <w:delText xml:space="preserve"> Fog Light </w:delText>
                </w:r>
              </w:del>
            </w:ins>
            <w:ins w:id="5551" w:author="Strzelczyk, Anthony (A.)" w:date="2021-01-29T11:39:00Z">
              <w:del w:id="5552" w:author="Strzelczyk, Anthony (A.)" w:date="2021-02-22T11:20:00Z">
                <w:r w:rsidR="000F309E" w:rsidDel="00D06BF0">
                  <w:rPr>
                    <w:rFonts w:cs="Arial"/>
                    <w:color w:val="000000"/>
                    <w:szCs w:val="22"/>
                  </w:rPr>
                  <w:delText>Activation</w:delText>
                </w:r>
              </w:del>
            </w:ins>
          </w:p>
        </w:tc>
      </w:tr>
      <w:tr w:rsidR="00887624" w:rsidDel="00D06BF0" w14:paraId="663354C3" w14:textId="1673898A" w:rsidTr="00887624">
        <w:trPr>
          <w:trHeight w:val="255"/>
          <w:ins w:id="5553" w:author="Strzelczyk, Anthony (A.)" w:date="2020-12-17T12:13:00Z"/>
          <w:del w:id="5554"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B5185" w14:textId="6D464701" w:rsidR="00887624" w:rsidDel="00D06BF0" w:rsidRDefault="00887624" w:rsidP="00887624">
            <w:pPr>
              <w:spacing w:line="240" w:lineRule="atLeast"/>
              <w:rPr>
                <w:ins w:id="5555" w:author="Strzelczyk, Anthony (A.)" w:date="2020-12-17T12:13:00Z"/>
                <w:del w:id="5556" w:author="Strzelczyk, Anthony (A.)" w:date="2021-02-22T11:20:00Z"/>
                <w:rFonts w:cs="Arial"/>
                <w:b/>
                <w:bCs/>
                <w:color w:val="000000"/>
                <w:szCs w:val="22"/>
              </w:rPr>
            </w:pPr>
            <w:ins w:id="5557" w:author="Strzelczyk, Anthony (A.)" w:date="2020-12-17T12:13:00Z">
              <w:del w:id="5558" w:author="Strzelczyk, Anthony (A.)" w:date="2021-02-22T11:20:00Z">
                <w:r w:rsidDel="00D06BF0">
                  <w:rPr>
                    <w:rFonts w:cs="Arial"/>
                    <w:b/>
                    <w:bCs/>
                    <w:color w:val="000000"/>
                    <w:szCs w:val="22"/>
                  </w:rPr>
                  <w:delText>Description</w:delText>
                </w:r>
              </w:del>
            </w:ins>
          </w:p>
        </w:tc>
        <w:tc>
          <w:tcPr>
            <w:tcW w:w="688" w:type="dxa"/>
            <w:tcBorders>
              <w:top w:val="single" w:sz="4" w:space="0" w:color="auto"/>
              <w:left w:val="single" w:sz="4" w:space="0" w:color="auto"/>
              <w:bottom w:val="single" w:sz="4" w:space="0" w:color="auto"/>
              <w:right w:val="single" w:sz="4" w:space="0" w:color="auto"/>
            </w:tcBorders>
          </w:tcPr>
          <w:p w14:paraId="1AF336E2" w14:textId="3C1EDDC9" w:rsidR="00887624" w:rsidDel="00D06BF0" w:rsidRDefault="00887624" w:rsidP="00887624">
            <w:pPr>
              <w:spacing w:line="240" w:lineRule="atLeast"/>
              <w:rPr>
                <w:ins w:id="5559" w:author="Strzelczyk, Anthony (A.)" w:date="2020-12-17T12:13:00Z"/>
                <w:del w:id="5560" w:author="Strzelczyk, Anthony (A.)" w:date="2021-02-22T11:20:00Z"/>
                <w:rFonts w:cs="Arial"/>
                <w:szCs w:val="22"/>
              </w:rPr>
            </w:pPr>
          </w:p>
        </w:tc>
        <w:tc>
          <w:tcPr>
            <w:tcW w:w="7290" w:type="dxa"/>
            <w:tcBorders>
              <w:top w:val="single" w:sz="4" w:space="0" w:color="auto"/>
              <w:left w:val="single" w:sz="4" w:space="0" w:color="auto"/>
              <w:bottom w:val="single" w:sz="4" w:space="0" w:color="auto"/>
              <w:right w:val="single" w:sz="4" w:space="0" w:color="auto"/>
            </w:tcBorders>
            <w:hideMark/>
          </w:tcPr>
          <w:p w14:paraId="7F8D2E3A" w14:textId="1E21EC50" w:rsidR="00887624" w:rsidDel="00D06BF0" w:rsidRDefault="00887624">
            <w:pPr>
              <w:spacing w:line="240" w:lineRule="atLeast"/>
              <w:rPr>
                <w:ins w:id="5561" w:author="Strzelczyk, Anthony (A.)" w:date="2020-12-17T12:13:00Z"/>
                <w:del w:id="5562" w:author="Strzelczyk, Anthony (A.)" w:date="2021-02-22T11:20:00Z"/>
                <w:rFonts w:cs="Arial"/>
                <w:szCs w:val="22"/>
              </w:rPr>
            </w:pPr>
            <w:ins w:id="5563" w:author="Strzelczyk, Anthony (A.)" w:date="2020-12-17T12:13:00Z">
              <w:del w:id="5564" w:author="Strzelczyk, Anthony (A.)" w:date="2021-02-22T11:20:00Z">
                <w:r w:rsidDel="00D06BF0">
                  <w:rPr>
                    <w:rFonts w:cs="Arial"/>
                    <w:szCs w:val="22"/>
                  </w:rPr>
                  <w:delText xml:space="preserve">This Use Case describes the actions necessary to enable the activation for the </w:delText>
                </w:r>
              </w:del>
            </w:ins>
            <w:ins w:id="5565" w:author="Strzelczyk, Anthony (A.)" w:date="2020-12-17T13:41:00Z">
              <w:del w:id="5566" w:author="Strzelczyk, Anthony (A.)" w:date="2021-02-22T11:20:00Z">
                <w:r w:rsidR="00116D18" w:rsidDel="00D06BF0">
                  <w:rPr>
                    <w:rFonts w:cs="Arial"/>
                    <w:szCs w:val="22"/>
                  </w:rPr>
                  <w:delText>Rear</w:delText>
                </w:r>
              </w:del>
            </w:ins>
            <w:ins w:id="5567" w:author="Strzelczyk, Anthony (A.)" w:date="2020-12-17T12:13:00Z">
              <w:del w:id="5568" w:author="Strzelczyk, Anthony (A.)" w:date="2021-02-22T11:20:00Z">
                <w:r w:rsidDel="00D06BF0">
                  <w:rPr>
                    <w:rFonts w:cs="Arial"/>
                    <w:szCs w:val="22"/>
                  </w:rPr>
                  <w:delText xml:space="preserve"> Fog Light.</w:delText>
                </w:r>
              </w:del>
            </w:ins>
            <w:ins w:id="5569" w:author="Strzelczyk, Anthony (A.)" w:date="2020-12-23T14:49:00Z">
              <w:del w:id="5570" w:author="Strzelczyk, Anthony (A.)" w:date="2021-02-22T11:20:00Z">
                <w:r w:rsidR="00F21FF6" w:rsidDel="00D06BF0">
                  <w:rPr>
                    <w:rFonts w:cs="Arial"/>
                    <w:szCs w:val="22"/>
                  </w:rPr>
                  <w:delText xml:space="preserve"> and Rear Fog Telltale</w:delText>
                </w:r>
              </w:del>
            </w:ins>
          </w:p>
        </w:tc>
      </w:tr>
      <w:tr w:rsidR="00887624" w:rsidDel="00D06BF0" w14:paraId="7568FCB4" w14:textId="7C915AD0" w:rsidTr="00887624">
        <w:trPr>
          <w:trHeight w:val="20"/>
          <w:ins w:id="5571" w:author="Strzelczyk, Anthony (A.)" w:date="2020-12-17T12:13:00Z"/>
          <w:del w:id="5572"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5A47BA0B" w14:textId="0EFEBAEA" w:rsidR="00887624" w:rsidDel="00D06BF0" w:rsidRDefault="00887624" w:rsidP="00887624">
            <w:pPr>
              <w:spacing w:line="240" w:lineRule="atLeast"/>
              <w:rPr>
                <w:ins w:id="5573" w:author="Strzelczyk, Anthony (A.)" w:date="2020-12-17T12:13:00Z"/>
                <w:del w:id="5574" w:author="Strzelczyk, Anthony (A.)" w:date="2021-02-22T11:20:00Z"/>
                <w:rFonts w:cs="Arial"/>
                <w:b/>
                <w:bCs/>
                <w:color w:val="000000"/>
                <w:szCs w:val="22"/>
              </w:rPr>
            </w:pPr>
            <w:ins w:id="5575" w:author="Strzelczyk, Anthony (A.)" w:date="2020-12-17T12:13:00Z">
              <w:del w:id="5576" w:author="Strzelczyk, Anthony (A.)" w:date="2021-02-22T11:20:00Z">
                <w:r w:rsidDel="00D06BF0">
                  <w:rPr>
                    <w:rFonts w:cs="Arial"/>
                    <w:b/>
                    <w:bCs/>
                    <w:color w:val="000000"/>
                    <w:szCs w:val="22"/>
                  </w:rPr>
                  <w:delText>Preconditions</w:delText>
                </w:r>
              </w:del>
            </w:ins>
          </w:p>
        </w:tc>
        <w:tc>
          <w:tcPr>
            <w:tcW w:w="688" w:type="dxa"/>
            <w:tcBorders>
              <w:top w:val="single" w:sz="4" w:space="0" w:color="auto"/>
              <w:left w:val="single" w:sz="4" w:space="0" w:color="auto"/>
              <w:right w:val="single" w:sz="4" w:space="0" w:color="auto"/>
            </w:tcBorders>
          </w:tcPr>
          <w:p w14:paraId="0CB925D8" w14:textId="11593D80" w:rsidR="00887624" w:rsidDel="00D06BF0" w:rsidRDefault="00887624" w:rsidP="00887624">
            <w:pPr>
              <w:spacing w:line="240" w:lineRule="atLeast"/>
              <w:rPr>
                <w:ins w:id="5577" w:author="Strzelczyk, Anthony (A.)" w:date="2020-12-17T12:13:00Z"/>
                <w:del w:id="5578" w:author="Strzelczyk, Anthony (A.)" w:date="2021-02-22T11:20:00Z"/>
                <w:rFonts w:cs="Arial"/>
                <w:color w:val="000000"/>
                <w:szCs w:val="22"/>
              </w:rPr>
            </w:pPr>
            <w:ins w:id="5579" w:author="Strzelczyk, Anthony (A.)" w:date="2020-12-17T12:13:00Z">
              <w:del w:id="5580"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35ED8DE3" w14:textId="2DA0600B" w:rsidR="00887624" w:rsidDel="00D06BF0" w:rsidRDefault="00887624" w:rsidP="00887624">
            <w:pPr>
              <w:spacing w:line="240" w:lineRule="atLeast"/>
              <w:rPr>
                <w:ins w:id="5581" w:author="Strzelczyk, Anthony (A.)" w:date="2020-12-17T12:13:00Z"/>
                <w:del w:id="5582" w:author="Strzelczyk, Anthony (A.)" w:date="2021-02-22T11:20:00Z"/>
                <w:rFonts w:cs="Arial"/>
                <w:color w:val="000000"/>
                <w:szCs w:val="22"/>
              </w:rPr>
            </w:pPr>
            <w:ins w:id="5583" w:author="Strzelczyk, Anthony (A.)" w:date="2020-12-17T12:14:00Z">
              <w:del w:id="5584" w:author="Strzelczyk, Anthony (A.)" w:date="2021-02-22T11:20:00Z">
                <w:r w:rsidDel="00D06BF0">
                  <w:rPr>
                    <w:rFonts w:cs="Arial"/>
                    <w:color w:val="000000"/>
                    <w:szCs w:val="22"/>
                  </w:rPr>
                  <w:delText>Rear</w:delText>
                </w:r>
              </w:del>
            </w:ins>
            <w:ins w:id="5585" w:author="Strzelczyk, Anthony (A.)" w:date="2020-12-17T12:13:00Z">
              <w:del w:id="5586" w:author="Strzelczyk, Anthony (A.)" w:date="2021-02-22T11:20:00Z">
                <w:r w:rsidDel="00D06BF0">
                  <w:rPr>
                    <w:rFonts w:cs="Arial"/>
                    <w:color w:val="000000"/>
                    <w:szCs w:val="22"/>
                  </w:rPr>
                  <w:delText xml:space="preserve"> Fog Light installed</w:delText>
                </w:r>
              </w:del>
            </w:ins>
          </w:p>
        </w:tc>
      </w:tr>
      <w:tr w:rsidR="00887624" w:rsidDel="00D06BF0" w14:paraId="617C7946" w14:textId="56D99087" w:rsidTr="00887624">
        <w:trPr>
          <w:trHeight w:val="20"/>
          <w:ins w:id="5587" w:author="Strzelczyk, Anthony (A.)" w:date="2020-12-17T12:13:00Z"/>
          <w:del w:id="5588" w:author="Strzelczyk, Anthony (A.)" w:date="2021-02-22T11:20:00Z"/>
        </w:trPr>
        <w:tc>
          <w:tcPr>
            <w:tcW w:w="2547" w:type="dxa"/>
            <w:vMerge/>
            <w:tcBorders>
              <w:left w:val="single" w:sz="4" w:space="0" w:color="auto"/>
              <w:right w:val="single" w:sz="4" w:space="0" w:color="auto"/>
            </w:tcBorders>
            <w:vAlign w:val="center"/>
            <w:hideMark/>
          </w:tcPr>
          <w:p w14:paraId="57B36AEB" w14:textId="6F55CF14" w:rsidR="00887624" w:rsidDel="00D06BF0" w:rsidRDefault="00887624" w:rsidP="00887624">
            <w:pPr>
              <w:overflowPunct/>
              <w:autoSpaceDE/>
              <w:autoSpaceDN/>
              <w:adjustRightInd/>
              <w:spacing w:line="240" w:lineRule="atLeast"/>
              <w:rPr>
                <w:ins w:id="5589" w:author="Strzelczyk, Anthony (A.)" w:date="2020-12-17T12:13:00Z"/>
                <w:del w:id="5590" w:author="Strzelczyk, Anthony (A.)" w:date="2021-02-22T11:20:00Z"/>
                <w:rFonts w:cs="Arial"/>
                <w:b/>
                <w:bCs/>
                <w:color w:val="000000"/>
                <w:szCs w:val="22"/>
              </w:rPr>
            </w:pPr>
          </w:p>
        </w:tc>
        <w:tc>
          <w:tcPr>
            <w:tcW w:w="688" w:type="dxa"/>
            <w:tcBorders>
              <w:left w:val="single" w:sz="4" w:space="0" w:color="auto"/>
              <w:right w:val="single" w:sz="4" w:space="0" w:color="auto"/>
            </w:tcBorders>
          </w:tcPr>
          <w:p w14:paraId="19199802" w14:textId="6A960D7C" w:rsidR="00887624" w:rsidDel="00D06BF0" w:rsidRDefault="00887624" w:rsidP="00887624">
            <w:pPr>
              <w:spacing w:line="240" w:lineRule="atLeast"/>
              <w:rPr>
                <w:ins w:id="5591" w:author="Strzelczyk, Anthony (A.)" w:date="2020-12-17T12:13:00Z"/>
                <w:del w:id="5592" w:author="Strzelczyk, Anthony (A.)" w:date="2021-02-22T11:20:00Z"/>
                <w:rFonts w:cs="Arial"/>
                <w:color w:val="000000"/>
                <w:szCs w:val="22"/>
              </w:rPr>
            </w:pPr>
            <w:ins w:id="5593" w:author="Strzelczyk, Anthony (A.)" w:date="2020-12-17T12:13:00Z">
              <w:del w:id="5594"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05E94804" w14:textId="2FFB4D84" w:rsidR="00887624" w:rsidDel="00D06BF0" w:rsidRDefault="00887624" w:rsidP="00887624">
            <w:pPr>
              <w:spacing w:line="240" w:lineRule="atLeast"/>
              <w:rPr>
                <w:ins w:id="5595" w:author="Strzelczyk, Anthony (A.)" w:date="2020-12-17T12:13:00Z"/>
                <w:del w:id="5596" w:author="Strzelczyk, Anthony (A.)" w:date="2021-02-22T11:20:00Z"/>
                <w:rFonts w:cs="Arial"/>
                <w:color w:val="000000"/>
                <w:szCs w:val="22"/>
              </w:rPr>
            </w:pPr>
            <w:ins w:id="5597" w:author="Strzelczyk, Anthony (A.)" w:date="2020-12-17T12:14:00Z">
              <w:del w:id="5598" w:author="Strzelczyk, Anthony (A.)" w:date="2021-02-22T11:20:00Z">
                <w:r w:rsidDel="00D06BF0">
                  <w:rPr>
                    <w:rFonts w:cs="Arial"/>
                    <w:color w:val="000000"/>
                    <w:szCs w:val="22"/>
                  </w:rPr>
                  <w:delText>Rear</w:delText>
                </w:r>
              </w:del>
            </w:ins>
            <w:ins w:id="5599" w:author="Strzelczyk, Anthony (A.)" w:date="2020-12-17T12:13:00Z">
              <w:del w:id="5600" w:author="Strzelczyk, Anthony (A.)" w:date="2021-02-22T11:20:00Z">
                <w:r w:rsidDel="00D06BF0">
                  <w:rPr>
                    <w:rFonts w:cs="Arial"/>
                    <w:color w:val="000000"/>
                    <w:szCs w:val="22"/>
                  </w:rPr>
                  <w:delText xml:space="preserve"> Fog Light is OFF</w:delText>
                </w:r>
              </w:del>
            </w:ins>
          </w:p>
        </w:tc>
      </w:tr>
      <w:tr w:rsidR="00887624" w:rsidDel="00D06BF0" w14:paraId="2F2F3247" w14:textId="035C6BCB" w:rsidTr="00887624">
        <w:trPr>
          <w:trHeight w:val="20"/>
          <w:ins w:id="5601" w:author="Strzelczyk, Anthony (A.)" w:date="2020-12-17T12:13:00Z"/>
          <w:del w:id="5602" w:author="Strzelczyk, Anthony (A.)" w:date="2021-02-22T11:20:00Z"/>
        </w:trPr>
        <w:tc>
          <w:tcPr>
            <w:tcW w:w="2547" w:type="dxa"/>
            <w:vMerge/>
            <w:tcBorders>
              <w:left w:val="single" w:sz="4" w:space="0" w:color="auto"/>
              <w:bottom w:val="single" w:sz="4" w:space="0" w:color="auto"/>
              <w:right w:val="single" w:sz="4" w:space="0" w:color="auto"/>
            </w:tcBorders>
            <w:vAlign w:val="center"/>
          </w:tcPr>
          <w:p w14:paraId="7F4558A1" w14:textId="738A6122" w:rsidR="00887624" w:rsidDel="00D06BF0" w:rsidRDefault="00887624" w:rsidP="00887624">
            <w:pPr>
              <w:overflowPunct/>
              <w:autoSpaceDE/>
              <w:autoSpaceDN/>
              <w:adjustRightInd/>
              <w:spacing w:line="240" w:lineRule="atLeast"/>
              <w:rPr>
                <w:ins w:id="5603" w:author="Strzelczyk, Anthony (A.)" w:date="2020-12-17T12:13:00Z"/>
                <w:del w:id="5604" w:author="Strzelczyk, Anthony (A.)" w:date="2021-02-22T11:20:00Z"/>
                <w:rFonts w:cs="Arial"/>
                <w:b/>
                <w:bCs/>
                <w:color w:val="000000"/>
                <w:szCs w:val="22"/>
              </w:rPr>
            </w:pPr>
          </w:p>
        </w:tc>
        <w:tc>
          <w:tcPr>
            <w:tcW w:w="688" w:type="dxa"/>
            <w:tcBorders>
              <w:left w:val="single" w:sz="4" w:space="0" w:color="auto"/>
              <w:bottom w:val="single" w:sz="4" w:space="0" w:color="auto"/>
              <w:right w:val="single" w:sz="4" w:space="0" w:color="auto"/>
            </w:tcBorders>
          </w:tcPr>
          <w:p w14:paraId="22660F67" w14:textId="14BD88C2" w:rsidR="00887624" w:rsidDel="00D06BF0" w:rsidRDefault="00887624" w:rsidP="00887624">
            <w:pPr>
              <w:spacing w:line="240" w:lineRule="atLeast"/>
              <w:rPr>
                <w:ins w:id="5605" w:author="Strzelczyk, Anthony (A.)" w:date="2020-12-17T12:13:00Z"/>
                <w:del w:id="5606" w:author="Strzelczyk, Anthony (A.)" w:date="2021-02-22T11:20:00Z"/>
                <w:rFonts w:cs="Arial"/>
                <w:color w:val="000000"/>
                <w:szCs w:val="22"/>
              </w:rPr>
            </w:pPr>
            <w:ins w:id="5607" w:author="Strzelczyk, Anthony (A.)" w:date="2020-12-17T12:13:00Z">
              <w:del w:id="5608"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tcPr>
          <w:p w14:paraId="4069A016" w14:textId="5DAAFA97" w:rsidR="00887624" w:rsidDel="00D06BF0" w:rsidRDefault="00887624" w:rsidP="00887624">
            <w:pPr>
              <w:spacing w:line="240" w:lineRule="atLeast"/>
              <w:rPr>
                <w:ins w:id="5609" w:author="Strzelczyk, Anthony (A.)" w:date="2020-12-17T12:13:00Z"/>
                <w:del w:id="5610" w:author="Strzelczyk, Anthony (A.)" w:date="2021-02-22T11:20:00Z"/>
                <w:rFonts w:cs="Arial"/>
                <w:color w:val="000000"/>
                <w:szCs w:val="22"/>
              </w:rPr>
            </w:pPr>
            <w:ins w:id="5611" w:author="Strzelczyk, Anthony (A.)" w:date="2020-12-17T12:13:00Z">
              <w:del w:id="5612" w:author="Strzelczyk, Anthony (A.)" w:date="2021-02-22T11:20:00Z">
                <w:r w:rsidDel="00D06BF0">
                  <w:rPr>
                    <w:rFonts w:cs="Arial"/>
                    <w:color w:val="000000"/>
                    <w:szCs w:val="22"/>
                  </w:rPr>
                  <w:delText>Ignition is OFF</w:delText>
                </w:r>
              </w:del>
            </w:ins>
          </w:p>
        </w:tc>
      </w:tr>
      <w:tr w:rsidR="00885F23" w:rsidDel="00D06BF0" w14:paraId="0629714A" w14:textId="2596B919" w:rsidTr="003F2175">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Change w:id="5613" w:author="Strzelczyk, Anthony (A.)" w:date="2021-01-29T10:32:00Z">
            <w:tblPrEx>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Ex>
          </w:tblPrExChange>
        </w:tblPrEx>
        <w:trPr>
          <w:trHeight w:val="255"/>
          <w:ins w:id="5614" w:author="Strzelczyk, Anthony (A.)" w:date="2020-12-17T12:13:00Z"/>
          <w:del w:id="5615" w:author="Strzelczyk, Anthony (A.)" w:date="2021-02-22T11:20:00Z"/>
          <w:trPrChange w:id="5616" w:author="Strzelczyk, Anthony (A.)" w:date="2021-01-29T10:32:00Z">
            <w:trPr>
              <w:trHeight w:val="255"/>
            </w:trPr>
          </w:trPrChange>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Change w:id="5617" w:author="Strzelczyk, Anthony (A.)" w:date="2021-01-29T10:32:00Z">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tcPrChange>
          </w:tcPr>
          <w:p w14:paraId="40A88FCE" w14:textId="14DFD743" w:rsidR="00885F23" w:rsidDel="00D06BF0" w:rsidRDefault="00885F23" w:rsidP="00885F23">
            <w:pPr>
              <w:spacing w:line="240" w:lineRule="atLeast"/>
              <w:rPr>
                <w:ins w:id="5618" w:author="Strzelczyk, Anthony (A.)" w:date="2020-12-17T12:13:00Z"/>
                <w:del w:id="5619" w:author="Strzelczyk, Anthony (A.)" w:date="2021-02-22T11:20:00Z"/>
                <w:rFonts w:cs="Arial"/>
                <w:b/>
                <w:bCs/>
                <w:color w:val="000000"/>
                <w:szCs w:val="22"/>
              </w:rPr>
            </w:pPr>
            <w:ins w:id="5620" w:author="Strzelczyk, Anthony (A.)" w:date="2020-12-17T12:13:00Z">
              <w:del w:id="5621" w:author="Strzelczyk, Anthony (A.)" w:date="2021-02-22T11:20:00Z">
                <w:r w:rsidDel="00D06BF0">
                  <w:rPr>
                    <w:rFonts w:cs="Arial"/>
                    <w:b/>
                    <w:bCs/>
                    <w:color w:val="000000"/>
                    <w:szCs w:val="22"/>
                  </w:rPr>
                  <w:delText>Main Flow</w:delText>
                </w:r>
              </w:del>
            </w:ins>
          </w:p>
        </w:tc>
        <w:tc>
          <w:tcPr>
            <w:tcW w:w="688" w:type="dxa"/>
            <w:tcBorders>
              <w:top w:val="single" w:sz="4" w:space="0" w:color="auto"/>
              <w:left w:val="single" w:sz="4" w:space="0" w:color="auto"/>
              <w:bottom w:val="single" w:sz="4" w:space="0" w:color="auto"/>
              <w:right w:val="single" w:sz="4" w:space="0" w:color="auto"/>
            </w:tcBorders>
            <w:tcPrChange w:id="5622" w:author="Strzelczyk, Anthony (A.)" w:date="2021-01-29T10:32:00Z">
              <w:tcPr>
                <w:tcW w:w="688" w:type="dxa"/>
                <w:tcBorders>
                  <w:top w:val="single" w:sz="4" w:space="0" w:color="auto"/>
                  <w:left w:val="single" w:sz="4" w:space="0" w:color="auto"/>
                  <w:right w:val="single" w:sz="4" w:space="0" w:color="auto"/>
                </w:tcBorders>
              </w:tcPr>
            </w:tcPrChange>
          </w:tcPr>
          <w:p w14:paraId="1DA1ACA7" w14:textId="5F87AC26" w:rsidR="00885F23" w:rsidRPr="001D6A19" w:rsidDel="00D06BF0" w:rsidRDefault="00885F23" w:rsidP="00885F23">
            <w:pPr>
              <w:spacing w:line="240" w:lineRule="atLeast"/>
              <w:rPr>
                <w:ins w:id="5623" w:author="Strzelczyk, Anthony (A.)" w:date="2020-12-17T12:13:00Z"/>
                <w:del w:id="5624" w:author="Strzelczyk, Anthony (A.)" w:date="2021-02-22T11:20:00Z"/>
                <w:rFonts w:cs="Arial"/>
                <w:color w:val="000000"/>
                <w:sz w:val="14"/>
                <w:szCs w:val="14"/>
              </w:rPr>
            </w:pPr>
            <w:ins w:id="5625" w:author="Strzelczyk, Anthony (A.)" w:date="2021-01-29T10:32:00Z">
              <w:del w:id="5626" w:author="Strzelczyk, Anthony (A.)" w:date="2021-02-22T11:20:00Z">
                <w:r w:rsidDel="00D06BF0">
                  <w:rPr>
                    <w:rFonts w:cs="Arial"/>
                    <w:color w:val="000000"/>
                    <w:sz w:val="14"/>
                    <w:szCs w:val="14"/>
                  </w:rPr>
                  <w:delText>Seq 0</w:delText>
                </w:r>
              </w:del>
            </w:ins>
          </w:p>
        </w:tc>
        <w:tc>
          <w:tcPr>
            <w:tcW w:w="7290" w:type="dxa"/>
            <w:tcBorders>
              <w:top w:val="single" w:sz="4" w:space="0" w:color="auto"/>
              <w:left w:val="single" w:sz="4" w:space="0" w:color="auto"/>
              <w:bottom w:val="single" w:sz="4" w:space="0" w:color="auto"/>
              <w:right w:val="single" w:sz="4" w:space="0" w:color="auto"/>
            </w:tcBorders>
            <w:hideMark/>
            <w:tcPrChange w:id="5627" w:author="Strzelczyk, Anthony (A.)" w:date="2021-01-29T10:32:00Z">
              <w:tcPr>
                <w:tcW w:w="7290" w:type="dxa"/>
                <w:tcBorders>
                  <w:top w:val="single" w:sz="4" w:space="0" w:color="auto"/>
                  <w:left w:val="single" w:sz="4" w:space="0" w:color="auto"/>
                  <w:bottom w:val="single" w:sz="4" w:space="0" w:color="auto"/>
                  <w:right w:val="single" w:sz="4" w:space="0" w:color="auto"/>
                </w:tcBorders>
                <w:hideMark/>
              </w:tcPr>
            </w:tcPrChange>
          </w:tcPr>
          <w:p w14:paraId="5E693BD6" w14:textId="3544A5BB" w:rsidR="00885F23" w:rsidDel="00D06BF0" w:rsidRDefault="00885F23" w:rsidP="00885F23">
            <w:pPr>
              <w:spacing w:line="240" w:lineRule="atLeast"/>
              <w:rPr>
                <w:ins w:id="5628" w:author="Strzelczyk, Anthony (A.)" w:date="2020-12-17T12:13:00Z"/>
                <w:del w:id="5629" w:author="Strzelczyk, Anthony (A.)" w:date="2021-02-22T11:20:00Z"/>
                <w:rFonts w:cs="Arial"/>
                <w:color w:val="000000"/>
                <w:szCs w:val="22"/>
              </w:rPr>
            </w:pPr>
            <w:ins w:id="5630" w:author="Strzelczyk, Anthony (A.)" w:date="2021-01-29T10:32:00Z">
              <w:del w:id="5631" w:author="Strzelczyk, Anthony (A.)" w:date="2021-02-22T11:20:00Z">
                <w:r w:rsidDel="00D06BF0">
                  <w:rPr>
                    <w:rFonts w:cs="Arial"/>
                    <w:color w:val="000000"/>
                    <w:szCs w:val="22"/>
                  </w:rPr>
                  <w:delText xml:space="preserve">Driver initiates ignition RUN </w:delText>
                </w:r>
              </w:del>
            </w:ins>
          </w:p>
        </w:tc>
      </w:tr>
      <w:tr w:rsidR="00885F23" w:rsidDel="00D06BF0" w14:paraId="39081E26" w14:textId="4E3578D5" w:rsidTr="00887624">
        <w:trPr>
          <w:trHeight w:val="255"/>
          <w:ins w:id="5632" w:author="Strzelczyk, Anthony (A.)" w:date="2020-12-17T12:13:00Z"/>
          <w:del w:id="5633" w:author="Strzelczyk, Anthony (A.)" w:date="2021-02-22T11:20:00Z"/>
        </w:trPr>
        <w:tc>
          <w:tcPr>
            <w:tcW w:w="2547" w:type="dxa"/>
            <w:vMerge/>
            <w:tcBorders>
              <w:left w:val="single" w:sz="4" w:space="0" w:color="auto"/>
              <w:right w:val="single" w:sz="4" w:space="0" w:color="auto"/>
            </w:tcBorders>
            <w:vAlign w:val="center"/>
            <w:hideMark/>
          </w:tcPr>
          <w:p w14:paraId="7EEBD09D" w14:textId="2247B678" w:rsidR="00885F23" w:rsidDel="00D06BF0" w:rsidRDefault="00885F23" w:rsidP="00885F23">
            <w:pPr>
              <w:overflowPunct/>
              <w:autoSpaceDE/>
              <w:autoSpaceDN/>
              <w:adjustRightInd/>
              <w:spacing w:line="240" w:lineRule="atLeast"/>
              <w:rPr>
                <w:ins w:id="5634" w:author="Strzelczyk, Anthony (A.)" w:date="2020-12-17T12:13:00Z"/>
                <w:del w:id="5635" w:author="Strzelczyk, Anthony (A.)" w:date="2021-02-22T11:20:00Z"/>
                <w:rFonts w:cs="Arial"/>
                <w:b/>
                <w:bCs/>
                <w:color w:val="000000"/>
                <w:szCs w:val="22"/>
              </w:rPr>
            </w:pPr>
          </w:p>
        </w:tc>
        <w:tc>
          <w:tcPr>
            <w:tcW w:w="688" w:type="dxa"/>
            <w:tcBorders>
              <w:left w:val="single" w:sz="4" w:space="0" w:color="auto"/>
              <w:right w:val="single" w:sz="4" w:space="0" w:color="auto"/>
            </w:tcBorders>
          </w:tcPr>
          <w:p w14:paraId="37AF01BC" w14:textId="39A60DE0" w:rsidR="00885F23" w:rsidDel="00D06BF0" w:rsidRDefault="00885F23" w:rsidP="00885F23">
            <w:pPr>
              <w:spacing w:line="240" w:lineRule="atLeast"/>
              <w:rPr>
                <w:ins w:id="5636" w:author="Strzelczyk, Anthony (A.)" w:date="2020-12-17T12:13:00Z"/>
                <w:del w:id="5637" w:author="Strzelczyk, Anthony (A.)" w:date="2021-02-22T11:20:00Z"/>
                <w:rFonts w:cs="Arial"/>
                <w:color w:val="000000"/>
                <w:szCs w:val="22"/>
              </w:rPr>
            </w:pPr>
            <w:ins w:id="5638" w:author="Strzelczyk, Anthony (A.)" w:date="2021-01-29T10:32:00Z">
              <w:del w:id="5639"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1</w:delText>
                </w:r>
              </w:del>
            </w:ins>
          </w:p>
        </w:tc>
        <w:tc>
          <w:tcPr>
            <w:tcW w:w="7290" w:type="dxa"/>
            <w:tcBorders>
              <w:top w:val="single" w:sz="4" w:space="0" w:color="auto"/>
              <w:left w:val="single" w:sz="4" w:space="0" w:color="auto"/>
              <w:bottom w:val="single" w:sz="4" w:space="0" w:color="auto"/>
              <w:right w:val="single" w:sz="4" w:space="0" w:color="auto"/>
            </w:tcBorders>
            <w:hideMark/>
          </w:tcPr>
          <w:p w14:paraId="4FE255F3" w14:textId="6B62F3F2" w:rsidR="00885F23" w:rsidDel="00D06BF0" w:rsidRDefault="00885F23" w:rsidP="00885F23">
            <w:pPr>
              <w:spacing w:line="240" w:lineRule="atLeast"/>
              <w:rPr>
                <w:ins w:id="5640" w:author="Strzelczyk, Anthony (A.)" w:date="2020-12-17T12:13:00Z"/>
                <w:del w:id="5641" w:author="Strzelczyk, Anthony (A.)" w:date="2021-02-22T11:20:00Z"/>
                <w:rFonts w:cs="Arial"/>
                <w:color w:val="000000"/>
                <w:szCs w:val="22"/>
              </w:rPr>
            </w:pPr>
            <w:ins w:id="5642" w:author="Strzelczyk, Anthony (A.)" w:date="2021-01-29T10:32:00Z">
              <w:del w:id="5643" w:author="Strzelczyk, Anthony (A.)" w:date="2021-02-22T11:20:00Z">
                <w:r w:rsidDel="00D06BF0">
                  <w:rPr>
                    <w:rFonts w:cs="Arial"/>
                    <w:color w:val="000000"/>
                    <w:szCs w:val="22"/>
                  </w:rPr>
                  <w:delText>Driver request HMI Headlamp switch to Position, Low Beam or Auto Light (in Night mode)</w:delText>
                </w:r>
              </w:del>
            </w:ins>
          </w:p>
        </w:tc>
      </w:tr>
      <w:tr w:rsidR="00885F23" w:rsidDel="00D06BF0" w14:paraId="113B70E0" w14:textId="7DE3BBDF" w:rsidTr="00887624">
        <w:trPr>
          <w:trHeight w:val="255"/>
          <w:ins w:id="5644" w:author="Strzelczyk, Anthony (A.)" w:date="2020-12-17T12:13:00Z"/>
          <w:del w:id="5645" w:author="Strzelczyk, Anthony (A.)" w:date="2021-02-22T11:20:00Z"/>
        </w:trPr>
        <w:tc>
          <w:tcPr>
            <w:tcW w:w="2547" w:type="dxa"/>
            <w:vMerge/>
            <w:tcBorders>
              <w:left w:val="single" w:sz="4" w:space="0" w:color="auto"/>
              <w:right w:val="single" w:sz="4" w:space="0" w:color="auto"/>
            </w:tcBorders>
            <w:vAlign w:val="center"/>
          </w:tcPr>
          <w:p w14:paraId="07796D9A" w14:textId="74696F33" w:rsidR="00885F23" w:rsidDel="00D06BF0" w:rsidRDefault="00885F23" w:rsidP="00885F23">
            <w:pPr>
              <w:overflowPunct/>
              <w:autoSpaceDE/>
              <w:autoSpaceDN/>
              <w:adjustRightInd/>
              <w:spacing w:line="240" w:lineRule="atLeast"/>
              <w:rPr>
                <w:ins w:id="5646" w:author="Strzelczyk, Anthony (A.)" w:date="2020-12-17T12:13:00Z"/>
                <w:del w:id="5647" w:author="Strzelczyk, Anthony (A.)" w:date="2021-02-22T11:20:00Z"/>
                <w:rFonts w:cs="Arial"/>
                <w:b/>
                <w:bCs/>
                <w:color w:val="000000"/>
                <w:szCs w:val="22"/>
              </w:rPr>
            </w:pPr>
          </w:p>
        </w:tc>
        <w:tc>
          <w:tcPr>
            <w:tcW w:w="688" w:type="dxa"/>
            <w:tcBorders>
              <w:left w:val="single" w:sz="4" w:space="0" w:color="auto"/>
              <w:right w:val="single" w:sz="4" w:space="0" w:color="auto"/>
            </w:tcBorders>
          </w:tcPr>
          <w:p w14:paraId="586E5F98" w14:textId="0D2C5BC1" w:rsidR="00885F23" w:rsidDel="00D06BF0" w:rsidRDefault="00885F23" w:rsidP="00885F23">
            <w:pPr>
              <w:spacing w:line="240" w:lineRule="atLeast"/>
              <w:rPr>
                <w:ins w:id="5648" w:author="Strzelczyk, Anthony (A.)" w:date="2020-12-17T12:13:00Z"/>
                <w:del w:id="5649" w:author="Strzelczyk, Anthony (A.)" w:date="2021-02-22T11:20:00Z"/>
                <w:rFonts w:cs="Arial"/>
                <w:color w:val="000000"/>
                <w:szCs w:val="22"/>
              </w:rPr>
            </w:pPr>
            <w:ins w:id="5650" w:author="Strzelczyk, Anthony (A.)" w:date="2021-01-29T10:32:00Z">
              <w:del w:id="5651" w:author="Strzelczyk, Anthony (A.)" w:date="2021-02-22T11:20:00Z">
                <w:r w:rsidDel="00D06BF0">
                  <w:rPr>
                    <w:rFonts w:cs="Arial"/>
                    <w:color w:val="000000"/>
                    <w:sz w:val="14"/>
                    <w:szCs w:val="14"/>
                  </w:rPr>
                  <w:delText>Seq 2</w:delText>
                </w:r>
              </w:del>
            </w:ins>
          </w:p>
        </w:tc>
        <w:tc>
          <w:tcPr>
            <w:tcW w:w="7290" w:type="dxa"/>
            <w:tcBorders>
              <w:top w:val="single" w:sz="4" w:space="0" w:color="auto"/>
              <w:left w:val="single" w:sz="4" w:space="0" w:color="auto"/>
              <w:bottom w:val="single" w:sz="4" w:space="0" w:color="auto"/>
              <w:right w:val="single" w:sz="4" w:space="0" w:color="auto"/>
            </w:tcBorders>
          </w:tcPr>
          <w:p w14:paraId="1D564255" w14:textId="2531ADC2" w:rsidR="00885F23" w:rsidDel="00D06BF0" w:rsidRDefault="00885F23">
            <w:pPr>
              <w:spacing w:line="240" w:lineRule="atLeast"/>
              <w:rPr>
                <w:ins w:id="5652" w:author="Strzelczyk, Anthony (A.)" w:date="2020-12-17T12:13:00Z"/>
                <w:del w:id="5653" w:author="Strzelczyk, Anthony (A.)" w:date="2021-02-22T11:20:00Z"/>
                <w:rFonts w:cs="Arial"/>
                <w:color w:val="000000"/>
                <w:szCs w:val="22"/>
              </w:rPr>
            </w:pPr>
            <w:ins w:id="5654" w:author="Strzelczyk, Anthony (A.)" w:date="2021-01-29T10:32:00Z">
              <w:del w:id="5655" w:author="Strzelczyk, Anthony (A.)" w:date="2021-02-22T11:20:00Z">
                <w:r w:rsidDel="00D06BF0">
                  <w:rPr>
                    <w:rFonts w:cs="Arial"/>
                    <w:color w:val="000000"/>
                    <w:szCs w:val="22"/>
                  </w:rPr>
                  <w:delText>Driver request Rear Fog light HMI to ON</w:delText>
                </w:r>
              </w:del>
            </w:ins>
          </w:p>
        </w:tc>
      </w:tr>
      <w:tr w:rsidR="00967568" w:rsidDel="00D06BF0" w14:paraId="51316A3C" w14:textId="39DA2EC8" w:rsidTr="00C510A7">
        <w:trPr>
          <w:trHeight w:val="255"/>
          <w:ins w:id="5656" w:author="Strzelczyk, Anthony (A.)" w:date="2020-12-17T14:51:00Z"/>
          <w:del w:id="5657"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4918BCE4" w14:textId="5C1E283F" w:rsidR="00967568" w:rsidDel="00D06BF0" w:rsidRDefault="00967568" w:rsidP="00C510A7">
            <w:pPr>
              <w:spacing w:line="240" w:lineRule="atLeast"/>
              <w:rPr>
                <w:ins w:id="5658" w:author="Strzelczyk, Anthony (A.)" w:date="2020-12-17T14:51:00Z"/>
                <w:del w:id="5659" w:author="Strzelczyk, Anthony (A.)" w:date="2021-02-22T11:20:00Z"/>
                <w:rFonts w:cs="Arial"/>
                <w:b/>
                <w:bCs/>
                <w:color w:val="000000"/>
                <w:szCs w:val="22"/>
              </w:rPr>
            </w:pPr>
            <w:ins w:id="5660" w:author="Strzelczyk, Anthony (A.)" w:date="2020-12-17T14:51:00Z">
              <w:del w:id="5661" w:author="Strzelczyk, Anthony (A.)" w:date="2021-02-22T11:20:00Z">
                <w:r w:rsidDel="00D06BF0">
                  <w:rPr>
                    <w:rFonts w:cs="Arial"/>
                    <w:b/>
                    <w:bCs/>
                    <w:color w:val="000000"/>
                    <w:szCs w:val="22"/>
                  </w:rPr>
                  <w:delText>Alternative Flow</w:delText>
                </w:r>
              </w:del>
            </w:ins>
          </w:p>
        </w:tc>
        <w:tc>
          <w:tcPr>
            <w:tcW w:w="688" w:type="dxa"/>
            <w:tcBorders>
              <w:top w:val="single" w:sz="4" w:space="0" w:color="auto"/>
              <w:left w:val="single" w:sz="4" w:space="0" w:color="auto"/>
              <w:right w:val="single" w:sz="4" w:space="0" w:color="auto"/>
            </w:tcBorders>
          </w:tcPr>
          <w:p w14:paraId="55135E4E" w14:textId="0BFAE4A3" w:rsidR="00967568" w:rsidDel="00D06BF0" w:rsidRDefault="00967568" w:rsidP="00C510A7">
            <w:pPr>
              <w:spacing w:line="240" w:lineRule="atLeast"/>
              <w:rPr>
                <w:ins w:id="5662" w:author="Strzelczyk, Anthony (A.)" w:date="2020-12-17T14:51:00Z"/>
                <w:del w:id="5663"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6315AA41" w14:textId="3321FC56" w:rsidR="00967568" w:rsidDel="00D06BF0" w:rsidRDefault="00967568" w:rsidP="00C510A7">
            <w:pPr>
              <w:spacing w:line="240" w:lineRule="atLeast"/>
              <w:rPr>
                <w:ins w:id="5664" w:author="Strzelczyk, Anthony (A.)" w:date="2020-12-17T14:51:00Z"/>
                <w:del w:id="5665" w:author="Strzelczyk, Anthony (A.)" w:date="2021-02-22T11:20:00Z"/>
                <w:rFonts w:cs="Arial"/>
                <w:color w:val="000000"/>
                <w:szCs w:val="22"/>
              </w:rPr>
            </w:pPr>
          </w:p>
        </w:tc>
      </w:tr>
      <w:tr w:rsidR="00885F23" w:rsidDel="00D06BF0" w14:paraId="59DB54ED" w14:textId="66EBBD71" w:rsidTr="00C510A7">
        <w:trPr>
          <w:trHeight w:val="255"/>
          <w:ins w:id="5666" w:author="Strzelczyk, Anthony (A.)" w:date="2020-12-17T14:51:00Z"/>
          <w:del w:id="5667"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6FC56BD7" w14:textId="274C3FBE" w:rsidR="00885F23" w:rsidDel="00D06BF0" w:rsidRDefault="00885F23" w:rsidP="00885F23">
            <w:pPr>
              <w:spacing w:line="240" w:lineRule="atLeast"/>
              <w:rPr>
                <w:ins w:id="5668" w:author="Strzelczyk, Anthony (A.)" w:date="2020-12-17T14:51:00Z"/>
                <w:del w:id="5669" w:author="Strzelczyk, Anthony (A.)" w:date="2021-02-22T11:20:00Z"/>
                <w:rFonts w:cs="Arial"/>
                <w:b/>
                <w:bCs/>
                <w:color w:val="000000"/>
                <w:szCs w:val="22"/>
              </w:rPr>
            </w:pPr>
            <w:ins w:id="5670" w:author="Strzelczyk, Anthony (A.)" w:date="2020-12-17T14:51:00Z">
              <w:del w:id="5671" w:author="Strzelczyk, Anthony (A.)" w:date="2021-02-22T11:20:00Z">
                <w:r w:rsidDel="00D06BF0">
                  <w:rPr>
                    <w:rFonts w:cs="Arial"/>
                    <w:b/>
                    <w:bCs/>
                    <w:color w:val="000000"/>
                    <w:szCs w:val="22"/>
                  </w:rPr>
                  <w:delText>Post Condition</w:delText>
                </w:r>
              </w:del>
            </w:ins>
          </w:p>
        </w:tc>
        <w:tc>
          <w:tcPr>
            <w:tcW w:w="688" w:type="dxa"/>
            <w:tcBorders>
              <w:top w:val="single" w:sz="4" w:space="0" w:color="auto"/>
              <w:left w:val="single" w:sz="4" w:space="0" w:color="auto"/>
              <w:right w:val="single" w:sz="4" w:space="0" w:color="auto"/>
            </w:tcBorders>
          </w:tcPr>
          <w:p w14:paraId="03C71477" w14:textId="333619D8" w:rsidR="00885F23" w:rsidDel="00D06BF0" w:rsidRDefault="00885F23" w:rsidP="00885F23">
            <w:pPr>
              <w:spacing w:line="240" w:lineRule="atLeast"/>
              <w:rPr>
                <w:ins w:id="5672" w:author="Strzelczyk, Anthony (A.)" w:date="2020-12-17T14:51:00Z"/>
                <w:del w:id="5673"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0768C85D" w14:textId="5E6BC184" w:rsidR="00885F23" w:rsidDel="00D06BF0" w:rsidRDefault="00885F23">
            <w:pPr>
              <w:spacing w:line="240" w:lineRule="atLeast"/>
              <w:rPr>
                <w:ins w:id="5674" w:author="Strzelczyk, Anthony (A.)" w:date="2020-12-17T14:51:00Z"/>
                <w:del w:id="5675" w:author="Strzelczyk, Anthony (A.)" w:date="2021-02-22T11:20:00Z"/>
                <w:rFonts w:cs="Arial"/>
                <w:color w:val="000000"/>
                <w:szCs w:val="22"/>
              </w:rPr>
            </w:pPr>
            <w:ins w:id="5676" w:author="Strzelczyk, Anthony (A.)" w:date="2021-01-29T10:32:00Z">
              <w:del w:id="5677" w:author="Strzelczyk, Anthony (A.)" w:date="2021-02-22T11:20:00Z">
                <w:r w:rsidDel="00D06BF0">
                  <w:rPr>
                    <w:rFonts w:cs="Arial"/>
                  </w:rPr>
                  <w:delText>Rear Fog Telltale turn ON and Rear Fog Lamps turn ON.</w:delText>
                </w:r>
              </w:del>
            </w:ins>
          </w:p>
        </w:tc>
      </w:tr>
      <w:tr w:rsidR="00885F23" w:rsidDel="00D06BF0" w14:paraId="60913BFF" w14:textId="55C86083" w:rsidTr="00C510A7">
        <w:trPr>
          <w:trHeight w:val="255"/>
          <w:ins w:id="5678" w:author="Strzelczyk, Anthony (A.)" w:date="2020-12-17T14:51:00Z"/>
          <w:del w:id="5679"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4E55EA54" w14:textId="404AC73B" w:rsidR="00885F23" w:rsidDel="00D06BF0" w:rsidRDefault="00885F23" w:rsidP="00885F23">
            <w:pPr>
              <w:spacing w:line="240" w:lineRule="atLeast"/>
              <w:rPr>
                <w:ins w:id="5680" w:author="Strzelczyk, Anthony (A.)" w:date="2020-12-17T14:51:00Z"/>
                <w:del w:id="5681" w:author="Strzelczyk, Anthony (A.)" w:date="2021-02-22T11:20:00Z"/>
                <w:rFonts w:cs="Arial"/>
                <w:b/>
                <w:bCs/>
                <w:color w:val="000000"/>
                <w:szCs w:val="22"/>
              </w:rPr>
            </w:pPr>
            <w:ins w:id="5682" w:author="Strzelczyk, Anthony (A.)" w:date="2020-12-17T14:51:00Z">
              <w:del w:id="5683" w:author="Strzelczyk, Anthony (A.)" w:date="2021-02-22T11:20:00Z">
                <w:r w:rsidDel="00D06BF0">
                  <w:rPr>
                    <w:rFonts w:cs="Arial"/>
                    <w:b/>
                    <w:bCs/>
                    <w:color w:val="000000"/>
                    <w:szCs w:val="22"/>
                  </w:rPr>
                  <w:delText>Exception Flows</w:delText>
                </w:r>
              </w:del>
            </w:ins>
          </w:p>
        </w:tc>
        <w:tc>
          <w:tcPr>
            <w:tcW w:w="688" w:type="dxa"/>
            <w:tcBorders>
              <w:top w:val="single" w:sz="4" w:space="0" w:color="auto"/>
              <w:left w:val="single" w:sz="4" w:space="0" w:color="auto"/>
              <w:right w:val="single" w:sz="4" w:space="0" w:color="auto"/>
            </w:tcBorders>
          </w:tcPr>
          <w:p w14:paraId="510B7760" w14:textId="0FC9E9FE" w:rsidR="00885F23" w:rsidDel="00D06BF0" w:rsidRDefault="00885F23" w:rsidP="00885F23">
            <w:pPr>
              <w:spacing w:line="240" w:lineRule="atLeast"/>
              <w:rPr>
                <w:ins w:id="5684" w:author="Strzelczyk, Anthony (A.)" w:date="2020-12-17T14:51:00Z"/>
                <w:del w:id="5685"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3FEF7611" w14:textId="50227AA8" w:rsidR="00885F23" w:rsidDel="00D06BF0" w:rsidRDefault="00885F23" w:rsidP="00885F23">
            <w:pPr>
              <w:spacing w:line="240" w:lineRule="atLeast"/>
              <w:rPr>
                <w:ins w:id="5686" w:author="Strzelczyk, Anthony (A.)" w:date="2020-12-17T14:51:00Z"/>
                <w:del w:id="5687" w:author="Strzelczyk, Anthony (A.)" w:date="2021-02-22T11:20:00Z"/>
                <w:rFonts w:cs="Arial"/>
                <w:color w:val="000000"/>
                <w:szCs w:val="22"/>
              </w:rPr>
            </w:pPr>
          </w:p>
        </w:tc>
      </w:tr>
    </w:tbl>
    <w:p w14:paraId="1732A2CE" w14:textId="032B677F" w:rsidR="00887624" w:rsidRPr="004051D0" w:rsidDel="00D06BF0" w:rsidRDefault="00887624" w:rsidP="00887624">
      <w:pPr>
        <w:rPr>
          <w:ins w:id="5688" w:author="Strzelczyk, Anthony (A.)" w:date="2020-12-17T12:12:00Z"/>
          <w:del w:id="5689" w:author="Strzelczyk, Anthony (A.)" w:date="2021-02-22T11:2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87624" w:rsidRPr="004051D0" w:rsidDel="00D06BF0" w14:paraId="1D505E46" w14:textId="7D297235" w:rsidTr="00887624">
        <w:trPr>
          <w:gridAfter w:val="1"/>
          <w:wAfter w:w="15" w:type="dxa"/>
          <w:hidden/>
          <w:ins w:id="5690" w:author="Strzelczyk, Anthony (A.)" w:date="2020-12-17T12:12:00Z"/>
          <w:del w:id="5691" w:author="Strzelczyk, Anthony (A.)" w:date="2021-02-22T11:2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EC10A" w14:textId="4BDD2035" w:rsidR="00887624" w:rsidRPr="004051D0" w:rsidDel="00D06BF0" w:rsidRDefault="00887624" w:rsidP="00887624">
            <w:pPr>
              <w:rPr>
                <w:ins w:id="5692" w:author="Strzelczyk, Anthony (A.)" w:date="2020-12-17T12:12:00Z"/>
                <w:del w:id="5693" w:author="Strzelczyk, Anthony (A.)" w:date="2021-02-22T11:20:00Z"/>
                <w:rFonts w:eastAsiaTheme="minorHAnsi" w:cs="Arial"/>
                <w:bCs/>
                <w:vanish/>
                <w:color w:val="808080" w:themeColor="background1" w:themeShade="80"/>
                <w:sz w:val="16"/>
                <w:szCs w:val="14"/>
              </w:rPr>
            </w:pPr>
            <w:ins w:id="5694" w:author="Strzelczyk, Anthony (A.)" w:date="2020-12-17T12:12:00Z">
              <w:del w:id="5695" w:author="Strzelczyk, Anthony (A.)" w:date="2021-02-22T11:20:00Z">
                <w:r w:rsidRPr="004051D0" w:rsidDel="00D06BF0">
                  <w:rPr>
                    <w:rFonts w:cs="Arial"/>
                    <w:bCs/>
                    <w:vanish/>
                    <w:color w:val="808080" w:themeColor="background1" w:themeShade="80"/>
                    <w:sz w:val="16"/>
                    <w:szCs w:val="14"/>
                  </w:rPr>
                  <w:delText>Requirement ID: ###</w:delText>
                </w:r>
                <w:r w:rsidDel="00D06BF0">
                  <w:rPr>
                    <w:rFonts w:cs="Arial"/>
                    <w:bCs/>
                    <w:vanish/>
                    <w:color w:val="808080" w:themeColor="background1" w:themeShade="80"/>
                    <w:sz w:val="16"/>
                    <w:szCs w:val="14"/>
                  </w:rPr>
                  <w:delText>R_F_Raer Fog Light Enable Conditions_00046</w:delText>
                </w:r>
                <w:r w:rsidRPr="004051D0" w:rsidDel="00D06BF0">
                  <w:rPr>
                    <w:rFonts w:cs="Arial"/>
                    <w:bCs/>
                    <w:vanish/>
                    <w:color w:val="808080" w:themeColor="background1" w:themeShade="80"/>
                    <w:sz w:val="16"/>
                    <w:szCs w:val="14"/>
                  </w:rPr>
                  <w:delText>###</w:delText>
                </w:r>
              </w:del>
            </w:ins>
          </w:p>
        </w:tc>
      </w:tr>
      <w:tr w:rsidR="00887624" w:rsidRPr="004051D0" w:rsidDel="00D06BF0" w14:paraId="6DBFE278" w14:textId="0C31BB3E" w:rsidTr="00887624">
        <w:trPr>
          <w:hidden/>
          <w:ins w:id="5696" w:author="Strzelczyk, Anthony (A.)" w:date="2020-12-17T12:12:00Z"/>
          <w:del w:id="5697"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D5B67" w14:textId="7A73A667" w:rsidR="00887624" w:rsidRPr="004051D0" w:rsidDel="00D06BF0" w:rsidRDefault="00887624" w:rsidP="00887624">
            <w:pPr>
              <w:rPr>
                <w:ins w:id="5698" w:author="Strzelczyk, Anthony (A.)" w:date="2020-12-17T12:12:00Z"/>
                <w:del w:id="5699" w:author="Strzelczyk, Anthony (A.)" w:date="2021-02-22T11:20:00Z"/>
                <w:rFonts w:eastAsiaTheme="minorHAnsi" w:cs="Arial"/>
                <w:b/>
                <w:bCs/>
                <w:vanish/>
                <w:sz w:val="16"/>
                <w:szCs w:val="14"/>
              </w:rPr>
            </w:pPr>
            <w:ins w:id="5700" w:author="Strzelczyk, Anthony (A.)" w:date="2020-12-17T12:12:00Z">
              <w:del w:id="5701" w:author="Strzelczyk, Anthony (A.)" w:date="2021-02-22T11:20:00Z">
                <w:r w:rsidRPr="004051D0" w:rsidDel="00D06BF0">
                  <w:rPr>
                    <w:rFonts w:cs="Arial"/>
                    <w:b/>
                    <w:bCs/>
                    <w:vanish/>
                    <w:sz w:val="16"/>
                    <w:szCs w:val="14"/>
                  </w:rPr>
                  <w:delText>Rationale</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84C31" w14:textId="41C3B634" w:rsidR="00887624" w:rsidRPr="004051D0" w:rsidDel="00D06BF0" w:rsidRDefault="00887624" w:rsidP="00887624">
            <w:pPr>
              <w:rPr>
                <w:ins w:id="5702" w:author="Strzelczyk, Anthony (A.)" w:date="2020-12-17T12:12:00Z"/>
                <w:del w:id="5703" w:author="Strzelczyk, Anthony (A.)" w:date="2021-02-22T11:20:00Z"/>
                <w:rFonts w:cs="Arial"/>
                <w:vanish/>
                <w:color w:val="000000" w:themeColor="text1"/>
                <w:sz w:val="16"/>
                <w:szCs w:val="14"/>
              </w:rPr>
            </w:pPr>
          </w:p>
        </w:tc>
      </w:tr>
      <w:tr w:rsidR="00887624" w:rsidRPr="004051D0" w:rsidDel="00D06BF0" w14:paraId="169F7840" w14:textId="405C4557" w:rsidTr="00887624">
        <w:trPr>
          <w:hidden/>
          <w:ins w:id="5704" w:author="Strzelczyk, Anthony (A.)" w:date="2020-12-17T12:12:00Z"/>
          <w:del w:id="5705"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FFA4B" w14:textId="02AE23A3" w:rsidR="00887624" w:rsidRPr="004051D0" w:rsidDel="00D06BF0" w:rsidRDefault="00887624" w:rsidP="00887624">
            <w:pPr>
              <w:rPr>
                <w:ins w:id="5706" w:author="Strzelczyk, Anthony (A.)" w:date="2020-12-17T12:12:00Z"/>
                <w:del w:id="5707" w:author="Strzelczyk, Anthony (A.)" w:date="2021-02-22T11:20:00Z"/>
                <w:rFonts w:eastAsiaTheme="minorHAnsi" w:cs="Arial"/>
                <w:b/>
                <w:bCs/>
                <w:vanish/>
                <w:sz w:val="16"/>
                <w:szCs w:val="14"/>
              </w:rPr>
            </w:pPr>
            <w:ins w:id="5708" w:author="Strzelczyk, Anthony (A.)" w:date="2020-12-17T12:12:00Z">
              <w:del w:id="5709" w:author="Strzelczyk, Anthony (A.)" w:date="2021-02-22T11:20:00Z">
                <w:r w:rsidRPr="004051D0" w:rsidDel="00D06BF0">
                  <w:rPr>
                    <w:rFonts w:cs="Arial"/>
                    <w:b/>
                    <w:bCs/>
                    <w:vanish/>
                    <w:sz w:val="16"/>
                    <w:szCs w:val="14"/>
                  </w:rPr>
                  <w:delText>Acceptance Criteria</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2143E" w14:textId="6D99CD0C" w:rsidR="00887624" w:rsidRPr="004051D0" w:rsidDel="00D06BF0" w:rsidRDefault="00887624" w:rsidP="00887624">
            <w:pPr>
              <w:rPr>
                <w:ins w:id="5710" w:author="Strzelczyk, Anthony (A.)" w:date="2020-12-17T12:12:00Z"/>
                <w:del w:id="5711" w:author="Strzelczyk, Anthony (A.)" w:date="2021-02-22T11:20:00Z"/>
                <w:rFonts w:cs="Arial"/>
                <w:vanish/>
                <w:color w:val="000000" w:themeColor="text1"/>
                <w:sz w:val="16"/>
                <w:szCs w:val="14"/>
              </w:rPr>
            </w:pPr>
          </w:p>
        </w:tc>
      </w:tr>
      <w:tr w:rsidR="00887624" w:rsidRPr="004051D0" w:rsidDel="00D06BF0" w14:paraId="5AF2C271" w14:textId="299401AF" w:rsidTr="00887624">
        <w:trPr>
          <w:hidden/>
          <w:ins w:id="5712" w:author="Strzelczyk, Anthony (A.)" w:date="2020-12-17T12:12:00Z"/>
          <w:del w:id="5713"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4EE1D" w14:textId="6CB4956E" w:rsidR="00887624" w:rsidRPr="004051D0" w:rsidDel="00D06BF0" w:rsidRDefault="00887624" w:rsidP="00887624">
            <w:pPr>
              <w:rPr>
                <w:ins w:id="5714" w:author="Strzelczyk, Anthony (A.)" w:date="2020-12-17T12:12:00Z"/>
                <w:del w:id="5715" w:author="Strzelczyk, Anthony (A.)" w:date="2021-02-22T11:20:00Z"/>
                <w:rFonts w:cs="Arial"/>
                <w:vanish/>
                <w:sz w:val="16"/>
                <w:szCs w:val="14"/>
              </w:rPr>
            </w:pPr>
            <w:ins w:id="5716" w:author="Strzelczyk, Anthony (A.)" w:date="2020-12-17T12:12:00Z">
              <w:del w:id="5717" w:author="Strzelczyk, Anthony (A.)" w:date="2021-02-22T11:20:00Z">
                <w:r w:rsidRPr="004051D0" w:rsidDel="00D06BF0">
                  <w:rPr>
                    <w:rFonts w:cs="Arial"/>
                    <w:b/>
                    <w:bCs/>
                    <w:vanish/>
                    <w:sz w:val="16"/>
                    <w:szCs w:val="14"/>
                  </w:rPr>
                  <w:delText>Notes</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FB796" w14:textId="66D58D20" w:rsidR="00887624" w:rsidRPr="004051D0" w:rsidDel="00D06BF0" w:rsidRDefault="00887624" w:rsidP="00887624">
            <w:pPr>
              <w:rPr>
                <w:ins w:id="5718" w:author="Strzelczyk, Anthony (A.)" w:date="2020-12-17T12:12:00Z"/>
                <w:del w:id="5719" w:author="Strzelczyk, Anthony (A.)" w:date="2021-02-22T11:20:00Z"/>
                <w:rFonts w:cs="Arial"/>
                <w:vanish/>
                <w:color w:val="000000" w:themeColor="text1"/>
                <w:sz w:val="16"/>
                <w:szCs w:val="14"/>
              </w:rPr>
            </w:pPr>
          </w:p>
        </w:tc>
      </w:tr>
      <w:tr w:rsidR="00B208FE" w:rsidRPr="004051D0" w:rsidDel="00D06BF0" w14:paraId="3C795EDD" w14:textId="52AAFA3E" w:rsidTr="00887624">
        <w:trPr>
          <w:hidden/>
          <w:ins w:id="5720" w:author="Strzelczyk, Anthony (A.)" w:date="2020-12-17T12:12:00Z"/>
          <w:del w:id="5721"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A57CC" w14:textId="693B7BEB" w:rsidR="00B208FE" w:rsidRPr="004051D0" w:rsidDel="00D06BF0" w:rsidRDefault="00B208FE" w:rsidP="00B208FE">
            <w:pPr>
              <w:rPr>
                <w:ins w:id="5722" w:author="Strzelczyk, Anthony (A.)" w:date="2020-12-17T12:12:00Z"/>
                <w:del w:id="5723" w:author="Strzelczyk, Anthony (A.)" w:date="2021-02-22T11:20:00Z"/>
                <w:rFonts w:cs="Arial"/>
                <w:b/>
                <w:bCs/>
                <w:vanish/>
                <w:sz w:val="16"/>
                <w:szCs w:val="14"/>
              </w:rPr>
            </w:pPr>
            <w:ins w:id="5724" w:author="Strzelczyk, Anthony (A.)" w:date="2020-12-17T12:12:00Z">
              <w:del w:id="5725" w:author="Strzelczyk, Anthony (A.)" w:date="2021-02-22T11:20:00Z">
                <w:r w:rsidRPr="004051D0" w:rsidDel="00D06BF0">
                  <w:rPr>
                    <w:rFonts w:cs="Arial"/>
                    <w:b/>
                    <w:bCs/>
                    <w:vanish/>
                    <w:sz w:val="16"/>
                    <w:szCs w:val="14"/>
                  </w:rPr>
                  <w:delText>Source</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6F26B" w14:textId="6E3A3647" w:rsidR="00B208FE" w:rsidRPr="004051D0" w:rsidDel="00D06BF0" w:rsidRDefault="00B208FE" w:rsidP="00B208FE">
            <w:pPr>
              <w:rPr>
                <w:ins w:id="5726" w:author="Strzelczyk, Anthony (A.)" w:date="2020-12-17T12:12:00Z"/>
                <w:del w:id="5727" w:author="Strzelczyk, Anthony (A.)" w:date="2021-02-22T11:20:00Z"/>
                <w:rFonts w:cs="Arial"/>
                <w:vanish/>
                <w:color w:val="000000" w:themeColor="text1"/>
                <w:sz w:val="16"/>
                <w:szCs w:val="14"/>
              </w:rPr>
            </w:pPr>
            <w:ins w:id="5728" w:author="Strzelczyk, Anthony (A.)" w:date="2021-01-29T10:39:00Z">
              <w:del w:id="5729" w:author="Strzelczyk, Anthony (A.)" w:date="2021-02-22T11:20:00Z">
                <w:r w:rsidDel="00D06BF0">
                  <w:rPr>
                    <w:rFonts w:cs="Arial"/>
                    <w:vanish/>
                    <w:color w:val="000000" w:themeColor="text1"/>
                    <w:sz w:val="16"/>
                    <w:szCs w:val="14"/>
                  </w:rPr>
                  <w:delText>ECE-R121</w:delText>
                </w:r>
              </w:del>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ECD62" w14:textId="3FF03A76" w:rsidR="00B208FE" w:rsidRPr="004051D0" w:rsidDel="00D06BF0" w:rsidRDefault="00B208FE" w:rsidP="00B208FE">
            <w:pPr>
              <w:ind w:left="139"/>
              <w:rPr>
                <w:ins w:id="5730" w:author="Strzelczyk, Anthony (A.)" w:date="2020-12-17T12:12:00Z"/>
                <w:del w:id="5731" w:author="Strzelczyk, Anthony (A.)" w:date="2021-02-22T11:20:00Z"/>
                <w:rFonts w:cs="Arial"/>
                <w:b/>
                <w:bCs/>
                <w:vanish/>
                <w:sz w:val="16"/>
                <w:szCs w:val="14"/>
              </w:rPr>
            </w:pPr>
            <w:ins w:id="5732" w:author="Strzelczyk, Anthony (A.)" w:date="2020-12-17T12:12:00Z">
              <w:del w:id="5733" w:author="Strzelczyk, Anthony (A.)" w:date="2021-02-22T11:20:00Z">
                <w:r w:rsidRPr="004051D0" w:rsidDel="00D06BF0">
                  <w:rPr>
                    <w:rFonts w:cs="Arial"/>
                    <w:b/>
                    <w:bCs/>
                    <w:vanish/>
                    <w:sz w:val="16"/>
                    <w:szCs w:val="14"/>
                  </w:rPr>
                  <w:delText>Owner</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0A12A0" w14:textId="7DFFA006" w:rsidR="00B208FE" w:rsidRPr="004051D0" w:rsidDel="00D06BF0" w:rsidRDefault="00B208FE" w:rsidP="00B208FE">
            <w:pPr>
              <w:rPr>
                <w:ins w:id="5734" w:author="Strzelczyk, Anthony (A.)" w:date="2020-12-17T12:12:00Z"/>
                <w:del w:id="5735" w:author="Strzelczyk, Anthony (A.)" w:date="2021-02-22T11:20:00Z"/>
                <w:rFonts w:cs="Arial"/>
                <w:vanish/>
                <w:color w:val="000000" w:themeColor="text1"/>
                <w:sz w:val="16"/>
                <w:szCs w:val="14"/>
              </w:rPr>
            </w:pPr>
          </w:p>
        </w:tc>
      </w:tr>
      <w:tr w:rsidR="00B208FE" w:rsidRPr="004051D0" w:rsidDel="00D06BF0" w14:paraId="7466798C" w14:textId="1D9E0380" w:rsidTr="00887624">
        <w:trPr>
          <w:hidden/>
          <w:ins w:id="5736" w:author="Strzelczyk, Anthony (A.)" w:date="2020-12-17T12:12:00Z"/>
          <w:del w:id="5737"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91CDA" w14:textId="6664C766" w:rsidR="00B208FE" w:rsidRPr="004051D0" w:rsidDel="00D06BF0" w:rsidRDefault="00B208FE" w:rsidP="00B208FE">
            <w:pPr>
              <w:rPr>
                <w:ins w:id="5738" w:author="Strzelczyk, Anthony (A.)" w:date="2020-12-17T12:12:00Z"/>
                <w:del w:id="5739" w:author="Strzelczyk, Anthony (A.)" w:date="2021-02-22T11:20:00Z"/>
                <w:rFonts w:cs="Arial"/>
                <w:b/>
                <w:bCs/>
                <w:vanish/>
                <w:sz w:val="16"/>
                <w:szCs w:val="14"/>
              </w:rPr>
            </w:pPr>
            <w:ins w:id="5740" w:author="Strzelczyk, Anthony (A.)" w:date="2020-12-17T12:12:00Z">
              <w:del w:id="5741" w:author="Strzelczyk, Anthony (A.)" w:date="2021-02-22T11:20:00Z">
                <w:r w:rsidRPr="004051D0" w:rsidDel="00D06BF0">
                  <w:rPr>
                    <w:rFonts w:cs="Arial"/>
                    <w:b/>
                    <w:bCs/>
                    <w:vanish/>
                    <w:sz w:val="16"/>
                    <w:szCs w:val="14"/>
                  </w:rPr>
                  <w:delText>Source Req.</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4A580" w14:textId="6C49F921" w:rsidR="00B208FE" w:rsidRPr="004051D0" w:rsidDel="00D06BF0" w:rsidRDefault="00B208FE" w:rsidP="00B208FE">
            <w:pPr>
              <w:rPr>
                <w:ins w:id="5742" w:author="Strzelczyk, Anthony (A.)" w:date="2020-12-17T12:12:00Z"/>
                <w:del w:id="5743" w:author="Strzelczyk, Anthony (A.)" w:date="2021-02-22T11:20:00Z"/>
                <w:rFonts w:cs="Arial"/>
                <w:vanish/>
                <w:color w:val="000000" w:themeColor="text1"/>
                <w:sz w:val="16"/>
                <w:szCs w:val="16"/>
              </w:rPr>
            </w:pPr>
            <w:ins w:id="5744" w:author="Strzelczyk, Anthony (A.)" w:date="2021-01-29T10:39:00Z">
              <w:del w:id="5745" w:author="Strzelczyk, Anthony (A.)" w:date="2021-02-22T11:20:00Z">
                <w:r w:rsidRPr="00B3499B" w:rsidDel="00D06BF0">
                  <w:rPr>
                    <w:rFonts w:cs="Arial"/>
                    <w:color w:val="000000" w:themeColor="text1"/>
                    <w:sz w:val="16"/>
                    <w:szCs w:val="16"/>
                  </w:rPr>
                  <w:delText>Compliance with ECE R121</w:delText>
                </w:r>
              </w:del>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1DCBDD" w14:textId="01E4F1C8" w:rsidR="00B208FE" w:rsidRPr="004051D0" w:rsidDel="00D06BF0" w:rsidRDefault="00B208FE" w:rsidP="00B208FE">
            <w:pPr>
              <w:ind w:left="139"/>
              <w:rPr>
                <w:ins w:id="5746" w:author="Strzelczyk, Anthony (A.)" w:date="2020-12-17T12:12:00Z"/>
                <w:del w:id="5747" w:author="Strzelczyk, Anthony (A.)" w:date="2021-02-22T11:20:00Z"/>
                <w:rFonts w:cs="Arial"/>
                <w:b/>
                <w:bCs/>
                <w:vanish/>
                <w:sz w:val="16"/>
                <w:szCs w:val="16"/>
              </w:rPr>
            </w:pPr>
            <w:ins w:id="5748" w:author="Strzelczyk, Anthony (A.)" w:date="2020-12-17T12:12:00Z">
              <w:del w:id="5749" w:author="Strzelczyk, Anthony (A.)" w:date="2021-02-22T11:20:00Z">
                <w:r w:rsidRPr="004051D0" w:rsidDel="00D06BF0">
                  <w:rPr>
                    <w:rFonts w:cs="Arial"/>
                    <w:b/>
                    <w:bCs/>
                    <w:vanish/>
                    <w:sz w:val="16"/>
                    <w:szCs w:val="16"/>
                  </w:rPr>
                  <w:delText>V&amp;V Method</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227EC8" w14:textId="471C2401" w:rsidR="00B208FE" w:rsidRPr="004051D0" w:rsidDel="00D06BF0" w:rsidRDefault="00B208FE" w:rsidP="00B208FE">
            <w:pPr>
              <w:rPr>
                <w:ins w:id="5750" w:author="Strzelczyk, Anthony (A.)" w:date="2020-12-17T12:12:00Z"/>
                <w:del w:id="5751" w:author="Strzelczyk, Anthony (A.)" w:date="2021-02-22T11:20:00Z"/>
                <w:rFonts w:cs="Arial"/>
                <w:vanish/>
                <w:color w:val="000000" w:themeColor="text1"/>
                <w:sz w:val="16"/>
                <w:szCs w:val="14"/>
              </w:rPr>
            </w:pPr>
          </w:p>
        </w:tc>
      </w:tr>
      <w:tr w:rsidR="00B208FE" w:rsidRPr="004051D0" w:rsidDel="00D06BF0" w14:paraId="56062A7D" w14:textId="6DB8AC4B" w:rsidTr="00887624">
        <w:trPr>
          <w:trHeight w:val="133"/>
          <w:hidden/>
          <w:ins w:id="5752" w:author="Strzelczyk, Anthony (A.)" w:date="2020-12-17T12:12:00Z"/>
          <w:del w:id="5753"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1E739" w14:textId="56C50861" w:rsidR="00B208FE" w:rsidRPr="004051D0" w:rsidDel="00D06BF0" w:rsidRDefault="00B208FE" w:rsidP="00B208FE">
            <w:pPr>
              <w:rPr>
                <w:ins w:id="5754" w:author="Strzelczyk, Anthony (A.)" w:date="2020-12-17T12:12:00Z"/>
                <w:del w:id="5755" w:author="Strzelczyk, Anthony (A.)" w:date="2021-02-22T11:20:00Z"/>
                <w:rFonts w:eastAsiaTheme="minorHAnsi" w:cs="Arial"/>
                <w:b/>
                <w:bCs/>
                <w:vanish/>
                <w:sz w:val="16"/>
                <w:szCs w:val="14"/>
              </w:rPr>
            </w:pPr>
            <w:ins w:id="5756" w:author="Strzelczyk, Anthony (A.)" w:date="2020-12-17T12:12:00Z">
              <w:del w:id="5757" w:author="Strzelczyk, Anthony (A.)" w:date="2021-02-22T11:20:00Z">
                <w:r w:rsidRPr="004051D0" w:rsidDel="00D06BF0">
                  <w:rPr>
                    <w:rFonts w:cs="Arial"/>
                    <w:b/>
                    <w:bCs/>
                    <w:vanish/>
                    <w:sz w:val="16"/>
                    <w:szCs w:val="14"/>
                  </w:rPr>
                  <w:delText>Type</w:delText>
                </w:r>
              </w:del>
            </w:ins>
          </w:p>
        </w:tc>
        <w:customXmlDelRangeStart w:id="5758" w:author="Strzelczyk, Anthony (A.)" w:date="2021-02-22T11:20:00Z"/>
        <w:customXmlInsRangeStart w:id="5759" w:author="Strzelczyk, Anthony (A.)" w:date="2020-12-17T12:12:00Z"/>
        <w:sdt>
          <w:sdtPr>
            <w:rPr>
              <w:rFonts w:cs="Arial"/>
              <w:vanish/>
              <w:color w:val="000000" w:themeColor="text1"/>
              <w:sz w:val="16"/>
              <w:szCs w:val="14"/>
            </w:rPr>
            <w:alias w:val="Requirement Type"/>
            <w:tag w:val="Requirements Type"/>
            <w:id w:val="-1271161010"/>
            <w:placeholder>
              <w:docPart w:val="D806226E714D44D98B98B2B6166DE59D"/>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5759"/>
            <w:customXmlDelRangeEnd w:id="5758"/>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2036D2" w14:textId="15629DC0" w:rsidR="00B208FE" w:rsidRPr="004051D0" w:rsidDel="00D06BF0" w:rsidRDefault="00B208FE" w:rsidP="00B208FE">
                <w:pPr>
                  <w:rPr>
                    <w:ins w:id="5760" w:author="Strzelczyk, Anthony (A.)" w:date="2020-12-17T12:12:00Z"/>
                    <w:del w:id="5761" w:author="Strzelczyk, Anthony (A.)" w:date="2021-02-22T11:20:00Z"/>
                    <w:rFonts w:cs="Arial"/>
                    <w:vanish/>
                    <w:color w:val="000000" w:themeColor="text1"/>
                    <w:sz w:val="16"/>
                    <w:szCs w:val="14"/>
                  </w:rPr>
                </w:pPr>
                <w:ins w:id="5762" w:author="Strzelczyk, Anthony (A.)" w:date="2020-12-17T12:12:00Z">
                  <w:del w:id="5763" w:author="Strzelczyk, Anthony (A.)" w:date="2021-02-22T11:20:00Z">
                    <w:r w:rsidDel="00D06BF0">
                      <w:rPr>
                        <w:rFonts w:cs="Arial"/>
                        <w:vanish/>
                        <w:color w:val="000000" w:themeColor="text1"/>
                        <w:sz w:val="16"/>
                        <w:szCs w:val="14"/>
                      </w:rPr>
                      <w:delText>Interface</w:delText>
                    </w:r>
                  </w:del>
                </w:ins>
              </w:p>
            </w:tc>
            <w:customXmlDelRangeStart w:id="5764" w:author="Strzelczyk, Anthony (A.)" w:date="2021-02-22T11:20:00Z"/>
            <w:customXmlInsRangeStart w:id="5765" w:author="Strzelczyk, Anthony (A.)" w:date="2020-12-17T12:12:00Z"/>
          </w:sdtContent>
        </w:sdt>
        <w:customXmlInsRangeEnd w:id="5765"/>
        <w:customXmlDelRangeEnd w:id="5764"/>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3EA36" w14:textId="5C6A1D21" w:rsidR="00B208FE" w:rsidRPr="004051D0" w:rsidDel="00D06BF0" w:rsidRDefault="00B208FE" w:rsidP="00B208FE">
            <w:pPr>
              <w:rPr>
                <w:ins w:id="5766" w:author="Strzelczyk, Anthony (A.)" w:date="2020-12-17T12:12:00Z"/>
                <w:del w:id="5767" w:author="Strzelczyk, Anthony (A.)" w:date="2021-02-22T11:20:00Z"/>
                <w:rFonts w:cs="Arial"/>
                <w:b/>
                <w:bCs/>
                <w:vanish/>
                <w:sz w:val="16"/>
                <w:szCs w:val="14"/>
              </w:rPr>
            </w:pPr>
            <w:ins w:id="5768" w:author="Strzelczyk, Anthony (A.)" w:date="2020-12-17T12:12:00Z">
              <w:del w:id="5769" w:author="Strzelczyk, Anthony (A.)" w:date="2021-02-22T11:20:00Z">
                <w:r w:rsidRPr="004051D0" w:rsidDel="00D06BF0">
                  <w:rPr>
                    <w:rFonts w:cs="Arial"/>
                    <w:b/>
                    <w:bCs/>
                    <w:vanish/>
                    <w:sz w:val="16"/>
                    <w:szCs w:val="14"/>
                  </w:rPr>
                  <w:delText>Priority</w:delText>
                </w:r>
              </w:del>
            </w:ins>
          </w:p>
        </w:tc>
        <w:customXmlDelRangeStart w:id="5770" w:author="Strzelczyk, Anthony (A.)" w:date="2021-02-22T11:20:00Z"/>
        <w:customXmlInsRangeStart w:id="5771" w:author="Strzelczyk, Anthony (A.)" w:date="2020-12-17T12:12:00Z"/>
        <w:sdt>
          <w:sdtPr>
            <w:rPr>
              <w:rFonts w:cs="Arial"/>
              <w:vanish/>
              <w:color w:val="000000" w:themeColor="text1"/>
              <w:sz w:val="16"/>
              <w:szCs w:val="14"/>
            </w:rPr>
            <w:alias w:val="Requirement Priority"/>
            <w:tag w:val="Requirement Priority"/>
            <w:id w:val="-434131761"/>
            <w:placeholder>
              <w:docPart w:val="7163BC8EE37C4E8CA1BD04D1C37871EC"/>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5771"/>
            <w:customXmlDelRangeEnd w:id="5770"/>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CDDE0" w14:textId="46721700" w:rsidR="00B208FE" w:rsidRPr="004051D0" w:rsidDel="00D06BF0" w:rsidRDefault="00B208FE" w:rsidP="00B208FE">
                <w:pPr>
                  <w:rPr>
                    <w:ins w:id="5772" w:author="Strzelczyk, Anthony (A.)" w:date="2020-12-17T12:12:00Z"/>
                    <w:del w:id="5773" w:author="Strzelczyk, Anthony (A.)" w:date="2021-02-22T11:20:00Z"/>
                    <w:rFonts w:cs="Arial"/>
                    <w:vanish/>
                    <w:color w:val="000000" w:themeColor="text1"/>
                    <w:sz w:val="16"/>
                    <w:szCs w:val="14"/>
                  </w:rPr>
                </w:pPr>
                <w:ins w:id="5774" w:author="Strzelczyk, Anthony (A.)" w:date="2020-12-17T12:12:00Z">
                  <w:del w:id="5775" w:author="Strzelczyk, Anthony (A.)" w:date="2021-02-22T11:20:00Z">
                    <w:r w:rsidDel="00D06BF0">
                      <w:rPr>
                        <w:rFonts w:cs="Arial"/>
                        <w:vanish/>
                        <w:color w:val="000000" w:themeColor="text1"/>
                        <w:sz w:val="16"/>
                        <w:szCs w:val="14"/>
                      </w:rPr>
                      <w:delText>Medium (Highly Recommended)</w:delText>
                    </w:r>
                  </w:del>
                </w:ins>
              </w:p>
            </w:tc>
            <w:customXmlDelRangeStart w:id="5776" w:author="Strzelczyk, Anthony (A.)" w:date="2021-02-22T11:20:00Z"/>
            <w:customXmlInsRangeStart w:id="5777" w:author="Strzelczyk, Anthony (A.)" w:date="2020-12-17T12:12:00Z"/>
          </w:sdtContent>
        </w:sdt>
        <w:customXmlInsRangeEnd w:id="5777"/>
        <w:customXmlDelRangeEnd w:id="5776"/>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F8C66D" w14:textId="0A71CFB9" w:rsidR="00B208FE" w:rsidRPr="004051D0" w:rsidDel="00D06BF0" w:rsidRDefault="00B208FE" w:rsidP="00B208FE">
            <w:pPr>
              <w:ind w:left="128"/>
              <w:rPr>
                <w:ins w:id="5778" w:author="Strzelczyk, Anthony (A.)" w:date="2020-12-17T12:12:00Z"/>
                <w:del w:id="5779" w:author="Strzelczyk, Anthony (A.)" w:date="2021-02-22T11:20:00Z"/>
                <w:rFonts w:cs="Arial"/>
                <w:b/>
                <w:bCs/>
                <w:vanish/>
                <w:sz w:val="16"/>
                <w:szCs w:val="14"/>
              </w:rPr>
            </w:pPr>
            <w:ins w:id="5780" w:author="Strzelczyk, Anthony (A.)" w:date="2020-12-17T12:12:00Z">
              <w:del w:id="5781" w:author="Strzelczyk, Anthony (A.)" w:date="2021-02-22T11:20:00Z">
                <w:r w:rsidRPr="004051D0" w:rsidDel="00D06BF0">
                  <w:rPr>
                    <w:rFonts w:cs="Arial"/>
                    <w:b/>
                    <w:bCs/>
                    <w:vanish/>
                    <w:sz w:val="16"/>
                    <w:szCs w:val="14"/>
                  </w:rPr>
                  <w:delText>Status</w:delText>
                </w:r>
              </w:del>
            </w:ins>
          </w:p>
        </w:tc>
        <w:customXmlDelRangeStart w:id="5782" w:author="Strzelczyk, Anthony (A.)" w:date="2021-02-22T11:20:00Z"/>
        <w:customXmlInsRangeStart w:id="5783" w:author="Strzelczyk, Anthony (A.)" w:date="2020-12-17T12:12:00Z"/>
        <w:sdt>
          <w:sdtPr>
            <w:rPr>
              <w:rFonts w:cs="Arial"/>
              <w:vanish/>
              <w:color w:val="000000" w:themeColor="text1"/>
              <w:sz w:val="16"/>
              <w:szCs w:val="14"/>
            </w:rPr>
            <w:alias w:val="Requirement Status"/>
            <w:tag w:val="Requirement Status"/>
            <w:id w:val="-670100818"/>
            <w:placeholder>
              <w:docPart w:val="903EB92EFB6045EDB0B772653874EDAF"/>
            </w:placeholder>
            <w:dropDownList>
              <w:listItem w:value="Choose an item."/>
              <w:listItem w:displayText="Draft" w:value="Draft"/>
              <w:listItem w:displayText="Reviewed" w:value="Reviewed"/>
              <w:listItem w:displayText="Approved" w:value="Approved"/>
            </w:dropDownList>
          </w:sdtPr>
          <w:sdtEndPr/>
          <w:sdtContent>
            <w:customXmlInsRangeEnd w:id="5783"/>
            <w:customXmlDelRangeEnd w:id="5782"/>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0F43A" w14:textId="63451EBA" w:rsidR="00B208FE" w:rsidRPr="000302BF" w:rsidDel="00D06BF0" w:rsidRDefault="00B208FE" w:rsidP="00B208FE">
                <w:pPr>
                  <w:rPr>
                    <w:ins w:id="5784" w:author="Strzelczyk, Anthony (A.)" w:date="2020-12-17T12:12:00Z"/>
                    <w:del w:id="5785" w:author="Strzelczyk, Anthony (A.)" w:date="2021-02-22T11:20:00Z"/>
                    <w:rFonts w:cs="Arial"/>
                    <w:vanish/>
                    <w:color w:val="000000" w:themeColor="text1"/>
                    <w:sz w:val="16"/>
                    <w:szCs w:val="14"/>
                  </w:rPr>
                </w:pPr>
              </w:p>
            </w:tc>
            <w:customXmlDelRangeStart w:id="5786" w:author="Strzelczyk, Anthony (A.)" w:date="2021-02-22T11:20:00Z"/>
            <w:customXmlInsRangeStart w:id="5787" w:author="Strzelczyk, Anthony (A.)" w:date="2020-12-17T12:12:00Z"/>
          </w:sdtContent>
        </w:sdt>
        <w:customXmlInsRangeEnd w:id="5787"/>
        <w:customXmlDelRangeEnd w:id="5786"/>
      </w:tr>
      <w:tr w:rsidR="00B208FE" w:rsidRPr="004051D0" w:rsidDel="00D06BF0" w14:paraId="7ACEB725" w14:textId="10F1001E" w:rsidTr="00887624">
        <w:trPr>
          <w:gridAfter w:val="1"/>
          <w:wAfter w:w="15" w:type="dxa"/>
          <w:ins w:id="5788" w:author="Strzelczyk, Anthony (A.)" w:date="2020-12-17T12:12:00Z"/>
          <w:del w:id="5789" w:author="Strzelczyk, Anthony (A.)" w:date="2021-02-22T11:2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98D9F2" w14:textId="581B5C9B" w:rsidR="00B208FE" w:rsidRPr="004051D0" w:rsidDel="00D06BF0" w:rsidRDefault="00B208FE" w:rsidP="00B208FE">
            <w:pPr>
              <w:rPr>
                <w:ins w:id="5790" w:author="Strzelczyk, Anthony (A.)" w:date="2020-12-17T12:12:00Z"/>
                <w:del w:id="5791" w:author="Strzelczyk, Anthony (A.)" w:date="2021-02-22T11:20:00Z"/>
                <w:rFonts w:cs="Arial"/>
                <w:bCs/>
                <w:vanish/>
                <w:color w:val="808080" w:themeColor="background1" w:themeShade="80"/>
                <w:sz w:val="16"/>
                <w:szCs w:val="14"/>
              </w:rPr>
            </w:pPr>
            <w:ins w:id="5792" w:author="Strzelczyk, Anthony (A.)" w:date="2020-12-17T12:12:00Z">
              <w:del w:id="5793" w:author="Strzelczyk, Anthony (A.)" w:date="2021-02-22T11:20:00Z">
                <w:r w:rsidDel="00D06BF0">
                  <w:fldChar w:fldCharType="begin"/>
                </w:r>
                <w:r w:rsidDel="00D06BF0">
                  <w:rPr>
                    <w:vanish/>
                  </w:rPr>
                  <w:delInstrText xml:space="preserve"> HYPERLINK "http://wiki.ford.com/display/RequirementsEngineering/Requirements+Attributes" </w:delInstrText>
                </w:r>
                <w:r w:rsidDel="00D06BF0">
                  <w:fldChar w:fldCharType="separate"/>
                </w:r>
                <w:r w:rsidRPr="004051D0" w:rsidDel="00D06BF0">
                  <w:rPr>
                    <w:rStyle w:val="Hyperlink"/>
                    <w:rFonts w:cs="Arial"/>
                    <w:bCs/>
                    <w:vanish/>
                    <w:sz w:val="16"/>
                    <w:szCs w:val="14"/>
                  </w:rPr>
                  <w:delText>Req. Template</w:delText>
                </w:r>
                <w:r w:rsidDel="00D06BF0">
                  <w:rPr>
                    <w:rStyle w:val="Hyperlink"/>
                    <w:rFonts w:cs="Arial"/>
                    <w:bCs/>
                    <w:vanish/>
                    <w:sz w:val="16"/>
                    <w:szCs w:val="14"/>
                  </w:rPr>
                  <w:fldChar w:fldCharType="end"/>
                </w:r>
                <w:r w:rsidRPr="004051D0" w:rsidDel="00D06BF0">
                  <w:rPr>
                    <w:rFonts w:cs="Arial"/>
                    <w:bCs/>
                    <w:vanish/>
                    <w:color w:val="808080" w:themeColor="background1" w:themeShade="80"/>
                    <w:sz w:val="16"/>
                    <w:szCs w:val="14"/>
                  </w:rPr>
                  <w:delText xml:space="preserve"> Version</w:delText>
                </w:r>
              </w:del>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EDFF45" w14:textId="21CFC6CB" w:rsidR="00B208FE" w:rsidRPr="004051D0" w:rsidDel="00D06BF0" w:rsidRDefault="00B208FE" w:rsidP="00B208FE">
            <w:pPr>
              <w:rPr>
                <w:ins w:id="5794" w:author="Strzelczyk, Anthony (A.)" w:date="2020-12-17T12:12:00Z"/>
                <w:del w:id="5795" w:author="Strzelczyk, Anthony (A.)" w:date="2021-02-22T11:20:00Z"/>
                <w:rFonts w:cs="Arial"/>
                <w:bCs/>
                <w:vanish/>
                <w:color w:val="808080" w:themeColor="background1" w:themeShade="80"/>
                <w:sz w:val="16"/>
                <w:szCs w:val="14"/>
              </w:rPr>
            </w:pPr>
            <w:ins w:id="5796" w:author="Strzelczyk, Anthony (A.)" w:date="2020-12-17T12:12:00Z">
              <w:del w:id="5797" w:author="Strzelczyk, Anthony (A.)" w:date="2021-02-22T11:20:00Z">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TemplateVersion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6</w:delText>
                </w:r>
                <w:r w:rsidRPr="004051D0" w:rsidDel="00D06BF0">
                  <w:rPr>
                    <w:rFonts w:cs="Arial"/>
                    <w:bCs/>
                    <w:vanish/>
                    <w:color w:val="808080" w:themeColor="background1" w:themeShade="80"/>
                    <w:sz w:val="16"/>
                    <w:szCs w:val="14"/>
                  </w:rPr>
                  <w:fldChar w:fldCharType="end"/>
                </w:r>
                <w:r w:rsidRPr="004051D0" w:rsidDel="00D06BF0">
                  <w:rPr>
                    <w:rFonts w:cs="Arial"/>
                    <w:bCs/>
                    <w:vanish/>
                    <w:color w:val="808080" w:themeColor="background1" w:themeShade="80"/>
                    <w:sz w:val="16"/>
                    <w:szCs w:val="14"/>
                  </w:rPr>
                  <w:delText>.</w:delText>
                </w:r>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TemplateRevision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1a</w:delText>
                </w:r>
                <w:r w:rsidRPr="004051D0" w:rsidDel="00D06BF0">
                  <w:rPr>
                    <w:rFonts w:cs="Arial"/>
                    <w:bCs/>
                    <w:vanish/>
                    <w:color w:val="808080" w:themeColor="background1" w:themeShade="80"/>
                    <w:sz w:val="16"/>
                    <w:szCs w:val="14"/>
                  </w:rPr>
                  <w:fldChar w:fldCharType="end"/>
                </w:r>
              </w:del>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6B230" w14:textId="0CA42A22" w:rsidR="00B208FE" w:rsidRPr="004051D0" w:rsidDel="00D06BF0" w:rsidRDefault="00B208FE" w:rsidP="00B208FE">
            <w:pPr>
              <w:jc w:val="right"/>
              <w:rPr>
                <w:ins w:id="5798" w:author="Strzelczyk, Anthony (A.)" w:date="2020-12-17T12:12:00Z"/>
                <w:del w:id="5799" w:author="Strzelczyk, Anthony (A.)" w:date="2021-02-22T11:20:00Z"/>
                <w:rFonts w:cs="Arial"/>
                <w:bCs/>
                <w:color w:val="808080" w:themeColor="background1" w:themeShade="80"/>
                <w:sz w:val="16"/>
                <w:szCs w:val="14"/>
              </w:rPr>
            </w:pPr>
            <w:ins w:id="5800" w:author="Strzelczyk, Anthony (A.)" w:date="2020-12-17T12:12:00Z">
              <w:del w:id="5801" w:author="Strzelczyk, Anthony (A.)" w:date="2021-02-22T11:20:00Z">
                <w:r w:rsidRPr="004051D0" w:rsidDel="00D06BF0">
                  <w:rPr>
                    <w:rFonts w:cs="Arial"/>
                    <w:bCs/>
                    <w:color w:val="808080" w:themeColor="background1" w:themeShade="80"/>
                    <w:sz w:val="16"/>
                    <w:szCs w:val="14"/>
                  </w:rPr>
                  <w:delText>End of Requirement</w:delText>
                </w:r>
              </w:del>
            </w:ins>
          </w:p>
        </w:tc>
      </w:tr>
    </w:tbl>
    <w:p w14:paraId="6755133B" w14:textId="089E475C" w:rsidR="00887624" w:rsidRPr="00C66B68" w:rsidDel="00D06BF0" w:rsidRDefault="00887624" w:rsidP="00887624">
      <w:pPr>
        <w:rPr>
          <w:ins w:id="5802" w:author="Strzelczyk, Anthony (A.)" w:date="2020-12-17T12:12:00Z"/>
          <w:del w:id="5803" w:author="Strzelczyk, Anthony (A.)" w:date="2021-02-22T11:20:00Z"/>
          <w:rFonts w:cs="Arial"/>
        </w:rPr>
      </w:pPr>
    </w:p>
    <w:p w14:paraId="364000CF" w14:textId="3B243A56" w:rsidR="008F4FFF" w:rsidDel="00D06BF0" w:rsidRDefault="008F4FFF" w:rsidP="009A5838">
      <w:pPr>
        <w:rPr>
          <w:ins w:id="5804" w:author="Strzelczyk, Anthony (A.)" w:date="2020-12-17T11:31:00Z"/>
          <w:del w:id="5805" w:author="Strzelczyk, Anthony (A.)" w:date="2021-02-22T11:20:00Z"/>
          <w:rFonts w:cs="Arial"/>
        </w:rPr>
      </w:pPr>
    </w:p>
    <w:p w14:paraId="148D2F58" w14:textId="77DECBA2" w:rsidR="008F4FFF" w:rsidDel="00D06BF0" w:rsidRDefault="008F4FFF" w:rsidP="009A5838">
      <w:pPr>
        <w:rPr>
          <w:ins w:id="5806" w:author="Strzelczyk, Anthony (A.)" w:date="2020-12-17T12:26:00Z"/>
          <w:del w:id="5807" w:author="Strzelczyk, Anthony (A.)" w:date="2021-02-22T11:20:00Z"/>
          <w:rFonts w:cs="Arial"/>
        </w:rPr>
      </w:pPr>
    </w:p>
    <w:p w14:paraId="5974B3BE" w14:textId="72062C0F" w:rsidR="00F40F4A" w:rsidRPr="004051D0" w:rsidDel="00D06BF0" w:rsidRDefault="00F40F4A" w:rsidP="00F40F4A">
      <w:pPr>
        <w:pStyle w:val="RERequirement"/>
        <w:shd w:val="clear" w:color="auto" w:fill="F2F2F2" w:themeFill="background1" w:themeFillShade="F2"/>
        <w:rPr>
          <w:ins w:id="5808" w:author="Strzelczyk, Anthony (A.)" w:date="2020-12-17T12:52:00Z"/>
          <w:del w:id="5809" w:author="Strzelczyk, Anthony (A.)" w:date="2021-02-22T11:20:00Z"/>
          <w:rFonts w:ascii="Arial" w:hAnsi="Arial" w:cs="Arial"/>
        </w:rPr>
      </w:pPr>
      <w:ins w:id="5810" w:author="Strzelczyk, Anthony (A.)" w:date="2020-12-17T12:52:00Z">
        <w:del w:id="5811" w:author="Strzelczyk, Anthony (A.)" w:date="2021-02-22T11:20:00Z">
          <w:r w:rsidRPr="004051D0" w:rsidDel="00D06BF0">
            <w:rPr>
              <w:rFonts w:ascii="Arial" w:hAnsi="Arial" w:cs="Arial"/>
            </w:rPr>
            <w:delText>###</w:delText>
          </w:r>
          <w:bookmarkStart w:id="5812" w:name="R_ID_F_00051_Fog_Deactivation"/>
          <w:r w:rsidDel="00D06BF0">
            <w:rPr>
              <w:rFonts w:ascii="Arial" w:hAnsi="Arial" w:cs="Arial"/>
            </w:rPr>
            <w:delText>R_F_Rear Fog Light Deactivation_00051</w:delText>
          </w:r>
          <w:bookmarkEnd w:id="5812"/>
          <w:r w:rsidRPr="004051D0" w:rsidDel="00D06BF0">
            <w:rPr>
              <w:rFonts w:ascii="Arial" w:hAnsi="Arial" w:cs="Arial"/>
            </w:rPr>
            <w:delText xml:space="preserve">### </w:delText>
          </w:r>
          <w:r w:rsidDel="00D06BF0">
            <w:rPr>
              <w:rFonts w:ascii="Arial" w:hAnsi="Arial" w:cs="Arial"/>
            </w:rPr>
            <w:delText>Fog Deactivation</w:delText>
          </w:r>
        </w:del>
      </w:ins>
    </w:p>
    <w:p w14:paraId="3DF149C9" w14:textId="327F4626" w:rsidR="004F4BA1" w:rsidDel="00D06BF0" w:rsidRDefault="009F75CA" w:rsidP="004F4BA1">
      <w:pPr>
        <w:rPr>
          <w:ins w:id="5813" w:author="Strzelczyk, Anthony (A.)" w:date="2020-12-17T13:03:00Z"/>
          <w:del w:id="5814" w:author="Strzelczyk, Anthony (A.)" w:date="2021-02-22T11:20:00Z"/>
          <w:rFonts w:cs="Arial"/>
        </w:rPr>
      </w:pPr>
      <w:ins w:id="5815" w:author="Strzelczyk, Anthony (A.)" w:date="2020-12-17T13:11:00Z">
        <w:del w:id="5816" w:author="Strzelczyk, Anthony (A.)" w:date="2021-02-22T11:20:00Z">
          <w:r w:rsidDel="00D06BF0">
            <w:rPr>
              <w:rFonts w:cs="Arial"/>
            </w:rPr>
            <w:delText xml:space="preserve">External </w:delText>
          </w:r>
        </w:del>
      </w:ins>
      <w:ins w:id="5817" w:author="Strzelczyk, Anthony (A.)" w:date="2020-12-17T12:52:00Z">
        <w:del w:id="5818" w:author="Strzelczyk, Anthony (A.)" w:date="2021-02-22T11:20:00Z">
          <w:r w:rsidR="004F4BA1" w:rsidDel="00D06BF0">
            <w:rPr>
              <w:rFonts w:cs="Arial"/>
            </w:rPr>
            <w:delText xml:space="preserve">Rear Fog </w:delText>
          </w:r>
        </w:del>
      </w:ins>
      <w:ins w:id="5819" w:author="Strzelczyk, Anthony (A.)" w:date="2021-01-29T11:18:00Z">
        <w:del w:id="5820" w:author="Strzelczyk, Anthony (A.)" w:date="2021-02-22T11:20:00Z">
          <w:r w:rsidR="00756087" w:rsidDel="00D06BF0">
            <w:rPr>
              <w:rFonts w:cs="Arial"/>
            </w:rPr>
            <w:delText>Lamp</w:delText>
          </w:r>
        </w:del>
      </w:ins>
      <w:ins w:id="5821" w:author="Strzelczyk, Anthony (A.)" w:date="2020-12-17T12:52:00Z">
        <w:del w:id="5822" w:author="Strzelczyk, Anthony (A.)" w:date="2021-02-22T11:20:00Z">
          <w:r w:rsidR="004F4BA1" w:rsidDel="00D06BF0">
            <w:rPr>
              <w:rFonts w:cs="Arial"/>
            </w:rPr>
            <w:delText xml:space="preserve"> shall </w:delText>
          </w:r>
        </w:del>
      </w:ins>
      <w:ins w:id="5823" w:author="Strzelczyk, Anthony (A.)" w:date="2020-12-17T13:05:00Z">
        <w:del w:id="5824" w:author="Strzelczyk, Anthony (A.)" w:date="2021-02-22T11:20:00Z">
          <w:r w:rsidDel="00D06BF0">
            <w:rPr>
              <w:rFonts w:cs="Arial"/>
            </w:rPr>
            <w:delText>extinguish</w:delText>
          </w:r>
        </w:del>
      </w:ins>
      <w:ins w:id="5825" w:author="Strzelczyk, Anthony (A.)" w:date="2020-12-17T12:52:00Z">
        <w:del w:id="5826" w:author="Strzelczyk, Anthony (A.)" w:date="2021-02-22T11:20:00Z">
          <w:r w:rsidR="004F4BA1" w:rsidDel="00D06BF0">
            <w:rPr>
              <w:rFonts w:cs="Arial"/>
            </w:rPr>
            <w:delText xml:space="preserve"> upon meeting </w:delText>
          </w:r>
        </w:del>
      </w:ins>
      <w:ins w:id="5827" w:author="Strzelczyk, Anthony (A.)" w:date="2020-12-17T13:02:00Z">
        <w:del w:id="5828" w:author="Strzelczyk, Anthony (A.)" w:date="2021-02-22T11:20:00Z">
          <w:r w:rsidR="004F4BA1" w:rsidDel="00D06BF0">
            <w:rPr>
              <w:rFonts w:cs="Arial"/>
            </w:rPr>
            <w:delText>any</w:delText>
          </w:r>
        </w:del>
      </w:ins>
      <w:ins w:id="5829" w:author="Strzelczyk, Anthony (A.)" w:date="2020-12-17T12:52:00Z">
        <w:del w:id="5830" w:author="Strzelczyk, Anthony (A.)" w:date="2021-02-22T11:20:00Z">
          <w:r w:rsidR="004F4BA1" w:rsidDel="00D06BF0">
            <w:rPr>
              <w:rFonts w:cs="Arial"/>
            </w:rPr>
            <w:delText xml:space="preserve"> Rear Fog Light </w:delText>
          </w:r>
        </w:del>
      </w:ins>
      <w:ins w:id="5831" w:author="Strzelczyk, Anthony (A.)" w:date="2020-12-17T13:02:00Z">
        <w:del w:id="5832" w:author="Strzelczyk, Anthony (A.)" w:date="2021-02-22T11:20:00Z">
          <w:r w:rsidDel="00D06BF0">
            <w:rPr>
              <w:rFonts w:cs="Arial"/>
            </w:rPr>
            <w:delText>dis</w:delText>
          </w:r>
        </w:del>
      </w:ins>
      <w:ins w:id="5833" w:author="Strzelczyk, Anthony (A.)" w:date="2020-12-17T12:52:00Z">
        <w:del w:id="5834" w:author="Strzelczyk, Anthony (A.)" w:date="2021-02-22T11:20:00Z">
          <w:r w:rsidR="004F4BA1" w:rsidDel="00D06BF0">
            <w:rPr>
              <w:rFonts w:cs="Arial"/>
            </w:rPr>
            <w:delText xml:space="preserve">abling conditions for turning </w:delText>
          </w:r>
        </w:del>
      </w:ins>
      <w:ins w:id="5835" w:author="Strzelczyk, Anthony (A.)" w:date="2020-12-17T13:02:00Z">
        <w:del w:id="5836" w:author="Strzelczyk, Anthony (A.)" w:date="2021-02-22T11:20:00Z">
          <w:r w:rsidDel="00D06BF0">
            <w:rPr>
              <w:rFonts w:cs="Arial"/>
            </w:rPr>
            <w:delText>off</w:delText>
          </w:r>
        </w:del>
      </w:ins>
      <w:ins w:id="5837" w:author="Strzelczyk, Anthony (A.)" w:date="2020-12-17T13:20:00Z">
        <w:del w:id="5838" w:author="Strzelczyk, Anthony (A.)" w:date="2021-02-22T11:20:00Z">
          <w:r w:rsidR="006A5415" w:rsidDel="00D06BF0">
            <w:rPr>
              <w:rFonts w:cs="Arial"/>
            </w:rPr>
            <w:delText xml:space="preserve"> External</w:delText>
          </w:r>
        </w:del>
      </w:ins>
      <w:ins w:id="5839" w:author="Strzelczyk, Anthony (A.)" w:date="2020-12-17T12:52:00Z">
        <w:del w:id="5840" w:author="Strzelczyk, Anthony (A.)" w:date="2021-02-22T11:20:00Z">
          <w:r w:rsidR="00441C24" w:rsidDel="00D06BF0">
            <w:rPr>
              <w:rFonts w:cs="Arial"/>
            </w:rPr>
            <w:delText xml:space="preserve"> Rear Fog Light</w:delText>
          </w:r>
        </w:del>
      </w:ins>
      <w:ins w:id="5841" w:author="Strzelczyk, Anthony (A.)" w:date="2021-01-09T11:40:00Z">
        <w:del w:id="5842" w:author="Strzelczyk, Anthony (A.)" w:date="2021-02-22T11:20:00Z">
          <w:r w:rsidR="00441C24" w:rsidDel="00D06BF0">
            <w:rPr>
              <w:rFonts w:cs="Arial"/>
            </w:rPr>
            <w:delText>(s)</w:delText>
          </w:r>
        </w:del>
      </w:ins>
      <w:ins w:id="5843" w:author="Strzelczyk, Anthony (A.)" w:date="2020-12-23T14:51:00Z">
        <w:del w:id="5844" w:author="Strzelczyk, Anthony (A.)" w:date="2021-02-22T11:20:00Z">
          <w:r w:rsidR="00F21FF6" w:rsidDel="00D06BF0">
            <w:rPr>
              <w:rFonts w:cs="Arial"/>
            </w:rPr>
            <w:delText xml:space="preserve"> and Rear Fog Telltale</w:delText>
          </w:r>
        </w:del>
      </w:ins>
      <w:ins w:id="5845" w:author="Strzelczyk, Anthony (A.)" w:date="2020-12-17T12:52:00Z">
        <w:del w:id="5846" w:author="Strzelczyk, Anthony (A.)" w:date="2021-02-22T11:20:00Z">
          <w:r w:rsidR="004F4BA1" w:rsidDel="00D06BF0">
            <w:rPr>
              <w:rFonts w:cs="Arial"/>
            </w:rPr>
            <w:delText>.</w:delText>
          </w:r>
        </w:del>
      </w:ins>
    </w:p>
    <w:p w14:paraId="7199DA35" w14:textId="57B2DD52" w:rsidR="009F75CA" w:rsidDel="00D06BF0" w:rsidRDefault="009F75CA" w:rsidP="004F4BA1">
      <w:pPr>
        <w:rPr>
          <w:ins w:id="5847" w:author="Strzelczyk, Anthony (A.)" w:date="2020-12-17T12:52:00Z"/>
          <w:del w:id="5848" w:author="Strzelczyk, Anthony (A.)" w:date="2021-02-22T11:20:00Z"/>
          <w:rFonts w:cs="Arial"/>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688"/>
        <w:gridCol w:w="7290"/>
      </w:tblGrid>
      <w:tr w:rsidR="009F75CA" w:rsidDel="00D06BF0" w14:paraId="4C975D95" w14:textId="75C5A0B0" w:rsidTr="008D373E">
        <w:trPr>
          <w:trHeight w:val="255"/>
          <w:ins w:id="5849" w:author="Strzelczyk, Anthony (A.)" w:date="2020-12-17T13:03:00Z"/>
          <w:del w:id="5850"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hideMark/>
          </w:tcPr>
          <w:p w14:paraId="36174036" w14:textId="7ACC05C0" w:rsidR="009F75CA" w:rsidDel="00D06BF0" w:rsidRDefault="009F75CA" w:rsidP="008D373E">
            <w:pPr>
              <w:spacing w:line="240" w:lineRule="atLeast"/>
              <w:rPr>
                <w:ins w:id="5851" w:author="Strzelczyk, Anthony (A.)" w:date="2020-12-17T13:03:00Z"/>
                <w:del w:id="5852" w:author="Strzelczyk, Anthony (A.)" w:date="2021-02-22T11:20:00Z"/>
                <w:rFonts w:cs="Arial"/>
                <w:b/>
                <w:bCs/>
                <w:color w:val="000000"/>
                <w:szCs w:val="22"/>
              </w:rPr>
            </w:pPr>
            <w:ins w:id="5853" w:author="Strzelczyk, Anthony (A.)" w:date="2020-12-17T13:03:00Z">
              <w:del w:id="5854" w:author="Strzelczyk, Anthony (A.)" w:date="2021-02-22T11:20:00Z">
                <w:r w:rsidDel="00D06BF0">
                  <w:rPr>
                    <w:rFonts w:cs="Arial"/>
                    <w:b/>
                    <w:bCs/>
                    <w:color w:val="000000"/>
                    <w:szCs w:val="22"/>
                  </w:rPr>
                  <w:delText>Actors</w:delText>
                </w:r>
              </w:del>
            </w:ins>
          </w:p>
        </w:tc>
        <w:tc>
          <w:tcPr>
            <w:tcW w:w="688" w:type="dxa"/>
            <w:tcBorders>
              <w:top w:val="single" w:sz="4" w:space="0" w:color="auto"/>
              <w:left w:val="single" w:sz="4" w:space="0" w:color="auto"/>
              <w:right w:val="single" w:sz="4" w:space="0" w:color="auto"/>
            </w:tcBorders>
          </w:tcPr>
          <w:p w14:paraId="35071835" w14:textId="0005972E" w:rsidR="009F75CA" w:rsidDel="00D06BF0" w:rsidRDefault="009F75CA" w:rsidP="008D373E">
            <w:pPr>
              <w:spacing w:line="240" w:lineRule="atLeast"/>
              <w:rPr>
                <w:ins w:id="5855" w:author="Strzelczyk, Anthony (A.)" w:date="2020-12-17T13:03:00Z"/>
                <w:del w:id="5856"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6C3872C2" w14:textId="298F33DE" w:rsidR="009F75CA" w:rsidDel="00D06BF0" w:rsidRDefault="003E2FF5" w:rsidP="008D373E">
            <w:pPr>
              <w:spacing w:line="240" w:lineRule="atLeast"/>
              <w:rPr>
                <w:ins w:id="5857" w:author="Strzelczyk, Anthony (A.)" w:date="2020-12-17T13:03:00Z"/>
                <w:del w:id="5858" w:author="Strzelczyk, Anthony (A.)" w:date="2021-02-22T11:20:00Z"/>
                <w:rFonts w:cs="Arial"/>
                <w:color w:val="000000"/>
                <w:szCs w:val="22"/>
              </w:rPr>
            </w:pPr>
            <w:ins w:id="5859" w:author="Strzelczyk, Anthony (A.)" w:date="2020-12-23T13:51:00Z">
              <w:del w:id="5860" w:author="Strzelczyk, Anthony (A.)" w:date="2021-02-22T11:20:00Z">
                <w:r w:rsidDel="00D06BF0">
                  <w:rPr>
                    <w:rFonts w:cs="Arial"/>
                    <w:color w:val="000000"/>
                    <w:szCs w:val="22"/>
                  </w:rPr>
                  <w:delText>Driver</w:delText>
                </w:r>
              </w:del>
            </w:ins>
          </w:p>
        </w:tc>
      </w:tr>
      <w:tr w:rsidR="009F75CA" w:rsidDel="00D06BF0" w14:paraId="1CE3B530" w14:textId="3ECE6DA6" w:rsidTr="008D373E">
        <w:trPr>
          <w:trHeight w:val="255"/>
          <w:ins w:id="5861" w:author="Strzelczyk, Anthony (A.)" w:date="2020-12-17T13:03:00Z"/>
          <w:del w:id="5862"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D4F53" w14:textId="10D94C2B" w:rsidR="009F75CA" w:rsidDel="00D06BF0" w:rsidRDefault="009F75CA" w:rsidP="008D373E">
            <w:pPr>
              <w:spacing w:line="240" w:lineRule="atLeast"/>
              <w:rPr>
                <w:ins w:id="5863" w:author="Strzelczyk, Anthony (A.)" w:date="2020-12-17T13:03:00Z"/>
                <w:del w:id="5864" w:author="Strzelczyk, Anthony (A.)" w:date="2021-02-22T11:20:00Z"/>
                <w:rFonts w:cs="Arial"/>
                <w:b/>
                <w:color w:val="000000"/>
                <w:szCs w:val="22"/>
              </w:rPr>
            </w:pPr>
            <w:ins w:id="5865" w:author="Strzelczyk, Anthony (A.)" w:date="2020-12-17T13:03:00Z">
              <w:del w:id="5866" w:author="Strzelczyk, Anthony (A.)" w:date="2021-02-22T11:20:00Z">
                <w:r w:rsidDel="00D06BF0">
                  <w:rPr>
                    <w:rFonts w:cs="Arial"/>
                    <w:b/>
                    <w:color w:val="000000"/>
                    <w:szCs w:val="22"/>
                  </w:rPr>
                  <w:delText>Subject</w:delText>
                </w:r>
              </w:del>
            </w:ins>
          </w:p>
        </w:tc>
        <w:tc>
          <w:tcPr>
            <w:tcW w:w="688" w:type="dxa"/>
            <w:tcBorders>
              <w:top w:val="single" w:sz="4" w:space="0" w:color="auto"/>
              <w:left w:val="single" w:sz="4" w:space="0" w:color="auto"/>
              <w:bottom w:val="single" w:sz="4" w:space="0" w:color="auto"/>
              <w:right w:val="single" w:sz="4" w:space="0" w:color="auto"/>
            </w:tcBorders>
          </w:tcPr>
          <w:p w14:paraId="6A48EEAE" w14:textId="7B4BD1CD" w:rsidR="009F75CA" w:rsidDel="00D06BF0" w:rsidRDefault="009F75CA" w:rsidP="008D373E">
            <w:pPr>
              <w:spacing w:line="240" w:lineRule="atLeast"/>
              <w:rPr>
                <w:ins w:id="5867" w:author="Strzelczyk, Anthony (A.)" w:date="2020-12-17T13:03:00Z"/>
                <w:del w:id="5868"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0AF966A6" w14:textId="50AAAD7D" w:rsidR="009F75CA" w:rsidDel="00D06BF0" w:rsidRDefault="009F75CA" w:rsidP="008D373E">
            <w:pPr>
              <w:spacing w:line="240" w:lineRule="atLeast"/>
              <w:rPr>
                <w:ins w:id="5869" w:author="Strzelczyk, Anthony (A.)" w:date="2020-12-17T13:03:00Z"/>
                <w:del w:id="5870" w:author="Strzelczyk, Anthony (A.)" w:date="2021-02-22T11:20:00Z"/>
                <w:rFonts w:cs="Arial"/>
                <w:color w:val="000000"/>
                <w:szCs w:val="22"/>
              </w:rPr>
            </w:pPr>
            <w:ins w:id="5871" w:author="Strzelczyk, Anthony (A.)" w:date="2020-12-17T13:03:00Z">
              <w:del w:id="5872" w:author="Strzelczyk, Anthony (A.)" w:date="2021-02-22T11:20:00Z">
                <w:r w:rsidDel="00D06BF0">
                  <w:rPr>
                    <w:rFonts w:cs="Arial"/>
                    <w:color w:val="000000"/>
                    <w:szCs w:val="22"/>
                  </w:rPr>
                  <w:delText>Initiate Rear Fog Light</w:delText>
                </w:r>
              </w:del>
            </w:ins>
            <w:ins w:id="5873" w:author="Strzelczyk, Anthony (A.)" w:date="2021-01-29T11:31:00Z">
              <w:del w:id="5874" w:author="Strzelczyk, Anthony (A.)" w:date="2021-02-22T11:20:00Z">
                <w:r w:rsidR="00EE3F9E" w:rsidDel="00D06BF0">
                  <w:rPr>
                    <w:rFonts w:cs="Arial"/>
                    <w:color w:val="000000"/>
                    <w:szCs w:val="22"/>
                  </w:rPr>
                  <w:delText xml:space="preserve"> </w:delText>
                </w:r>
              </w:del>
            </w:ins>
            <w:ins w:id="5875" w:author="Strzelczyk, Anthony (A.)" w:date="2020-12-17T13:03:00Z">
              <w:del w:id="5876" w:author="Strzelczyk, Anthony (A.)" w:date="2021-02-22T11:20:00Z">
                <w:r w:rsidR="00EE3F9E" w:rsidDel="00D06BF0">
                  <w:rPr>
                    <w:rFonts w:cs="Arial"/>
                    <w:color w:val="000000"/>
                    <w:szCs w:val="22"/>
                  </w:rPr>
                  <w:delText>Dea</w:delText>
                </w:r>
              </w:del>
            </w:ins>
            <w:ins w:id="5877" w:author="Strzelczyk, Anthony (A.)" w:date="2021-01-29T11:33:00Z">
              <w:del w:id="5878" w:author="Strzelczyk, Anthony (A.)" w:date="2021-02-22T11:20:00Z">
                <w:r w:rsidR="00EE3F9E" w:rsidDel="00D06BF0">
                  <w:rPr>
                    <w:rFonts w:cs="Arial"/>
                    <w:color w:val="000000"/>
                    <w:szCs w:val="22"/>
                  </w:rPr>
                  <w:delText>ctivation</w:delText>
                </w:r>
              </w:del>
            </w:ins>
          </w:p>
        </w:tc>
      </w:tr>
      <w:tr w:rsidR="009F75CA" w:rsidDel="00D06BF0" w14:paraId="5DFCBF8C" w14:textId="409DE43D" w:rsidTr="008D373E">
        <w:trPr>
          <w:trHeight w:val="255"/>
          <w:ins w:id="5879" w:author="Strzelczyk, Anthony (A.)" w:date="2020-12-17T13:03:00Z"/>
          <w:del w:id="5880"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AC5D5" w14:textId="1CDB0E00" w:rsidR="009F75CA" w:rsidDel="00D06BF0" w:rsidRDefault="009F75CA" w:rsidP="008D373E">
            <w:pPr>
              <w:spacing w:line="240" w:lineRule="atLeast"/>
              <w:rPr>
                <w:ins w:id="5881" w:author="Strzelczyk, Anthony (A.)" w:date="2020-12-17T13:03:00Z"/>
                <w:del w:id="5882" w:author="Strzelczyk, Anthony (A.)" w:date="2021-02-22T11:20:00Z"/>
                <w:rFonts w:cs="Arial"/>
                <w:b/>
                <w:bCs/>
                <w:color w:val="000000"/>
                <w:szCs w:val="22"/>
              </w:rPr>
            </w:pPr>
            <w:ins w:id="5883" w:author="Strzelczyk, Anthony (A.)" w:date="2020-12-17T13:03:00Z">
              <w:del w:id="5884" w:author="Strzelczyk, Anthony (A.)" w:date="2021-02-22T11:20:00Z">
                <w:r w:rsidDel="00D06BF0">
                  <w:rPr>
                    <w:rFonts w:cs="Arial"/>
                    <w:b/>
                    <w:bCs/>
                    <w:color w:val="000000"/>
                    <w:szCs w:val="22"/>
                  </w:rPr>
                  <w:delText>Description</w:delText>
                </w:r>
              </w:del>
            </w:ins>
          </w:p>
        </w:tc>
        <w:tc>
          <w:tcPr>
            <w:tcW w:w="688" w:type="dxa"/>
            <w:tcBorders>
              <w:top w:val="single" w:sz="4" w:space="0" w:color="auto"/>
              <w:left w:val="single" w:sz="4" w:space="0" w:color="auto"/>
              <w:bottom w:val="single" w:sz="4" w:space="0" w:color="auto"/>
              <w:right w:val="single" w:sz="4" w:space="0" w:color="auto"/>
            </w:tcBorders>
          </w:tcPr>
          <w:p w14:paraId="40745C96" w14:textId="1AB4E13B" w:rsidR="009F75CA" w:rsidDel="00D06BF0" w:rsidRDefault="009F75CA" w:rsidP="008D373E">
            <w:pPr>
              <w:spacing w:line="240" w:lineRule="atLeast"/>
              <w:rPr>
                <w:ins w:id="5885" w:author="Strzelczyk, Anthony (A.)" w:date="2020-12-17T13:03:00Z"/>
                <w:del w:id="5886" w:author="Strzelczyk, Anthony (A.)" w:date="2021-02-22T11:20:00Z"/>
                <w:rFonts w:cs="Arial"/>
                <w:szCs w:val="22"/>
              </w:rPr>
            </w:pPr>
          </w:p>
        </w:tc>
        <w:tc>
          <w:tcPr>
            <w:tcW w:w="7290" w:type="dxa"/>
            <w:tcBorders>
              <w:top w:val="single" w:sz="4" w:space="0" w:color="auto"/>
              <w:left w:val="single" w:sz="4" w:space="0" w:color="auto"/>
              <w:bottom w:val="single" w:sz="4" w:space="0" w:color="auto"/>
              <w:right w:val="single" w:sz="4" w:space="0" w:color="auto"/>
            </w:tcBorders>
            <w:hideMark/>
          </w:tcPr>
          <w:p w14:paraId="4B10C906" w14:textId="1D722FBB" w:rsidR="009F75CA" w:rsidDel="00D06BF0" w:rsidRDefault="009F75CA">
            <w:pPr>
              <w:spacing w:line="240" w:lineRule="atLeast"/>
              <w:rPr>
                <w:ins w:id="5887" w:author="Strzelczyk, Anthony (A.)" w:date="2020-12-17T13:03:00Z"/>
                <w:del w:id="5888" w:author="Strzelczyk, Anthony (A.)" w:date="2021-02-22T11:20:00Z"/>
                <w:rFonts w:cs="Arial"/>
                <w:szCs w:val="22"/>
              </w:rPr>
            </w:pPr>
            <w:ins w:id="5889" w:author="Strzelczyk, Anthony (A.)" w:date="2020-12-17T13:03:00Z">
              <w:del w:id="5890" w:author="Strzelczyk, Anthony (A.)" w:date="2021-02-22T11:20:00Z">
                <w:r w:rsidDel="00D06BF0">
                  <w:rPr>
                    <w:rFonts w:cs="Arial"/>
                    <w:szCs w:val="22"/>
                  </w:rPr>
                  <w:delText>This Use Case describes the</w:delText>
                </w:r>
              </w:del>
            </w:ins>
            <w:ins w:id="5891" w:author="Strzelczyk, Anthony (A.)" w:date="2020-12-17T13:41:00Z">
              <w:del w:id="5892" w:author="Strzelczyk, Anthony (A.)" w:date="2021-02-22T11:20:00Z">
                <w:r w:rsidR="00116D18" w:rsidDel="00D06BF0">
                  <w:rPr>
                    <w:rFonts w:cs="Arial"/>
                    <w:szCs w:val="22"/>
                  </w:rPr>
                  <w:delText xml:space="preserve"> necessary actions</w:delText>
                </w:r>
              </w:del>
            </w:ins>
            <w:ins w:id="5893" w:author="Strzelczyk, Anthony (A.)" w:date="2020-12-17T13:42:00Z">
              <w:del w:id="5894" w:author="Strzelczyk, Anthony (A.)" w:date="2021-02-22T11:20:00Z">
                <w:r w:rsidR="00116D18" w:rsidDel="00D06BF0">
                  <w:rPr>
                    <w:rFonts w:cs="Arial"/>
                    <w:szCs w:val="22"/>
                  </w:rPr>
                  <w:delText xml:space="preserve"> by the Actor to</w:delText>
                </w:r>
              </w:del>
            </w:ins>
            <w:ins w:id="5895" w:author="Strzelczyk, Anthony (A.)" w:date="2020-12-17T13:03:00Z">
              <w:del w:id="5896" w:author="Strzelczyk, Anthony (A.)" w:date="2021-02-22T11:20:00Z">
                <w:r w:rsidDel="00D06BF0">
                  <w:rPr>
                    <w:rFonts w:cs="Arial"/>
                    <w:szCs w:val="22"/>
                  </w:rPr>
                  <w:delText xml:space="preserve"> </w:delText>
                </w:r>
              </w:del>
            </w:ins>
            <w:ins w:id="5897" w:author="Strzelczyk, Anthony (A.)" w:date="2020-12-17T13:08:00Z">
              <w:del w:id="5898" w:author="Strzelczyk, Anthony (A.)" w:date="2021-02-22T11:20:00Z">
                <w:r w:rsidDel="00D06BF0">
                  <w:rPr>
                    <w:rFonts w:cs="Arial"/>
                    <w:szCs w:val="22"/>
                  </w:rPr>
                  <w:delText>de</w:delText>
                </w:r>
              </w:del>
            </w:ins>
            <w:ins w:id="5899" w:author="Strzelczyk, Anthony (A.)" w:date="2020-12-17T13:03:00Z">
              <w:del w:id="5900" w:author="Strzelczyk, Anthony (A.)" w:date="2021-02-22T11:20:00Z">
                <w:r w:rsidDel="00D06BF0">
                  <w:rPr>
                    <w:rFonts w:cs="Arial"/>
                    <w:szCs w:val="22"/>
                  </w:rPr>
                  <w:delText xml:space="preserve">activation of the </w:delText>
                </w:r>
              </w:del>
            </w:ins>
            <w:ins w:id="5901" w:author="Strzelczyk, Anthony (A.)" w:date="2020-12-17T13:37:00Z">
              <w:del w:id="5902" w:author="Strzelczyk, Anthony (A.)" w:date="2021-02-22T11:20:00Z">
                <w:r w:rsidR="00116D18" w:rsidDel="00D06BF0">
                  <w:rPr>
                    <w:rFonts w:cs="Arial"/>
                    <w:szCs w:val="22"/>
                  </w:rPr>
                  <w:delText xml:space="preserve">Exterior </w:delText>
                </w:r>
              </w:del>
            </w:ins>
            <w:ins w:id="5903" w:author="Strzelczyk, Anthony (A.)" w:date="2020-12-17T13:08:00Z">
              <w:del w:id="5904" w:author="Strzelczyk, Anthony (A.)" w:date="2021-02-22T11:20:00Z">
                <w:r w:rsidDel="00D06BF0">
                  <w:rPr>
                    <w:rFonts w:cs="Arial"/>
                    <w:szCs w:val="22"/>
                  </w:rPr>
                  <w:delText xml:space="preserve">Rear </w:delText>
                </w:r>
              </w:del>
            </w:ins>
            <w:ins w:id="5905" w:author="Strzelczyk, Anthony (A.)" w:date="2020-12-17T13:03:00Z">
              <w:del w:id="5906" w:author="Strzelczyk, Anthony (A.)" w:date="2021-02-22T11:20:00Z">
                <w:r w:rsidDel="00D06BF0">
                  <w:rPr>
                    <w:rFonts w:cs="Arial"/>
                    <w:szCs w:val="22"/>
                  </w:rPr>
                  <w:delText>Fog Lights</w:delText>
                </w:r>
              </w:del>
            </w:ins>
            <w:ins w:id="5907" w:author="Strzelczyk, Anthony (A.)" w:date="2020-12-23T14:51:00Z">
              <w:del w:id="5908" w:author="Strzelczyk, Anthony (A.)" w:date="2021-02-22T11:20:00Z">
                <w:r w:rsidR="00F21FF6" w:rsidDel="00D06BF0">
                  <w:rPr>
                    <w:rFonts w:cs="Arial"/>
                    <w:szCs w:val="22"/>
                  </w:rPr>
                  <w:delText xml:space="preserve"> </w:delText>
                </w:r>
                <w:r w:rsidR="00F21FF6" w:rsidDel="00D06BF0">
                  <w:rPr>
                    <w:rFonts w:cs="Arial"/>
                  </w:rPr>
                  <w:delText>and Rear Fog Telltale.</w:delText>
                </w:r>
              </w:del>
            </w:ins>
            <w:ins w:id="5909" w:author="Strzelczyk, Anthony (A.)" w:date="2020-12-17T13:03:00Z">
              <w:del w:id="5910" w:author="Strzelczyk, Anthony (A.)" w:date="2021-02-22T11:20:00Z">
                <w:r w:rsidDel="00D06BF0">
                  <w:rPr>
                    <w:rFonts w:cs="Arial"/>
                    <w:szCs w:val="22"/>
                  </w:rPr>
                  <w:delText>.</w:delText>
                </w:r>
              </w:del>
            </w:ins>
          </w:p>
        </w:tc>
      </w:tr>
      <w:tr w:rsidR="009F75CA" w:rsidDel="00D06BF0" w14:paraId="4638C0D8" w14:textId="273C0F10" w:rsidTr="008D373E">
        <w:trPr>
          <w:trHeight w:val="20"/>
          <w:ins w:id="5911" w:author="Strzelczyk, Anthony (A.)" w:date="2020-12-17T13:03:00Z"/>
          <w:del w:id="5912"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444D4BEE" w14:textId="1FE491D8" w:rsidR="009F75CA" w:rsidDel="00D06BF0" w:rsidRDefault="009F75CA" w:rsidP="008D373E">
            <w:pPr>
              <w:spacing w:line="240" w:lineRule="atLeast"/>
              <w:rPr>
                <w:ins w:id="5913" w:author="Strzelczyk, Anthony (A.)" w:date="2020-12-17T13:03:00Z"/>
                <w:del w:id="5914" w:author="Strzelczyk, Anthony (A.)" w:date="2021-02-22T11:20:00Z"/>
                <w:rFonts w:cs="Arial"/>
                <w:b/>
                <w:bCs/>
                <w:color w:val="000000"/>
                <w:szCs w:val="22"/>
              </w:rPr>
            </w:pPr>
            <w:ins w:id="5915" w:author="Strzelczyk, Anthony (A.)" w:date="2020-12-17T13:03:00Z">
              <w:del w:id="5916" w:author="Strzelczyk, Anthony (A.)" w:date="2021-02-22T11:20:00Z">
                <w:r w:rsidDel="00D06BF0">
                  <w:rPr>
                    <w:rFonts w:cs="Arial"/>
                    <w:b/>
                    <w:bCs/>
                    <w:color w:val="000000"/>
                    <w:szCs w:val="22"/>
                  </w:rPr>
                  <w:delText>Preconditions</w:delText>
                </w:r>
              </w:del>
            </w:ins>
          </w:p>
        </w:tc>
        <w:tc>
          <w:tcPr>
            <w:tcW w:w="688" w:type="dxa"/>
            <w:tcBorders>
              <w:top w:val="single" w:sz="4" w:space="0" w:color="auto"/>
              <w:left w:val="single" w:sz="4" w:space="0" w:color="auto"/>
              <w:right w:val="single" w:sz="4" w:space="0" w:color="auto"/>
            </w:tcBorders>
          </w:tcPr>
          <w:p w14:paraId="6466BCC8" w14:textId="46473BE5" w:rsidR="009F75CA" w:rsidDel="00D06BF0" w:rsidRDefault="009F75CA" w:rsidP="008D373E">
            <w:pPr>
              <w:spacing w:line="240" w:lineRule="atLeast"/>
              <w:rPr>
                <w:ins w:id="5917" w:author="Strzelczyk, Anthony (A.)" w:date="2020-12-17T13:03:00Z"/>
                <w:del w:id="5918" w:author="Strzelczyk, Anthony (A.)" w:date="2021-02-22T11:20:00Z"/>
                <w:rFonts w:cs="Arial"/>
                <w:color w:val="000000"/>
                <w:szCs w:val="22"/>
              </w:rPr>
            </w:pPr>
            <w:ins w:id="5919" w:author="Strzelczyk, Anthony (A.)" w:date="2020-12-17T13:03:00Z">
              <w:del w:id="5920"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54651DE5" w14:textId="4473BD90" w:rsidR="009F75CA" w:rsidDel="00D06BF0" w:rsidRDefault="009F75CA" w:rsidP="008D373E">
            <w:pPr>
              <w:spacing w:line="240" w:lineRule="atLeast"/>
              <w:rPr>
                <w:ins w:id="5921" w:author="Strzelczyk, Anthony (A.)" w:date="2020-12-17T13:03:00Z"/>
                <w:del w:id="5922" w:author="Strzelczyk, Anthony (A.)" w:date="2021-02-22T11:20:00Z"/>
                <w:rFonts w:cs="Arial"/>
                <w:color w:val="000000"/>
                <w:szCs w:val="22"/>
              </w:rPr>
            </w:pPr>
            <w:ins w:id="5923" w:author="Strzelczyk, Anthony (A.)" w:date="2020-12-17T13:03:00Z">
              <w:del w:id="5924" w:author="Strzelczyk, Anthony (A.)" w:date="2021-02-22T11:20:00Z">
                <w:r w:rsidDel="00D06BF0">
                  <w:rPr>
                    <w:rFonts w:cs="Arial"/>
                    <w:color w:val="000000"/>
                    <w:szCs w:val="22"/>
                  </w:rPr>
                  <w:delText>Rear Fog Light installed</w:delText>
                </w:r>
              </w:del>
            </w:ins>
          </w:p>
        </w:tc>
      </w:tr>
      <w:tr w:rsidR="009F75CA" w:rsidDel="00D06BF0" w14:paraId="777E5D66" w14:textId="6E679E60" w:rsidTr="008D373E">
        <w:trPr>
          <w:trHeight w:val="20"/>
          <w:ins w:id="5925" w:author="Strzelczyk, Anthony (A.)" w:date="2020-12-17T13:03:00Z"/>
          <w:del w:id="5926" w:author="Strzelczyk, Anthony (A.)" w:date="2021-02-22T11:20:00Z"/>
        </w:trPr>
        <w:tc>
          <w:tcPr>
            <w:tcW w:w="2547" w:type="dxa"/>
            <w:vMerge/>
            <w:tcBorders>
              <w:left w:val="single" w:sz="4" w:space="0" w:color="auto"/>
              <w:right w:val="single" w:sz="4" w:space="0" w:color="auto"/>
            </w:tcBorders>
            <w:vAlign w:val="center"/>
            <w:hideMark/>
          </w:tcPr>
          <w:p w14:paraId="0A4AF278" w14:textId="461A92CF" w:rsidR="009F75CA" w:rsidDel="00D06BF0" w:rsidRDefault="009F75CA" w:rsidP="008D373E">
            <w:pPr>
              <w:overflowPunct/>
              <w:autoSpaceDE/>
              <w:autoSpaceDN/>
              <w:adjustRightInd/>
              <w:spacing w:line="240" w:lineRule="atLeast"/>
              <w:rPr>
                <w:ins w:id="5927" w:author="Strzelczyk, Anthony (A.)" w:date="2020-12-17T13:03:00Z"/>
                <w:del w:id="5928" w:author="Strzelczyk, Anthony (A.)" w:date="2021-02-22T11:20:00Z"/>
                <w:rFonts w:cs="Arial"/>
                <w:b/>
                <w:bCs/>
                <w:color w:val="000000"/>
                <w:szCs w:val="22"/>
              </w:rPr>
            </w:pPr>
          </w:p>
        </w:tc>
        <w:tc>
          <w:tcPr>
            <w:tcW w:w="688" w:type="dxa"/>
            <w:tcBorders>
              <w:left w:val="single" w:sz="4" w:space="0" w:color="auto"/>
              <w:right w:val="single" w:sz="4" w:space="0" w:color="auto"/>
            </w:tcBorders>
          </w:tcPr>
          <w:p w14:paraId="78448A75" w14:textId="695BCE36" w:rsidR="009F75CA" w:rsidDel="00D06BF0" w:rsidRDefault="009F75CA" w:rsidP="008D373E">
            <w:pPr>
              <w:spacing w:line="240" w:lineRule="atLeast"/>
              <w:rPr>
                <w:ins w:id="5929" w:author="Strzelczyk, Anthony (A.)" w:date="2020-12-17T13:03:00Z"/>
                <w:del w:id="5930" w:author="Strzelczyk, Anthony (A.)" w:date="2021-02-22T11:20:00Z"/>
                <w:rFonts w:cs="Arial"/>
                <w:color w:val="000000"/>
                <w:szCs w:val="22"/>
              </w:rPr>
            </w:pPr>
            <w:ins w:id="5931" w:author="Strzelczyk, Anthony (A.)" w:date="2020-12-17T13:03:00Z">
              <w:del w:id="5932"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7880926D" w14:textId="4CBC49CA" w:rsidR="009F75CA" w:rsidDel="00D06BF0" w:rsidRDefault="009F75CA">
            <w:pPr>
              <w:spacing w:line="240" w:lineRule="atLeast"/>
              <w:rPr>
                <w:ins w:id="5933" w:author="Strzelczyk, Anthony (A.)" w:date="2020-12-17T13:03:00Z"/>
                <w:del w:id="5934" w:author="Strzelczyk, Anthony (A.)" w:date="2021-02-22T11:20:00Z"/>
                <w:rFonts w:cs="Arial"/>
                <w:color w:val="000000"/>
                <w:szCs w:val="22"/>
              </w:rPr>
            </w:pPr>
            <w:ins w:id="5935" w:author="Strzelczyk, Anthony (A.)" w:date="2020-12-17T13:03:00Z">
              <w:del w:id="5936" w:author="Strzelczyk, Anthony (A.)" w:date="2021-02-22T11:20:00Z">
                <w:r w:rsidDel="00D06BF0">
                  <w:rPr>
                    <w:rFonts w:cs="Arial"/>
                    <w:color w:val="000000"/>
                    <w:szCs w:val="22"/>
                  </w:rPr>
                  <w:delText xml:space="preserve">Rear Fog Light is </w:delText>
                </w:r>
              </w:del>
            </w:ins>
            <w:ins w:id="5937" w:author="Strzelczyk, Anthony (A.)" w:date="2020-12-17T13:09:00Z">
              <w:del w:id="5938" w:author="Strzelczyk, Anthony (A.)" w:date="2021-02-22T11:20:00Z">
                <w:r w:rsidDel="00D06BF0">
                  <w:rPr>
                    <w:rFonts w:cs="Arial"/>
                    <w:color w:val="000000"/>
                    <w:szCs w:val="22"/>
                  </w:rPr>
                  <w:delText>ON</w:delText>
                </w:r>
              </w:del>
            </w:ins>
          </w:p>
        </w:tc>
      </w:tr>
      <w:tr w:rsidR="009F75CA" w:rsidDel="00D06BF0" w14:paraId="3CA3CE59" w14:textId="27633700" w:rsidTr="008D373E">
        <w:trPr>
          <w:trHeight w:val="20"/>
          <w:ins w:id="5939" w:author="Strzelczyk, Anthony (A.)" w:date="2020-12-17T13:03:00Z"/>
          <w:del w:id="5940" w:author="Strzelczyk, Anthony (A.)" w:date="2021-02-22T11:20:00Z"/>
        </w:trPr>
        <w:tc>
          <w:tcPr>
            <w:tcW w:w="2547" w:type="dxa"/>
            <w:vMerge/>
            <w:tcBorders>
              <w:left w:val="single" w:sz="4" w:space="0" w:color="auto"/>
              <w:bottom w:val="single" w:sz="4" w:space="0" w:color="auto"/>
              <w:right w:val="single" w:sz="4" w:space="0" w:color="auto"/>
            </w:tcBorders>
            <w:vAlign w:val="center"/>
          </w:tcPr>
          <w:p w14:paraId="45D2115C" w14:textId="1833BA78" w:rsidR="009F75CA" w:rsidDel="00D06BF0" w:rsidRDefault="009F75CA" w:rsidP="008D373E">
            <w:pPr>
              <w:overflowPunct/>
              <w:autoSpaceDE/>
              <w:autoSpaceDN/>
              <w:adjustRightInd/>
              <w:spacing w:line="240" w:lineRule="atLeast"/>
              <w:rPr>
                <w:ins w:id="5941" w:author="Strzelczyk, Anthony (A.)" w:date="2020-12-17T13:03:00Z"/>
                <w:del w:id="5942" w:author="Strzelczyk, Anthony (A.)" w:date="2021-02-22T11:20:00Z"/>
                <w:rFonts w:cs="Arial"/>
                <w:b/>
                <w:bCs/>
                <w:color w:val="000000"/>
                <w:szCs w:val="22"/>
              </w:rPr>
            </w:pPr>
          </w:p>
        </w:tc>
        <w:tc>
          <w:tcPr>
            <w:tcW w:w="688" w:type="dxa"/>
            <w:tcBorders>
              <w:left w:val="single" w:sz="4" w:space="0" w:color="auto"/>
              <w:bottom w:val="single" w:sz="4" w:space="0" w:color="auto"/>
              <w:right w:val="single" w:sz="4" w:space="0" w:color="auto"/>
            </w:tcBorders>
          </w:tcPr>
          <w:p w14:paraId="26F0C147" w14:textId="387E7726" w:rsidR="009F75CA" w:rsidDel="00D06BF0" w:rsidRDefault="009F75CA" w:rsidP="008D373E">
            <w:pPr>
              <w:spacing w:line="240" w:lineRule="atLeast"/>
              <w:rPr>
                <w:ins w:id="5943" w:author="Strzelczyk, Anthony (A.)" w:date="2020-12-17T13:03:00Z"/>
                <w:del w:id="5944" w:author="Strzelczyk, Anthony (A.)" w:date="2021-02-22T11:20:00Z"/>
                <w:rFonts w:cs="Arial"/>
                <w:color w:val="000000"/>
                <w:szCs w:val="22"/>
              </w:rPr>
            </w:pPr>
            <w:ins w:id="5945" w:author="Strzelczyk, Anthony (A.)" w:date="2020-12-17T13:03:00Z">
              <w:del w:id="5946"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tcPr>
          <w:p w14:paraId="7D3385E0" w14:textId="53DEDA22" w:rsidR="009F75CA" w:rsidDel="00D06BF0" w:rsidRDefault="009F75CA">
            <w:pPr>
              <w:spacing w:line="240" w:lineRule="atLeast"/>
              <w:rPr>
                <w:ins w:id="5947" w:author="Strzelczyk, Anthony (A.)" w:date="2020-12-17T13:03:00Z"/>
                <w:del w:id="5948" w:author="Strzelczyk, Anthony (A.)" w:date="2021-02-22T11:20:00Z"/>
                <w:rFonts w:cs="Arial"/>
                <w:color w:val="000000"/>
                <w:szCs w:val="22"/>
              </w:rPr>
            </w:pPr>
            <w:ins w:id="5949" w:author="Strzelczyk, Anthony (A.)" w:date="2020-12-17T13:03:00Z">
              <w:del w:id="5950" w:author="Strzelczyk, Anthony (A.)" w:date="2021-02-22T11:20:00Z">
                <w:r w:rsidDel="00D06BF0">
                  <w:rPr>
                    <w:rFonts w:cs="Arial"/>
                    <w:color w:val="000000"/>
                    <w:szCs w:val="22"/>
                  </w:rPr>
                  <w:delText xml:space="preserve">Ignition is </w:delText>
                </w:r>
              </w:del>
            </w:ins>
            <w:ins w:id="5951" w:author="Strzelczyk, Anthony (A.)" w:date="2020-12-17T13:09:00Z">
              <w:del w:id="5952" w:author="Strzelczyk, Anthony (A.)" w:date="2021-02-22T11:20:00Z">
                <w:r w:rsidDel="00D06BF0">
                  <w:rPr>
                    <w:rFonts w:cs="Arial"/>
                    <w:color w:val="000000"/>
                    <w:szCs w:val="22"/>
                  </w:rPr>
                  <w:delText>ON</w:delText>
                </w:r>
              </w:del>
            </w:ins>
          </w:p>
        </w:tc>
      </w:tr>
      <w:tr w:rsidR="009F75CA" w:rsidDel="00D06BF0" w14:paraId="1473001A" w14:textId="23E4704A" w:rsidTr="008D373E">
        <w:trPr>
          <w:trHeight w:val="255"/>
          <w:ins w:id="5953" w:author="Strzelczyk, Anthony (A.)" w:date="2020-12-17T13:03:00Z"/>
          <w:del w:id="5954"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732FFC6D" w14:textId="08FCF6E8" w:rsidR="009F75CA" w:rsidDel="00D06BF0" w:rsidRDefault="009F75CA" w:rsidP="008D373E">
            <w:pPr>
              <w:spacing w:line="240" w:lineRule="atLeast"/>
              <w:rPr>
                <w:ins w:id="5955" w:author="Strzelczyk, Anthony (A.)" w:date="2020-12-17T13:03:00Z"/>
                <w:del w:id="5956" w:author="Strzelczyk, Anthony (A.)" w:date="2021-02-22T11:20:00Z"/>
                <w:rFonts w:cs="Arial"/>
                <w:b/>
                <w:bCs/>
                <w:color w:val="000000"/>
                <w:szCs w:val="22"/>
              </w:rPr>
            </w:pPr>
            <w:ins w:id="5957" w:author="Strzelczyk, Anthony (A.)" w:date="2020-12-17T13:03:00Z">
              <w:del w:id="5958" w:author="Strzelczyk, Anthony (A.)" w:date="2021-02-22T11:20:00Z">
                <w:r w:rsidDel="00D06BF0">
                  <w:rPr>
                    <w:rFonts w:cs="Arial"/>
                    <w:b/>
                    <w:bCs/>
                    <w:color w:val="000000"/>
                    <w:szCs w:val="22"/>
                  </w:rPr>
                  <w:delText>Main Flow</w:delText>
                </w:r>
              </w:del>
            </w:ins>
          </w:p>
        </w:tc>
        <w:tc>
          <w:tcPr>
            <w:tcW w:w="688" w:type="dxa"/>
            <w:tcBorders>
              <w:top w:val="single" w:sz="4" w:space="0" w:color="auto"/>
              <w:left w:val="single" w:sz="4" w:space="0" w:color="auto"/>
              <w:right w:val="single" w:sz="4" w:space="0" w:color="auto"/>
            </w:tcBorders>
          </w:tcPr>
          <w:p w14:paraId="12F3E879" w14:textId="294A0C09" w:rsidR="009F75CA" w:rsidRPr="001D6A19" w:rsidDel="00D06BF0" w:rsidRDefault="009F75CA" w:rsidP="008D373E">
            <w:pPr>
              <w:spacing w:line="240" w:lineRule="atLeast"/>
              <w:rPr>
                <w:ins w:id="5959" w:author="Strzelczyk, Anthony (A.)" w:date="2020-12-17T13:03:00Z"/>
                <w:del w:id="5960" w:author="Strzelczyk, Anthony (A.)" w:date="2021-02-22T11:20:00Z"/>
                <w:rFonts w:cs="Arial"/>
                <w:color w:val="000000"/>
                <w:sz w:val="14"/>
                <w:szCs w:val="14"/>
              </w:rPr>
            </w:pPr>
            <w:ins w:id="5961" w:author="Strzelczyk, Anthony (A.)" w:date="2020-12-17T13:03:00Z">
              <w:del w:id="5962" w:author="Strzelczyk, Anthony (A.)" w:date="2021-02-22T11:20:00Z">
                <w:r w:rsidDel="00D06BF0">
                  <w:rPr>
                    <w:rFonts w:cs="Arial"/>
                    <w:color w:val="000000"/>
                    <w:sz w:val="14"/>
                    <w:szCs w:val="14"/>
                  </w:rPr>
                  <w:delText>Seq</w:delText>
                </w:r>
                <w:r w:rsidRPr="001D6A19" w:rsidDel="00D06BF0">
                  <w:rPr>
                    <w:rFonts w:cs="Arial"/>
                    <w:color w:val="000000"/>
                    <w:sz w:val="14"/>
                    <w:szCs w:val="14"/>
                  </w:rPr>
                  <w:delText xml:space="preserve"> 1</w:delText>
                </w:r>
              </w:del>
            </w:ins>
          </w:p>
        </w:tc>
        <w:tc>
          <w:tcPr>
            <w:tcW w:w="7290" w:type="dxa"/>
            <w:tcBorders>
              <w:top w:val="single" w:sz="4" w:space="0" w:color="auto"/>
              <w:left w:val="single" w:sz="4" w:space="0" w:color="auto"/>
              <w:bottom w:val="single" w:sz="4" w:space="0" w:color="auto"/>
              <w:right w:val="single" w:sz="4" w:space="0" w:color="auto"/>
            </w:tcBorders>
            <w:hideMark/>
          </w:tcPr>
          <w:p w14:paraId="322A1BA3" w14:textId="18A242AC" w:rsidR="009F75CA" w:rsidDel="00D06BF0" w:rsidRDefault="00EE3F9E">
            <w:pPr>
              <w:spacing w:line="240" w:lineRule="atLeast"/>
              <w:rPr>
                <w:ins w:id="5963" w:author="Strzelczyk, Anthony (A.)" w:date="2020-12-17T13:03:00Z"/>
                <w:del w:id="5964" w:author="Strzelczyk, Anthony (A.)" w:date="2021-02-22T11:20:00Z"/>
                <w:rFonts w:cs="Arial"/>
                <w:color w:val="000000"/>
                <w:szCs w:val="22"/>
              </w:rPr>
            </w:pPr>
            <w:ins w:id="5965" w:author="Strzelczyk, Anthony (A.)" w:date="2021-01-29T11:33:00Z">
              <w:del w:id="5966" w:author="Strzelczyk, Anthony (A.)" w:date="2021-02-22T11:20:00Z">
                <w:r w:rsidDel="00D06BF0">
                  <w:rPr>
                    <w:rFonts w:cs="Arial"/>
                    <w:color w:val="000000"/>
                    <w:szCs w:val="22"/>
                  </w:rPr>
                  <w:delText xml:space="preserve">Driver </w:delText>
                </w:r>
              </w:del>
            </w:ins>
            <w:ins w:id="5967" w:author="Strzelczyk, Anthony (A.)" w:date="2020-12-17T13:03:00Z">
              <w:del w:id="5968" w:author="Strzelczyk, Anthony (A.)" w:date="2021-02-22T11:20:00Z">
                <w:r w:rsidR="009F75CA" w:rsidDel="00D06BF0">
                  <w:rPr>
                    <w:rFonts w:cs="Arial"/>
                    <w:color w:val="000000"/>
                    <w:szCs w:val="22"/>
                  </w:rPr>
                  <w:delText xml:space="preserve"> requests ignition </w:delText>
                </w:r>
              </w:del>
            </w:ins>
            <w:ins w:id="5969" w:author="Strzelczyk, Anthony (A.)" w:date="2020-12-17T13:04:00Z">
              <w:del w:id="5970" w:author="Strzelczyk, Anthony (A.)" w:date="2021-02-22T11:20:00Z">
                <w:r w:rsidR="009F75CA" w:rsidDel="00D06BF0">
                  <w:rPr>
                    <w:rFonts w:cs="Arial"/>
                    <w:color w:val="000000"/>
                    <w:szCs w:val="22"/>
                  </w:rPr>
                  <w:delText>OFF</w:delText>
                </w:r>
              </w:del>
            </w:ins>
          </w:p>
        </w:tc>
      </w:tr>
      <w:tr w:rsidR="009F75CA" w:rsidDel="00D06BF0" w14:paraId="5F92708A" w14:textId="43C6A63D" w:rsidTr="008D373E">
        <w:trPr>
          <w:trHeight w:val="255"/>
          <w:ins w:id="5971" w:author="Strzelczyk, Anthony (A.)" w:date="2020-12-17T13:03:00Z"/>
          <w:del w:id="5972" w:author="Strzelczyk, Anthony (A.)" w:date="2021-02-22T11:20:00Z"/>
        </w:trPr>
        <w:tc>
          <w:tcPr>
            <w:tcW w:w="2547" w:type="dxa"/>
            <w:vMerge/>
            <w:tcBorders>
              <w:left w:val="single" w:sz="4" w:space="0" w:color="auto"/>
              <w:right w:val="single" w:sz="4" w:space="0" w:color="auto"/>
            </w:tcBorders>
            <w:vAlign w:val="center"/>
          </w:tcPr>
          <w:p w14:paraId="7E931460" w14:textId="0DB49C61" w:rsidR="009F75CA" w:rsidDel="00D06BF0" w:rsidRDefault="009F75CA" w:rsidP="008D373E">
            <w:pPr>
              <w:overflowPunct/>
              <w:autoSpaceDE/>
              <w:autoSpaceDN/>
              <w:adjustRightInd/>
              <w:spacing w:line="240" w:lineRule="atLeast"/>
              <w:rPr>
                <w:ins w:id="5973" w:author="Strzelczyk, Anthony (A.)" w:date="2020-12-17T13:03:00Z"/>
                <w:del w:id="5974" w:author="Strzelczyk, Anthony (A.)" w:date="2021-02-22T11:20:00Z"/>
                <w:rFonts w:cs="Arial"/>
                <w:b/>
                <w:bCs/>
                <w:color w:val="000000"/>
                <w:szCs w:val="22"/>
              </w:rPr>
            </w:pPr>
          </w:p>
        </w:tc>
        <w:tc>
          <w:tcPr>
            <w:tcW w:w="688" w:type="dxa"/>
            <w:tcBorders>
              <w:left w:val="single" w:sz="4" w:space="0" w:color="auto"/>
              <w:right w:val="single" w:sz="4" w:space="0" w:color="auto"/>
            </w:tcBorders>
          </w:tcPr>
          <w:p w14:paraId="6B81A25B" w14:textId="1D75BB75" w:rsidR="009F75CA" w:rsidDel="00D06BF0" w:rsidRDefault="009F75CA">
            <w:pPr>
              <w:spacing w:line="240" w:lineRule="atLeast"/>
              <w:rPr>
                <w:ins w:id="5975" w:author="Strzelczyk, Anthony (A.)" w:date="2020-12-17T13:03:00Z"/>
                <w:del w:id="5976" w:author="Strzelczyk, Anthony (A.)" w:date="2021-02-22T11:20:00Z"/>
                <w:rFonts w:cs="Arial"/>
                <w:color w:val="000000"/>
                <w:szCs w:val="22"/>
              </w:rPr>
            </w:pPr>
            <w:ins w:id="5977" w:author="Strzelczyk, Anthony (A.)" w:date="2020-12-17T13:03:00Z">
              <w:del w:id="5978" w:author="Strzelczyk, Anthony (A.)" w:date="2021-02-22T11:20:00Z">
                <w:r w:rsidDel="00D06BF0">
                  <w:rPr>
                    <w:rFonts w:cs="Arial"/>
                    <w:color w:val="000000"/>
                    <w:sz w:val="14"/>
                    <w:szCs w:val="14"/>
                  </w:rPr>
                  <w:delText xml:space="preserve">Seq </w:delText>
                </w:r>
              </w:del>
            </w:ins>
            <w:ins w:id="5979" w:author="Strzelczyk, Anthony (A.)" w:date="2020-12-17T13:10:00Z">
              <w:del w:id="5980" w:author="Strzelczyk, Anthony (A.)" w:date="2021-02-22T11:20:00Z">
                <w:r w:rsidDel="00D06BF0">
                  <w:rPr>
                    <w:rFonts w:cs="Arial"/>
                    <w:color w:val="000000"/>
                    <w:sz w:val="14"/>
                    <w:szCs w:val="14"/>
                  </w:rPr>
                  <w:delText>2</w:delText>
                </w:r>
              </w:del>
            </w:ins>
          </w:p>
        </w:tc>
        <w:tc>
          <w:tcPr>
            <w:tcW w:w="7290" w:type="dxa"/>
            <w:tcBorders>
              <w:top w:val="single" w:sz="4" w:space="0" w:color="auto"/>
              <w:left w:val="single" w:sz="4" w:space="0" w:color="auto"/>
              <w:bottom w:val="single" w:sz="4" w:space="0" w:color="auto"/>
              <w:right w:val="single" w:sz="4" w:space="0" w:color="auto"/>
            </w:tcBorders>
          </w:tcPr>
          <w:p w14:paraId="673E6415" w14:textId="39E5E673" w:rsidR="009F75CA" w:rsidDel="00D06BF0" w:rsidRDefault="009F75CA">
            <w:pPr>
              <w:spacing w:line="240" w:lineRule="atLeast"/>
              <w:rPr>
                <w:ins w:id="5981" w:author="Strzelczyk, Anthony (A.)" w:date="2020-12-17T13:03:00Z"/>
                <w:del w:id="5982" w:author="Strzelczyk, Anthony (A.)" w:date="2021-02-22T11:20:00Z"/>
                <w:rFonts w:cs="Arial"/>
                <w:color w:val="000000"/>
                <w:szCs w:val="22"/>
              </w:rPr>
            </w:pPr>
            <w:ins w:id="5983" w:author="Strzelczyk, Anthony (A.)" w:date="2020-12-17T13:04:00Z">
              <w:del w:id="5984" w:author="Strzelczyk, Anthony (A.)" w:date="2021-02-22T11:20:00Z">
                <w:r w:rsidDel="00D06BF0">
                  <w:rPr>
                    <w:rFonts w:cs="Arial"/>
                    <w:color w:val="000000"/>
                    <w:szCs w:val="22"/>
                  </w:rPr>
                  <w:delText xml:space="preserve">Or </w:delText>
                </w:r>
              </w:del>
            </w:ins>
            <w:ins w:id="5985" w:author="Strzelczyk, Anthony (A.)" w:date="2020-12-17T13:03:00Z">
              <w:del w:id="5986" w:author="Strzelczyk, Anthony (A.)" w:date="2021-02-22T11:20:00Z">
                <w:r w:rsidDel="00D06BF0">
                  <w:rPr>
                    <w:rFonts w:cs="Arial"/>
                    <w:color w:val="000000"/>
                    <w:szCs w:val="22"/>
                  </w:rPr>
                  <w:delText>Actor request Rear Fog light HMI to OFF</w:delText>
                </w:r>
              </w:del>
            </w:ins>
          </w:p>
        </w:tc>
      </w:tr>
      <w:tr w:rsidR="00392D50" w:rsidDel="00D06BF0" w14:paraId="7109F1AC" w14:textId="35CB7BE0" w:rsidTr="00C510A7">
        <w:trPr>
          <w:trHeight w:val="255"/>
          <w:ins w:id="5987" w:author="Strzelczyk, Anthony (A.)" w:date="2020-12-17T14:53:00Z"/>
          <w:del w:id="5988"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026941ED" w14:textId="70192419" w:rsidR="00392D50" w:rsidDel="00D06BF0" w:rsidRDefault="00392D50" w:rsidP="00392D50">
            <w:pPr>
              <w:spacing w:line="240" w:lineRule="atLeast"/>
              <w:rPr>
                <w:ins w:id="5989" w:author="Strzelczyk, Anthony (A.)" w:date="2020-12-17T14:53:00Z"/>
                <w:del w:id="5990" w:author="Strzelczyk, Anthony (A.)" w:date="2021-02-22T11:20:00Z"/>
                <w:rFonts w:cs="Arial"/>
                <w:b/>
                <w:bCs/>
                <w:color w:val="000000"/>
                <w:szCs w:val="22"/>
              </w:rPr>
            </w:pPr>
            <w:ins w:id="5991" w:author="Strzelczyk, Anthony (A.)" w:date="2020-12-17T14:53:00Z">
              <w:del w:id="5992" w:author="Strzelczyk, Anthony (A.)" w:date="2021-02-22T11:20:00Z">
                <w:r w:rsidDel="00D06BF0">
                  <w:rPr>
                    <w:rFonts w:cs="Arial"/>
                    <w:b/>
                    <w:bCs/>
                    <w:color w:val="000000"/>
                    <w:szCs w:val="22"/>
                  </w:rPr>
                  <w:delText>Alternative Flow</w:delText>
                </w:r>
              </w:del>
            </w:ins>
          </w:p>
        </w:tc>
        <w:tc>
          <w:tcPr>
            <w:tcW w:w="688" w:type="dxa"/>
            <w:tcBorders>
              <w:top w:val="single" w:sz="4" w:space="0" w:color="auto"/>
              <w:left w:val="single" w:sz="4" w:space="0" w:color="auto"/>
              <w:right w:val="single" w:sz="4" w:space="0" w:color="auto"/>
            </w:tcBorders>
          </w:tcPr>
          <w:p w14:paraId="1B12DFF7" w14:textId="0F8AD4C9" w:rsidR="00392D50" w:rsidDel="00D06BF0" w:rsidRDefault="00392D50" w:rsidP="00392D50">
            <w:pPr>
              <w:spacing w:line="240" w:lineRule="atLeast"/>
              <w:rPr>
                <w:ins w:id="5993" w:author="Strzelczyk, Anthony (A.)" w:date="2020-12-17T14:53:00Z"/>
                <w:del w:id="5994"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3E26C96B" w14:textId="5C11E6AE" w:rsidR="00392D50" w:rsidDel="00D06BF0" w:rsidRDefault="00392D50" w:rsidP="00392D50">
            <w:pPr>
              <w:spacing w:line="240" w:lineRule="atLeast"/>
              <w:rPr>
                <w:ins w:id="5995" w:author="Strzelczyk, Anthony (A.)" w:date="2020-12-17T14:53:00Z"/>
                <w:del w:id="5996" w:author="Strzelczyk, Anthony (A.)" w:date="2021-02-22T11:20:00Z"/>
                <w:rFonts w:cs="Arial"/>
                <w:color w:val="000000"/>
                <w:szCs w:val="22"/>
              </w:rPr>
            </w:pPr>
          </w:p>
        </w:tc>
      </w:tr>
      <w:tr w:rsidR="00392D50" w:rsidDel="00D06BF0" w14:paraId="273B0241" w14:textId="4649EB41" w:rsidTr="00C510A7">
        <w:trPr>
          <w:trHeight w:val="255"/>
          <w:ins w:id="5997" w:author="Strzelczyk, Anthony (A.)" w:date="2020-12-17T14:53:00Z"/>
          <w:del w:id="5998"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25895197" w14:textId="192A4FE1" w:rsidR="00392D50" w:rsidDel="00D06BF0" w:rsidRDefault="00392D50" w:rsidP="00392D50">
            <w:pPr>
              <w:spacing w:line="240" w:lineRule="atLeast"/>
              <w:rPr>
                <w:ins w:id="5999" w:author="Strzelczyk, Anthony (A.)" w:date="2020-12-17T14:53:00Z"/>
                <w:del w:id="6000" w:author="Strzelczyk, Anthony (A.)" w:date="2021-02-22T11:20:00Z"/>
                <w:rFonts w:cs="Arial"/>
                <w:b/>
                <w:bCs/>
                <w:color w:val="000000"/>
                <w:szCs w:val="22"/>
              </w:rPr>
            </w:pPr>
            <w:ins w:id="6001" w:author="Strzelczyk, Anthony (A.)" w:date="2020-12-17T14:53:00Z">
              <w:del w:id="6002" w:author="Strzelczyk, Anthony (A.)" w:date="2021-02-22T11:20:00Z">
                <w:r w:rsidDel="00D06BF0">
                  <w:rPr>
                    <w:rFonts w:cs="Arial"/>
                    <w:b/>
                    <w:bCs/>
                    <w:color w:val="000000"/>
                    <w:szCs w:val="22"/>
                  </w:rPr>
                  <w:delText>Post Condition</w:delText>
                </w:r>
              </w:del>
            </w:ins>
          </w:p>
        </w:tc>
        <w:tc>
          <w:tcPr>
            <w:tcW w:w="688" w:type="dxa"/>
            <w:tcBorders>
              <w:top w:val="single" w:sz="4" w:space="0" w:color="auto"/>
              <w:left w:val="single" w:sz="4" w:space="0" w:color="auto"/>
              <w:right w:val="single" w:sz="4" w:space="0" w:color="auto"/>
            </w:tcBorders>
          </w:tcPr>
          <w:p w14:paraId="200BDC4F" w14:textId="07473D17" w:rsidR="00392D50" w:rsidDel="00D06BF0" w:rsidRDefault="00392D50" w:rsidP="00392D50">
            <w:pPr>
              <w:spacing w:line="240" w:lineRule="atLeast"/>
              <w:rPr>
                <w:ins w:id="6003" w:author="Strzelczyk, Anthony (A.)" w:date="2020-12-17T14:53:00Z"/>
                <w:del w:id="6004"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020F7CFF" w14:textId="5958FF60" w:rsidR="00392D50" w:rsidDel="00D06BF0" w:rsidRDefault="00EE3F9E" w:rsidP="00392D50">
            <w:pPr>
              <w:spacing w:line="240" w:lineRule="atLeast"/>
              <w:rPr>
                <w:ins w:id="6005" w:author="Strzelczyk, Anthony (A.)" w:date="2020-12-17T14:53:00Z"/>
                <w:del w:id="6006" w:author="Strzelczyk, Anthony (A.)" w:date="2021-02-22T11:20:00Z"/>
                <w:rFonts w:cs="Arial"/>
                <w:color w:val="000000"/>
                <w:szCs w:val="22"/>
              </w:rPr>
            </w:pPr>
            <w:ins w:id="6007" w:author="Strzelczyk, Anthony (A.)" w:date="2021-01-29T11:30:00Z">
              <w:del w:id="6008" w:author="Strzelczyk, Anthony (A.)" w:date="2021-02-22T11:20:00Z">
                <w:r w:rsidDel="00D06BF0">
                  <w:rPr>
                    <w:rFonts w:cs="Arial"/>
                    <w:color w:val="000000"/>
                    <w:szCs w:val="22"/>
                  </w:rPr>
                  <w:delText>Exterior Rear Fog Lights are turned OFF</w:delText>
                </w:r>
              </w:del>
            </w:ins>
            <w:ins w:id="6009" w:author="Strzelczyk, Anthony (A.)" w:date="2021-01-29T11:31:00Z">
              <w:del w:id="6010" w:author="Strzelczyk, Anthony (A.)" w:date="2021-02-22T11:20:00Z">
                <w:r w:rsidDel="00D06BF0">
                  <w:rPr>
                    <w:rFonts w:cs="Arial"/>
                    <w:color w:val="000000"/>
                    <w:szCs w:val="22"/>
                  </w:rPr>
                  <w:delText xml:space="preserve"> and </w:delText>
                </w:r>
                <w:r w:rsidDel="00D06BF0">
                  <w:rPr>
                    <w:rFonts w:cs="Arial"/>
                  </w:rPr>
                  <w:delText xml:space="preserve">Rear </w:delText>
                </w:r>
                <w:r w:rsidDel="00D06BF0">
                  <w:rPr>
                    <w:rFonts w:cs="Arial"/>
                    <w:color w:val="000000"/>
                    <w:szCs w:val="22"/>
                  </w:rPr>
                  <w:delText>Fog Telltale turns OFF</w:delText>
                </w:r>
              </w:del>
            </w:ins>
          </w:p>
        </w:tc>
      </w:tr>
      <w:tr w:rsidR="00392D50" w:rsidDel="00D06BF0" w14:paraId="5AD62D95" w14:textId="42F0B504" w:rsidTr="00C510A7">
        <w:trPr>
          <w:trHeight w:val="255"/>
          <w:ins w:id="6011" w:author="Strzelczyk, Anthony (A.)" w:date="2020-12-17T14:53:00Z"/>
          <w:del w:id="6012"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1DD23343" w14:textId="62E401B8" w:rsidR="00392D50" w:rsidDel="00D06BF0" w:rsidRDefault="00392D50" w:rsidP="00392D50">
            <w:pPr>
              <w:spacing w:line="240" w:lineRule="atLeast"/>
              <w:rPr>
                <w:ins w:id="6013" w:author="Strzelczyk, Anthony (A.)" w:date="2020-12-17T14:53:00Z"/>
                <w:del w:id="6014" w:author="Strzelczyk, Anthony (A.)" w:date="2021-02-22T11:20:00Z"/>
                <w:rFonts w:cs="Arial"/>
                <w:b/>
                <w:bCs/>
                <w:color w:val="000000"/>
                <w:szCs w:val="22"/>
              </w:rPr>
            </w:pPr>
            <w:ins w:id="6015" w:author="Strzelczyk, Anthony (A.)" w:date="2020-12-17T14:53:00Z">
              <w:del w:id="6016" w:author="Strzelczyk, Anthony (A.)" w:date="2021-02-22T11:20:00Z">
                <w:r w:rsidDel="00D06BF0">
                  <w:rPr>
                    <w:rFonts w:cs="Arial"/>
                    <w:b/>
                    <w:bCs/>
                    <w:color w:val="000000"/>
                    <w:szCs w:val="22"/>
                  </w:rPr>
                  <w:delText>Exception Flows</w:delText>
                </w:r>
              </w:del>
            </w:ins>
          </w:p>
        </w:tc>
        <w:tc>
          <w:tcPr>
            <w:tcW w:w="688" w:type="dxa"/>
            <w:tcBorders>
              <w:top w:val="single" w:sz="4" w:space="0" w:color="auto"/>
              <w:left w:val="single" w:sz="4" w:space="0" w:color="auto"/>
              <w:right w:val="single" w:sz="4" w:space="0" w:color="auto"/>
            </w:tcBorders>
          </w:tcPr>
          <w:p w14:paraId="24054BF0" w14:textId="6022D166" w:rsidR="00392D50" w:rsidDel="00D06BF0" w:rsidRDefault="00392D50" w:rsidP="00392D50">
            <w:pPr>
              <w:spacing w:line="240" w:lineRule="atLeast"/>
              <w:rPr>
                <w:ins w:id="6017" w:author="Strzelczyk, Anthony (A.)" w:date="2020-12-17T14:53:00Z"/>
                <w:del w:id="6018"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7A3EEB4F" w14:textId="32C822ED" w:rsidR="00392D50" w:rsidDel="00D06BF0" w:rsidRDefault="00392D50" w:rsidP="00392D50">
            <w:pPr>
              <w:spacing w:line="240" w:lineRule="atLeast"/>
              <w:rPr>
                <w:ins w:id="6019" w:author="Strzelczyk, Anthony (A.)" w:date="2020-12-17T14:53:00Z"/>
                <w:del w:id="6020" w:author="Strzelczyk, Anthony (A.)" w:date="2021-02-22T11:20:00Z"/>
                <w:rFonts w:cs="Arial"/>
                <w:color w:val="000000"/>
                <w:szCs w:val="22"/>
              </w:rPr>
            </w:pPr>
          </w:p>
        </w:tc>
      </w:tr>
    </w:tbl>
    <w:p w14:paraId="0F774A31" w14:textId="275D28E8" w:rsidR="00F40F4A" w:rsidRPr="004051D0" w:rsidDel="00D06BF0" w:rsidRDefault="00F40F4A" w:rsidP="00F40F4A">
      <w:pPr>
        <w:rPr>
          <w:ins w:id="6021" w:author="Strzelczyk, Anthony (A.)" w:date="2020-12-17T12:52:00Z"/>
          <w:del w:id="6022" w:author="Strzelczyk, Anthony (A.)" w:date="2021-02-22T11:2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40F4A" w:rsidRPr="004051D0" w:rsidDel="00D06BF0" w14:paraId="55E25EC2" w14:textId="5A4EB8A8" w:rsidTr="008D373E">
        <w:trPr>
          <w:gridAfter w:val="1"/>
          <w:wAfter w:w="15" w:type="dxa"/>
          <w:hidden/>
          <w:ins w:id="6023" w:author="Strzelczyk, Anthony (A.)" w:date="2020-12-17T12:52:00Z"/>
          <w:del w:id="6024" w:author="Strzelczyk, Anthony (A.)" w:date="2021-02-22T11:2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5E3D5" w14:textId="0AD64CD8" w:rsidR="00F40F4A" w:rsidRPr="004051D0" w:rsidDel="00D06BF0" w:rsidRDefault="00F40F4A" w:rsidP="008D373E">
            <w:pPr>
              <w:rPr>
                <w:ins w:id="6025" w:author="Strzelczyk, Anthony (A.)" w:date="2020-12-17T12:52:00Z"/>
                <w:del w:id="6026" w:author="Strzelczyk, Anthony (A.)" w:date="2021-02-22T11:20:00Z"/>
                <w:rFonts w:eastAsiaTheme="minorHAnsi" w:cs="Arial"/>
                <w:bCs/>
                <w:vanish/>
                <w:color w:val="808080" w:themeColor="background1" w:themeShade="80"/>
                <w:sz w:val="16"/>
                <w:szCs w:val="14"/>
              </w:rPr>
            </w:pPr>
            <w:ins w:id="6027" w:author="Strzelczyk, Anthony (A.)" w:date="2020-12-17T12:52:00Z">
              <w:del w:id="6028" w:author="Strzelczyk, Anthony (A.)" w:date="2021-02-22T11:20:00Z">
                <w:r w:rsidRPr="004051D0" w:rsidDel="00D06BF0">
                  <w:rPr>
                    <w:rFonts w:cs="Arial"/>
                    <w:bCs/>
                    <w:vanish/>
                    <w:color w:val="808080" w:themeColor="background1" w:themeShade="80"/>
                    <w:sz w:val="16"/>
                    <w:szCs w:val="14"/>
                  </w:rPr>
                  <w:delText>Requirement ID: ###</w:delText>
                </w:r>
                <w:r w:rsidDel="00D06BF0">
                  <w:rPr>
                    <w:rFonts w:cs="Arial"/>
                    <w:bCs/>
                    <w:vanish/>
                    <w:color w:val="808080" w:themeColor="background1" w:themeShade="80"/>
                    <w:sz w:val="16"/>
                    <w:szCs w:val="14"/>
                  </w:rPr>
                  <w:delText>R_F_Rear Fog Light Deactivation_00051</w:delText>
                </w:r>
                <w:r w:rsidRPr="004051D0" w:rsidDel="00D06BF0">
                  <w:rPr>
                    <w:rFonts w:cs="Arial"/>
                    <w:bCs/>
                    <w:vanish/>
                    <w:color w:val="808080" w:themeColor="background1" w:themeShade="80"/>
                    <w:sz w:val="16"/>
                    <w:szCs w:val="14"/>
                  </w:rPr>
                  <w:delText>###</w:delText>
                </w:r>
              </w:del>
            </w:ins>
          </w:p>
        </w:tc>
      </w:tr>
      <w:tr w:rsidR="00F40F4A" w:rsidRPr="004051D0" w:rsidDel="00D06BF0" w14:paraId="7538962B" w14:textId="1DA4FD1D" w:rsidTr="008D373E">
        <w:trPr>
          <w:hidden/>
          <w:ins w:id="6029" w:author="Strzelczyk, Anthony (A.)" w:date="2020-12-17T12:52:00Z"/>
          <w:del w:id="6030"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A2665" w14:textId="6EE9F03E" w:rsidR="00F40F4A" w:rsidRPr="004051D0" w:rsidDel="00D06BF0" w:rsidRDefault="00F40F4A" w:rsidP="008D373E">
            <w:pPr>
              <w:rPr>
                <w:ins w:id="6031" w:author="Strzelczyk, Anthony (A.)" w:date="2020-12-17T12:52:00Z"/>
                <w:del w:id="6032" w:author="Strzelczyk, Anthony (A.)" w:date="2021-02-22T11:20:00Z"/>
                <w:rFonts w:eastAsiaTheme="minorHAnsi" w:cs="Arial"/>
                <w:b/>
                <w:bCs/>
                <w:vanish/>
                <w:sz w:val="16"/>
                <w:szCs w:val="14"/>
              </w:rPr>
            </w:pPr>
            <w:ins w:id="6033" w:author="Strzelczyk, Anthony (A.)" w:date="2020-12-17T12:52:00Z">
              <w:del w:id="6034" w:author="Strzelczyk, Anthony (A.)" w:date="2021-02-22T11:20:00Z">
                <w:r w:rsidRPr="004051D0" w:rsidDel="00D06BF0">
                  <w:rPr>
                    <w:rFonts w:cs="Arial"/>
                    <w:b/>
                    <w:bCs/>
                    <w:vanish/>
                    <w:sz w:val="16"/>
                    <w:szCs w:val="14"/>
                  </w:rPr>
                  <w:delText>Rationale</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FDC70" w14:textId="1FB27E53" w:rsidR="00F40F4A" w:rsidRPr="004051D0" w:rsidDel="00D06BF0" w:rsidRDefault="00F40F4A" w:rsidP="008D373E">
            <w:pPr>
              <w:rPr>
                <w:ins w:id="6035" w:author="Strzelczyk, Anthony (A.)" w:date="2020-12-17T12:52:00Z"/>
                <w:del w:id="6036" w:author="Strzelczyk, Anthony (A.)" w:date="2021-02-22T11:20:00Z"/>
                <w:rFonts w:cs="Arial"/>
                <w:vanish/>
                <w:color w:val="000000" w:themeColor="text1"/>
                <w:sz w:val="16"/>
                <w:szCs w:val="14"/>
              </w:rPr>
            </w:pPr>
          </w:p>
        </w:tc>
      </w:tr>
      <w:tr w:rsidR="00F40F4A" w:rsidRPr="004051D0" w:rsidDel="00D06BF0" w14:paraId="6D4E70EB" w14:textId="05F18E15" w:rsidTr="008D373E">
        <w:trPr>
          <w:hidden/>
          <w:ins w:id="6037" w:author="Strzelczyk, Anthony (A.)" w:date="2020-12-17T12:52:00Z"/>
          <w:del w:id="6038"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5D587" w14:textId="506E64DB" w:rsidR="00F40F4A" w:rsidRPr="004051D0" w:rsidDel="00D06BF0" w:rsidRDefault="00F40F4A" w:rsidP="008D373E">
            <w:pPr>
              <w:rPr>
                <w:ins w:id="6039" w:author="Strzelczyk, Anthony (A.)" w:date="2020-12-17T12:52:00Z"/>
                <w:del w:id="6040" w:author="Strzelczyk, Anthony (A.)" w:date="2021-02-22T11:20:00Z"/>
                <w:rFonts w:eastAsiaTheme="minorHAnsi" w:cs="Arial"/>
                <w:b/>
                <w:bCs/>
                <w:vanish/>
                <w:sz w:val="16"/>
                <w:szCs w:val="14"/>
              </w:rPr>
            </w:pPr>
            <w:ins w:id="6041" w:author="Strzelczyk, Anthony (A.)" w:date="2020-12-17T12:52:00Z">
              <w:del w:id="6042" w:author="Strzelczyk, Anthony (A.)" w:date="2021-02-22T11:20:00Z">
                <w:r w:rsidRPr="004051D0" w:rsidDel="00D06BF0">
                  <w:rPr>
                    <w:rFonts w:cs="Arial"/>
                    <w:b/>
                    <w:bCs/>
                    <w:vanish/>
                    <w:sz w:val="16"/>
                    <w:szCs w:val="14"/>
                  </w:rPr>
                  <w:delText>Acceptance Criteria</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D50B9" w14:textId="36200877" w:rsidR="00F40F4A" w:rsidRPr="004051D0" w:rsidDel="00D06BF0" w:rsidRDefault="00F40F4A" w:rsidP="008D373E">
            <w:pPr>
              <w:rPr>
                <w:ins w:id="6043" w:author="Strzelczyk, Anthony (A.)" w:date="2020-12-17T12:52:00Z"/>
                <w:del w:id="6044" w:author="Strzelczyk, Anthony (A.)" w:date="2021-02-22T11:20:00Z"/>
                <w:rFonts w:cs="Arial"/>
                <w:vanish/>
                <w:color w:val="000000" w:themeColor="text1"/>
                <w:sz w:val="16"/>
                <w:szCs w:val="14"/>
              </w:rPr>
            </w:pPr>
          </w:p>
        </w:tc>
      </w:tr>
      <w:tr w:rsidR="00F40F4A" w:rsidRPr="004051D0" w:rsidDel="00D06BF0" w14:paraId="3C911321" w14:textId="2E33EE1D" w:rsidTr="008D373E">
        <w:trPr>
          <w:hidden/>
          <w:ins w:id="6045" w:author="Strzelczyk, Anthony (A.)" w:date="2020-12-17T12:52:00Z"/>
          <w:del w:id="6046"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ECB8C" w14:textId="3C78D121" w:rsidR="00F40F4A" w:rsidRPr="004051D0" w:rsidDel="00D06BF0" w:rsidRDefault="00F40F4A" w:rsidP="008D373E">
            <w:pPr>
              <w:rPr>
                <w:ins w:id="6047" w:author="Strzelczyk, Anthony (A.)" w:date="2020-12-17T12:52:00Z"/>
                <w:del w:id="6048" w:author="Strzelczyk, Anthony (A.)" w:date="2021-02-22T11:20:00Z"/>
                <w:rFonts w:cs="Arial"/>
                <w:vanish/>
                <w:sz w:val="16"/>
                <w:szCs w:val="14"/>
              </w:rPr>
            </w:pPr>
            <w:ins w:id="6049" w:author="Strzelczyk, Anthony (A.)" w:date="2020-12-17T12:52:00Z">
              <w:del w:id="6050" w:author="Strzelczyk, Anthony (A.)" w:date="2021-02-22T11:20:00Z">
                <w:r w:rsidRPr="004051D0" w:rsidDel="00D06BF0">
                  <w:rPr>
                    <w:rFonts w:cs="Arial"/>
                    <w:b/>
                    <w:bCs/>
                    <w:vanish/>
                    <w:sz w:val="16"/>
                    <w:szCs w:val="14"/>
                  </w:rPr>
                  <w:delText>Notes</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3B484" w14:textId="01FBA6A0" w:rsidR="00F40F4A" w:rsidRPr="004051D0" w:rsidDel="00D06BF0" w:rsidRDefault="00F40F4A" w:rsidP="008D373E">
            <w:pPr>
              <w:rPr>
                <w:ins w:id="6051" w:author="Strzelczyk, Anthony (A.)" w:date="2020-12-17T12:52:00Z"/>
                <w:del w:id="6052" w:author="Strzelczyk, Anthony (A.)" w:date="2021-02-22T11:20:00Z"/>
                <w:rFonts w:cs="Arial"/>
                <w:vanish/>
                <w:color w:val="000000" w:themeColor="text1"/>
                <w:sz w:val="16"/>
                <w:szCs w:val="14"/>
              </w:rPr>
            </w:pPr>
          </w:p>
        </w:tc>
      </w:tr>
      <w:tr w:rsidR="00F40F4A" w:rsidRPr="004051D0" w:rsidDel="00D06BF0" w14:paraId="4897A286" w14:textId="3174FD29" w:rsidTr="008D373E">
        <w:trPr>
          <w:hidden/>
          <w:ins w:id="6053" w:author="Strzelczyk, Anthony (A.)" w:date="2020-12-17T12:52:00Z"/>
          <w:del w:id="6054"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7B77A" w14:textId="2DC96D79" w:rsidR="00F40F4A" w:rsidRPr="004051D0" w:rsidDel="00D06BF0" w:rsidRDefault="00F40F4A" w:rsidP="008D373E">
            <w:pPr>
              <w:rPr>
                <w:ins w:id="6055" w:author="Strzelczyk, Anthony (A.)" w:date="2020-12-17T12:52:00Z"/>
                <w:del w:id="6056" w:author="Strzelczyk, Anthony (A.)" w:date="2021-02-22T11:20:00Z"/>
                <w:rFonts w:cs="Arial"/>
                <w:b/>
                <w:bCs/>
                <w:vanish/>
                <w:sz w:val="16"/>
                <w:szCs w:val="14"/>
              </w:rPr>
            </w:pPr>
            <w:ins w:id="6057" w:author="Strzelczyk, Anthony (A.)" w:date="2020-12-17T12:52:00Z">
              <w:del w:id="6058" w:author="Strzelczyk, Anthony (A.)" w:date="2021-02-22T11:20:00Z">
                <w:r w:rsidRPr="004051D0" w:rsidDel="00D06BF0">
                  <w:rPr>
                    <w:rFonts w:cs="Arial"/>
                    <w:b/>
                    <w:bCs/>
                    <w:vanish/>
                    <w:sz w:val="16"/>
                    <w:szCs w:val="14"/>
                  </w:rPr>
                  <w:delText>Source</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678AB" w14:textId="23798969" w:rsidR="00F40F4A" w:rsidRPr="004051D0" w:rsidDel="00D06BF0" w:rsidRDefault="00F40F4A" w:rsidP="008D373E">
            <w:pPr>
              <w:rPr>
                <w:ins w:id="6059" w:author="Strzelczyk, Anthony (A.)" w:date="2020-12-17T12:52:00Z"/>
                <w:del w:id="6060" w:author="Strzelczyk, Anthony (A.)" w:date="2021-02-22T11:20:00Z"/>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01E8C" w14:textId="798A1DA9" w:rsidR="00F40F4A" w:rsidRPr="004051D0" w:rsidDel="00D06BF0" w:rsidRDefault="00F40F4A" w:rsidP="008D373E">
            <w:pPr>
              <w:ind w:left="139"/>
              <w:rPr>
                <w:ins w:id="6061" w:author="Strzelczyk, Anthony (A.)" w:date="2020-12-17T12:52:00Z"/>
                <w:del w:id="6062" w:author="Strzelczyk, Anthony (A.)" w:date="2021-02-22T11:20:00Z"/>
                <w:rFonts w:cs="Arial"/>
                <w:b/>
                <w:bCs/>
                <w:vanish/>
                <w:sz w:val="16"/>
                <w:szCs w:val="14"/>
              </w:rPr>
            </w:pPr>
            <w:ins w:id="6063" w:author="Strzelczyk, Anthony (A.)" w:date="2020-12-17T12:52:00Z">
              <w:del w:id="6064" w:author="Strzelczyk, Anthony (A.)" w:date="2021-02-22T11:20:00Z">
                <w:r w:rsidRPr="004051D0" w:rsidDel="00D06BF0">
                  <w:rPr>
                    <w:rFonts w:cs="Arial"/>
                    <w:b/>
                    <w:bCs/>
                    <w:vanish/>
                    <w:sz w:val="16"/>
                    <w:szCs w:val="14"/>
                  </w:rPr>
                  <w:delText>Owner</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0C663" w14:textId="42A0E4C4" w:rsidR="00F40F4A" w:rsidRPr="004051D0" w:rsidDel="00D06BF0" w:rsidRDefault="00F40F4A" w:rsidP="008D373E">
            <w:pPr>
              <w:rPr>
                <w:ins w:id="6065" w:author="Strzelczyk, Anthony (A.)" w:date="2020-12-17T12:52:00Z"/>
                <w:del w:id="6066" w:author="Strzelczyk, Anthony (A.)" w:date="2021-02-22T11:20:00Z"/>
                <w:rFonts w:cs="Arial"/>
                <w:vanish/>
                <w:color w:val="000000" w:themeColor="text1"/>
                <w:sz w:val="16"/>
                <w:szCs w:val="14"/>
              </w:rPr>
            </w:pPr>
          </w:p>
        </w:tc>
      </w:tr>
      <w:tr w:rsidR="00F40F4A" w:rsidRPr="004051D0" w:rsidDel="00D06BF0" w14:paraId="4ACACBD2" w14:textId="2DB647FB" w:rsidTr="008D373E">
        <w:trPr>
          <w:hidden/>
          <w:ins w:id="6067" w:author="Strzelczyk, Anthony (A.)" w:date="2020-12-17T12:52:00Z"/>
          <w:del w:id="6068"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2D15B" w14:textId="354238B1" w:rsidR="00F40F4A" w:rsidRPr="004051D0" w:rsidDel="00D06BF0" w:rsidRDefault="00F40F4A" w:rsidP="008D373E">
            <w:pPr>
              <w:rPr>
                <w:ins w:id="6069" w:author="Strzelczyk, Anthony (A.)" w:date="2020-12-17T12:52:00Z"/>
                <w:del w:id="6070" w:author="Strzelczyk, Anthony (A.)" w:date="2021-02-22T11:20:00Z"/>
                <w:rFonts w:cs="Arial"/>
                <w:b/>
                <w:bCs/>
                <w:vanish/>
                <w:sz w:val="16"/>
                <w:szCs w:val="14"/>
              </w:rPr>
            </w:pPr>
            <w:ins w:id="6071" w:author="Strzelczyk, Anthony (A.)" w:date="2020-12-17T12:52:00Z">
              <w:del w:id="6072" w:author="Strzelczyk, Anthony (A.)" w:date="2021-02-22T11:20:00Z">
                <w:r w:rsidRPr="004051D0" w:rsidDel="00D06BF0">
                  <w:rPr>
                    <w:rFonts w:cs="Arial"/>
                    <w:b/>
                    <w:bCs/>
                    <w:vanish/>
                    <w:sz w:val="16"/>
                    <w:szCs w:val="14"/>
                  </w:rPr>
                  <w:delText>Source Req.</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698BB" w14:textId="4885A9E7" w:rsidR="00F40F4A" w:rsidRPr="004051D0" w:rsidDel="00D06BF0" w:rsidRDefault="00F40F4A" w:rsidP="008D373E">
            <w:pPr>
              <w:rPr>
                <w:ins w:id="6073" w:author="Strzelczyk, Anthony (A.)" w:date="2020-12-17T12:52:00Z"/>
                <w:del w:id="6074" w:author="Strzelczyk, Anthony (A.)" w:date="2021-02-22T11:20:00Z"/>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DFD66" w14:textId="3E5E1DEA" w:rsidR="00F40F4A" w:rsidRPr="004051D0" w:rsidDel="00D06BF0" w:rsidRDefault="00F40F4A" w:rsidP="008D373E">
            <w:pPr>
              <w:ind w:left="139"/>
              <w:rPr>
                <w:ins w:id="6075" w:author="Strzelczyk, Anthony (A.)" w:date="2020-12-17T12:52:00Z"/>
                <w:del w:id="6076" w:author="Strzelczyk, Anthony (A.)" w:date="2021-02-22T11:20:00Z"/>
                <w:rFonts w:cs="Arial"/>
                <w:b/>
                <w:bCs/>
                <w:vanish/>
                <w:sz w:val="16"/>
                <w:szCs w:val="16"/>
              </w:rPr>
            </w:pPr>
            <w:ins w:id="6077" w:author="Strzelczyk, Anthony (A.)" w:date="2020-12-17T12:52:00Z">
              <w:del w:id="6078" w:author="Strzelczyk, Anthony (A.)" w:date="2021-02-22T11:20:00Z">
                <w:r w:rsidRPr="004051D0" w:rsidDel="00D06BF0">
                  <w:rPr>
                    <w:rFonts w:cs="Arial"/>
                    <w:b/>
                    <w:bCs/>
                    <w:vanish/>
                    <w:sz w:val="16"/>
                    <w:szCs w:val="16"/>
                  </w:rPr>
                  <w:delText>V&amp;V Method</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F061F" w14:textId="3BAE6DC7" w:rsidR="00F40F4A" w:rsidRPr="004051D0" w:rsidDel="00D06BF0" w:rsidRDefault="00F40F4A" w:rsidP="008D373E">
            <w:pPr>
              <w:rPr>
                <w:ins w:id="6079" w:author="Strzelczyk, Anthony (A.)" w:date="2020-12-17T12:52:00Z"/>
                <w:del w:id="6080" w:author="Strzelczyk, Anthony (A.)" w:date="2021-02-22T11:20:00Z"/>
                <w:rFonts w:cs="Arial"/>
                <w:vanish/>
                <w:color w:val="000000" w:themeColor="text1"/>
                <w:sz w:val="16"/>
                <w:szCs w:val="14"/>
              </w:rPr>
            </w:pPr>
          </w:p>
        </w:tc>
      </w:tr>
      <w:tr w:rsidR="00F40F4A" w:rsidRPr="004051D0" w:rsidDel="00D06BF0" w14:paraId="747D291B" w14:textId="65DA8265" w:rsidTr="008D373E">
        <w:trPr>
          <w:trHeight w:val="133"/>
          <w:hidden/>
          <w:ins w:id="6081" w:author="Strzelczyk, Anthony (A.)" w:date="2020-12-17T12:52:00Z"/>
          <w:del w:id="6082"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A1B2B" w14:textId="67CCA66A" w:rsidR="00F40F4A" w:rsidRPr="004051D0" w:rsidDel="00D06BF0" w:rsidRDefault="00F40F4A" w:rsidP="008D373E">
            <w:pPr>
              <w:rPr>
                <w:ins w:id="6083" w:author="Strzelczyk, Anthony (A.)" w:date="2020-12-17T12:52:00Z"/>
                <w:del w:id="6084" w:author="Strzelczyk, Anthony (A.)" w:date="2021-02-22T11:20:00Z"/>
                <w:rFonts w:eastAsiaTheme="minorHAnsi" w:cs="Arial"/>
                <w:b/>
                <w:bCs/>
                <w:vanish/>
                <w:sz w:val="16"/>
                <w:szCs w:val="14"/>
              </w:rPr>
            </w:pPr>
            <w:ins w:id="6085" w:author="Strzelczyk, Anthony (A.)" w:date="2020-12-17T12:52:00Z">
              <w:del w:id="6086" w:author="Strzelczyk, Anthony (A.)" w:date="2021-02-22T11:20:00Z">
                <w:r w:rsidRPr="004051D0" w:rsidDel="00D06BF0">
                  <w:rPr>
                    <w:rFonts w:cs="Arial"/>
                    <w:b/>
                    <w:bCs/>
                    <w:vanish/>
                    <w:sz w:val="16"/>
                    <w:szCs w:val="14"/>
                  </w:rPr>
                  <w:delText>Type</w:delText>
                </w:r>
              </w:del>
            </w:ins>
          </w:p>
        </w:tc>
        <w:customXmlDelRangeStart w:id="6087" w:author="Strzelczyk, Anthony (A.)" w:date="2021-02-22T11:20:00Z"/>
        <w:customXmlInsRangeStart w:id="6088" w:author="Strzelczyk, Anthony (A.)" w:date="2020-12-17T12:52:00Z"/>
        <w:sdt>
          <w:sdtPr>
            <w:rPr>
              <w:rFonts w:cs="Arial"/>
              <w:vanish/>
              <w:color w:val="000000" w:themeColor="text1"/>
              <w:sz w:val="16"/>
              <w:szCs w:val="14"/>
            </w:rPr>
            <w:alias w:val="Requirement Type"/>
            <w:tag w:val="Requirements Type"/>
            <w:id w:val="1241753422"/>
            <w:placeholder>
              <w:docPart w:val="DD58B80029A54E128C7664807B1320C8"/>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6088"/>
            <w:customXmlDelRangeEnd w:id="6087"/>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F11F54" w14:textId="4F4660D7" w:rsidR="00F40F4A" w:rsidRPr="004051D0" w:rsidDel="00D06BF0" w:rsidRDefault="00F40F4A" w:rsidP="008D373E">
                <w:pPr>
                  <w:rPr>
                    <w:ins w:id="6089" w:author="Strzelczyk, Anthony (A.)" w:date="2020-12-17T12:52:00Z"/>
                    <w:del w:id="6090" w:author="Strzelczyk, Anthony (A.)" w:date="2021-02-22T11:20:00Z"/>
                    <w:rFonts w:cs="Arial"/>
                    <w:vanish/>
                    <w:color w:val="000000" w:themeColor="text1"/>
                    <w:sz w:val="16"/>
                    <w:szCs w:val="14"/>
                  </w:rPr>
                </w:pPr>
              </w:p>
            </w:tc>
            <w:customXmlDelRangeStart w:id="6091" w:author="Strzelczyk, Anthony (A.)" w:date="2021-02-22T11:20:00Z"/>
            <w:customXmlInsRangeStart w:id="6092" w:author="Strzelczyk, Anthony (A.)" w:date="2020-12-17T12:52:00Z"/>
          </w:sdtContent>
        </w:sdt>
        <w:customXmlInsRangeEnd w:id="6092"/>
        <w:customXmlDelRangeEnd w:id="6091"/>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BCA22" w14:textId="01ACFAC2" w:rsidR="00F40F4A" w:rsidRPr="004051D0" w:rsidDel="00D06BF0" w:rsidRDefault="00F40F4A" w:rsidP="008D373E">
            <w:pPr>
              <w:rPr>
                <w:ins w:id="6093" w:author="Strzelczyk, Anthony (A.)" w:date="2020-12-17T12:52:00Z"/>
                <w:del w:id="6094" w:author="Strzelczyk, Anthony (A.)" w:date="2021-02-22T11:20:00Z"/>
                <w:rFonts w:cs="Arial"/>
                <w:b/>
                <w:bCs/>
                <w:vanish/>
                <w:sz w:val="16"/>
                <w:szCs w:val="14"/>
              </w:rPr>
            </w:pPr>
            <w:ins w:id="6095" w:author="Strzelczyk, Anthony (A.)" w:date="2020-12-17T12:52:00Z">
              <w:del w:id="6096" w:author="Strzelczyk, Anthony (A.)" w:date="2021-02-22T11:20:00Z">
                <w:r w:rsidRPr="004051D0" w:rsidDel="00D06BF0">
                  <w:rPr>
                    <w:rFonts w:cs="Arial"/>
                    <w:b/>
                    <w:bCs/>
                    <w:vanish/>
                    <w:sz w:val="16"/>
                    <w:szCs w:val="14"/>
                  </w:rPr>
                  <w:delText>Priority</w:delText>
                </w:r>
              </w:del>
            </w:ins>
          </w:p>
        </w:tc>
        <w:customXmlDelRangeStart w:id="6097" w:author="Strzelczyk, Anthony (A.)" w:date="2021-02-22T11:20:00Z"/>
        <w:customXmlInsRangeStart w:id="6098" w:author="Strzelczyk, Anthony (A.)" w:date="2020-12-17T12:52:00Z"/>
        <w:sdt>
          <w:sdtPr>
            <w:rPr>
              <w:rFonts w:cs="Arial"/>
              <w:vanish/>
              <w:color w:val="000000" w:themeColor="text1"/>
              <w:sz w:val="16"/>
              <w:szCs w:val="14"/>
            </w:rPr>
            <w:alias w:val="Requirement Priority"/>
            <w:tag w:val="Requirement Priority"/>
            <w:id w:val="-1359424046"/>
            <w:placeholder>
              <w:docPart w:val="81E3ED3E6588437582B3EF5CDB289584"/>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6098"/>
            <w:customXmlDelRangeEnd w:id="6097"/>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6547D" w14:textId="1ABF668C" w:rsidR="00F40F4A" w:rsidRPr="004051D0" w:rsidDel="00D06BF0" w:rsidRDefault="00F40F4A" w:rsidP="008D373E">
                <w:pPr>
                  <w:rPr>
                    <w:ins w:id="6099" w:author="Strzelczyk, Anthony (A.)" w:date="2020-12-17T12:52:00Z"/>
                    <w:del w:id="6100" w:author="Strzelczyk, Anthony (A.)" w:date="2021-02-22T11:20:00Z"/>
                    <w:rFonts w:cs="Arial"/>
                    <w:vanish/>
                    <w:color w:val="000000" w:themeColor="text1"/>
                    <w:sz w:val="16"/>
                    <w:szCs w:val="14"/>
                  </w:rPr>
                </w:pPr>
              </w:p>
            </w:tc>
            <w:customXmlDelRangeStart w:id="6101" w:author="Strzelczyk, Anthony (A.)" w:date="2021-02-22T11:20:00Z"/>
            <w:customXmlInsRangeStart w:id="6102" w:author="Strzelczyk, Anthony (A.)" w:date="2020-12-17T12:52:00Z"/>
          </w:sdtContent>
        </w:sdt>
        <w:customXmlInsRangeEnd w:id="6102"/>
        <w:customXmlDelRangeEnd w:id="6101"/>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42CF5" w14:textId="5FAAB64F" w:rsidR="00F40F4A" w:rsidRPr="004051D0" w:rsidDel="00D06BF0" w:rsidRDefault="00F40F4A" w:rsidP="008D373E">
            <w:pPr>
              <w:ind w:left="128"/>
              <w:rPr>
                <w:ins w:id="6103" w:author="Strzelczyk, Anthony (A.)" w:date="2020-12-17T12:52:00Z"/>
                <w:del w:id="6104" w:author="Strzelczyk, Anthony (A.)" w:date="2021-02-22T11:20:00Z"/>
                <w:rFonts w:cs="Arial"/>
                <w:b/>
                <w:bCs/>
                <w:vanish/>
                <w:sz w:val="16"/>
                <w:szCs w:val="14"/>
              </w:rPr>
            </w:pPr>
            <w:ins w:id="6105" w:author="Strzelczyk, Anthony (A.)" w:date="2020-12-17T12:52:00Z">
              <w:del w:id="6106" w:author="Strzelczyk, Anthony (A.)" w:date="2021-02-22T11:20:00Z">
                <w:r w:rsidRPr="004051D0" w:rsidDel="00D06BF0">
                  <w:rPr>
                    <w:rFonts w:cs="Arial"/>
                    <w:b/>
                    <w:bCs/>
                    <w:vanish/>
                    <w:sz w:val="16"/>
                    <w:szCs w:val="14"/>
                  </w:rPr>
                  <w:delText>Status</w:delText>
                </w:r>
              </w:del>
            </w:ins>
          </w:p>
        </w:tc>
        <w:customXmlDelRangeStart w:id="6107" w:author="Strzelczyk, Anthony (A.)" w:date="2021-02-22T11:20:00Z"/>
        <w:customXmlInsRangeStart w:id="6108" w:author="Strzelczyk, Anthony (A.)" w:date="2020-12-17T12:52:00Z"/>
        <w:sdt>
          <w:sdtPr>
            <w:rPr>
              <w:rFonts w:cs="Arial"/>
              <w:vanish/>
              <w:color w:val="000000" w:themeColor="text1"/>
              <w:sz w:val="16"/>
              <w:szCs w:val="14"/>
            </w:rPr>
            <w:alias w:val="Requirement Status"/>
            <w:tag w:val="Requirement Status"/>
            <w:id w:val="797882289"/>
            <w:placeholder>
              <w:docPart w:val="6B37F2A2C085422DAF0DA1F7CCBD4255"/>
            </w:placeholder>
            <w:dropDownList>
              <w:listItem w:value="Choose an item."/>
              <w:listItem w:displayText="Draft" w:value="Draft"/>
              <w:listItem w:displayText="Reviewed" w:value="Reviewed"/>
              <w:listItem w:displayText="Approved" w:value="Approved"/>
            </w:dropDownList>
          </w:sdtPr>
          <w:sdtEndPr/>
          <w:sdtContent>
            <w:customXmlInsRangeEnd w:id="6108"/>
            <w:customXmlDelRangeEnd w:id="6107"/>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AD7C10" w14:textId="04059966" w:rsidR="00F40F4A" w:rsidRPr="000302BF" w:rsidDel="00D06BF0" w:rsidRDefault="00F40F4A" w:rsidP="008D373E">
                <w:pPr>
                  <w:rPr>
                    <w:ins w:id="6109" w:author="Strzelczyk, Anthony (A.)" w:date="2020-12-17T12:52:00Z"/>
                    <w:del w:id="6110" w:author="Strzelczyk, Anthony (A.)" w:date="2021-02-22T11:20:00Z"/>
                    <w:rFonts w:cs="Arial"/>
                    <w:vanish/>
                    <w:color w:val="000000" w:themeColor="text1"/>
                    <w:sz w:val="16"/>
                    <w:szCs w:val="14"/>
                  </w:rPr>
                </w:pPr>
              </w:p>
            </w:tc>
            <w:customXmlDelRangeStart w:id="6111" w:author="Strzelczyk, Anthony (A.)" w:date="2021-02-22T11:20:00Z"/>
            <w:customXmlInsRangeStart w:id="6112" w:author="Strzelczyk, Anthony (A.)" w:date="2020-12-17T12:52:00Z"/>
          </w:sdtContent>
        </w:sdt>
        <w:customXmlInsRangeEnd w:id="6112"/>
        <w:customXmlDelRangeEnd w:id="6111"/>
      </w:tr>
      <w:tr w:rsidR="00F40F4A" w:rsidRPr="004051D0" w:rsidDel="00D06BF0" w14:paraId="1311E35D" w14:textId="4C004131" w:rsidTr="008D373E">
        <w:trPr>
          <w:gridAfter w:val="1"/>
          <w:wAfter w:w="15" w:type="dxa"/>
          <w:ins w:id="6113" w:author="Strzelczyk, Anthony (A.)" w:date="2020-12-17T12:52:00Z"/>
          <w:del w:id="6114" w:author="Strzelczyk, Anthony (A.)" w:date="2021-02-22T11:2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9EF2F7" w14:textId="7968A32B" w:rsidR="00F40F4A" w:rsidRPr="004051D0" w:rsidDel="00D06BF0" w:rsidRDefault="00F40F4A" w:rsidP="008D373E">
            <w:pPr>
              <w:rPr>
                <w:ins w:id="6115" w:author="Strzelczyk, Anthony (A.)" w:date="2020-12-17T12:52:00Z"/>
                <w:del w:id="6116" w:author="Strzelczyk, Anthony (A.)" w:date="2021-02-22T11:20:00Z"/>
                <w:rFonts w:cs="Arial"/>
                <w:bCs/>
                <w:vanish/>
                <w:color w:val="808080" w:themeColor="background1" w:themeShade="80"/>
                <w:sz w:val="16"/>
                <w:szCs w:val="14"/>
              </w:rPr>
            </w:pPr>
            <w:ins w:id="6117" w:author="Strzelczyk, Anthony (A.)" w:date="2020-12-17T12:52:00Z">
              <w:del w:id="6118" w:author="Strzelczyk, Anthony (A.)" w:date="2021-02-22T11:20:00Z">
                <w:r w:rsidDel="00D06BF0">
                  <w:fldChar w:fldCharType="begin"/>
                </w:r>
                <w:r w:rsidDel="00D06BF0">
                  <w:rPr>
                    <w:vanish/>
                  </w:rPr>
                  <w:delInstrText xml:space="preserve"> HYPERLINK "http://wiki.ford.com/display/RequirementsEngineering/Requirements+Attributes" </w:delInstrText>
                </w:r>
                <w:r w:rsidDel="00D06BF0">
                  <w:fldChar w:fldCharType="separate"/>
                </w:r>
                <w:r w:rsidRPr="004051D0" w:rsidDel="00D06BF0">
                  <w:rPr>
                    <w:rStyle w:val="Hyperlink"/>
                    <w:rFonts w:cs="Arial"/>
                    <w:bCs/>
                    <w:vanish/>
                    <w:sz w:val="16"/>
                    <w:szCs w:val="14"/>
                  </w:rPr>
                  <w:delText>Req. Template</w:delText>
                </w:r>
                <w:r w:rsidDel="00D06BF0">
                  <w:rPr>
                    <w:rStyle w:val="Hyperlink"/>
                    <w:rFonts w:cs="Arial"/>
                    <w:bCs/>
                    <w:vanish/>
                    <w:sz w:val="16"/>
                    <w:szCs w:val="14"/>
                  </w:rPr>
                  <w:fldChar w:fldCharType="end"/>
                </w:r>
                <w:r w:rsidRPr="004051D0" w:rsidDel="00D06BF0">
                  <w:rPr>
                    <w:rFonts w:cs="Arial"/>
                    <w:bCs/>
                    <w:vanish/>
                    <w:color w:val="808080" w:themeColor="background1" w:themeShade="80"/>
                    <w:sz w:val="16"/>
                    <w:szCs w:val="14"/>
                  </w:rPr>
                  <w:delText xml:space="preserve"> Version</w:delText>
                </w:r>
              </w:del>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DB8E79" w14:textId="032FF4DA" w:rsidR="00F40F4A" w:rsidRPr="004051D0" w:rsidDel="00D06BF0" w:rsidRDefault="00F40F4A" w:rsidP="008D373E">
            <w:pPr>
              <w:rPr>
                <w:ins w:id="6119" w:author="Strzelczyk, Anthony (A.)" w:date="2020-12-17T12:52:00Z"/>
                <w:del w:id="6120" w:author="Strzelczyk, Anthony (A.)" w:date="2021-02-22T11:20:00Z"/>
                <w:rFonts w:cs="Arial"/>
                <w:bCs/>
                <w:vanish/>
                <w:color w:val="808080" w:themeColor="background1" w:themeShade="80"/>
                <w:sz w:val="16"/>
                <w:szCs w:val="14"/>
              </w:rPr>
            </w:pPr>
            <w:ins w:id="6121" w:author="Strzelczyk, Anthony (A.)" w:date="2020-12-17T12:52:00Z">
              <w:del w:id="6122" w:author="Strzelczyk, Anthony (A.)" w:date="2021-02-22T11:20:00Z">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TemplateVersion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6</w:delText>
                </w:r>
                <w:r w:rsidRPr="004051D0" w:rsidDel="00D06BF0">
                  <w:rPr>
                    <w:rFonts w:cs="Arial"/>
                    <w:bCs/>
                    <w:vanish/>
                    <w:color w:val="808080" w:themeColor="background1" w:themeShade="80"/>
                    <w:sz w:val="16"/>
                    <w:szCs w:val="14"/>
                  </w:rPr>
                  <w:fldChar w:fldCharType="end"/>
                </w:r>
                <w:r w:rsidRPr="004051D0" w:rsidDel="00D06BF0">
                  <w:rPr>
                    <w:rFonts w:cs="Arial"/>
                    <w:bCs/>
                    <w:vanish/>
                    <w:color w:val="808080" w:themeColor="background1" w:themeShade="80"/>
                    <w:sz w:val="16"/>
                    <w:szCs w:val="14"/>
                  </w:rPr>
                  <w:delText>.</w:delText>
                </w:r>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TemplateRevision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1a</w:delText>
                </w:r>
                <w:r w:rsidRPr="004051D0" w:rsidDel="00D06BF0">
                  <w:rPr>
                    <w:rFonts w:cs="Arial"/>
                    <w:bCs/>
                    <w:vanish/>
                    <w:color w:val="808080" w:themeColor="background1" w:themeShade="80"/>
                    <w:sz w:val="16"/>
                    <w:szCs w:val="14"/>
                  </w:rPr>
                  <w:fldChar w:fldCharType="end"/>
                </w:r>
              </w:del>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F5A042" w14:textId="28D69AE0" w:rsidR="00F40F4A" w:rsidRPr="004051D0" w:rsidDel="00D06BF0" w:rsidRDefault="00F40F4A" w:rsidP="008D373E">
            <w:pPr>
              <w:jc w:val="right"/>
              <w:rPr>
                <w:ins w:id="6123" w:author="Strzelczyk, Anthony (A.)" w:date="2020-12-17T12:52:00Z"/>
                <w:del w:id="6124" w:author="Strzelczyk, Anthony (A.)" w:date="2021-02-22T11:20:00Z"/>
                <w:rFonts w:cs="Arial"/>
                <w:bCs/>
                <w:color w:val="808080" w:themeColor="background1" w:themeShade="80"/>
                <w:sz w:val="16"/>
                <w:szCs w:val="14"/>
              </w:rPr>
            </w:pPr>
            <w:ins w:id="6125" w:author="Strzelczyk, Anthony (A.)" w:date="2020-12-17T12:52:00Z">
              <w:del w:id="6126" w:author="Strzelczyk, Anthony (A.)" w:date="2021-02-22T11:20:00Z">
                <w:r w:rsidRPr="004051D0" w:rsidDel="00D06BF0">
                  <w:rPr>
                    <w:rFonts w:cs="Arial"/>
                    <w:bCs/>
                    <w:color w:val="808080" w:themeColor="background1" w:themeShade="80"/>
                    <w:sz w:val="16"/>
                    <w:szCs w:val="14"/>
                  </w:rPr>
                  <w:delText>End of Requirement</w:delText>
                </w:r>
              </w:del>
            </w:ins>
          </w:p>
        </w:tc>
      </w:tr>
    </w:tbl>
    <w:p w14:paraId="304C2307" w14:textId="40D1C905" w:rsidR="00F40F4A" w:rsidRPr="00C66B68" w:rsidDel="00D06BF0" w:rsidRDefault="00F40F4A" w:rsidP="00F40F4A">
      <w:pPr>
        <w:rPr>
          <w:ins w:id="6127" w:author="Strzelczyk, Anthony (A.)" w:date="2020-12-17T12:52:00Z"/>
          <w:del w:id="6128" w:author="Strzelczyk, Anthony (A.)" w:date="2021-02-22T11:20:00Z"/>
          <w:rFonts w:cs="Arial"/>
        </w:rPr>
      </w:pPr>
    </w:p>
    <w:p w14:paraId="246C7E3A" w14:textId="4B19A4F3" w:rsidR="006A5415" w:rsidDel="00D06BF0" w:rsidRDefault="006A5415" w:rsidP="006A5415">
      <w:pPr>
        <w:rPr>
          <w:ins w:id="6129" w:author="Strzelczyk, Anthony (A.)" w:date="2020-12-17T13:19:00Z"/>
          <w:del w:id="6130" w:author="Strzelczyk, Anthony (A.)" w:date="2021-02-22T11:20:00Z"/>
          <w:rFonts w:cs="Arial"/>
        </w:rPr>
      </w:pPr>
    </w:p>
    <w:p w14:paraId="71334764" w14:textId="79722588" w:rsidR="006A5415" w:rsidRPr="004051D0" w:rsidDel="00D06BF0" w:rsidRDefault="006A5415" w:rsidP="006A5415">
      <w:pPr>
        <w:pStyle w:val="RERequirement"/>
        <w:shd w:val="clear" w:color="auto" w:fill="F2F2F2" w:themeFill="background1" w:themeFillShade="F2"/>
        <w:rPr>
          <w:ins w:id="6131" w:author="Strzelczyk, Anthony (A.)" w:date="2020-12-17T13:19:00Z"/>
          <w:del w:id="6132" w:author="Strzelczyk, Anthony (A.)" w:date="2021-02-22T11:20:00Z"/>
          <w:rFonts w:ascii="Arial" w:hAnsi="Arial" w:cs="Arial"/>
        </w:rPr>
      </w:pPr>
      <w:ins w:id="6133" w:author="Strzelczyk, Anthony (A.)" w:date="2020-12-17T13:19:00Z">
        <w:del w:id="6134" w:author="Strzelczyk, Anthony (A.)" w:date="2021-02-22T11:20:00Z">
          <w:r w:rsidRPr="004051D0" w:rsidDel="00D06BF0">
            <w:rPr>
              <w:rFonts w:ascii="Arial" w:hAnsi="Arial" w:cs="Arial"/>
            </w:rPr>
            <w:delText>###</w:delText>
          </w:r>
          <w:bookmarkStart w:id="6135" w:name="R_ID_F_00052_Fog_Deactivation"/>
          <w:r w:rsidDel="00D06BF0">
            <w:rPr>
              <w:rFonts w:ascii="Arial" w:hAnsi="Arial" w:cs="Arial"/>
            </w:rPr>
            <w:delText>R_F_Front Fog Light Deactivation_00052</w:delText>
          </w:r>
          <w:bookmarkEnd w:id="6135"/>
          <w:r w:rsidRPr="004051D0" w:rsidDel="00D06BF0">
            <w:rPr>
              <w:rFonts w:ascii="Arial" w:hAnsi="Arial" w:cs="Arial"/>
            </w:rPr>
            <w:delText xml:space="preserve">### </w:delText>
          </w:r>
          <w:r w:rsidDel="00D06BF0">
            <w:rPr>
              <w:rFonts w:ascii="Arial" w:hAnsi="Arial" w:cs="Arial"/>
            </w:rPr>
            <w:delText>Fog Deactivation</w:delText>
          </w:r>
        </w:del>
      </w:ins>
    </w:p>
    <w:p w14:paraId="341F7710" w14:textId="5D9CDC9B" w:rsidR="006A5415" w:rsidDel="00D06BF0" w:rsidRDefault="006A5415" w:rsidP="006A5415">
      <w:pPr>
        <w:rPr>
          <w:ins w:id="6136" w:author="Strzelczyk, Anthony (A.)" w:date="2020-12-17T13:19:00Z"/>
          <w:del w:id="6137" w:author="Strzelczyk, Anthony (A.)" w:date="2021-02-22T11:20:00Z"/>
          <w:rFonts w:cs="Arial"/>
        </w:rPr>
      </w:pPr>
      <w:ins w:id="6138" w:author="Strzelczyk, Anthony (A.)" w:date="2020-12-17T13:19:00Z">
        <w:del w:id="6139" w:author="Strzelczyk, Anthony (A.)" w:date="2021-02-22T11:20:00Z">
          <w:r w:rsidDel="00D06BF0">
            <w:rPr>
              <w:rFonts w:cs="Arial"/>
            </w:rPr>
            <w:delText xml:space="preserve">External Front Fog Light shall extinguish upon meeting any Front Fog Light disabling conditions for turning off </w:delText>
          </w:r>
        </w:del>
      </w:ins>
      <w:ins w:id="6140" w:author="Strzelczyk, Anthony (A.)" w:date="2020-12-17T13:20:00Z">
        <w:del w:id="6141" w:author="Strzelczyk, Anthony (A.)" w:date="2021-02-22T11:20:00Z">
          <w:r w:rsidDel="00D06BF0">
            <w:rPr>
              <w:rFonts w:cs="Arial"/>
            </w:rPr>
            <w:delText xml:space="preserve">External </w:delText>
          </w:r>
        </w:del>
      </w:ins>
      <w:ins w:id="6142" w:author="Strzelczyk, Anthony (A.)" w:date="2020-12-17T13:19:00Z">
        <w:del w:id="6143" w:author="Strzelczyk, Anthony (A.)" w:date="2021-02-22T11:20:00Z">
          <w:r w:rsidR="00441C24" w:rsidDel="00D06BF0">
            <w:rPr>
              <w:rFonts w:cs="Arial"/>
            </w:rPr>
            <w:delText>Front Fog Light</w:delText>
          </w:r>
        </w:del>
      </w:ins>
      <w:ins w:id="6144" w:author="Strzelczyk, Anthony (A.)" w:date="2021-01-09T11:40:00Z">
        <w:del w:id="6145" w:author="Strzelczyk, Anthony (A.)" w:date="2021-02-22T11:20:00Z">
          <w:r w:rsidR="00441C24" w:rsidDel="00D06BF0">
            <w:rPr>
              <w:rFonts w:cs="Arial"/>
            </w:rPr>
            <w:delText>(s)</w:delText>
          </w:r>
        </w:del>
      </w:ins>
      <w:ins w:id="6146" w:author="Strzelczyk, Anthony (A.)" w:date="2020-12-23T14:51:00Z">
        <w:del w:id="6147" w:author="Strzelczyk, Anthony (A.)" w:date="2021-02-22T11:20:00Z">
          <w:r w:rsidR="00F21FF6" w:rsidDel="00D06BF0">
            <w:rPr>
              <w:rFonts w:cs="Arial"/>
            </w:rPr>
            <w:delText xml:space="preserve"> and Front Fog Telltale.</w:delText>
          </w:r>
        </w:del>
      </w:ins>
    </w:p>
    <w:p w14:paraId="36275D9E" w14:textId="65C81CB1" w:rsidR="006A5415" w:rsidDel="00D06BF0" w:rsidRDefault="006A5415" w:rsidP="006A5415">
      <w:pPr>
        <w:rPr>
          <w:ins w:id="6148" w:author="Strzelczyk, Anthony (A.)" w:date="2020-12-17T13:19:00Z"/>
          <w:del w:id="6149" w:author="Strzelczyk, Anthony (A.)" w:date="2021-02-22T11:20:00Z"/>
          <w:rFonts w:cs="Arial"/>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688"/>
        <w:gridCol w:w="7290"/>
      </w:tblGrid>
      <w:tr w:rsidR="006A5415" w:rsidDel="00D06BF0" w14:paraId="37F5D77F" w14:textId="2619E6CE" w:rsidTr="008D373E">
        <w:trPr>
          <w:trHeight w:val="255"/>
          <w:ins w:id="6150" w:author="Strzelczyk, Anthony (A.)" w:date="2020-12-17T13:19:00Z"/>
          <w:del w:id="6151"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hideMark/>
          </w:tcPr>
          <w:p w14:paraId="1F3F4C75" w14:textId="611E510D" w:rsidR="006A5415" w:rsidDel="00D06BF0" w:rsidRDefault="006A5415" w:rsidP="008D373E">
            <w:pPr>
              <w:spacing w:line="240" w:lineRule="atLeast"/>
              <w:rPr>
                <w:ins w:id="6152" w:author="Strzelczyk, Anthony (A.)" w:date="2020-12-17T13:19:00Z"/>
                <w:del w:id="6153" w:author="Strzelczyk, Anthony (A.)" w:date="2021-02-22T11:20:00Z"/>
                <w:rFonts w:cs="Arial"/>
                <w:b/>
                <w:bCs/>
                <w:color w:val="000000"/>
                <w:szCs w:val="22"/>
              </w:rPr>
            </w:pPr>
            <w:ins w:id="6154" w:author="Strzelczyk, Anthony (A.)" w:date="2020-12-17T13:19:00Z">
              <w:del w:id="6155" w:author="Strzelczyk, Anthony (A.)" w:date="2021-02-22T11:20:00Z">
                <w:r w:rsidDel="00D06BF0">
                  <w:rPr>
                    <w:rFonts w:cs="Arial"/>
                    <w:b/>
                    <w:bCs/>
                    <w:color w:val="000000"/>
                    <w:szCs w:val="22"/>
                  </w:rPr>
                  <w:delText>Actors</w:delText>
                </w:r>
              </w:del>
            </w:ins>
          </w:p>
        </w:tc>
        <w:tc>
          <w:tcPr>
            <w:tcW w:w="688" w:type="dxa"/>
            <w:tcBorders>
              <w:top w:val="single" w:sz="4" w:space="0" w:color="auto"/>
              <w:left w:val="single" w:sz="4" w:space="0" w:color="auto"/>
              <w:right w:val="single" w:sz="4" w:space="0" w:color="auto"/>
            </w:tcBorders>
          </w:tcPr>
          <w:p w14:paraId="5A64DC66" w14:textId="63184998" w:rsidR="006A5415" w:rsidDel="00D06BF0" w:rsidRDefault="006A5415" w:rsidP="008D373E">
            <w:pPr>
              <w:spacing w:line="240" w:lineRule="atLeast"/>
              <w:rPr>
                <w:ins w:id="6156" w:author="Strzelczyk, Anthony (A.)" w:date="2020-12-17T13:19:00Z"/>
                <w:del w:id="6157"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6A682239" w14:textId="77A59389" w:rsidR="006A5415" w:rsidDel="00D06BF0" w:rsidRDefault="003E2FF5" w:rsidP="008D373E">
            <w:pPr>
              <w:spacing w:line="240" w:lineRule="atLeast"/>
              <w:rPr>
                <w:ins w:id="6158" w:author="Strzelczyk, Anthony (A.)" w:date="2020-12-17T13:19:00Z"/>
                <w:del w:id="6159" w:author="Strzelczyk, Anthony (A.)" w:date="2021-02-22T11:20:00Z"/>
                <w:rFonts w:cs="Arial"/>
                <w:color w:val="000000"/>
                <w:szCs w:val="22"/>
              </w:rPr>
            </w:pPr>
            <w:ins w:id="6160" w:author="Strzelczyk, Anthony (A.)" w:date="2020-12-23T13:52:00Z">
              <w:del w:id="6161" w:author="Strzelczyk, Anthony (A.)" w:date="2021-02-22T11:20:00Z">
                <w:r w:rsidDel="00D06BF0">
                  <w:rPr>
                    <w:rFonts w:cs="Arial"/>
                    <w:color w:val="000000"/>
                    <w:szCs w:val="22"/>
                  </w:rPr>
                  <w:delText>Driver</w:delText>
                </w:r>
              </w:del>
            </w:ins>
          </w:p>
        </w:tc>
      </w:tr>
      <w:tr w:rsidR="006A5415" w:rsidDel="00D06BF0" w14:paraId="4E330E00" w14:textId="381EA8E8" w:rsidTr="008D373E">
        <w:trPr>
          <w:trHeight w:val="255"/>
          <w:ins w:id="6162" w:author="Strzelczyk, Anthony (A.)" w:date="2020-12-17T13:19:00Z"/>
          <w:del w:id="6163"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58D987" w14:textId="1A70AD0A" w:rsidR="006A5415" w:rsidDel="00D06BF0" w:rsidRDefault="006A5415" w:rsidP="008D373E">
            <w:pPr>
              <w:spacing w:line="240" w:lineRule="atLeast"/>
              <w:rPr>
                <w:ins w:id="6164" w:author="Strzelczyk, Anthony (A.)" w:date="2020-12-17T13:19:00Z"/>
                <w:del w:id="6165" w:author="Strzelczyk, Anthony (A.)" w:date="2021-02-22T11:20:00Z"/>
                <w:rFonts w:cs="Arial"/>
                <w:b/>
                <w:color w:val="000000"/>
                <w:szCs w:val="22"/>
              </w:rPr>
            </w:pPr>
            <w:ins w:id="6166" w:author="Strzelczyk, Anthony (A.)" w:date="2020-12-17T13:19:00Z">
              <w:del w:id="6167" w:author="Strzelczyk, Anthony (A.)" w:date="2021-02-22T11:20:00Z">
                <w:r w:rsidDel="00D06BF0">
                  <w:rPr>
                    <w:rFonts w:cs="Arial"/>
                    <w:b/>
                    <w:color w:val="000000"/>
                    <w:szCs w:val="22"/>
                  </w:rPr>
                  <w:delText>Subject</w:delText>
                </w:r>
              </w:del>
            </w:ins>
          </w:p>
        </w:tc>
        <w:tc>
          <w:tcPr>
            <w:tcW w:w="688" w:type="dxa"/>
            <w:tcBorders>
              <w:top w:val="single" w:sz="4" w:space="0" w:color="auto"/>
              <w:left w:val="single" w:sz="4" w:space="0" w:color="auto"/>
              <w:bottom w:val="single" w:sz="4" w:space="0" w:color="auto"/>
              <w:right w:val="single" w:sz="4" w:space="0" w:color="auto"/>
            </w:tcBorders>
          </w:tcPr>
          <w:p w14:paraId="4D9DE131" w14:textId="6FAB1C24" w:rsidR="006A5415" w:rsidDel="00D06BF0" w:rsidRDefault="006A5415" w:rsidP="008D373E">
            <w:pPr>
              <w:spacing w:line="240" w:lineRule="atLeast"/>
              <w:rPr>
                <w:ins w:id="6168" w:author="Strzelczyk, Anthony (A.)" w:date="2020-12-17T13:19:00Z"/>
                <w:del w:id="6169" w:author="Strzelczyk, Anthony (A.)" w:date="2021-02-22T11:20:00Z"/>
                <w:rFonts w:cs="Arial"/>
                <w:color w:val="000000"/>
                <w:szCs w:val="22"/>
              </w:rPr>
            </w:pPr>
          </w:p>
        </w:tc>
        <w:tc>
          <w:tcPr>
            <w:tcW w:w="7290" w:type="dxa"/>
            <w:tcBorders>
              <w:top w:val="single" w:sz="4" w:space="0" w:color="auto"/>
              <w:left w:val="single" w:sz="4" w:space="0" w:color="auto"/>
              <w:bottom w:val="single" w:sz="4" w:space="0" w:color="auto"/>
              <w:right w:val="single" w:sz="4" w:space="0" w:color="auto"/>
            </w:tcBorders>
            <w:hideMark/>
          </w:tcPr>
          <w:p w14:paraId="3CD4E3C7" w14:textId="58CC7E85" w:rsidR="006A5415" w:rsidDel="00D06BF0" w:rsidRDefault="006A5415" w:rsidP="008D373E">
            <w:pPr>
              <w:spacing w:line="240" w:lineRule="atLeast"/>
              <w:rPr>
                <w:ins w:id="6170" w:author="Strzelczyk, Anthony (A.)" w:date="2020-12-17T13:19:00Z"/>
                <w:del w:id="6171" w:author="Strzelczyk, Anthony (A.)" w:date="2021-02-22T11:20:00Z"/>
                <w:rFonts w:cs="Arial"/>
                <w:color w:val="000000"/>
                <w:szCs w:val="22"/>
              </w:rPr>
            </w:pPr>
            <w:ins w:id="6172" w:author="Strzelczyk, Anthony (A.)" w:date="2020-12-17T13:19:00Z">
              <w:del w:id="6173" w:author="Strzelczyk, Anthony (A.)" w:date="2021-02-22T11:20:00Z">
                <w:r w:rsidDel="00D06BF0">
                  <w:rPr>
                    <w:rFonts w:cs="Arial"/>
                    <w:color w:val="000000"/>
                    <w:szCs w:val="22"/>
                  </w:rPr>
                  <w:delText xml:space="preserve">Initiate </w:delText>
                </w:r>
              </w:del>
            </w:ins>
            <w:ins w:id="6174" w:author="Strzelczyk, Anthony (A.)" w:date="2020-12-17T13:20:00Z">
              <w:del w:id="6175" w:author="Strzelczyk, Anthony (A.)" w:date="2021-02-22T11:20:00Z">
                <w:r w:rsidDel="00D06BF0">
                  <w:rPr>
                    <w:rFonts w:cs="Arial"/>
                  </w:rPr>
                  <w:delText xml:space="preserve">Front </w:delText>
                </w:r>
              </w:del>
            </w:ins>
            <w:ins w:id="6176" w:author="Strzelczyk, Anthony (A.)" w:date="2020-12-17T13:19:00Z">
              <w:del w:id="6177" w:author="Strzelczyk, Anthony (A.)" w:date="2021-02-22T11:20:00Z">
                <w:r w:rsidDel="00D06BF0">
                  <w:rPr>
                    <w:rFonts w:cs="Arial"/>
                    <w:color w:val="000000"/>
                    <w:szCs w:val="22"/>
                  </w:rPr>
                  <w:delText xml:space="preserve">Fog Light </w:delText>
                </w:r>
              </w:del>
            </w:ins>
          </w:p>
        </w:tc>
      </w:tr>
      <w:tr w:rsidR="006A5415" w:rsidDel="00D06BF0" w14:paraId="63496D66" w14:textId="1791A553" w:rsidTr="008D373E">
        <w:trPr>
          <w:trHeight w:val="255"/>
          <w:ins w:id="6178" w:author="Strzelczyk, Anthony (A.)" w:date="2020-12-17T13:19:00Z"/>
          <w:del w:id="6179" w:author="Strzelczyk, Anthony (A.)" w:date="2021-02-22T11:20:00Z"/>
        </w:trPr>
        <w:tc>
          <w:tcPr>
            <w:tcW w:w="25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D057F" w14:textId="14CF5D40" w:rsidR="006A5415" w:rsidDel="00D06BF0" w:rsidRDefault="006A5415" w:rsidP="008D373E">
            <w:pPr>
              <w:spacing w:line="240" w:lineRule="atLeast"/>
              <w:rPr>
                <w:ins w:id="6180" w:author="Strzelczyk, Anthony (A.)" w:date="2020-12-17T13:19:00Z"/>
                <w:del w:id="6181" w:author="Strzelczyk, Anthony (A.)" w:date="2021-02-22T11:20:00Z"/>
                <w:rFonts w:cs="Arial"/>
                <w:b/>
                <w:bCs/>
                <w:color w:val="000000"/>
                <w:szCs w:val="22"/>
              </w:rPr>
            </w:pPr>
            <w:ins w:id="6182" w:author="Strzelczyk, Anthony (A.)" w:date="2020-12-17T13:19:00Z">
              <w:del w:id="6183" w:author="Strzelczyk, Anthony (A.)" w:date="2021-02-22T11:20:00Z">
                <w:r w:rsidDel="00D06BF0">
                  <w:rPr>
                    <w:rFonts w:cs="Arial"/>
                    <w:b/>
                    <w:bCs/>
                    <w:color w:val="000000"/>
                    <w:szCs w:val="22"/>
                  </w:rPr>
                  <w:delText>Description</w:delText>
                </w:r>
              </w:del>
            </w:ins>
          </w:p>
        </w:tc>
        <w:tc>
          <w:tcPr>
            <w:tcW w:w="688" w:type="dxa"/>
            <w:tcBorders>
              <w:top w:val="single" w:sz="4" w:space="0" w:color="auto"/>
              <w:left w:val="single" w:sz="4" w:space="0" w:color="auto"/>
              <w:bottom w:val="single" w:sz="4" w:space="0" w:color="auto"/>
              <w:right w:val="single" w:sz="4" w:space="0" w:color="auto"/>
            </w:tcBorders>
          </w:tcPr>
          <w:p w14:paraId="63B89766" w14:textId="72391AC4" w:rsidR="006A5415" w:rsidDel="00D06BF0" w:rsidRDefault="006A5415" w:rsidP="008D373E">
            <w:pPr>
              <w:spacing w:line="240" w:lineRule="atLeast"/>
              <w:rPr>
                <w:ins w:id="6184" w:author="Strzelczyk, Anthony (A.)" w:date="2020-12-17T13:19:00Z"/>
                <w:del w:id="6185" w:author="Strzelczyk, Anthony (A.)" w:date="2021-02-22T11:20:00Z"/>
                <w:rFonts w:cs="Arial"/>
                <w:szCs w:val="22"/>
              </w:rPr>
            </w:pPr>
          </w:p>
        </w:tc>
        <w:tc>
          <w:tcPr>
            <w:tcW w:w="7290" w:type="dxa"/>
            <w:tcBorders>
              <w:top w:val="single" w:sz="4" w:space="0" w:color="auto"/>
              <w:left w:val="single" w:sz="4" w:space="0" w:color="auto"/>
              <w:bottom w:val="single" w:sz="4" w:space="0" w:color="auto"/>
              <w:right w:val="single" w:sz="4" w:space="0" w:color="auto"/>
            </w:tcBorders>
            <w:hideMark/>
          </w:tcPr>
          <w:p w14:paraId="3B952216" w14:textId="22F7CD74" w:rsidR="006A5415" w:rsidDel="00D06BF0" w:rsidRDefault="006A5415">
            <w:pPr>
              <w:spacing w:line="240" w:lineRule="atLeast"/>
              <w:rPr>
                <w:ins w:id="6186" w:author="Strzelczyk, Anthony (A.)" w:date="2020-12-17T13:19:00Z"/>
                <w:del w:id="6187" w:author="Strzelczyk, Anthony (A.)" w:date="2021-02-22T11:20:00Z"/>
                <w:rFonts w:cs="Arial"/>
                <w:szCs w:val="22"/>
              </w:rPr>
            </w:pPr>
            <w:ins w:id="6188" w:author="Strzelczyk, Anthony (A.)" w:date="2020-12-17T13:19:00Z">
              <w:del w:id="6189" w:author="Strzelczyk, Anthony (A.)" w:date="2021-02-22T11:20:00Z">
                <w:r w:rsidDel="00D06BF0">
                  <w:rPr>
                    <w:rFonts w:cs="Arial"/>
                    <w:szCs w:val="22"/>
                  </w:rPr>
                  <w:delText>This Use Case describes the</w:delText>
                </w:r>
              </w:del>
            </w:ins>
            <w:ins w:id="6190" w:author="Strzelczyk, Anthony (A.)" w:date="2020-12-17T13:42:00Z">
              <w:del w:id="6191" w:author="Strzelczyk, Anthony (A.)" w:date="2021-02-22T11:20:00Z">
                <w:r w:rsidR="00116D18" w:rsidDel="00D06BF0">
                  <w:rPr>
                    <w:rFonts w:cs="Arial"/>
                    <w:szCs w:val="22"/>
                  </w:rPr>
                  <w:delText xml:space="preserve"> actions by the Actor to</w:delText>
                </w:r>
              </w:del>
            </w:ins>
            <w:ins w:id="6192" w:author="Strzelczyk, Anthony (A.)" w:date="2020-12-17T13:19:00Z">
              <w:del w:id="6193" w:author="Strzelczyk, Anthony (A.)" w:date="2021-02-22T11:20:00Z">
                <w:r w:rsidDel="00D06BF0">
                  <w:rPr>
                    <w:rFonts w:cs="Arial"/>
                    <w:szCs w:val="22"/>
                  </w:rPr>
                  <w:delText xml:space="preserve"> deactivation of the</w:delText>
                </w:r>
              </w:del>
            </w:ins>
            <w:ins w:id="6194" w:author="Strzelczyk, Anthony (A.)" w:date="2020-12-17T13:37:00Z">
              <w:del w:id="6195" w:author="Strzelczyk, Anthony (A.)" w:date="2021-02-22T11:20:00Z">
                <w:r w:rsidR="00116D18" w:rsidDel="00D06BF0">
                  <w:rPr>
                    <w:rFonts w:cs="Arial"/>
                    <w:szCs w:val="22"/>
                  </w:rPr>
                  <w:delText xml:space="preserve"> Exterior</w:delText>
                </w:r>
              </w:del>
            </w:ins>
            <w:ins w:id="6196" w:author="Strzelczyk, Anthony (A.)" w:date="2020-12-17T13:19:00Z">
              <w:del w:id="6197" w:author="Strzelczyk, Anthony (A.)" w:date="2021-02-22T11:20:00Z">
                <w:r w:rsidDel="00D06BF0">
                  <w:rPr>
                    <w:rFonts w:cs="Arial"/>
                    <w:szCs w:val="22"/>
                  </w:rPr>
                  <w:delText xml:space="preserve"> </w:delText>
                </w:r>
              </w:del>
            </w:ins>
            <w:ins w:id="6198" w:author="Strzelczyk, Anthony (A.)" w:date="2020-12-17T13:37:00Z">
              <w:del w:id="6199" w:author="Strzelczyk, Anthony (A.)" w:date="2021-02-22T11:20:00Z">
                <w:r w:rsidR="00116D18" w:rsidDel="00D06BF0">
                  <w:rPr>
                    <w:rFonts w:cs="Arial"/>
                    <w:szCs w:val="22"/>
                  </w:rPr>
                  <w:delText>Front</w:delText>
                </w:r>
              </w:del>
            </w:ins>
            <w:ins w:id="6200" w:author="Strzelczyk, Anthony (A.)" w:date="2020-12-17T13:19:00Z">
              <w:del w:id="6201" w:author="Strzelczyk, Anthony (A.)" w:date="2021-02-22T11:20:00Z">
                <w:r w:rsidDel="00D06BF0">
                  <w:rPr>
                    <w:rFonts w:cs="Arial"/>
                    <w:szCs w:val="22"/>
                  </w:rPr>
                  <w:delText xml:space="preserve"> Fog Lights</w:delText>
                </w:r>
              </w:del>
            </w:ins>
            <w:ins w:id="6202" w:author="Strzelczyk, Anthony (A.)" w:date="2020-12-23T14:51:00Z">
              <w:del w:id="6203" w:author="Strzelczyk, Anthony (A.)" w:date="2021-02-22T11:20:00Z">
                <w:r w:rsidR="00F21FF6" w:rsidDel="00D06BF0">
                  <w:rPr>
                    <w:rFonts w:cs="Arial"/>
                    <w:szCs w:val="22"/>
                  </w:rPr>
                  <w:delText xml:space="preserve"> </w:delText>
                </w:r>
                <w:r w:rsidR="00F21FF6" w:rsidDel="00D06BF0">
                  <w:rPr>
                    <w:rFonts w:cs="Arial"/>
                  </w:rPr>
                  <w:delText>and Front Fog Telltale.</w:delText>
                </w:r>
              </w:del>
            </w:ins>
            <w:ins w:id="6204" w:author="Strzelczyk, Anthony (A.)" w:date="2020-12-17T13:19:00Z">
              <w:del w:id="6205" w:author="Strzelczyk, Anthony (A.)" w:date="2021-02-22T11:20:00Z">
                <w:r w:rsidDel="00D06BF0">
                  <w:rPr>
                    <w:rFonts w:cs="Arial"/>
                    <w:szCs w:val="22"/>
                  </w:rPr>
                  <w:delText>.</w:delText>
                </w:r>
              </w:del>
            </w:ins>
          </w:p>
        </w:tc>
      </w:tr>
      <w:tr w:rsidR="006A5415" w:rsidDel="00D06BF0" w14:paraId="405569D2" w14:textId="374D1C81" w:rsidTr="008D373E">
        <w:trPr>
          <w:trHeight w:val="20"/>
          <w:ins w:id="6206" w:author="Strzelczyk, Anthony (A.)" w:date="2020-12-17T13:19:00Z"/>
          <w:del w:id="6207"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12F6BFDE" w14:textId="50A181CC" w:rsidR="006A5415" w:rsidDel="00D06BF0" w:rsidRDefault="006A5415" w:rsidP="008D373E">
            <w:pPr>
              <w:spacing w:line="240" w:lineRule="atLeast"/>
              <w:rPr>
                <w:ins w:id="6208" w:author="Strzelczyk, Anthony (A.)" w:date="2020-12-17T13:19:00Z"/>
                <w:del w:id="6209" w:author="Strzelczyk, Anthony (A.)" w:date="2021-02-22T11:20:00Z"/>
                <w:rFonts w:cs="Arial"/>
                <w:b/>
                <w:bCs/>
                <w:color w:val="000000"/>
                <w:szCs w:val="22"/>
              </w:rPr>
            </w:pPr>
            <w:ins w:id="6210" w:author="Strzelczyk, Anthony (A.)" w:date="2020-12-17T13:19:00Z">
              <w:del w:id="6211" w:author="Strzelczyk, Anthony (A.)" w:date="2021-02-22T11:20:00Z">
                <w:r w:rsidDel="00D06BF0">
                  <w:rPr>
                    <w:rFonts w:cs="Arial"/>
                    <w:b/>
                    <w:bCs/>
                    <w:color w:val="000000"/>
                    <w:szCs w:val="22"/>
                  </w:rPr>
                  <w:delText>Preconditions</w:delText>
                </w:r>
              </w:del>
            </w:ins>
          </w:p>
        </w:tc>
        <w:tc>
          <w:tcPr>
            <w:tcW w:w="688" w:type="dxa"/>
            <w:tcBorders>
              <w:top w:val="single" w:sz="4" w:space="0" w:color="auto"/>
              <w:left w:val="single" w:sz="4" w:space="0" w:color="auto"/>
              <w:right w:val="single" w:sz="4" w:space="0" w:color="auto"/>
            </w:tcBorders>
          </w:tcPr>
          <w:p w14:paraId="1F2B6B03" w14:textId="6A8FC479" w:rsidR="006A5415" w:rsidDel="00D06BF0" w:rsidRDefault="006A5415" w:rsidP="008D373E">
            <w:pPr>
              <w:spacing w:line="240" w:lineRule="atLeast"/>
              <w:rPr>
                <w:ins w:id="6212" w:author="Strzelczyk, Anthony (A.)" w:date="2020-12-17T13:19:00Z"/>
                <w:del w:id="6213" w:author="Strzelczyk, Anthony (A.)" w:date="2021-02-22T11:20:00Z"/>
                <w:rFonts w:cs="Arial"/>
                <w:color w:val="000000"/>
                <w:szCs w:val="22"/>
              </w:rPr>
            </w:pPr>
            <w:ins w:id="6214" w:author="Strzelczyk, Anthony (A.)" w:date="2020-12-17T13:19:00Z">
              <w:del w:id="6215"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5FB510E1" w14:textId="534FCBDF" w:rsidR="006A5415" w:rsidDel="00D06BF0" w:rsidRDefault="006A5415" w:rsidP="008D373E">
            <w:pPr>
              <w:spacing w:line="240" w:lineRule="atLeast"/>
              <w:rPr>
                <w:ins w:id="6216" w:author="Strzelczyk, Anthony (A.)" w:date="2020-12-17T13:19:00Z"/>
                <w:del w:id="6217" w:author="Strzelczyk, Anthony (A.)" w:date="2021-02-22T11:20:00Z"/>
                <w:rFonts w:cs="Arial"/>
                <w:color w:val="000000"/>
                <w:szCs w:val="22"/>
              </w:rPr>
            </w:pPr>
            <w:ins w:id="6218" w:author="Strzelczyk, Anthony (A.)" w:date="2020-12-17T13:20:00Z">
              <w:del w:id="6219" w:author="Strzelczyk, Anthony (A.)" w:date="2021-02-22T11:20:00Z">
                <w:r w:rsidDel="00D06BF0">
                  <w:rPr>
                    <w:rFonts w:cs="Arial"/>
                  </w:rPr>
                  <w:delText xml:space="preserve">Front </w:delText>
                </w:r>
              </w:del>
            </w:ins>
            <w:ins w:id="6220" w:author="Strzelczyk, Anthony (A.)" w:date="2020-12-17T13:19:00Z">
              <w:del w:id="6221" w:author="Strzelczyk, Anthony (A.)" w:date="2021-02-22T11:20:00Z">
                <w:r w:rsidDel="00D06BF0">
                  <w:rPr>
                    <w:rFonts w:cs="Arial"/>
                    <w:color w:val="000000"/>
                    <w:szCs w:val="22"/>
                  </w:rPr>
                  <w:delText>Fog Light installed</w:delText>
                </w:r>
              </w:del>
            </w:ins>
          </w:p>
        </w:tc>
      </w:tr>
      <w:tr w:rsidR="006A5415" w:rsidDel="00D06BF0" w14:paraId="35E80F44" w14:textId="5EC67141" w:rsidTr="008D373E">
        <w:trPr>
          <w:trHeight w:val="20"/>
          <w:ins w:id="6222" w:author="Strzelczyk, Anthony (A.)" w:date="2020-12-17T13:19:00Z"/>
          <w:del w:id="6223" w:author="Strzelczyk, Anthony (A.)" w:date="2021-02-22T11:20:00Z"/>
        </w:trPr>
        <w:tc>
          <w:tcPr>
            <w:tcW w:w="2547" w:type="dxa"/>
            <w:vMerge/>
            <w:tcBorders>
              <w:left w:val="single" w:sz="4" w:space="0" w:color="auto"/>
              <w:right w:val="single" w:sz="4" w:space="0" w:color="auto"/>
            </w:tcBorders>
            <w:vAlign w:val="center"/>
            <w:hideMark/>
          </w:tcPr>
          <w:p w14:paraId="27C96E37" w14:textId="244B4952" w:rsidR="006A5415" w:rsidDel="00D06BF0" w:rsidRDefault="006A5415" w:rsidP="008D373E">
            <w:pPr>
              <w:overflowPunct/>
              <w:autoSpaceDE/>
              <w:autoSpaceDN/>
              <w:adjustRightInd/>
              <w:spacing w:line="240" w:lineRule="atLeast"/>
              <w:rPr>
                <w:ins w:id="6224" w:author="Strzelczyk, Anthony (A.)" w:date="2020-12-17T13:19:00Z"/>
                <w:del w:id="6225" w:author="Strzelczyk, Anthony (A.)" w:date="2021-02-22T11:20:00Z"/>
                <w:rFonts w:cs="Arial"/>
                <w:b/>
                <w:bCs/>
                <w:color w:val="000000"/>
                <w:szCs w:val="22"/>
              </w:rPr>
            </w:pPr>
          </w:p>
        </w:tc>
        <w:tc>
          <w:tcPr>
            <w:tcW w:w="688" w:type="dxa"/>
            <w:tcBorders>
              <w:left w:val="single" w:sz="4" w:space="0" w:color="auto"/>
              <w:right w:val="single" w:sz="4" w:space="0" w:color="auto"/>
            </w:tcBorders>
          </w:tcPr>
          <w:p w14:paraId="7595EE0C" w14:textId="221779EB" w:rsidR="006A5415" w:rsidDel="00D06BF0" w:rsidRDefault="006A5415" w:rsidP="008D373E">
            <w:pPr>
              <w:spacing w:line="240" w:lineRule="atLeast"/>
              <w:rPr>
                <w:ins w:id="6226" w:author="Strzelczyk, Anthony (A.)" w:date="2020-12-17T13:19:00Z"/>
                <w:del w:id="6227" w:author="Strzelczyk, Anthony (A.)" w:date="2021-02-22T11:20:00Z"/>
                <w:rFonts w:cs="Arial"/>
                <w:color w:val="000000"/>
                <w:szCs w:val="22"/>
              </w:rPr>
            </w:pPr>
            <w:ins w:id="6228" w:author="Strzelczyk, Anthony (A.)" w:date="2020-12-17T13:19:00Z">
              <w:del w:id="6229"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hideMark/>
          </w:tcPr>
          <w:p w14:paraId="13DA39CC" w14:textId="43884B88" w:rsidR="006A5415" w:rsidDel="00D06BF0" w:rsidRDefault="006A5415" w:rsidP="008D373E">
            <w:pPr>
              <w:spacing w:line="240" w:lineRule="atLeast"/>
              <w:rPr>
                <w:ins w:id="6230" w:author="Strzelczyk, Anthony (A.)" w:date="2020-12-17T13:19:00Z"/>
                <w:del w:id="6231" w:author="Strzelczyk, Anthony (A.)" w:date="2021-02-22T11:20:00Z"/>
                <w:rFonts w:cs="Arial"/>
                <w:color w:val="000000"/>
                <w:szCs w:val="22"/>
              </w:rPr>
            </w:pPr>
            <w:ins w:id="6232" w:author="Strzelczyk, Anthony (A.)" w:date="2020-12-17T13:20:00Z">
              <w:del w:id="6233" w:author="Strzelczyk, Anthony (A.)" w:date="2021-02-22T11:20:00Z">
                <w:r w:rsidDel="00D06BF0">
                  <w:rPr>
                    <w:rFonts w:cs="Arial"/>
                  </w:rPr>
                  <w:delText xml:space="preserve">Front </w:delText>
                </w:r>
              </w:del>
            </w:ins>
            <w:ins w:id="6234" w:author="Strzelczyk, Anthony (A.)" w:date="2020-12-17T13:19:00Z">
              <w:del w:id="6235" w:author="Strzelczyk, Anthony (A.)" w:date="2021-02-22T11:20:00Z">
                <w:r w:rsidDel="00D06BF0">
                  <w:rPr>
                    <w:rFonts w:cs="Arial"/>
                    <w:color w:val="000000"/>
                    <w:szCs w:val="22"/>
                  </w:rPr>
                  <w:delText>Fog Light is ON</w:delText>
                </w:r>
              </w:del>
            </w:ins>
          </w:p>
        </w:tc>
      </w:tr>
      <w:tr w:rsidR="006A5415" w:rsidDel="00D06BF0" w14:paraId="4BB26F00" w14:textId="7DCA18F3" w:rsidTr="008D373E">
        <w:trPr>
          <w:trHeight w:val="20"/>
          <w:ins w:id="6236" w:author="Strzelczyk, Anthony (A.)" w:date="2020-12-17T13:19:00Z"/>
          <w:del w:id="6237" w:author="Strzelczyk, Anthony (A.)" w:date="2021-02-22T11:20:00Z"/>
        </w:trPr>
        <w:tc>
          <w:tcPr>
            <w:tcW w:w="2547" w:type="dxa"/>
            <w:vMerge/>
            <w:tcBorders>
              <w:left w:val="single" w:sz="4" w:space="0" w:color="auto"/>
              <w:bottom w:val="single" w:sz="4" w:space="0" w:color="auto"/>
              <w:right w:val="single" w:sz="4" w:space="0" w:color="auto"/>
            </w:tcBorders>
            <w:vAlign w:val="center"/>
          </w:tcPr>
          <w:p w14:paraId="229E7A79" w14:textId="7DF3A413" w:rsidR="006A5415" w:rsidDel="00D06BF0" w:rsidRDefault="006A5415" w:rsidP="008D373E">
            <w:pPr>
              <w:overflowPunct/>
              <w:autoSpaceDE/>
              <w:autoSpaceDN/>
              <w:adjustRightInd/>
              <w:spacing w:line="240" w:lineRule="atLeast"/>
              <w:rPr>
                <w:ins w:id="6238" w:author="Strzelczyk, Anthony (A.)" w:date="2020-12-17T13:19:00Z"/>
                <w:del w:id="6239" w:author="Strzelczyk, Anthony (A.)" w:date="2021-02-22T11:20:00Z"/>
                <w:rFonts w:cs="Arial"/>
                <w:b/>
                <w:bCs/>
                <w:color w:val="000000"/>
                <w:szCs w:val="22"/>
              </w:rPr>
            </w:pPr>
          </w:p>
        </w:tc>
        <w:tc>
          <w:tcPr>
            <w:tcW w:w="688" w:type="dxa"/>
            <w:tcBorders>
              <w:left w:val="single" w:sz="4" w:space="0" w:color="auto"/>
              <w:bottom w:val="single" w:sz="4" w:space="0" w:color="auto"/>
              <w:right w:val="single" w:sz="4" w:space="0" w:color="auto"/>
            </w:tcBorders>
          </w:tcPr>
          <w:p w14:paraId="34CD3479" w14:textId="710A7272" w:rsidR="006A5415" w:rsidDel="00D06BF0" w:rsidRDefault="006A5415" w:rsidP="008D373E">
            <w:pPr>
              <w:spacing w:line="240" w:lineRule="atLeast"/>
              <w:rPr>
                <w:ins w:id="6240" w:author="Strzelczyk, Anthony (A.)" w:date="2020-12-17T13:19:00Z"/>
                <w:del w:id="6241" w:author="Strzelczyk, Anthony (A.)" w:date="2021-02-22T11:20:00Z"/>
                <w:rFonts w:cs="Arial"/>
                <w:color w:val="000000"/>
                <w:szCs w:val="22"/>
              </w:rPr>
            </w:pPr>
            <w:ins w:id="6242" w:author="Strzelczyk, Anthony (A.)" w:date="2020-12-17T13:19:00Z">
              <w:del w:id="6243"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0</w:delText>
                </w:r>
              </w:del>
            </w:ins>
          </w:p>
        </w:tc>
        <w:tc>
          <w:tcPr>
            <w:tcW w:w="7290" w:type="dxa"/>
            <w:tcBorders>
              <w:top w:val="single" w:sz="4" w:space="0" w:color="auto"/>
              <w:left w:val="single" w:sz="4" w:space="0" w:color="auto"/>
              <w:bottom w:val="single" w:sz="4" w:space="0" w:color="auto"/>
              <w:right w:val="single" w:sz="4" w:space="0" w:color="auto"/>
            </w:tcBorders>
          </w:tcPr>
          <w:p w14:paraId="3F62C87E" w14:textId="6DB96E51" w:rsidR="006A5415" w:rsidDel="00D06BF0" w:rsidRDefault="006A5415" w:rsidP="008D373E">
            <w:pPr>
              <w:spacing w:line="240" w:lineRule="atLeast"/>
              <w:rPr>
                <w:ins w:id="6244" w:author="Strzelczyk, Anthony (A.)" w:date="2020-12-17T13:19:00Z"/>
                <w:del w:id="6245" w:author="Strzelczyk, Anthony (A.)" w:date="2021-02-22T11:20:00Z"/>
                <w:rFonts w:cs="Arial"/>
                <w:color w:val="000000"/>
                <w:szCs w:val="22"/>
              </w:rPr>
            </w:pPr>
            <w:ins w:id="6246" w:author="Strzelczyk, Anthony (A.)" w:date="2020-12-17T13:19:00Z">
              <w:del w:id="6247" w:author="Strzelczyk, Anthony (A.)" w:date="2021-02-22T11:20:00Z">
                <w:r w:rsidDel="00D06BF0">
                  <w:rPr>
                    <w:rFonts w:cs="Arial"/>
                    <w:color w:val="000000"/>
                    <w:szCs w:val="22"/>
                  </w:rPr>
                  <w:delText>Ignition is ON</w:delText>
                </w:r>
              </w:del>
            </w:ins>
          </w:p>
        </w:tc>
      </w:tr>
      <w:tr w:rsidR="006A5415" w:rsidDel="00D06BF0" w14:paraId="1CABACF7" w14:textId="7DBEB887" w:rsidTr="008D373E">
        <w:trPr>
          <w:trHeight w:val="255"/>
          <w:ins w:id="6248" w:author="Strzelczyk, Anthony (A.)" w:date="2020-12-17T13:19:00Z"/>
          <w:del w:id="6249" w:author="Strzelczyk, Anthony (A.)" w:date="2021-02-22T11:20:00Z"/>
        </w:trPr>
        <w:tc>
          <w:tcPr>
            <w:tcW w:w="2547" w:type="dxa"/>
            <w:vMerge w:val="restart"/>
            <w:tcBorders>
              <w:top w:val="single" w:sz="4" w:space="0" w:color="auto"/>
              <w:left w:val="single" w:sz="4" w:space="0" w:color="auto"/>
              <w:right w:val="single" w:sz="4" w:space="0" w:color="auto"/>
            </w:tcBorders>
            <w:shd w:val="clear" w:color="auto" w:fill="D9D9D9" w:themeFill="background1" w:themeFillShade="D9"/>
            <w:hideMark/>
          </w:tcPr>
          <w:p w14:paraId="17593C0D" w14:textId="32199016" w:rsidR="006A5415" w:rsidDel="00D06BF0" w:rsidRDefault="006A5415" w:rsidP="008D373E">
            <w:pPr>
              <w:spacing w:line="240" w:lineRule="atLeast"/>
              <w:rPr>
                <w:ins w:id="6250" w:author="Strzelczyk, Anthony (A.)" w:date="2020-12-17T13:19:00Z"/>
                <w:del w:id="6251" w:author="Strzelczyk, Anthony (A.)" w:date="2021-02-22T11:20:00Z"/>
                <w:rFonts w:cs="Arial"/>
                <w:b/>
                <w:bCs/>
                <w:color w:val="000000"/>
                <w:szCs w:val="22"/>
              </w:rPr>
            </w:pPr>
            <w:ins w:id="6252" w:author="Strzelczyk, Anthony (A.)" w:date="2020-12-17T13:19:00Z">
              <w:del w:id="6253" w:author="Strzelczyk, Anthony (A.)" w:date="2021-02-22T11:20:00Z">
                <w:r w:rsidDel="00D06BF0">
                  <w:rPr>
                    <w:rFonts w:cs="Arial"/>
                    <w:b/>
                    <w:bCs/>
                    <w:color w:val="000000"/>
                    <w:szCs w:val="22"/>
                  </w:rPr>
                  <w:delText>Main Flow</w:delText>
                </w:r>
              </w:del>
            </w:ins>
          </w:p>
        </w:tc>
        <w:tc>
          <w:tcPr>
            <w:tcW w:w="688" w:type="dxa"/>
            <w:tcBorders>
              <w:top w:val="single" w:sz="4" w:space="0" w:color="auto"/>
              <w:left w:val="single" w:sz="4" w:space="0" w:color="auto"/>
              <w:right w:val="single" w:sz="4" w:space="0" w:color="auto"/>
            </w:tcBorders>
          </w:tcPr>
          <w:p w14:paraId="55618B86" w14:textId="0DAB8FD7" w:rsidR="006A5415" w:rsidRPr="001D6A19" w:rsidDel="00D06BF0" w:rsidRDefault="006A5415" w:rsidP="008D373E">
            <w:pPr>
              <w:spacing w:line="240" w:lineRule="atLeast"/>
              <w:rPr>
                <w:ins w:id="6254" w:author="Strzelczyk, Anthony (A.)" w:date="2020-12-17T13:19:00Z"/>
                <w:del w:id="6255" w:author="Strzelczyk, Anthony (A.)" w:date="2021-02-22T11:20:00Z"/>
                <w:rFonts w:cs="Arial"/>
                <w:color w:val="000000"/>
                <w:sz w:val="14"/>
                <w:szCs w:val="14"/>
              </w:rPr>
            </w:pPr>
            <w:ins w:id="6256" w:author="Strzelczyk, Anthony (A.)" w:date="2020-12-17T13:19:00Z">
              <w:del w:id="6257" w:author="Strzelczyk, Anthony (A.)" w:date="2021-02-22T11:20:00Z">
                <w:r w:rsidDel="00D06BF0">
                  <w:rPr>
                    <w:rFonts w:cs="Arial"/>
                    <w:color w:val="000000"/>
                    <w:sz w:val="14"/>
                    <w:szCs w:val="14"/>
                  </w:rPr>
                  <w:delText>Seq</w:delText>
                </w:r>
                <w:r w:rsidRPr="001D6A19" w:rsidDel="00D06BF0">
                  <w:rPr>
                    <w:rFonts w:cs="Arial"/>
                    <w:color w:val="000000"/>
                    <w:sz w:val="14"/>
                    <w:szCs w:val="14"/>
                  </w:rPr>
                  <w:delText xml:space="preserve"> 1</w:delText>
                </w:r>
              </w:del>
            </w:ins>
          </w:p>
        </w:tc>
        <w:tc>
          <w:tcPr>
            <w:tcW w:w="7290" w:type="dxa"/>
            <w:tcBorders>
              <w:top w:val="single" w:sz="4" w:space="0" w:color="auto"/>
              <w:left w:val="single" w:sz="4" w:space="0" w:color="auto"/>
              <w:bottom w:val="single" w:sz="4" w:space="0" w:color="auto"/>
              <w:right w:val="single" w:sz="4" w:space="0" w:color="auto"/>
            </w:tcBorders>
            <w:hideMark/>
          </w:tcPr>
          <w:p w14:paraId="1A32747D" w14:textId="2DADC080" w:rsidR="006A5415" w:rsidDel="00D06BF0" w:rsidRDefault="00EE3F9E" w:rsidP="008D373E">
            <w:pPr>
              <w:spacing w:line="240" w:lineRule="atLeast"/>
              <w:rPr>
                <w:ins w:id="6258" w:author="Strzelczyk, Anthony (A.)" w:date="2020-12-17T13:19:00Z"/>
                <w:del w:id="6259" w:author="Strzelczyk, Anthony (A.)" w:date="2021-02-22T11:20:00Z"/>
                <w:rFonts w:cs="Arial"/>
                <w:color w:val="000000"/>
                <w:szCs w:val="22"/>
              </w:rPr>
            </w:pPr>
            <w:ins w:id="6260" w:author="Strzelczyk, Anthony (A.)" w:date="2021-01-29T11:34:00Z">
              <w:del w:id="6261" w:author="Strzelczyk, Anthony (A.)" w:date="2021-02-22T11:20:00Z">
                <w:r w:rsidDel="00D06BF0">
                  <w:rPr>
                    <w:rFonts w:cs="Arial"/>
                    <w:color w:val="000000"/>
                    <w:szCs w:val="22"/>
                  </w:rPr>
                  <w:delText>Driver</w:delText>
                </w:r>
              </w:del>
            </w:ins>
            <w:ins w:id="6262" w:author="Strzelczyk, Anthony (A.)" w:date="2020-12-17T13:19:00Z">
              <w:del w:id="6263" w:author="Strzelczyk, Anthony (A.)" w:date="2021-02-22T11:20:00Z">
                <w:r w:rsidR="006A5415" w:rsidDel="00D06BF0">
                  <w:rPr>
                    <w:rFonts w:cs="Arial"/>
                    <w:color w:val="000000"/>
                    <w:szCs w:val="22"/>
                  </w:rPr>
                  <w:delText xml:space="preserve"> requests ignition OFF</w:delText>
                </w:r>
              </w:del>
            </w:ins>
          </w:p>
        </w:tc>
      </w:tr>
      <w:tr w:rsidR="006A5415" w:rsidDel="00D06BF0" w14:paraId="29055EF9" w14:textId="67534F1D" w:rsidTr="008D373E">
        <w:trPr>
          <w:trHeight w:val="255"/>
          <w:ins w:id="6264" w:author="Strzelczyk, Anthony (A.)" w:date="2020-12-17T13:19:00Z"/>
          <w:del w:id="6265" w:author="Strzelczyk, Anthony (A.)" w:date="2021-02-22T11:20:00Z"/>
        </w:trPr>
        <w:tc>
          <w:tcPr>
            <w:tcW w:w="2547" w:type="dxa"/>
            <w:vMerge/>
            <w:tcBorders>
              <w:left w:val="single" w:sz="4" w:space="0" w:color="auto"/>
              <w:right w:val="single" w:sz="4" w:space="0" w:color="auto"/>
            </w:tcBorders>
            <w:vAlign w:val="center"/>
          </w:tcPr>
          <w:p w14:paraId="01173323" w14:textId="18B9FE91" w:rsidR="006A5415" w:rsidDel="00D06BF0" w:rsidRDefault="006A5415" w:rsidP="008D373E">
            <w:pPr>
              <w:overflowPunct/>
              <w:autoSpaceDE/>
              <w:autoSpaceDN/>
              <w:adjustRightInd/>
              <w:spacing w:line="240" w:lineRule="atLeast"/>
              <w:rPr>
                <w:ins w:id="6266" w:author="Strzelczyk, Anthony (A.)" w:date="2020-12-17T13:19:00Z"/>
                <w:del w:id="6267" w:author="Strzelczyk, Anthony (A.)" w:date="2021-02-22T11:20:00Z"/>
                <w:rFonts w:cs="Arial"/>
                <w:b/>
                <w:bCs/>
                <w:color w:val="000000"/>
                <w:szCs w:val="22"/>
              </w:rPr>
            </w:pPr>
          </w:p>
        </w:tc>
        <w:tc>
          <w:tcPr>
            <w:tcW w:w="688" w:type="dxa"/>
            <w:tcBorders>
              <w:left w:val="single" w:sz="4" w:space="0" w:color="auto"/>
              <w:right w:val="single" w:sz="4" w:space="0" w:color="auto"/>
            </w:tcBorders>
          </w:tcPr>
          <w:p w14:paraId="72116A0D" w14:textId="533CE263" w:rsidR="006A5415" w:rsidDel="00D06BF0" w:rsidRDefault="006A5415" w:rsidP="008D373E">
            <w:pPr>
              <w:spacing w:line="240" w:lineRule="atLeast"/>
              <w:rPr>
                <w:ins w:id="6268" w:author="Strzelczyk, Anthony (A.)" w:date="2020-12-17T13:19:00Z"/>
                <w:del w:id="6269" w:author="Strzelczyk, Anthony (A.)" w:date="2021-02-22T11:20:00Z"/>
                <w:rFonts w:cs="Arial"/>
                <w:color w:val="000000"/>
                <w:szCs w:val="22"/>
              </w:rPr>
            </w:pPr>
            <w:ins w:id="6270" w:author="Strzelczyk, Anthony (A.)" w:date="2020-12-17T13:19:00Z">
              <w:del w:id="6271" w:author="Strzelczyk, Anthony (A.)" w:date="2021-02-22T11:20:00Z">
                <w:r w:rsidDel="00D06BF0">
                  <w:rPr>
                    <w:rFonts w:cs="Arial"/>
                    <w:color w:val="000000"/>
                    <w:sz w:val="14"/>
                    <w:szCs w:val="14"/>
                  </w:rPr>
                  <w:delText>Seq 2</w:delText>
                </w:r>
              </w:del>
            </w:ins>
          </w:p>
        </w:tc>
        <w:tc>
          <w:tcPr>
            <w:tcW w:w="7290" w:type="dxa"/>
            <w:tcBorders>
              <w:top w:val="single" w:sz="4" w:space="0" w:color="auto"/>
              <w:left w:val="single" w:sz="4" w:space="0" w:color="auto"/>
              <w:bottom w:val="single" w:sz="4" w:space="0" w:color="auto"/>
              <w:right w:val="single" w:sz="4" w:space="0" w:color="auto"/>
            </w:tcBorders>
          </w:tcPr>
          <w:p w14:paraId="211E789A" w14:textId="42663D87" w:rsidR="006A5415" w:rsidDel="00D06BF0" w:rsidRDefault="006A5415">
            <w:pPr>
              <w:spacing w:line="240" w:lineRule="atLeast"/>
              <w:rPr>
                <w:ins w:id="6272" w:author="Strzelczyk, Anthony (A.)" w:date="2020-12-17T13:19:00Z"/>
                <w:del w:id="6273" w:author="Strzelczyk, Anthony (A.)" w:date="2021-02-22T11:20:00Z"/>
                <w:rFonts w:cs="Arial"/>
                <w:color w:val="000000"/>
                <w:szCs w:val="22"/>
              </w:rPr>
            </w:pPr>
            <w:ins w:id="6274" w:author="Strzelczyk, Anthony (A.)" w:date="2020-12-17T13:19:00Z">
              <w:del w:id="6275" w:author="Strzelczyk, Anthony (A.)" w:date="2021-02-22T11:20:00Z">
                <w:r w:rsidDel="00D06BF0">
                  <w:rPr>
                    <w:rFonts w:cs="Arial"/>
                    <w:color w:val="000000"/>
                    <w:szCs w:val="22"/>
                  </w:rPr>
                  <w:delText xml:space="preserve">Or </w:delText>
                </w:r>
              </w:del>
            </w:ins>
            <w:ins w:id="6276" w:author="Strzelczyk, Anthony (A.)" w:date="2021-01-29T11:35:00Z">
              <w:del w:id="6277" w:author="Strzelczyk, Anthony (A.)" w:date="2021-02-22T11:20:00Z">
                <w:r w:rsidR="00EE3F9E" w:rsidDel="00D06BF0">
                  <w:rPr>
                    <w:rFonts w:cs="Arial"/>
                    <w:color w:val="000000"/>
                    <w:szCs w:val="22"/>
                  </w:rPr>
                  <w:delText>Driver</w:delText>
                </w:r>
              </w:del>
            </w:ins>
            <w:ins w:id="6278" w:author="Strzelczyk, Anthony (A.)" w:date="2020-12-17T13:19:00Z">
              <w:del w:id="6279" w:author="Strzelczyk, Anthony (A.)" w:date="2021-02-22T11:20:00Z">
                <w:r w:rsidDel="00D06BF0">
                  <w:rPr>
                    <w:rFonts w:cs="Arial"/>
                    <w:color w:val="000000"/>
                    <w:szCs w:val="22"/>
                  </w:rPr>
                  <w:delText xml:space="preserve"> request </w:delText>
                </w:r>
              </w:del>
            </w:ins>
            <w:ins w:id="6280" w:author="Strzelczyk, Anthony (A.)" w:date="2020-12-17T13:20:00Z">
              <w:del w:id="6281" w:author="Strzelczyk, Anthony (A.)" w:date="2021-02-22T11:20:00Z">
                <w:r w:rsidDel="00D06BF0">
                  <w:rPr>
                    <w:rFonts w:cs="Arial"/>
                  </w:rPr>
                  <w:delText xml:space="preserve">Front </w:delText>
                </w:r>
              </w:del>
            </w:ins>
            <w:ins w:id="6282" w:author="Strzelczyk, Anthony (A.)" w:date="2020-12-17T13:19:00Z">
              <w:del w:id="6283" w:author="Strzelczyk, Anthony (A.)" w:date="2021-02-22T11:20:00Z">
                <w:r w:rsidDel="00D06BF0">
                  <w:rPr>
                    <w:rFonts w:cs="Arial"/>
                    <w:color w:val="000000"/>
                    <w:szCs w:val="22"/>
                  </w:rPr>
                  <w:delText>Fog light HMI to OFF</w:delText>
                </w:r>
              </w:del>
            </w:ins>
          </w:p>
        </w:tc>
      </w:tr>
      <w:tr w:rsidR="00392D50" w:rsidDel="00D06BF0" w14:paraId="12C6CBCA" w14:textId="7BABB119" w:rsidTr="008D373E">
        <w:trPr>
          <w:trHeight w:val="255"/>
          <w:ins w:id="6284" w:author="Strzelczyk, Anthony (A.)" w:date="2020-12-23T14:37:00Z"/>
          <w:del w:id="6285" w:author="Strzelczyk, Anthony (A.)" w:date="2021-02-22T11:20:00Z"/>
        </w:trPr>
        <w:tc>
          <w:tcPr>
            <w:tcW w:w="2547" w:type="dxa"/>
            <w:vMerge/>
            <w:tcBorders>
              <w:left w:val="single" w:sz="4" w:space="0" w:color="auto"/>
              <w:right w:val="single" w:sz="4" w:space="0" w:color="auto"/>
            </w:tcBorders>
            <w:vAlign w:val="center"/>
          </w:tcPr>
          <w:p w14:paraId="1ACEE685" w14:textId="020EFB08" w:rsidR="00392D50" w:rsidDel="00D06BF0" w:rsidRDefault="00392D50" w:rsidP="00392D50">
            <w:pPr>
              <w:overflowPunct/>
              <w:autoSpaceDE/>
              <w:autoSpaceDN/>
              <w:adjustRightInd/>
              <w:spacing w:line="240" w:lineRule="atLeast"/>
              <w:rPr>
                <w:ins w:id="6286" w:author="Strzelczyk, Anthony (A.)" w:date="2020-12-23T14:37:00Z"/>
                <w:del w:id="6287" w:author="Strzelczyk, Anthony (A.)" w:date="2021-02-22T11:20:00Z"/>
                <w:rFonts w:cs="Arial"/>
                <w:b/>
                <w:bCs/>
                <w:color w:val="000000"/>
                <w:szCs w:val="22"/>
              </w:rPr>
            </w:pPr>
          </w:p>
        </w:tc>
        <w:tc>
          <w:tcPr>
            <w:tcW w:w="688" w:type="dxa"/>
            <w:tcBorders>
              <w:left w:val="single" w:sz="4" w:space="0" w:color="auto"/>
              <w:right w:val="single" w:sz="4" w:space="0" w:color="auto"/>
            </w:tcBorders>
          </w:tcPr>
          <w:p w14:paraId="0E6E460D" w14:textId="27CCCC03" w:rsidR="00392D50" w:rsidDel="00D06BF0" w:rsidRDefault="00392D50" w:rsidP="00392D50">
            <w:pPr>
              <w:spacing w:line="240" w:lineRule="atLeast"/>
              <w:rPr>
                <w:ins w:id="6288" w:author="Strzelczyk, Anthony (A.)" w:date="2020-12-23T14:37:00Z"/>
                <w:del w:id="6289" w:author="Strzelczyk, Anthony (A.)" w:date="2021-02-22T11:20:00Z"/>
                <w:rFonts w:cs="Arial"/>
                <w:color w:val="000000"/>
                <w:sz w:val="14"/>
                <w:szCs w:val="14"/>
              </w:rPr>
            </w:pPr>
            <w:ins w:id="6290" w:author="Strzelczyk, Anthony (A.)" w:date="2020-12-23T14:37:00Z">
              <w:del w:id="6291"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3</w:delText>
                </w:r>
              </w:del>
            </w:ins>
          </w:p>
        </w:tc>
        <w:tc>
          <w:tcPr>
            <w:tcW w:w="7290" w:type="dxa"/>
            <w:tcBorders>
              <w:top w:val="single" w:sz="4" w:space="0" w:color="auto"/>
              <w:left w:val="single" w:sz="4" w:space="0" w:color="auto"/>
              <w:bottom w:val="single" w:sz="4" w:space="0" w:color="auto"/>
              <w:right w:val="single" w:sz="4" w:space="0" w:color="auto"/>
            </w:tcBorders>
          </w:tcPr>
          <w:p w14:paraId="37820A02" w14:textId="493E7217" w:rsidR="00392D50" w:rsidDel="00D06BF0" w:rsidRDefault="00392D50">
            <w:pPr>
              <w:spacing w:line="240" w:lineRule="atLeast"/>
              <w:rPr>
                <w:ins w:id="6292" w:author="Strzelczyk, Anthony (A.)" w:date="2020-12-23T14:37:00Z"/>
                <w:del w:id="6293" w:author="Strzelczyk, Anthony (A.)" w:date="2021-02-22T11:20:00Z"/>
                <w:rFonts w:cs="Arial"/>
                <w:color w:val="000000"/>
                <w:szCs w:val="22"/>
              </w:rPr>
            </w:pPr>
            <w:ins w:id="6294" w:author="Strzelczyk, Anthony (A.)" w:date="2020-12-23T14:37:00Z">
              <w:del w:id="6295" w:author="Strzelczyk, Anthony (A.)" w:date="2021-02-22T11:20:00Z">
                <w:r w:rsidDel="00D06BF0">
                  <w:rPr>
                    <w:rFonts w:cs="Arial"/>
                  </w:rPr>
                  <w:delText xml:space="preserve">Front </w:delText>
                </w:r>
                <w:r w:rsidDel="00D06BF0">
                  <w:rPr>
                    <w:rFonts w:cs="Arial"/>
                    <w:color w:val="000000"/>
                    <w:szCs w:val="22"/>
                  </w:rPr>
                  <w:delText xml:space="preserve">Fog </w:delText>
                </w:r>
              </w:del>
            </w:ins>
            <w:ins w:id="6296" w:author="Strzelczyk, Anthony (A.)" w:date="2020-12-23T14:38:00Z">
              <w:del w:id="6297" w:author="Strzelczyk, Anthony (A.)" w:date="2021-02-22T11:20:00Z">
                <w:r w:rsidDel="00D06BF0">
                  <w:rPr>
                    <w:rFonts w:cs="Arial"/>
                    <w:color w:val="000000"/>
                    <w:szCs w:val="22"/>
                  </w:rPr>
                  <w:delText>Telltale</w:delText>
                </w:r>
              </w:del>
            </w:ins>
            <w:ins w:id="6298" w:author="Strzelczyk, Anthony (A.)" w:date="2020-12-23T14:37:00Z">
              <w:del w:id="6299" w:author="Strzelczyk, Anthony (A.)" w:date="2021-02-22T11:20:00Z">
                <w:r w:rsidDel="00D06BF0">
                  <w:rPr>
                    <w:rFonts w:cs="Arial"/>
                    <w:color w:val="000000"/>
                    <w:szCs w:val="22"/>
                  </w:rPr>
                  <w:delText xml:space="preserve"> </w:delText>
                </w:r>
              </w:del>
            </w:ins>
            <w:ins w:id="6300" w:author="Strzelczyk, Anthony (A.)" w:date="2020-12-23T14:38:00Z">
              <w:del w:id="6301" w:author="Strzelczyk, Anthony (A.)" w:date="2021-02-22T11:20:00Z">
                <w:r w:rsidDel="00D06BF0">
                  <w:rPr>
                    <w:rFonts w:cs="Arial"/>
                    <w:color w:val="000000"/>
                    <w:szCs w:val="22"/>
                  </w:rPr>
                  <w:delText>turns</w:delText>
                </w:r>
              </w:del>
            </w:ins>
            <w:ins w:id="6302" w:author="Strzelczyk, Anthony (A.)" w:date="2020-12-23T14:37:00Z">
              <w:del w:id="6303" w:author="Strzelczyk, Anthony (A.)" w:date="2021-02-22T11:20:00Z">
                <w:r w:rsidDel="00D06BF0">
                  <w:rPr>
                    <w:rFonts w:cs="Arial"/>
                    <w:color w:val="000000"/>
                    <w:szCs w:val="22"/>
                  </w:rPr>
                  <w:delText xml:space="preserve"> OFF</w:delText>
                </w:r>
              </w:del>
            </w:ins>
          </w:p>
        </w:tc>
      </w:tr>
      <w:tr w:rsidR="00392D50" w:rsidDel="00D06BF0" w14:paraId="62D69DA7" w14:textId="46C8A286" w:rsidTr="008D373E">
        <w:trPr>
          <w:trHeight w:val="255"/>
          <w:ins w:id="6304" w:author="Strzelczyk, Anthony (A.)" w:date="2020-12-17T13:19:00Z"/>
          <w:del w:id="6305" w:author="Strzelczyk, Anthony (A.)" w:date="2021-02-22T11:20:00Z"/>
        </w:trPr>
        <w:tc>
          <w:tcPr>
            <w:tcW w:w="2547" w:type="dxa"/>
            <w:vMerge/>
            <w:tcBorders>
              <w:left w:val="single" w:sz="4" w:space="0" w:color="auto"/>
              <w:right w:val="single" w:sz="4" w:space="0" w:color="auto"/>
            </w:tcBorders>
            <w:vAlign w:val="center"/>
          </w:tcPr>
          <w:p w14:paraId="4E1944AE" w14:textId="04B5F6A2" w:rsidR="00392D50" w:rsidDel="00D06BF0" w:rsidRDefault="00392D50" w:rsidP="00392D50">
            <w:pPr>
              <w:overflowPunct/>
              <w:autoSpaceDE/>
              <w:autoSpaceDN/>
              <w:adjustRightInd/>
              <w:spacing w:line="240" w:lineRule="atLeast"/>
              <w:rPr>
                <w:ins w:id="6306" w:author="Strzelczyk, Anthony (A.)" w:date="2020-12-17T13:19:00Z"/>
                <w:del w:id="6307" w:author="Strzelczyk, Anthony (A.)" w:date="2021-02-22T11:20:00Z"/>
                <w:rFonts w:cs="Arial"/>
                <w:b/>
                <w:bCs/>
                <w:color w:val="000000"/>
                <w:szCs w:val="22"/>
              </w:rPr>
            </w:pPr>
          </w:p>
        </w:tc>
        <w:tc>
          <w:tcPr>
            <w:tcW w:w="688" w:type="dxa"/>
            <w:tcBorders>
              <w:left w:val="single" w:sz="4" w:space="0" w:color="auto"/>
              <w:right w:val="single" w:sz="4" w:space="0" w:color="auto"/>
            </w:tcBorders>
          </w:tcPr>
          <w:p w14:paraId="3A6CB954" w14:textId="488B3410" w:rsidR="00392D50" w:rsidDel="00D06BF0" w:rsidRDefault="00392D50" w:rsidP="00392D50">
            <w:pPr>
              <w:spacing w:line="240" w:lineRule="atLeast"/>
              <w:rPr>
                <w:ins w:id="6308" w:author="Strzelczyk, Anthony (A.)" w:date="2020-12-17T13:19:00Z"/>
                <w:del w:id="6309" w:author="Strzelczyk, Anthony (A.)" w:date="2021-02-22T11:20:00Z"/>
                <w:rFonts w:cs="Arial"/>
                <w:color w:val="000000"/>
                <w:sz w:val="14"/>
                <w:szCs w:val="14"/>
              </w:rPr>
            </w:pPr>
            <w:ins w:id="6310" w:author="Strzelczyk, Anthony (A.)" w:date="2020-12-17T13:19:00Z">
              <w:del w:id="6311" w:author="Strzelczyk, Anthony (A.)" w:date="2021-02-22T11:20:00Z">
                <w:r w:rsidDel="00D06BF0">
                  <w:rPr>
                    <w:rFonts w:cs="Arial"/>
                    <w:color w:val="000000"/>
                    <w:sz w:val="14"/>
                    <w:szCs w:val="14"/>
                  </w:rPr>
                  <w:delText>Seq</w:delText>
                </w:r>
                <w:r w:rsidRPr="00622D6E" w:rsidDel="00D06BF0">
                  <w:rPr>
                    <w:rFonts w:cs="Arial"/>
                    <w:color w:val="000000"/>
                    <w:sz w:val="14"/>
                    <w:szCs w:val="14"/>
                  </w:rPr>
                  <w:delText xml:space="preserve"> </w:delText>
                </w:r>
                <w:r w:rsidDel="00D06BF0">
                  <w:rPr>
                    <w:rFonts w:cs="Arial"/>
                    <w:color w:val="000000"/>
                    <w:sz w:val="14"/>
                    <w:szCs w:val="14"/>
                  </w:rPr>
                  <w:delText>3</w:delText>
                </w:r>
              </w:del>
            </w:ins>
          </w:p>
        </w:tc>
        <w:tc>
          <w:tcPr>
            <w:tcW w:w="7290" w:type="dxa"/>
            <w:tcBorders>
              <w:top w:val="single" w:sz="4" w:space="0" w:color="auto"/>
              <w:left w:val="single" w:sz="4" w:space="0" w:color="auto"/>
              <w:bottom w:val="single" w:sz="4" w:space="0" w:color="auto"/>
              <w:right w:val="single" w:sz="4" w:space="0" w:color="auto"/>
            </w:tcBorders>
          </w:tcPr>
          <w:p w14:paraId="780E977D" w14:textId="3087049C" w:rsidR="00392D50" w:rsidDel="00D06BF0" w:rsidRDefault="00392D50" w:rsidP="00392D50">
            <w:pPr>
              <w:spacing w:line="240" w:lineRule="atLeast"/>
              <w:rPr>
                <w:ins w:id="6312" w:author="Strzelczyk, Anthony (A.)" w:date="2020-12-17T13:19:00Z"/>
                <w:del w:id="6313" w:author="Strzelczyk, Anthony (A.)" w:date="2021-02-22T11:20:00Z"/>
                <w:rFonts w:cs="Arial"/>
                <w:color w:val="000000"/>
                <w:szCs w:val="22"/>
              </w:rPr>
            </w:pPr>
            <w:ins w:id="6314" w:author="Strzelczyk, Anthony (A.)" w:date="2020-12-17T13:19:00Z">
              <w:del w:id="6315" w:author="Strzelczyk, Anthony (A.)" w:date="2021-02-22T11:20:00Z">
                <w:r w:rsidDel="00D06BF0">
                  <w:rPr>
                    <w:rFonts w:cs="Arial"/>
                    <w:color w:val="000000"/>
                    <w:szCs w:val="22"/>
                  </w:rPr>
                  <w:delText xml:space="preserve">Exterior </w:delText>
                </w:r>
              </w:del>
            </w:ins>
            <w:ins w:id="6316" w:author="Strzelczyk, Anthony (A.)" w:date="2020-12-17T13:20:00Z">
              <w:del w:id="6317" w:author="Strzelczyk, Anthony (A.)" w:date="2021-02-22T11:20:00Z">
                <w:r w:rsidDel="00D06BF0">
                  <w:rPr>
                    <w:rFonts w:cs="Arial"/>
                  </w:rPr>
                  <w:delText xml:space="preserve">Front </w:delText>
                </w:r>
              </w:del>
            </w:ins>
            <w:ins w:id="6318" w:author="Strzelczyk, Anthony (A.)" w:date="2020-12-17T13:19:00Z">
              <w:del w:id="6319" w:author="Strzelczyk, Anthony (A.)" w:date="2021-02-22T11:20:00Z">
                <w:r w:rsidDel="00D06BF0">
                  <w:rPr>
                    <w:rFonts w:cs="Arial"/>
                    <w:color w:val="000000"/>
                    <w:szCs w:val="22"/>
                  </w:rPr>
                  <w:delText>Fog Lights are turned OFF</w:delText>
                </w:r>
              </w:del>
            </w:ins>
          </w:p>
        </w:tc>
      </w:tr>
      <w:tr w:rsidR="00392D50" w:rsidDel="00D06BF0" w14:paraId="364CA8D6" w14:textId="656DE740" w:rsidTr="00C510A7">
        <w:trPr>
          <w:trHeight w:val="255"/>
          <w:ins w:id="6320" w:author="Strzelczyk, Anthony (A.)" w:date="2020-12-17T14:54:00Z"/>
          <w:del w:id="6321"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5F0DBB74" w14:textId="68F71A39" w:rsidR="00392D50" w:rsidDel="00D06BF0" w:rsidRDefault="00392D50" w:rsidP="00392D50">
            <w:pPr>
              <w:spacing w:line="240" w:lineRule="atLeast"/>
              <w:rPr>
                <w:ins w:id="6322" w:author="Strzelczyk, Anthony (A.)" w:date="2020-12-17T14:54:00Z"/>
                <w:del w:id="6323" w:author="Strzelczyk, Anthony (A.)" w:date="2021-02-22T11:20:00Z"/>
                <w:rFonts w:cs="Arial"/>
                <w:b/>
                <w:bCs/>
                <w:color w:val="000000"/>
                <w:szCs w:val="22"/>
              </w:rPr>
            </w:pPr>
            <w:ins w:id="6324" w:author="Strzelczyk, Anthony (A.)" w:date="2020-12-17T14:54:00Z">
              <w:del w:id="6325" w:author="Strzelczyk, Anthony (A.)" w:date="2021-02-22T11:20:00Z">
                <w:r w:rsidDel="00D06BF0">
                  <w:rPr>
                    <w:rFonts w:cs="Arial"/>
                    <w:b/>
                    <w:bCs/>
                    <w:color w:val="000000"/>
                    <w:szCs w:val="22"/>
                  </w:rPr>
                  <w:delText>Alternative Flow</w:delText>
                </w:r>
              </w:del>
            </w:ins>
          </w:p>
        </w:tc>
        <w:tc>
          <w:tcPr>
            <w:tcW w:w="688" w:type="dxa"/>
            <w:tcBorders>
              <w:top w:val="single" w:sz="4" w:space="0" w:color="auto"/>
              <w:left w:val="single" w:sz="4" w:space="0" w:color="auto"/>
              <w:right w:val="single" w:sz="4" w:space="0" w:color="auto"/>
            </w:tcBorders>
          </w:tcPr>
          <w:p w14:paraId="2CDD425C" w14:textId="6AB5DBB7" w:rsidR="00392D50" w:rsidDel="00D06BF0" w:rsidRDefault="00392D50" w:rsidP="00392D50">
            <w:pPr>
              <w:spacing w:line="240" w:lineRule="atLeast"/>
              <w:rPr>
                <w:ins w:id="6326" w:author="Strzelczyk, Anthony (A.)" w:date="2020-12-17T14:54:00Z"/>
                <w:del w:id="6327"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3F478882" w14:textId="5DBAE19B" w:rsidR="00392D50" w:rsidDel="00D06BF0" w:rsidRDefault="00392D50" w:rsidP="00392D50">
            <w:pPr>
              <w:spacing w:line="240" w:lineRule="atLeast"/>
              <w:rPr>
                <w:ins w:id="6328" w:author="Strzelczyk, Anthony (A.)" w:date="2020-12-17T14:54:00Z"/>
                <w:del w:id="6329" w:author="Strzelczyk, Anthony (A.)" w:date="2021-02-22T11:20:00Z"/>
                <w:rFonts w:cs="Arial"/>
                <w:color w:val="000000"/>
                <w:szCs w:val="22"/>
              </w:rPr>
            </w:pPr>
          </w:p>
        </w:tc>
      </w:tr>
      <w:tr w:rsidR="00392D50" w:rsidDel="00D06BF0" w14:paraId="1A095AF3" w14:textId="38F0B63C" w:rsidTr="00C510A7">
        <w:trPr>
          <w:trHeight w:val="255"/>
          <w:ins w:id="6330" w:author="Strzelczyk, Anthony (A.)" w:date="2020-12-17T14:54:00Z"/>
          <w:del w:id="6331"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35F5E9C4" w14:textId="68F4D774" w:rsidR="00392D50" w:rsidDel="00D06BF0" w:rsidRDefault="00392D50" w:rsidP="00392D50">
            <w:pPr>
              <w:spacing w:line="240" w:lineRule="atLeast"/>
              <w:rPr>
                <w:ins w:id="6332" w:author="Strzelczyk, Anthony (A.)" w:date="2020-12-17T14:54:00Z"/>
                <w:del w:id="6333" w:author="Strzelczyk, Anthony (A.)" w:date="2021-02-22T11:20:00Z"/>
                <w:rFonts w:cs="Arial"/>
                <w:b/>
                <w:bCs/>
                <w:color w:val="000000"/>
                <w:szCs w:val="22"/>
              </w:rPr>
            </w:pPr>
            <w:ins w:id="6334" w:author="Strzelczyk, Anthony (A.)" w:date="2020-12-17T14:54:00Z">
              <w:del w:id="6335" w:author="Strzelczyk, Anthony (A.)" w:date="2021-02-22T11:20:00Z">
                <w:r w:rsidDel="00D06BF0">
                  <w:rPr>
                    <w:rFonts w:cs="Arial"/>
                    <w:b/>
                    <w:bCs/>
                    <w:color w:val="000000"/>
                    <w:szCs w:val="22"/>
                  </w:rPr>
                  <w:delText>Post Condition</w:delText>
                </w:r>
              </w:del>
            </w:ins>
          </w:p>
        </w:tc>
        <w:tc>
          <w:tcPr>
            <w:tcW w:w="688" w:type="dxa"/>
            <w:tcBorders>
              <w:top w:val="single" w:sz="4" w:space="0" w:color="auto"/>
              <w:left w:val="single" w:sz="4" w:space="0" w:color="auto"/>
              <w:right w:val="single" w:sz="4" w:space="0" w:color="auto"/>
            </w:tcBorders>
          </w:tcPr>
          <w:p w14:paraId="3615DDBE" w14:textId="13FA6D29" w:rsidR="00392D50" w:rsidDel="00D06BF0" w:rsidRDefault="00392D50" w:rsidP="00392D50">
            <w:pPr>
              <w:spacing w:line="240" w:lineRule="atLeast"/>
              <w:rPr>
                <w:ins w:id="6336" w:author="Strzelczyk, Anthony (A.)" w:date="2020-12-17T14:54:00Z"/>
                <w:del w:id="6337"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7FE89E2F" w14:textId="0A56A47B" w:rsidR="00392D50" w:rsidDel="00D06BF0" w:rsidRDefault="00EE3F9E" w:rsidP="00392D50">
            <w:pPr>
              <w:spacing w:line="240" w:lineRule="atLeast"/>
              <w:rPr>
                <w:ins w:id="6338" w:author="Strzelczyk, Anthony (A.)" w:date="2020-12-17T14:54:00Z"/>
                <w:del w:id="6339" w:author="Strzelczyk, Anthony (A.)" w:date="2021-02-22T11:20:00Z"/>
                <w:rFonts w:cs="Arial"/>
                <w:color w:val="000000"/>
                <w:szCs w:val="22"/>
              </w:rPr>
            </w:pPr>
            <w:ins w:id="6340" w:author="Strzelczyk, Anthony (A.)" w:date="2021-01-29T11:34:00Z">
              <w:del w:id="6341" w:author="Strzelczyk, Anthony (A.)" w:date="2021-02-22T11:20:00Z">
                <w:r w:rsidDel="00D06BF0">
                  <w:rPr>
                    <w:rFonts w:cs="Arial"/>
                    <w:color w:val="000000"/>
                    <w:szCs w:val="22"/>
                  </w:rPr>
                  <w:delText xml:space="preserve">Exterior </w:delText>
                </w:r>
                <w:r w:rsidDel="00D06BF0">
                  <w:rPr>
                    <w:rFonts w:cs="Arial"/>
                  </w:rPr>
                  <w:delText xml:space="preserve">Front </w:delText>
                </w:r>
                <w:r w:rsidDel="00D06BF0">
                  <w:rPr>
                    <w:rFonts w:cs="Arial"/>
                    <w:color w:val="000000"/>
                    <w:szCs w:val="22"/>
                  </w:rPr>
                  <w:delText xml:space="preserve">Fog Lights are turned OFF and </w:delText>
                </w:r>
                <w:r w:rsidDel="00D06BF0">
                  <w:rPr>
                    <w:rFonts w:cs="Arial"/>
                  </w:rPr>
                  <w:delText xml:space="preserve">Front </w:delText>
                </w:r>
                <w:r w:rsidDel="00D06BF0">
                  <w:rPr>
                    <w:rFonts w:cs="Arial"/>
                    <w:color w:val="000000"/>
                    <w:szCs w:val="22"/>
                  </w:rPr>
                  <w:delText>Fog Telltale turns OFF</w:delText>
                </w:r>
              </w:del>
            </w:ins>
          </w:p>
        </w:tc>
      </w:tr>
      <w:tr w:rsidR="00392D50" w:rsidDel="00D06BF0" w14:paraId="6F0EF6E7" w14:textId="5B3EF7DE" w:rsidTr="00C510A7">
        <w:trPr>
          <w:trHeight w:val="255"/>
          <w:ins w:id="6342" w:author="Strzelczyk, Anthony (A.)" w:date="2020-12-17T14:54:00Z"/>
          <w:del w:id="6343" w:author="Strzelczyk, Anthony (A.)" w:date="2021-02-22T11:20:00Z"/>
        </w:trPr>
        <w:tc>
          <w:tcPr>
            <w:tcW w:w="2547" w:type="dxa"/>
            <w:tcBorders>
              <w:top w:val="single" w:sz="4" w:space="0" w:color="auto"/>
              <w:left w:val="single" w:sz="4" w:space="0" w:color="auto"/>
              <w:right w:val="single" w:sz="4" w:space="0" w:color="auto"/>
            </w:tcBorders>
            <w:shd w:val="clear" w:color="auto" w:fill="D9D9D9" w:themeFill="background1" w:themeFillShade="D9"/>
          </w:tcPr>
          <w:p w14:paraId="73F2E913" w14:textId="652D41F4" w:rsidR="00392D50" w:rsidDel="00D06BF0" w:rsidRDefault="00392D50" w:rsidP="00392D50">
            <w:pPr>
              <w:spacing w:line="240" w:lineRule="atLeast"/>
              <w:rPr>
                <w:ins w:id="6344" w:author="Strzelczyk, Anthony (A.)" w:date="2020-12-17T14:54:00Z"/>
                <w:del w:id="6345" w:author="Strzelczyk, Anthony (A.)" w:date="2021-02-22T11:20:00Z"/>
                <w:rFonts w:cs="Arial"/>
                <w:b/>
                <w:bCs/>
                <w:color w:val="000000"/>
                <w:szCs w:val="22"/>
              </w:rPr>
            </w:pPr>
            <w:ins w:id="6346" w:author="Strzelczyk, Anthony (A.)" w:date="2020-12-17T14:54:00Z">
              <w:del w:id="6347" w:author="Strzelczyk, Anthony (A.)" w:date="2021-02-22T11:20:00Z">
                <w:r w:rsidDel="00D06BF0">
                  <w:rPr>
                    <w:rFonts w:cs="Arial"/>
                    <w:b/>
                    <w:bCs/>
                    <w:color w:val="000000"/>
                    <w:szCs w:val="22"/>
                  </w:rPr>
                  <w:delText>Exception Flows</w:delText>
                </w:r>
              </w:del>
            </w:ins>
          </w:p>
        </w:tc>
        <w:tc>
          <w:tcPr>
            <w:tcW w:w="688" w:type="dxa"/>
            <w:tcBorders>
              <w:top w:val="single" w:sz="4" w:space="0" w:color="auto"/>
              <w:left w:val="single" w:sz="4" w:space="0" w:color="auto"/>
              <w:right w:val="single" w:sz="4" w:space="0" w:color="auto"/>
            </w:tcBorders>
          </w:tcPr>
          <w:p w14:paraId="48E48513" w14:textId="1448229B" w:rsidR="00392D50" w:rsidDel="00D06BF0" w:rsidRDefault="00392D50" w:rsidP="00392D50">
            <w:pPr>
              <w:spacing w:line="240" w:lineRule="atLeast"/>
              <w:rPr>
                <w:ins w:id="6348" w:author="Strzelczyk, Anthony (A.)" w:date="2020-12-17T14:54:00Z"/>
                <w:del w:id="6349" w:author="Strzelczyk, Anthony (A.)" w:date="2021-02-22T11:20:00Z"/>
                <w:rFonts w:cs="Arial"/>
                <w:color w:val="000000"/>
                <w:sz w:val="14"/>
                <w:szCs w:val="14"/>
              </w:rPr>
            </w:pPr>
          </w:p>
        </w:tc>
        <w:tc>
          <w:tcPr>
            <w:tcW w:w="7290" w:type="dxa"/>
            <w:tcBorders>
              <w:top w:val="single" w:sz="4" w:space="0" w:color="auto"/>
              <w:left w:val="single" w:sz="4" w:space="0" w:color="auto"/>
              <w:bottom w:val="single" w:sz="4" w:space="0" w:color="auto"/>
              <w:right w:val="single" w:sz="4" w:space="0" w:color="auto"/>
            </w:tcBorders>
          </w:tcPr>
          <w:p w14:paraId="01D1F775" w14:textId="2E645C8A" w:rsidR="00392D50" w:rsidDel="00D06BF0" w:rsidRDefault="00392D50" w:rsidP="00392D50">
            <w:pPr>
              <w:spacing w:line="240" w:lineRule="atLeast"/>
              <w:rPr>
                <w:ins w:id="6350" w:author="Strzelczyk, Anthony (A.)" w:date="2020-12-17T14:54:00Z"/>
                <w:del w:id="6351" w:author="Strzelczyk, Anthony (A.)" w:date="2021-02-22T11:20:00Z"/>
                <w:rFonts w:cs="Arial"/>
                <w:color w:val="000000"/>
                <w:szCs w:val="22"/>
              </w:rPr>
            </w:pPr>
          </w:p>
        </w:tc>
      </w:tr>
    </w:tbl>
    <w:p w14:paraId="5E6B0AA0" w14:textId="19B7E268" w:rsidR="006A5415" w:rsidRPr="004051D0" w:rsidDel="00D06BF0" w:rsidRDefault="006A5415" w:rsidP="006A5415">
      <w:pPr>
        <w:rPr>
          <w:ins w:id="6352" w:author="Strzelczyk, Anthony (A.)" w:date="2020-12-17T13:19:00Z"/>
          <w:del w:id="6353" w:author="Strzelczyk, Anthony (A.)" w:date="2021-02-22T11:20:00Z"/>
          <w:rFonts w:cs="Arial"/>
        </w:rPr>
      </w:pPr>
    </w:p>
    <w:p w14:paraId="4FC390C6" w14:textId="3E7572B1" w:rsidR="006A5415" w:rsidRPr="004051D0" w:rsidDel="00D06BF0" w:rsidRDefault="006A5415" w:rsidP="006A5415">
      <w:pPr>
        <w:rPr>
          <w:ins w:id="6354" w:author="Strzelczyk, Anthony (A.)" w:date="2020-12-17T13:19:00Z"/>
          <w:del w:id="6355" w:author="Strzelczyk, Anthony (A.)" w:date="2021-02-22T11:2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6A5415" w:rsidRPr="004051D0" w:rsidDel="00D06BF0" w14:paraId="3EE2ADF3" w14:textId="601327D5" w:rsidTr="008D373E">
        <w:trPr>
          <w:gridAfter w:val="1"/>
          <w:wAfter w:w="15" w:type="dxa"/>
          <w:hidden/>
          <w:ins w:id="6356" w:author="Strzelczyk, Anthony (A.)" w:date="2020-12-17T13:19:00Z"/>
          <w:del w:id="6357" w:author="Strzelczyk, Anthony (A.)" w:date="2021-02-22T11:2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5EE46" w14:textId="67C73397" w:rsidR="006A5415" w:rsidRPr="004051D0" w:rsidDel="00D06BF0" w:rsidRDefault="006A5415" w:rsidP="008D373E">
            <w:pPr>
              <w:rPr>
                <w:ins w:id="6358" w:author="Strzelczyk, Anthony (A.)" w:date="2020-12-17T13:19:00Z"/>
                <w:del w:id="6359" w:author="Strzelczyk, Anthony (A.)" w:date="2021-02-22T11:20:00Z"/>
                <w:rFonts w:eastAsiaTheme="minorHAnsi" w:cs="Arial"/>
                <w:bCs/>
                <w:vanish/>
                <w:color w:val="808080" w:themeColor="background1" w:themeShade="80"/>
                <w:sz w:val="16"/>
                <w:szCs w:val="14"/>
              </w:rPr>
            </w:pPr>
            <w:ins w:id="6360" w:author="Strzelczyk, Anthony (A.)" w:date="2020-12-17T13:19:00Z">
              <w:del w:id="6361" w:author="Strzelczyk, Anthony (A.)" w:date="2021-02-22T11:20:00Z">
                <w:r w:rsidRPr="004051D0" w:rsidDel="00D06BF0">
                  <w:rPr>
                    <w:rFonts w:cs="Arial"/>
                    <w:bCs/>
                    <w:vanish/>
                    <w:color w:val="808080" w:themeColor="background1" w:themeShade="80"/>
                    <w:sz w:val="16"/>
                    <w:szCs w:val="14"/>
                  </w:rPr>
                  <w:delText>Requirement ID: ###</w:delText>
                </w:r>
                <w:r w:rsidDel="00D06BF0">
                  <w:rPr>
                    <w:rFonts w:cs="Arial"/>
                    <w:bCs/>
                    <w:vanish/>
                    <w:color w:val="808080" w:themeColor="background1" w:themeShade="80"/>
                    <w:sz w:val="16"/>
                    <w:szCs w:val="14"/>
                  </w:rPr>
                  <w:delText>R_F_Front Fog Light Deactivation_00052</w:delText>
                </w:r>
                <w:r w:rsidRPr="004051D0" w:rsidDel="00D06BF0">
                  <w:rPr>
                    <w:rFonts w:cs="Arial"/>
                    <w:bCs/>
                    <w:vanish/>
                    <w:color w:val="808080" w:themeColor="background1" w:themeShade="80"/>
                    <w:sz w:val="16"/>
                    <w:szCs w:val="14"/>
                  </w:rPr>
                  <w:delText>###</w:delText>
                </w:r>
              </w:del>
            </w:ins>
          </w:p>
        </w:tc>
      </w:tr>
      <w:tr w:rsidR="006A5415" w:rsidRPr="004051D0" w:rsidDel="00D06BF0" w14:paraId="4A3D3131" w14:textId="229385D7" w:rsidTr="008D373E">
        <w:trPr>
          <w:hidden/>
          <w:ins w:id="6362" w:author="Strzelczyk, Anthony (A.)" w:date="2020-12-17T13:19:00Z"/>
          <w:del w:id="6363"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817CD" w14:textId="4CCFD5FB" w:rsidR="006A5415" w:rsidRPr="004051D0" w:rsidDel="00D06BF0" w:rsidRDefault="006A5415" w:rsidP="008D373E">
            <w:pPr>
              <w:rPr>
                <w:ins w:id="6364" w:author="Strzelczyk, Anthony (A.)" w:date="2020-12-17T13:19:00Z"/>
                <w:del w:id="6365" w:author="Strzelczyk, Anthony (A.)" w:date="2021-02-22T11:20:00Z"/>
                <w:rFonts w:eastAsiaTheme="minorHAnsi" w:cs="Arial"/>
                <w:b/>
                <w:bCs/>
                <w:vanish/>
                <w:sz w:val="16"/>
                <w:szCs w:val="14"/>
              </w:rPr>
            </w:pPr>
            <w:ins w:id="6366" w:author="Strzelczyk, Anthony (A.)" w:date="2020-12-17T13:19:00Z">
              <w:del w:id="6367" w:author="Strzelczyk, Anthony (A.)" w:date="2021-02-22T11:20:00Z">
                <w:r w:rsidRPr="004051D0" w:rsidDel="00D06BF0">
                  <w:rPr>
                    <w:rFonts w:cs="Arial"/>
                    <w:b/>
                    <w:bCs/>
                    <w:vanish/>
                    <w:sz w:val="16"/>
                    <w:szCs w:val="14"/>
                  </w:rPr>
                  <w:delText>Rationale</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5C2C1" w14:textId="5C50CB49" w:rsidR="006A5415" w:rsidRPr="004051D0" w:rsidDel="00D06BF0" w:rsidRDefault="006A5415" w:rsidP="008D373E">
            <w:pPr>
              <w:rPr>
                <w:ins w:id="6368" w:author="Strzelczyk, Anthony (A.)" w:date="2020-12-17T13:19:00Z"/>
                <w:del w:id="6369" w:author="Strzelczyk, Anthony (A.)" w:date="2021-02-22T11:20:00Z"/>
                <w:rFonts w:cs="Arial"/>
                <w:vanish/>
                <w:color w:val="000000" w:themeColor="text1"/>
                <w:sz w:val="16"/>
                <w:szCs w:val="14"/>
              </w:rPr>
            </w:pPr>
          </w:p>
        </w:tc>
      </w:tr>
      <w:tr w:rsidR="006A5415" w:rsidRPr="004051D0" w:rsidDel="00D06BF0" w14:paraId="3FB8636C" w14:textId="7903EC89" w:rsidTr="008D373E">
        <w:trPr>
          <w:hidden/>
          <w:ins w:id="6370" w:author="Strzelczyk, Anthony (A.)" w:date="2020-12-17T13:19:00Z"/>
          <w:del w:id="6371"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4FECB" w14:textId="70CAE13F" w:rsidR="006A5415" w:rsidRPr="004051D0" w:rsidDel="00D06BF0" w:rsidRDefault="006A5415" w:rsidP="008D373E">
            <w:pPr>
              <w:rPr>
                <w:ins w:id="6372" w:author="Strzelczyk, Anthony (A.)" w:date="2020-12-17T13:19:00Z"/>
                <w:del w:id="6373" w:author="Strzelczyk, Anthony (A.)" w:date="2021-02-22T11:20:00Z"/>
                <w:rFonts w:eastAsiaTheme="minorHAnsi" w:cs="Arial"/>
                <w:b/>
                <w:bCs/>
                <w:vanish/>
                <w:sz w:val="16"/>
                <w:szCs w:val="14"/>
              </w:rPr>
            </w:pPr>
            <w:ins w:id="6374" w:author="Strzelczyk, Anthony (A.)" w:date="2020-12-17T13:19:00Z">
              <w:del w:id="6375" w:author="Strzelczyk, Anthony (A.)" w:date="2021-02-22T11:20:00Z">
                <w:r w:rsidRPr="004051D0" w:rsidDel="00D06BF0">
                  <w:rPr>
                    <w:rFonts w:cs="Arial"/>
                    <w:b/>
                    <w:bCs/>
                    <w:vanish/>
                    <w:sz w:val="16"/>
                    <w:szCs w:val="14"/>
                  </w:rPr>
                  <w:delText>Acceptance Criteria</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F6AFD" w14:textId="323010DE" w:rsidR="006A5415" w:rsidRPr="004051D0" w:rsidDel="00D06BF0" w:rsidRDefault="006A5415" w:rsidP="008D373E">
            <w:pPr>
              <w:rPr>
                <w:ins w:id="6376" w:author="Strzelczyk, Anthony (A.)" w:date="2020-12-17T13:19:00Z"/>
                <w:del w:id="6377" w:author="Strzelczyk, Anthony (A.)" w:date="2021-02-22T11:20:00Z"/>
                <w:rFonts w:cs="Arial"/>
                <w:vanish/>
                <w:color w:val="000000" w:themeColor="text1"/>
                <w:sz w:val="16"/>
                <w:szCs w:val="14"/>
              </w:rPr>
            </w:pPr>
          </w:p>
        </w:tc>
      </w:tr>
      <w:tr w:rsidR="006A5415" w:rsidRPr="004051D0" w:rsidDel="00D06BF0" w14:paraId="10D7128A" w14:textId="1B486E4F" w:rsidTr="008D373E">
        <w:trPr>
          <w:hidden/>
          <w:ins w:id="6378" w:author="Strzelczyk, Anthony (A.)" w:date="2020-12-17T13:19:00Z"/>
          <w:del w:id="6379"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AF549" w14:textId="6E1954DC" w:rsidR="006A5415" w:rsidRPr="004051D0" w:rsidDel="00D06BF0" w:rsidRDefault="006A5415" w:rsidP="008D373E">
            <w:pPr>
              <w:rPr>
                <w:ins w:id="6380" w:author="Strzelczyk, Anthony (A.)" w:date="2020-12-17T13:19:00Z"/>
                <w:del w:id="6381" w:author="Strzelczyk, Anthony (A.)" w:date="2021-02-22T11:20:00Z"/>
                <w:rFonts w:cs="Arial"/>
                <w:vanish/>
                <w:sz w:val="16"/>
                <w:szCs w:val="14"/>
              </w:rPr>
            </w:pPr>
            <w:ins w:id="6382" w:author="Strzelczyk, Anthony (A.)" w:date="2020-12-17T13:19:00Z">
              <w:del w:id="6383" w:author="Strzelczyk, Anthony (A.)" w:date="2021-02-22T11:20:00Z">
                <w:r w:rsidRPr="004051D0" w:rsidDel="00D06BF0">
                  <w:rPr>
                    <w:rFonts w:cs="Arial"/>
                    <w:b/>
                    <w:bCs/>
                    <w:vanish/>
                    <w:sz w:val="16"/>
                    <w:szCs w:val="14"/>
                  </w:rPr>
                  <w:delText>Notes</w:delText>
                </w:r>
              </w:del>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0BD32" w14:textId="5CD966C5" w:rsidR="006A5415" w:rsidRPr="004051D0" w:rsidDel="00D06BF0" w:rsidRDefault="006A5415" w:rsidP="008D373E">
            <w:pPr>
              <w:rPr>
                <w:ins w:id="6384" w:author="Strzelczyk, Anthony (A.)" w:date="2020-12-17T13:19:00Z"/>
                <w:del w:id="6385" w:author="Strzelczyk, Anthony (A.)" w:date="2021-02-22T11:20:00Z"/>
                <w:rFonts w:cs="Arial"/>
                <w:vanish/>
                <w:color w:val="000000" w:themeColor="text1"/>
                <w:sz w:val="16"/>
                <w:szCs w:val="14"/>
              </w:rPr>
            </w:pPr>
          </w:p>
        </w:tc>
      </w:tr>
      <w:tr w:rsidR="006A5415" w:rsidRPr="004051D0" w:rsidDel="00D06BF0" w14:paraId="764BC709" w14:textId="516619D4" w:rsidTr="008D373E">
        <w:trPr>
          <w:hidden/>
          <w:ins w:id="6386" w:author="Strzelczyk, Anthony (A.)" w:date="2020-12-17T13:19:00Z"/>
          <w:del w:id="6387"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EF6C6" w14:textId="0E5D3239" w:rsidR="006A5415" w:rsidRPr="004051D0" w:rsidDel="00D06BF0" w:rsidRDefault="006A5415" w:rsidP="008D373E">
            <w:pPr>
              <w:rPr>
                <w:ins w:id="6388" w:author="Strzelczyk, Anthony (A.)" w:date="2020-12-17T13:19:00Z"/>
                <w:del w:id="6389" w:author="Strzelczyk, Anthony (A.)" w:date="2021-02-22T11:20:00Z"/>
                <w:rFonts w:cs="Arial"/>
                <w:b/>
                <w:bCs/>
                <w:vanish/>
                <w:sz w:val="16"/>
                <w:szCs w:val="14"/>
              </w:rPr>
            </w:pPr>
            <w:ins w:id="6390" w:author="Strzelczyk, Anthony (A.)" w:date="2020-12-17T13:19:00Z">
              <w:del w:id="6391" w:author="Strzelczyk, Anthony (A.)" w:date="2021-02-22T11:20:00Z">
                <w:r w:rsidRPr="004051D0" w:rsidDel="00D06BF0">
                  <w:rPr>
                    <w:rFonts w:cs="Arial"/>
                    <w:b/>
                    <w:bCs/>
                    <w:vanish/>
                    <w:sz w:val="16"/>
                    <w:szCs w:val="14"/>
                  </w:rPr>
                  <w:delText>Source</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DDE13" w14:textId="285C6111" w:rsidR="006A5415" w:rsidRPr="004051D0" w:rsidDel="00D06BF0" w:rsidRDefault="006A5415" w:rsidP="008D373E">
            <w:pPr>
              <w:rPr>
                <w:ins w:id="6392" w:author="Strzelczyk, Anthony (A.)" w:date="2020-12-17T13:19:00Z"/>
                <w:del w:id="6393" w:author="Strzelczyk, Anthony (A.)" w:date="2021-02-22T11:20:00Z"/>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D5812" w14:textId="793CC129" w:rsidR="006A5415" w:rsidRPr="004051D0" w:rsidDel="00D06BF0" w:rsidRDefault="006A5415" w:rsidP="008D373E">
            <w:pPr>
              <w:ind w:left="139"/>
              <w:rPr>
                <w:ins w:id="6394" w:author="Strzelczyk, Anthony (A.)" w:date="2020-12-17T13:19:00Z"/>
                <w:del w:id="6395" w:author="Strzelczyk, Anthony (A.)" w:date="2021-02-22T11:20:00Z"/>
                <w:rFonts w:cs="Arial"/>
                <w:b/>
                <w:bCs/>
                <w:vanish/>
                <w:sz w:val="16"/>
                <w:szCs w:val="14"/>
              </w:rPr>
            </w:pPr>
            <w:ins w:id="6396" w:author="Strzelczyk, Anthony (A.)" w:date="2020-12-17T13:19:00Z">
              <w:del w:id="6397" w:author="Strzelczyk, Anthony (A.)" w:date="2021-02-22T11:20:00Z">
                <w:r w:rsidRPr="004051D0" w:rsidDel="00D06BF0">
                  <w:rPr>
                    <w:rFonts w:cs="Arial"/>
                    <w:b/>
                    <w:bCs/>
                    <w:vanish/>
                    <w:sz w:val="16"/>
                    <w:szCs w:val="14"/>
                  </w:rPr>
                  <w:delText>Owner</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863DC" w14:textId="2ACB3968" w:rsidR="006A5415" w:rsidRPr="004051D0" w:rsidDel="00D06BF0" w:rsidRDefault="006A5415" w:rsidP="008D373E">
            <w:pPr>
              <w:rPr>
                <w:ins w:id="6398" w:author="Strzelczyk, Anthony (A.)" w:date="2020-12-17T13:19:00Z"/>
                <w:del w:id="6399" w:author="Strzelczyk, Anthony (A.)" w:date="2021-02-22T11:20:00Z"/>
                <w:rFonts w:cs="Arial"/>
                <w:vanish/>
                <w:color w:val="000000" w:themeColor="text1"/>
                <w:sz w:val="16"/>
                <w:szCs w:val="14"/>
              </w:rPr>
            </w:pPr>
          </w:p>
        </w:tc>
      </w:tr>
      <w:tr w:rsidR="006A5415" w:rsidRPr="004051D0" w:rsidDel="00D06BF0" w14:paraId="029A52E4" w14:textId="1DBF72D2" w:rsidTr="008D373E">
        <w:trPr>
          <w:hidden/>
          <w:ins w:id="6400" w:author="Strzelczyk, Anthony (A.)" w:date="2020-12-17T13:19:00Z"/>
          <w:del w:id="6401"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F957C" w14:textId="0E162076" w:rsidR="006A5415" w:rsidRPr="004051D0" w:rsidDel="00D06BF0" w:rsidRDefault="006A5415" w:rsidP="008D373E">
            <w:pPr>
              <w:rPr>
                <w:ins w:id="6402" w:author="Strzelczyk, Anthony (A.)" w:date="2020-12-17T13:19:00Z"/>
                <w:del w:id="6403" w:author="Strzelczyk, Anthony (A.)" w:date="2021-02-22T11:20:00Z"/>
                <w:rFonts w:cs="Arial"/>
                <w:b/>
                <w:bCs/>
                <w:vanish/>
                <w:sz w:val="16"/>
                <w:szCs w:val="14"/>
              </w:rPr>
            </w:pPr>
            <w:ins w:id="6404" w:author="Strzelczyk, Anthony (A.)" w:date="2020-12-17T13:19:00Z">
              <w:del w:id="6405" w:author="Strzelczyk, Anthony (A.)" w:date="2021-02-22T11:20:00Z">
                <w:r w:rsidRPr="004051D0" w:rsidDel="00D06BF0">
                  <w:rPr>
                    <w:rFonts w:cs="Arial"/>
                    <w:b/>
                    <w:bCs/>
                    <w:vanish/>
                    <w:sz w:val="16"/>
                    <w:szCs w:val="14"/>
                  </w:rPr>
                  <w:delText>Source Req.</w:delText>
                </w:r>
              </w:del>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6A191" w14:textId="01E80D83" w:rsidR="006A5415" w:rsidRPr="004051D0" w:rsidDel="00D06BF0" w:rsidRDefault="006A5415" w:rsidP="008D373E">
            <w:pPr>
              <w:rPr>
                <w:ins w:id="6406" w:author="Strzelczyk, Anthony (A.)" w:date="2020-12-17T13:19:00Z"/>
                <w:del w:id="6407" w:author="Strzelczyk, Anthony (A.)" w:date="2021-02-22T11:20:00Z"/>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612A9E" w14:textId="455CFDAE" w:rsidR="006A5415" w:rsidRPr="004051D0" w:rsidDel="00D06BF0" w:rsidRDefault="006A5415" w:rsidP="008D373E">
            <w:pPr>
              <w:ind w:left="139"/>
              <w:rPr>
                <w:ins w:id="6408" w:author="Strzelczyk, Anthony (A.)" w:date="2020-12-17T13:19:00Z"/>
                <w:del w:id="6409" w:author="Strzelczyk, Anthony (A.)" w:date="2021-02-22T11:20:00Z"/>
                <w:rFonts w:cs="Arial"/>
                <w:b/>
                <w:bCs/>
                <w:vanish/>
                <w:sz w:val="16"/>
                <w:szCs w:val="16"/>
              </w:rPr>
            </w:pPr>
            <w:ins w:id="6410" w:author="Strzelczyk, Anthony (A.)" w:date="2020-12-17T13:19:00Z">
              <w:del w:id="6411" w:author="Strzelczyk, Anthony (A.)" w:date="2021-02-22T11:20:00Z">
                <w:r w:rsidRPr="004051D0" w:rsidDel="00D06BF0">
                  <w:rPr>
                    <w:rFonts w:cs="Arial"/>
                    <w:b/>
                    <w:bCs/>
                    <w:vanish/>
                    <w:sz w:val="16"/>
                    <w:szCs w:val="16"/>
                  </w:rPr>
                  <w:delText>V&amp;V Method</w:delText>
                </w:r>
              </w:del>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CBB4D" w14:textId="1B7CCC89" w:rsidR="006A5415" w:rsidRPr="004051D0" w:rsidDel="00D06BF0" w:rsidRDefault="006A5415" w:rsidP="008D373E">
            <w:pPr>
              <w:rPr>
                <w:ins w:id="6412" w:author="Strzelczyk, Anthony (A.)" w:date="2020-12-17T13:19:00Z"/>
                <w:del w:id="6413" w:author="Strzelczyk, Anthony (A.)" w:date="2021-02-22T11:20:00Z"/>
                <w:rFonts w:cs="Arial"/>
                <w:vanish/>
                <w:color w:val="000000" w:themeColor="text1"/>
                <w:sz w:val="16"/>
                <w:szCs w:val="14"/>
              </w:rPr>
            </w:pPr>
          </w:p>
        </w:tc>
      </w:tr>
      <w:tr w:rsidR="006A5415" w:rsidRPr="004051D0" w:rsidDel="00D06BF0" w14:paraId="2CB9F30B" w14:textId="1D07871F" w:rsidTr="008D373E">
        <w:trPr>
          <w:trHeight w:val="133"/>
          <w:hidden/>
          <w:ins w:id="6414" w:author="Strzelczyk, Anthony (A.)" w:date="2020-12-17T13:19:00Z"/>
          <w:del w:id="6415" w:author="Strzelczyk, Anthony (A.)" w:date="2021-02-22T11:2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AA71A" w14:textId="4CB2C81A" w:rsidR="006A5415" w:rsidRPr="004051D0" w:rsidDel="00D06BF0" w:rsidRDefault="006A5415" w:rsidP="008D373E">
            <w:pPr>
              <w:rPr>
                <w:ins w:id="6416" w:author="Strzelczyk, Anthony (A.)" w:date="2020-12-17T13:19:00Z"/>
                <w:del w:id="6417" w:author="Strzelczyk, Anthony (A.)" w:date="2021-02-22T11:20:00Z"/>
                <w:rFonts w:eastAsiaTheme="minorHAnsi" w:cs="Arial"/>
                <w:b/>
                <w:bCs/>
                <w:vanish/>
                <w:sz w:val="16"/>
                <w:szCs w:val="14"/>
              </w:rPr>
            </w:pPr>
            <w:ins w:id="6418" w:author="Strzelczyk, Anthony (A.)" w:date="2020-12-17T13:19:00Z">
              <w:del w:id="6419" w:author="Strzelczyk, Anthony (A.)" w:date="2021-02-22T11:20:00Z">
                <w:r w:rsidRPr="004051D0" w:rsidDel="00D06BF0">
                  <w:rPr>
                    <w:rFonts w:cs="Arial"/>
                    <w:b/>
                    <w:bCs/>
                    <w:vanish/>
                    <w:sz w:val="16"/>
                    <w:szCs w:val="14"/>
                  </w:rPr>
                  <w:delText>Type</w:delText>
                </w:r>
              </w:del>
            </w:ins>
          </w:p>
        </w:tc>
        <w:customXmlDelRangeStart w:id="6420" w:author="Strzelczyk, Anthony (A.)" w:date="2021-02-22T11:20:00Z"/>
        <w:customXmlInsRangeStart w:id="6421" w:author="Strzelczyk, Anthony (A.)" w:date="2020-12-17T13:19:00Z"/>
        <w:sdt>
          <w:sdtPr>
            <w:rPr>
              <w:rFonts w:cs="Arial"/>
              <w:vanish/>
              <w:color w:val="000000" w:themeColor="text1"/>
              <w:sz w:val="16"/>
              <w:szCs w:val="14"/>
            </w:rPr>
            <w:alias w:val="Requirement Type"/>
            <w:tag w:val="Requirements Type"/>
            <w:id w:val="393006305"/>
            <w:placeholder>
              <w:docPart w:val="32CB3666A77E48E2835C700B309D7515"/>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6421"/>
            <w:customXmlDelRangeEnd w:id="6420"/>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998C15" w14:textId="415262FB" w:rsidR="006A5415" w:rsidRPr="004051D0" w:rsidDel="00D06BF0" w:rsidRDefault="006A5415" w:rsidP="008D373E">
                <w:pPr>
                  <w:rPr>
                    <w:ins w:id="6422" w:author="Strzelczyk, Anthony (A.)" w:date="2020-12-17T13:19:00Z"/>
                    <w:del w:id="6423" w:author="Strzelczyk, Anthony (A.)" w:date="2021-02-22T11:20:00Z"/>
                    <w:rFonts w:cs="Arial"/>
                    <w:vanish/>
                    <w:color w:val="000000" w:themeColor="text1"/>
                    <w:sz w:val="16"/>
                    <w:szCs w:val="14"/>
                  </w:rPr>
                </w:pPr>
                <w:ins w:id="6424" w:author="Strzelczyk, Anthony (A.)" w:date="2020-12-17T13:19:00Z">
                  <w:del w:id="6425" w:author="Strzelczyk, Anthony (A.)" w:date="2021-02-22T11:20:00Z">
                    <w:r w:rsidDel="00D06BF0">
                      <w:rPr>
                        <w:rFonts w:cs="Arial"/>
                        <w:vanish/>
                        <w:color w:val="000000" w:themeColor="text1"/>
                        <w:sz w:val="16"/>
                        <w:szCs w:val="14"/>
                      </w:rPr>
                      <w:delText>Interface</w:delText>
                    </w:r>
                  </w:del>
                </w:ins>
              </w:p>
            </w:tc>
            <w:customXmlDelRangeStart w:id="6426" w:author="Strzelczyk, Anthony (A.)" w:date="2021-02-22T11:20:00Z"/>
            <w:customXmlInsRangeStart w:id="6427" w:author="Strzelczyk, Anthony (A.)" w:date="2020-12-17T13:19:00Z"/>
          </w:sdtContent>
        </w:sdt>
        <w:customXmlInsRangeEnd w:id="6427"/>
        <w:customXmlDelRangeEnd w:id="6426"/>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FC0F1" w14:textId="32ABB526" w:rsidR="006A5415" w:rsidRPr="004051D0" w:rsidDel="00D06BF0" w:rsidRDefault="006A5415" w:rsidP="008D373E">
            <w:pPr>
              <w:rPr>
                <w:ins w:id="6428" w:author="Strzelczyk, Anthony (A.)" w:date="2020-12-17T13:19:00Z"/>
                <w:del w:id="6429" w:author="Strzelczyk, Anthony (A.)" w:date="2021-02-22T11:20:00Z"/>
                <w:rFonts w:cs="Arial"/>
                <w:b/>
                <w:bCs/>
                <w:vanish/>
                <w:sz w:val="16"/>
                <w:szCs w:val="14"/>
              </w:rPr>
            </w:pPr>
            <w:ins w:id="6430" w:author="Strzelczyk, Anthony (A.)" w:date="2020-12-17T13:19:00Z">
              <w:del w:id="6431" w:author="Strzelczyk, Anthony (A.)" w:date="2021-02-22T11:20:00Z">
                <w:r w:rsidRPr="004051D0" w:rsidDel="00D06BF0">
                  <w:rPr>
                    <w:rFonts w:cs="Arial"/>
                    <w:b/>
                    <w:bCs/>
                    <w:vanish/>
                    <w:sz w:val="16"/>
                    <w:szCs w:val="14"/>
                  </w:rPr>
                  <w:delText>Priority</w:delText>
                </w:r>
              </w:del>
            </w:ins>
          </w:p>
        </w:tc>
        <w:customXmlDelRangeStart w:id="6432" w:author="Strzelczyk, Anthony (A.)" w:date="2021-02-22T11:20:00Z"/>
        <w:customXmlInsRangeStart w:id="6433" w:author="Strzelczyk, Anthony (A.)" w:date="2020-12-17T13:19:00Z"/>
        <w:sdt>
          <w:sdtPr>
            <w:rPr>
              <w:rFonts w:cs="Arial"/>
              <w:vanish/>
              <w:color w:val="000000" w:themeColor="text1"/>
              <w:sz w:val="16"/>
              <w:szCs w:val="14"/>
            </w:rPr>
            <w:alias w:val="Requirement Priority"/>
            <w:tag w:val="Requirement Priority"/>
            <w:id w:val="884606993"/>
            <w:placeholder>
              <w:docPart w:val="FCF9DBC00FCD4C9EB5BD46D0B345DDD3"/>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6433"/>
            <w:customXmlDelRangeEnd w:id="6432"/>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9CA0D" w14:textId="2473178E" w:rsidR="006A5415" w:rsidRPr="004051D0" w:rsidDel="00D06BF0" w:rsidRDefault="006A5415" w:rsidP="008D373E">
                <w:pPr>
                  <w:rPr>
                    <w:ins w:id="6434" w:author="Strzelczyk, Anthony (A.)" w:date="2020-12-17T13:19:00Z"/>
                    <w:del w:id="6435" w:author="Strzelczyk, Anthony (A.)" w:date="2021-02-22T11:20:00Z"/>
                    <w:rFonts w:cs="Arial"/>
                    <w:vanish/>
                    <w:color w:val="000000" w:themeColor="text1"/>
                    <w:sz w:val="16"/>
                    <w:szCs w:val="14"/>
                  </w:rPr>
                </w:pPr>
                <w:ins w:id="6436" w:author="Strzelczyk, Anthony (A.)" w:date="2020-12-17T13:19:00Z">
                  <w:del w:id="6437" w:author="Strzelczyk, Anthony (A.)" w:date="2021-02-22T11:20:00Z">
                    <w:r w:rsidDel="00D06BF0">
                      <w:rPr>
                        <w:rFonts w:cs="Arial"/>
                        <w:vanish/>
                        <w:color w:val="000000" w:themeColor="text1"/>
                        <w:sz w:val="16"/>
                        <w:szCs w:val="14"/>
                      </w:rPr>
                      <w:delText>Medium (Highly Recommended)</w:delText>
                    </w:r>
                  </w:del>
                </w:ins>
              </w:p>
            </w:tc>
            <w:customXmlDelRangeStart w:id="6438" w:author="Strzelczyk, Anthony (A.)" w:date="2021-02-22T11:20:00Z"/>
            <w:customXmlInsRangeStart w:id="6439" w:author="Strzelczyk, Anthony (A.)" w:date="2020-12-17T13:19:00Z"/>
          </w:sdtContent>
        </w:sdt>
        <w:customXmlInsRangeEnd w:id="6439"/>
        <w:customXmlDelRangeEnd w:id="6438"/>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908CD" w14:textId="413AF2E6" w:rsidR="006A5415" w:rsidRPr="004051D0" w:rsidDel="00D06BF0" w:rsidRDefault="006A5415" w:rsidP="008D373E">
            <w:pPr>
              <w:ind w:left="128"/>
              <w:rPr>
                <w:ins w:id="6440" w:author="Strzelczyk, Anthony (A.)" w:date="2020-12-17T13:19:00Z"/>
                <w:del w:id="6441" w:author="Strzelczyk, Anthony (A.)" w:date="2021-02-22T11:20:00Z"/>
                <w:rFonts w:cs="Arial"/>
                <w:b/>
                <w:bCs/>
                <w:vanish/>
                <w:sz w:val="16"/>
                <w:szCs w:val="14"/>
              </w:rPr>
            </w:pPr>
            <w:ins w:id="6442" w:author="Strzelczyk, Anthony (A.)" w:date="2020-12-17T13:19:00Z">
              <w:del w:id="6443" w:author="Strzelczyk, Anthony (A.)" w:date="2021-02-22T11:20:00Z">
                <w:r w:rsidRPr="004051D0" w:rsidDel="00D06BF0">
                  <w:rPr>
                    <w:rFonts w:cs="Arial"/>
                    <w:b/>
                    <w:bCs/>
                    <w:vanish/>
                    <w:sz w:val="16"/>
                    <w:szCs w:val="14"/>
                  </w:rPr>
                  <w:delText>Status</w:delText>
                </w:r>
              </w:del>
            </w:ins>
          </w:p>
        </w:tc>
        <w:customXmlDelRangeStart w:id="6444" w:author="Strzelczyk, Anthony (A.)" w:date="2021-02-22T11:20:00Z"/>
        <w:customXmlInsRangeStart w:id="6445" w:author="Strzelczyk, Anthony (A.)" w:date="2020-12-17T13:19:00Z"/>
        <w:sdt>
          <w:sdtPr>
            <w:rPr>
              <w:rFonts w:cs="Arial"/>
              <w:vanish/>
              <w:color w:val="000000" w:themeColor="text1"/>
              <w:sz w:val="16"/>
              <w:szCs w:val="14"/>
            </w:rPr>
            <w:alias w:val="Requirement Status"/>
            <w:tag w:val="Requirement Status"/>
            <w:id w:val="-1196537597"/>
            <w:placeholder>
              <w:docPart w:val="4D11A8BEA08F4D80A559874E11A89723"/>
            </w:placeholder>
            <w:dropDownList>
              <w:listItem w:value="Choose an item."/>
              <w:listItem w:displayText="Draft" w:value="Draft"/>
              <w:listItem w:displayText="Reviewed" w:value="Reviewed"/>
              <w:listItem w:displayText="Approved" w:value="Approved"/>
            </w:dropDownList>
          </w:sdtPr>
          <w:sdtEndPr/>
          <w:sdtContent>
            <w:customXmlInsRangeEnd w:id="6445"/>
            <w:customXmlDelRangeEnd w:id="6444"/>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235D2B" w14:textId="7DCC2DD7" w:rsidR="006A5415" w:rsidRPr="000302BF" w:rsidDel="00D06BF0" w:rsidRDefault="006A5415" w:rsidP="008D373E">
                <w:pPr>
                  <w:rPr>
                    <w:ins w:id="6446" w:author="Strzelczyk, Anthony (A.)" w:date="2020-12-17T13:19:00Z"/>
                    <w:del w:id="6447" w:author="Strzelczyk, Anthony (A.)" w:date="2021-02-22T11:20:00Z"/>
                    <w:rFonts w:cs="Arial"/>
                    <w:vanish/>
                    <w:color w:val="000000" w:themeColor="text1"/>
                    <w:sz w:val="16"/>
                    <w:szCs w:val="14"/>
                  </w:rPr>
                </w:pPr>
              </w:p>
            </w:tc>
            <w:customXmlDelRangeStart w:id="6448" w:author="Strzelczyk, Anthony (A.)" w:date="2021-02-22T11:20:00Z"/>
            <w:customXmlInsRangeStart w:id="6449" w:author="Strzelczyk, Anthony (A.)" w:date="2020-12-17T13:19:00Z"/>
          </w:sdtContent>
        </w:sdt>
        <w:customXmlInsRangeEnd w:id="6449"/>
        <w:customXmlDelRangeEnd w:id="6448"/>
      </w:tr>
      <w:tr w:rsidR="006A5415" w:rsidRPr="004051D0" w:rsidDel="00D06BF0" w14:paraId="50062655" w14:textId="3D5AEB1B" w:rsidTr="008D373E">
        <w:trPr>
          <w:gridAfter w:val="1"/>
          <w:wAfter w:w="15" w:type="dxa"/>
          <w:ins w:id="6450" w:author="Strzelczyk, Anthony (A.)" w:date="2020-12-17T13:19:00Z"/>
          <w:del w:id="6451" w:author="Strzelczyk, Anthony (A.)" w:date="2021-02-22T11:2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DBE37" w14:textId="7AA75C7F" w:rsidR="006A5415" w:rsidRPr="004051D0" w:rsidDel="00D06BF0" w:rsidRDefault="006A5415" w:rsidP="008D373E">
            <w:pPr>
              <w:rPr>
                <w:ins w:id="6452" w:author="Strzelczyk, Anthony (A.)" w:date="2020-12-17T13:19:00Z"/>
                <w:del w:id="6453" w:author="Strzelczyk, Anthony (A.)" w:date="2021-02-22T11:20:00Z"/>
                <w:rFonts w:cs="Arial"/>
                <w:bCs/>
                <w:vanish/>
                <w:color w:val="808080" w:themeColor="background1" w:themeShade="80"/>
                <w:sz w:val="16"/>
                <w:szCs w:val="14"/>
              </w:rPr>
            </w:pPr>
            <w:ins w:id="6454" w:author="Strzelczyk, Anthony (A.)" w:date="2020-12-17T13:19:00Z">
              <w:del w:id="6455" w:author="Strzelczyk, Anthony (A.)" w:date="2021-02-22T11:20:00Z">
                <w:r w:rsidDel="00D06BF0">
                  <w:fldChar w:fldCharType="begin"/>
                </w:r>
                <w:r w:rsidDel="00D06BF0">
                  <w:rPr>
                    <w:vanish/>
                  </w:rPr>
                  <w:delInstrText xml:space="preserve"> HYPERLINK "http://wiki.ford.com/display/RequirementsEngineering/Requirements+Attributes" </w:delInstrText>
                </w:r>
                <w:r w:rsidDel="00D06BF0">
                  <w:fldChar w:fldCharType="separate"/>
                </w:r>
                <w:r w:rsidRPr="004051D0" w:rsidDel="00D06BF0">
                  <w:rPr>
                    <w:rStyle w:val="Hyperlink"/>
                    <w:rFonts w:cs="Arial"/>
                    <w:bCs/>
                    <w:vanish/>
                    <w:sz w:val="16"/>
                    <w:szCs w:val="14"/>
                  </w:rPr>
                  <w:delText>Req. Template</w:delText>
                </w:r>
                <w:r w:rsidDel="00D06BF0">
                  <w:rPr>
                    <w:rStyle w:val="Hyperlink"/>
                    <w:rFonts w:cs="Arial"/>
                    <w:bCs/>
                    <w:vanish/>
                    <w:sz w:val="16"/>
                    <w:szCs w:val="14"/>
                  </w:rPr>
                  <w:fldChar w:fldCharType="end"/>
                </w:r>
                <w:r w:rsidRPr="004051D0" w:rsidDel="00D06BF0">
                  <w:rPr>
                    <w:rFonts w:cs="Arial"/>
                    <w:bCs/>
                    <w:vanish/>
                    <w:color w:val="808080" w:themeColor="background1" w:themeShade="80"/>
                    <w:sz w:val="16"/>
                    <w:szCs w:val="14"/>
                  </w:rPr>
                  <w:delText xml:space="preserve"> Version</w:delText>
                </w:r>
              </w:del>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74049" w14:textId="4E26CF59" w:rsidR="006A5415" w:rsidRPr="004051D0" w:rsidDel="00D06BF0" w:rsidRDefault="006A5415" w:rsidP="008D373E">
            <w:pPr>
              <w:rPr>
                <w:ins w:id="6456" w:author="Strzelczyk, Anthony (A.)" w:date="2020-12-17T13:19:00Z"/>
                <w:del w:id="6457" w:author="Strzelczyk, Anthony (A.)" w:date="2021-02-22T11:20:00Z"/>
                <w:rFonts w:cs="Arial"/>
                <w:bCs/>
                <w:vanish/>
                <w:color w:val="808080" w:themeColor="background1" w:themeShade="80"/>
                <w:sz w:val="16"/>
                <w:szCs w:val="14"/>
              </w:rPr>
            </w:pPr>
            <w:ins w:id="6458" w:author="Strzelczyk, Anthony (A.)" w:date="2020-12-17T13:19:00Z">
              <w:del w:id="6459" w:author="Strzelczyk, Anthony (A.)" w:date="2021-02-22T11:20:00Z">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TemplateVersion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6</w:delText>
                </w:r>
                <w:r w:rsidRPr="004051D0" w:rsidDel="00D06BF0">
                  <w:rPr>
                    <w:rFonts w:cs="Arial"/>
                    <w:bCs/>
                    <w:vanish/>
                    <w:color w:val="808080" w:themeColor="background1" w:themeShade="80"/>
                    <w:sz w:val="16"/>
                    <w:szCs w:val="14"/>
                  </w:rPr>
                  <w:fldChar w:fldCharType="end"/>
                </w:r>
                <w:r w:rsidRPr="004051D0" w:rsidDel="00D06BF0">
                  <w:rPr>
                    <w:rFonts w:cs="Arial"/>
                    <w:bCs/>
                    <w:vanish/>
                    <w:color w:val="808080" w:themeColor="background1" w:themeShade="80"/>
                    <w:sz w:val="16"/>
                    <w:szCs w:val="14"/>
                  </w:rPr>
                  <w:delText>.</w:delText>
                </w:r>
                <w:r w:rsidRPr="004051D0" w:rsidDel="00D06BF0">
                  <w:rPr>
                    <w:rFonts w:cs="Arial"/>
                    <w:bCs/>
                    <w:vanish/>
                    <w:color w:val="808080" w:themeColor="background1" w:themeShade="80"/>
                    <w:sz w:val="16"/>
                    <w:szCs w:val="14"/>
                  </w:rPr>
                  <w:fldChar w:fldCharType="begin"/>
                </w:r>
                <w:r w:rsidRPr="004051D0" w:rsidDel="00D06BF0">
                  <w:rPr>
                    <w:rFonts w:cs="Arial"/>
                    <w:bCs/>
                    <w:vanish/>
                    <w:color w:val="808080" w:themeColor="background1" w:themeShade="80"/>
                    <w:sz w:val="16"/>
                    <w:szCs w:val="14"/>
                  </w:rPr>
                  <w:delInstrText xml:space="preserve"> DOCPROPERTY  TemplateRevision  \* MERGEFORMAT </w:delInstrText>
                </w:r>
                <w:r w:rsidRPr="004051D0" w:rsidDel="00D06BF0">
                  <w:rPr>
                    <w:rFonts w:cs="Arial"/>
                    <w:bCs/>
                    <w:vanish/>
                    <w:color w:val="808080" w:themeColor="background1" w:themeShade="80"/>
                    <w:sz w:val="16"/>
                    <w:szCs w:val="14"/>
                  </w:rPr>
                  <w:fldChar w:fldCharType="separate"/>
                </w:r>
                <w:r w:rsidRPr="004051D0" w:rsidDel="00D06BF0">
                  <w:rPr>
                    <w:rFonts w:cs="Arial"/>
                    <w:bCs/>
                    <w:vanish/>
                    <w:color w:val="808080" w:themeColor="background1" w:themeShade="80"/>
                    <w:sz w:val="16"/>
                    <w:szCs w:val="14"/>
                  </w:rPr>
                  <w:delText>1a</w:delText>
                </w:r>
                <w:r w:rsidRPr="004051D0" w:rsidDel="00D06BF0">
                  <w:rPr>
                    <w:rFonts w:cs="Arial"/>
                    <w:bCs/>
                    <w:vanish/>
                    <w:color w:val="808080" w:themeColor="background1" w:themeShade="80"/>
                    <w:sz w:val="16"/>
                    <w:szCs w:val="14"/>
                  </w:rPr>
                  <w:fldChar w:fldCharType="end"/>
                </w:r>
              </w:del>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A178C" w14:textId="49B4EFA8" w:rsidR="006A5415" w:rsidRPr="004051D0" w:rsidDel="00D06BF0" w:rsidRDefault="006A5415" w:rsidP="008D373E">
            <w:pPr>
              <w:jc w:val="right"/>
              <w:rPr>
                <w:ins w:id="6460" w:author="Strzelczyk, Anthony (A.)" w:date="2020-12-17T13:19:00Z"/>
                <w:del w:id="6461" w:author="Strzelczyk, Anthony (A.)" w:date="2021-02-22T11:20:00Z"/>
                <w:rFonts w:cs="Arial"/>
                <w:bCs/>
                <w:color w:val="808080" w:themeColor="background1" w:themeShade="80"/>
                <w:sz w:val="16"/>
                <w:szCs w:val="14"/>
              </w:rPr>
            </w:pPr>
            <w:ins w:id="6462" w:author="Strzelczyk, Anthony (A.)" w:date="2020-12-17T13:19:00Z">
              <w:del w:id="6463" w:author="Strzelczyk, Anthony (A.)" w:date="2021-02-22T11:20:00Z">
                <w:r w:rsidRPr="004051D0" w:rsidDel="00D06BF0">
                  <w:rPr>
                    <w:rFonts w:cs="Arial"/>
                    <w:bCs/>
                    <w:color w:val="808080" w:themeColor="background1" w:themeShade="80"/>
                    <w:sz w:val="16"/>
                    <w:szCs w:val="14"/>
                  </w:rPr>
                  <w:delText>End of Requirement</w:delText>
                </w:r>
              </w:del>
            </w:ins>
          </w:p>
        </w:tc>
      </w:tr>
    </w:tbl>
    <w:p w14:paraId="16F967DE" w14:textId="63FA33F0" w:rsidR="006A5415" w:rsidRPr="00C66B68" w:rsidDel="00D06BF0" w:rsidRDefault="006A5415" w:rsidP="006A5415">
      <w:pPr>
        <w:rPr>
          <w:ins w:id="6464" w:author="Strzelczyk, Anthony (A.)" w:date="2020-12-17T13:19:00Z"/>
          <w:del w:id="6465" w:author="Strzelczyk, Anthony (A.)" w:date="2021-02-22T11:20:00Z"/>
          <w:rFonts w:cs="Arial"/>
        </w:rPr>
      </w:pPr>
    </w:p>
    <w:p w14:paraId="49CD146F" w14:textId="10A762D2" w:rsidR="00685040" w:rsidDel="00D06BF0" w:rsidRDefault="00685040" w:rsidP="00685040">
      <w:pPr>
        <w:rPr>
          <w:ins w:id="6466" w:author="Strzelczyk, Anthony (A.)" w:date="2020-12-15T09:43:00Z"/>
          <w:del w:id="6467" w:author="Strzelczyk, Anthony (A.)" w:date="2021-02-22T11:20:00Z"/>
          <w:rFonts w:cs="Arial"/>
        </w:rPr>
      </w:pPr>
    </w:p>
    <w:p w14:paraId="11F0A8F6" w14:textId="0039B74D" w:rsidR="007F2A5A" w:rsidRPr="008F3667" w:rsidRDefault="007F2A5A">
      <w:pPr>
        <w:pStyle w:val="BodyText"/>
        <w:spacing w:line="240" w:lineRule="atLeast"/>
        <w:rPr>
          <w:lang w:val="en-US"/>
        </w:rPr>
        <w:pPrChange w:id="6468" w:author="Strzelczyk, Anthony (A.)" w:date="2020-12-11T12:24:00Z">
          <w:pPr>
            <w:pStyle w:val="BodyText"/>
          </w:pPr>
        </w:pPrChange>
      </w:pPr>
    </w:p>
    <w:p w14:paraId="588EA56E" w14:textId="77777777" w:rsidR="00E4313B" w:rsidRDefault="00E4313B">
      <w:pPr>
        <w:pStyle w:val="Heading2"/>
        <w:tabs>
          <w:tab w:val="num" w:pos="718"/>
        </w:tabs>
        <w:spacing w:line="240" w:lineRule="atLeast"/>
        <w:ind w:left="601" w:hanging="601"/>
        <w:pPrChange w:id="6469" w:author="Strzelczyk, Anthony (A.)" w:date="2020-12-11T12:24:00Z">
          <w:pPr>
            <w:pStyle w:val="Heading2"/>
            <w:tabs>
              <w:tab w:val="num" w:pos="718"/>
            </w:tabs>
            <w:ind w:left="601" w:hanging="601"/>
          </w:pPr>
        </w:pPrChange>
      </w:pPr>
      <w:bookmarkStart w:id="6470" w:name="_Toc89439650"/>
      <w:r>
        <w:t xml:space="preserve">Driving </w:t>
      </w:r>
      <w:r w:rsidR="00F5085D">
        <w:t>and Operati</w:t>
      </w:r>
      <w:r w:rsidR="00EF6AAD">
        <w:t>on</w:t>
      </w:r>
      <w:r w:rsidR="00F5085D">
        <w:t xml:space="preserve"> </w:t>
      </w:r>
      <w:r>
        <w:t>Scenarios</w:t>
      </w:r>
      <w:bookmarkEnd w:id="6470"/>
    </w:p>
    <w:p w14:paraId="736D5269" w14:textId="77777777" w:rsidR="009E3FF4" w:rsidRDefault="00382D86">
      <w:pPr>
        <w:pStyle w:val="REUserHint"/>
        <w:spacing w:line="240" w:lineRule="atLeast"/>
        <w:rPr>
          <w:rStyle w:val="SubtleEmphasis"/>
          <w:rFonts w:cs="Arial"/>
          <w:b/>
          <w:iCs w:val="0"/>
          <w:kern w:val="32"/>
          <w:sz w:val="28"/>
          <w:szCs w:val="28"/>
        </w:rPr>
        <w:pPrChange w:id="6471" w:author="Strzelczyk, Anthony (A.)" w:date="2020-12-11T12:24:00Z">
          <w:pPr>
            <w:pStyle w:val="REUserHint"/>
          </w:pPr>
        </w:pPrChange>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43FF8419" w14:textId="77777777" w:rsidR="009E3FF4" w:rsidRPr="009E3FF4" w:rsidRDefault="009E3FF4">
      <w:pPr>
        <w:pStyle w:val="REUserHint"/>
        <w:spacing w:line="240" w:lineRule="atLeast"/>
        <w:rPr>
          <w:rStyle w:val="SubtleEmphasis"/>
        </w:rPr>
        <w:pPrChange w:id="6472" w:author="Strzelczyk, Anthony (A.)" w:date="2020-12-11T12:24:00Z">
          <w:pPr>
            <w:pStyle w:val="REUserHint"/>
          </w:pPr>
        </w:pPrChange>
      </w:pPr>
      <w:r w:rsidRPr="009E3FF4">
        <w:rPr>
          <w:rStyle w:val="SubtleEmphasis"/>
          <w:b/>
        </w:rPr>
        <w:t>#Hint:</w:t>
      </w:r>
      <w:r w:rsidRPr="009E3FF4">
        <w:rPr>
          <w:rStyle w:val="SubtleEmphasis"/>
        </w:rPr>
        <w:t xml:space="preserve"> </w:t>
      </w:r>
      <w:r>
        <w:rPr>
          <w:rStyle w:val="SubtleEmphasis"/>
        </w:rPr>
        <w:t>“</w:t>
      </w:r>
      <w:r w:rsidRPr="009E3FF4">
        <w:rPr>
          <w:rStyle w:val="SubtleEmphasis"/>
        </w:rPr>
        <w:t>Driving Scenario</w:t>
      </w:r>
      <w:r>
        <w:rPr>
          <w:rStyle w:val="SubtleEmphasis"/>
        </w:rPr>
        <w:t>”</w:t>
      </w:r>
      <w:r w:rsidRPr="009E3FF4">
        <w:rPr>
          <w:rStyle w:val="SubtleEmphasis"/>
        </w:rPr>
        <w:t xml:space="preserve"> is a story-board like technique</w:t>
      </w:r>
      <w:r>
        <w:rPr>
          <w:rStyle w:val="SubtleEmphasis"/>
        </w:rPr>
        <w:t>, which focusses on the feature interacting with its environment.</w:t>
      </w:r>
    </w:p>
    <w:p w14:paraId="3C7B99F6" w14:textId="77777777" w:rsidR="00FF0738" w:rsidRPr="00347A88" w:rsidRDefault="00FF0738">
      <w:pPr>
        <w:pStyle w:val="REUserHint"/>
        <w:spacing w:line="240" w:lineRule="atLeast"/>
        <w:rPr>
          <w:rStyle w:val="SubtleEmphasis"/>
        </w:rPr>
        <w:pPrChange w:id="6473" w:author="Strzelczyk, Anthony (A.)" w:date="2020-12-11T12:24:00Z">
          <w:pPr>
            <w:pStyle w:val="REUserHint"/>
          </w:pPr>
        </w:pPrChange>
      </w:pPr>
      <w:r w:rsidRPr="009E3FF4">
        <w:rPr>
          <w:rStyle w:val="SubtleEmphasis"/>
          <w:b/>
        </w:rPr>
        <w:t>#Functional Safety</w:t>
      </w:r>
      <w:r w:rsidR="009E3FF4" w:rsidRPr="009E3FF4">
        <w:rPr>
          <w:rStyle w:val="SubtleEmphasis"/>
        </w:rPr>
        <w:t>: Describe (or reference) driving and operating scenarios that impact the functionality of the item/feature, including potential operational and environmental constraints.</w:t>
      </w:r>
      <w:r w:rsidR="009E3FF4">
        <w:rPr>
          <w:rStyle w:val="SubtleEmphasis"/>
        </w:rPr>
        <w:t xml:space="preserve"> </w:t>
      </w:r>
      <w:r w:rsidR="009E3FF4" w:rsidRPr="009E3FF4">
        <w:rPr>
          <w:rStyle w:val="SubtleEmphasis"/>
        </w:rPr>
        <w:t>The objective of this section is to describe the environment of the feature in order to understand its impact on the feature. Concept FMEA and P-diagram may be an input for this section.</w:t>
      </w:r>
    </w:p>
    <w:p w14:paraId="6CCE34E7" w14:textId="72B76681" w:rsidR="009E3FF4" w:rsidRDefault="009E3FF4">
      <w:pPr>
        <w:pStyle w:val="REUserHint"/>
        <w:spacing w:line="240" w:lineRule="atLeast"/>
        <w:rPr>
          <w:rStyle w:val="SubtleEmphasis"/>
        </w:rPr>
        <w:pPrChange w:id="6474" w:author="Strzelczyk, Anthony (A.)" w:date="2020-12-11T12:24:00Z">
          <w:pPr>
            <w:pStyle w:val="REUserHint"/>
          </w:pPr>
        </w:pPrChange>
      </w:pPr>
      <w:r w:rsidRPr="00347A88">
        <w:rPr>
          <w:rStyle w:val="SubtleEmphasis"/>
          <w:b/>
        </w:rPr>
        <w:t>#Macro:</w:t>
      </w:r>
      <w:r w:rsidRPr="00347A88">
        <w:rPr>
          <w:rStyle w:val="SubtleEmphasis"/>
        </w:rPr>
        <w:t xml:space="preserve"> </w:t>
      </w:r>
      <w:r w:rsidR="002824A3">
        <w:fldChar w:fldCharType="begin"/>
      </w:r>
      <w:r w:rsidR="002824A3">
        <w:instrText xml:space="preserve"> HYPERLINK "http://wiki.ford.com/display/RequirementsEngineering/How+to+use+the+Specification+Templates" \l "HowtousetheSpecificationTemplates-AddNewRequirement" </w:instrText>
      </w:r>
      <w:r w:rsidR="002824A3">
        <w:fldChar w:fldCharType="separate"/>
      </w:r>
      <w:r w:rsidRPr="00DE5C04">
        <w:rPr>
          <w:rStyle w:val="SubtleEmphasis"/>
          <w:color w:val="0000FF"/>
        </w:rPr>
        <w:t>Add Ins -&gt; Add Requirement macro</w:t>
      </w:r>
      <w:r w:rsidR="002824A3">
        <w:rPr>
          <w:rStyle w:val="SubtleEmphasis"/>
          <w:color w:val="0000FF"/>
        </w:rPr>
        <w:fldChar w:fldCharType="end"/>
      </w:r>
      <w:r w:rsidRPr="00347A88">
        <w:rPr>
          <w:rStyle w:val="SubtleEmphasis"/>
        </w:rPr>
        <w:t xml:space="preserve"> (select “Scenario” as type)</w:t>
      </w:r>
    </w:p>
    <w:p w14:paraId="3DD06726" w14:textId="00E4646B" w:rsidR="00497BD5" w:rsidRDefault="00497BD5">
      <w:pPr>
        <w:pStyle w:val="REUserHint"/>
        <w:spacing w:line="240" w:lineRule="atLeast"/>
        <w:rPr>
          <w:ins w:id="6475" w:author="Strzelczyk, Anthony (A.)" w:date="2020-12-09T23:28:00Z"/>
          <w:rStyle w:val="SubtleEmphasis"/>
          <w:color w:val="0000FF"/>
        </w:rPr>
        <w:pPrChange w:id="6476" w:author="Strzelczyk, Anthony (A.)" w:date="2020-12-11T12:24:00Z">
          <w:pPr>
            <w:pStyle w:val="REUserHint"/>
          </w:pPr>
        </w:pPrChange>
      </w:pPr>
      <w:r w:rsidRPr="00347A88">
        <w:rPr>
          <w:rStyle w:val="SubtleEmphasis"/>
          <w:b/>
        </w:rPr>
        <w:t>#Link:</w:t>
      </w:r>
      <w:r w:rsidRPr="00347A88">
        <w:rPr>
          <w:rStyle w:val="SubtleEmphasis"/>
        </w:rPr>
        <w:t xml:space="preserve"> </w:t>
      </w:r>
      <w:r w:rsidR="002824A3">
        <w:fldChar w:fldCharType="begin"/>
      </w:r>
      <w:r w:rsidR="002824A3">
        <w:instrText xml:space="preserve"> HYPERLINK "https://bd101001.pd2.ford.com/stages/" \l "/workspace/209/_vv/(process/activity/_KC_OMN4hkpGMg85u0m-tig)" </w:instrText>
      </w:r>
      <w:r w:rsidR="002824A3">
        <w:fldChar w:fldCharType="separate"/>
      </w:r>
      <w:r>
        <w:rPr>
          <w:rStyle w:val="SubtleEmphasis"/>
          <w:color w:val="0000FF"/>
        </w:rPr>
        <w:t>Stages - RE Model a Driving Situation</w:t>
      </w:r>
      <w:r w:rsidR="002824A3">
        <w:rPr>
          <w:rStyle w:val="SubtleEmphasis"/>
          <w:color w:val="0000FF"/>
        </w:rPr>
        <w:fldChar w:fldCharType="end"/>
      </w:r>
    </w:p>
    <w:p w14:paraId="7A2973CE" w14:textId="2F7672D5" w:rsidR="009D3E65" w:rsidRPr="00EE0E11" w:rsidDel="003B019C" w:rsidRDefault="003B019C">
      <w:pPr>
        <w:spacing w:line="240" w:lineRule="atLeast"/>
        <w:rPr>
          <w:del w:id="6477" w:author="Strzelczyk, Anthony (A.)" w:date="2020-12-15T11:32:00Z"/>
          <w:rPrChange w:id="6478" w:author="Strzelczyk, Anthony (A.)" w:date="2020-12-09T23:28:00Z">
            <w:rPr>
              <w:del w:id="6479" w:author="Strzelczyk, Anthony (A.)" w:date="2020-12-15T11:32:00Z"/>
              <w:rStyle w:val="SubtleEmphasis"/>
              <w:color w:val="0000FF"/>
            </w:rPr>
          </w:rPrChange>
        </w:rPr>
        <w:pPrChange w:id="6480" w:author="Strzelczyk, Anthony (A.)" w:date="2020-12-11T12:24:00Z">
          <w:pPr>
            <w:pStyle w:val="REUserHint"/>
          </w:pPr>
        </w:pPrChange>
      </w:pPr>
      <w:ins w:id="6481" w:author="Strzelczyk, Anthony (A.)" w:date="2020-12-15T11:27:00Z">
        <w:del w:id="6482" w:author="Strzelczyk, Anthony (A.)" w:date="2020-12-16T20:15:00Z">
          <w:r w:rsidDel="00A011D7">
            <w:rPr>
              <w:noProof/>
            </w:rPr>
            <w:drawing>
              <wp:inline distT="0" distB="0" distL="0" distR="0" wp14:anchorId="53EACE79" wp14:editId="269E2F9A">
                <wp:extent cx="5007005" cy="3599456"/>
                <wp:effectExtent l="0" t="0" r="3175" b="1270"/>
                <wp:docPr id="294" name="Picture 282706084.jpg" descr="282706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2706084.jpg"/>
                        <pic:cNvPicPr/>
                      </pic:nvPicPr>
                      <pic:blipFill>
                        <a:blip r:embed="rId41" cstate="print"/>
                        <a:stretch>
                          <a:fillRect/>
                        </a:stretch>
                      </pic:blipFill>
                      <pic:spPr>
                        <a:xfrm>
                          <a:off x="0" y="0"/>
                          <a:ext cx="5026151" cy="3613220"/>
                        </a:xfrm>
                        <a:prstGeom prst="rect">
                          <a:avLst/>
                        </a:prstGeom>
                      </pic:spPr>
                    </pic:pic>
                  </a:graphicData>
                </a:graphic>
              </wp:inline>
            </w:drawing>
          </w:r>
        </w:del>
      </w:ins>
      <w:del w:id="6483" w:author="Strzelczyk, Anthony (A.)" w:date="2020-12-23T09:21:00Z">
        <w:r w:rsidR="00C21797" w:rsidDel="00FF1500">
          <w:fldChar w:fldCharType="begin"/>
        </w:r>
        <w:r w:rsidR="00C21797" w:rsidDel="00FF1500">
          <w:fldChar w:fldCharType="end"/>
        </w:r>
      </w:del>
    </w:p>
    <w:p w14:paraId="24464735" w14:textId="77777777" w:rsidR="008A2060" w:rsidDel="00EB0828" w:rsidRDefault="008A2060">
      <w:pPr>
        <w:spacing w:line="240" w:lineRule="atLeast"/>
        <w:rPr>
          <w:del w:id="6484" w:author="Strzelczyk, Anthony (A.)" w:date="2020-12-09T23:16:00Z"/>
        </w:rPr>
        <w:pPrChange w:id="6485" w:author="Strzelczyk, Anthony (A.)" w:date="2020-12-11T12:24:00Z">
          <w:pPr>
            <w:pStyle w:val="REUserHint"/>
          </w:pPr>
        </w:pPrChange>
      </w:pPr>
    </w:p>
    <w:p w14:paraId="372688AE" w14:textId="77777777" w:rsidR="008A2060" w:rsidDel="00EB0828" w:rsidRDefault="008A2060">
      <w:pPr>
        <w:spacing w:line="240" w:lineRule="atLeast"/>
        <w:rPr>
          <w:del w:id="6486" w:author="Strzelczyk, Anthony (A.)" w:date="2020-12-09T23:16:00Z"/>
        </w:rPr>
        <w:pPrChange w:id="6487" w:author="Strzelczyk, Anthony (A.)" w:date="2020-12-11T12:24:00Z">
          <w:pPr>
            <w:pStyle w:val="REUserHint"/>
          </w:pPr>
        </w:pPrChange>
      </w:pPr>
    </w:p>
    <w:p w14:paraId="5C565F8A" w14:textId="77777777" w:rsidR="008A2060" w:rsidDel="00EB0828" w:rsidRDefault="008A2060">
      <w:pPr>
        <w:spacing w:line="240" w:lineRule="atLeast"/>
        <w:rPr>
          <w:del w:id="6488" w:author="Strzelczyk, Anthony (A.)" w:date="2020-12-09T23:16:00Z"/>
        </w:rPr>
        <w:pPrChange w:id="6489" w:author="Strzelczyk, Anthony (A.)" w:date="2020-12-11T12:24:00Z">
          <w:pPr>
            <w:pStyle w:val="REUserHint"/>
          </w:pPr>
        </w:pPrChange>
      </w:pPr>
    </w:p>
    <w:p w14:paraId="789C1349" w14:textId="77777777" w:rsidR="008A2060" w:rsidDel="00EB0828" w:rsidRDefault="008A2060">
      <w:pPr>
        <w:spacing w:line="240" w:lineRule="atLeast"/>
        <w:rPr>
          <w:del w:id="6490" w:author="Strzelczyk, Anthony (A.)" w:date="2020-12-09T23:16:00Z"/>
        </w:rPr>
        <w:pPrChange w:id="6491" w:author="Strzelczyk, Anthony (A.)" w:date="2020-12-11T12:24:00Z">
          <w:pPr>
            <w:pStyle w:val="REUserHint"/>
          </w:pPr>
        </w:pPrChange>
      </w:pPr>
    </w:p>
    <w:p w14:paraId="169CD5C7" w14:textId="77777777" w:rsidR="008A2060" w:rsidDel="00EB0828" w:rsidRDefault="008A2060">
      <w:pPr>
        <w:spacing w:line="240" w:lineRule="atLeast"/>
        <w:rPr>
          <w:del w:id="6492" w:author="Strzelczyk, Anthony (A.)" w:date="2020-12-09T23:16:00Z"/>
        </w:rPr>
        <w:pPrChange w:id="6493" w:author="Strzelczyk, Anthony (A.)" w:date="2020-12-11T12:24:00Z">
          <w:pPr>
            <w:pStyle w:val="REUserHint"/>
          </w:pPr>
        </w:pPrChange>
      </w:pPr>
    </w:p>
    <w:p w14:paraId="19C1E952" w14:textId="77777777" w:rsidR="008A2060" w:rsidDel="00EB0828" w:rsidRDefault="008A2060">
      <w:pPr>
        <w:spacing w:line="240" w:lineRule="atLeast"/>
        <w:rPr>
          <w:del w:id="6494" w:author="Strzelczyk, Anthony (A.)" w:date="2020-12-09T23:16:00Z"/>
        </w:rPr>
        <w:pPrChange w:id="6495" w:author="Strzelczyk, Anthony (A.)" w:date="2020-12-11T12:24:00Z">
          <w:pPr>
            <w:pStyle w:val="REUserHint"/>
          </w:pPr>
        </w:pPrChange>
      </w:pPr>
    </w:p>
    <w:p w14:paraId="3F20A0D7" w14:textId="77777777" w:rsidR="008A2060" w:rsidDel="00EB0828" w:rsidRDefault="008A2060">
      <w:pPr>
        <w:spacing w:line="240" w:lineRule="atLeast"/>
        <w:rPr>
          <w:del w:id="6496" w:author="Strzelczyk, Anthony (A.)" w:date="2020-12-09T23:16:00Z"/>
        </w:rPr>
        <w:pPrChange w:id="6497" w:author="Strzelczyk, Anthony (A.)" w:date="2020-12-11T12:24:00Z">
          <w:pPr>
            <w:pStyle w:val="REUserHint"/>
          </w:pPr>
        </w:pPrChange>
      </w:pPr>
    </w:p>
    <w:p w14:paraId="61C73ED5" w14:textId="77777777" w:rsidR="008A2060" w:rsidDel="00EB0828" w:rsidRDefault="008A2060">
      <w:pPr>
        <w:spacing w:line="240" w:lineRule="atLeast"/>
        <w:rPr>
          <w:del w:id="6498" w:author="Strzelczyk, Anthony (A.)" w:date="2020-12-09T23:16:00Z"/>
        </w:rPr>
        <w:pPrChange w:id="6499" w:author="Strzelczyk, Anthony (A.)" w:date="2020-12-11T12:24:00Z">
          <w:pPr>
            <w:pStyle w:val="REUserHint"/>
          </w:pPr>
        </w:pPrChange>
      </w:pPr>
    </w:p>
    <w:p w14:paraId="33C24C58" w14:textId="77777777" w:rsidR="008A2060" w:rsidDel="00EB0828" w:rsidRDefault="008A2060">
      <w:pPr>
        <w:spacing w:line="240" w:lineRule="atLeast"/>
        <w:rPr>
          <w:del w:id="6500" w:author="Strzelczyk, Anthony (A.)" w:date="2020-12-09T23:16:00Z"/>
        </w:rPr>
        <w:pPrChange w:id="6501" w:author="Strzelczyk, Anthony (A.)" w:date="2020-12-11T12:24:00Z">
          <w:pPr>
            <w:pStyle w:val="REUserHint"/>
          </w:pPr>
        </w:pPrChange>
      </w:pPr>
    </w:p>
    <w:p w14:paraId="3FF79313" w14:textId="77777777" w:rsidR="008A2060" w:rsidDel="00EB0828" w:rsidRDefault="008A2060">
      <w:pPr>
        <w:spacing w:line="240" w:lineRule="atLeast"/>
        <w:rPr>
          <w:del w:id="6502" w:author="Strzelczyk, Anthony (A.)" w:date="2020-12-09T23:16:00Z"/>
        </w:rPr>
        <w:pPrChange w:id="6503" w:author="Strzelczyk, Anthony (A.)" w:date="2020-12-11T12:24:00Z">
          <w:pPr>
            <w:pStyle w:val="REUserHint"/>
          </w:pPr>
        </w:pPrChange>
      </w:pPr>
    </w:p>
    <w:p w14:paraId="17D22835" w14:textId="77777777" w:rsidR="008A2060" w:rsidDel="00EB0828" w:rsidRDefault="008A2060">
      <w:pPr>
        <w:spacing w:line="240" w:lineRule="atLeast"/>
        <w:rPr>
          <w:del w:id="6504" w:author="Strzelczyk, Anthony (A.)" w:date="2020-12-09T23:16:00Z"/>
        </w:rPr>
        <w:pPrChange w:id="6505" w:author="Strzelczyk, Anthony (A.)" w:date="2020-12-11T12:24:00Z">
          <w:pPr>
            <w:pStyle w:val="REUserHint"/>
          </w:pPr>
        </w:pPrChange>
      </w:pPr>
    </w:p>
    <w:p w14:paraId="745D26BC" w14:textId="77777777" w:rsidR="008A2060" w:rsidDel="00EB0828" w:rsidRDefault="008A2060">
      <w:pPr>
        <w:spacing w:line="240" w:lineRule="atLeast"/>
        <w:rPr>
          <w:del w:id="6506" w:author="Strzelczyk, Anthony (A.)" w:date="2020-12-09T23:16:00Z"/>
        </w:rPr>
        <w:pPrChange w:id="6507" w:author="Strzelczyk, Anthony (A.)" w:date="2020-12-11T12:24:00Z">
          <w:pPr>
            <w:pStyle w:val="REUserHint"/>
          </w:pPr>
        </w:pPrChange>
      </w:pPr>
    </w:p>
    <w:p w14:paraId="34A3DDF4" w14:textId="77777777" w:rsidR="008A2060" w:rsidDel="00EB0828" w:rsidRDefault="008A2060">
      <w:pPr>
        <w:spacing w:line="240" w:lineRule="atLeast"/>
        <w:rPr>
          <w:del w:id="6508" w:author="Strzelczyk, Anthony (A.)" w:date="2020-12-09T23:16:00Z"/>
        </w:rPr>
        <w:pPrChange w:id="6509" w:author="Strzelczyk, Anthony (A.)" w:date="2020-12-11T12:24:00Z">
          <w:pPr>
            <w:pStyle w:val="REUserHint"/>
          </w:pPr>
        </w:pPrChange>
      </w:pPr>
    </w:p>
    <w:p w14:paraId="0D86A399" w14:textId="4C6FA94B" w:rsidR="008A2060" w:rsidRPr="008A2060" w:rsidDel="003B019C" w:rsidRDefault="00BC0CB7">
      <w:pPr>
        <w:spacing w:line="240" w:lineRule="atLeast"/>
        <w:rPr>
          <w:del w:id="6510" w:author="Strzelczyk, Anthony (A.)" w:date="2020-12-15T11:29:00Z"/>
          <w:rPrChange w:id="6511" w:author="Strzelczyk, Anthony (A.)" w:date="2020-12-09T23:04:00Z">
            <w:rPr>
              <w:del w:id="6512" w:author="Strzelczyk, Anthony (A.)" w:date="2020-12-15T11:29:00Z"/>
              <w:rStyle w:val="SubtleEmphasis"/>
            </w:rPr>
          </w:rPrChange>
        </w:rPr>
        <w:pPrChange w:id="6513" w:author="Strzelczyk, Anthony (A.)" w:date="2020-12-11T12:24:00Z">
          <w:pPr>
            <w:pStyle w:val="REUserHint"/>
          </w:pPr>
        </w:pPrChange>
      </w:pPr>
      <w:del w:id="6514" w:author="Strzelczyk, Anthony (A.)" w:date="2020-12-09T23:17:00Z">
        <w:r>
          <w:rPr>
            <w:noProof/>
          </w:rPr>
          <w:pict w14:anchorId="76B0C4C1">
            <v:shape id="_x0000_s1044" type="#_x0000_t75" style="position:absolute;margin-left:61.25pt;margin-top:.15pt;width:383.65pt;height:542.35pt;z-index:251658240" o:allowoverlap="f">
              <v:imagedata r:id="rId42" o:title=""/>
              <w10:wrap type="topAndBottom"/>
            </v:shape>
          </w:pict>
        </w:r>
      </w:del>
    </w:p>
    <w:p w14:paraId="013EE2C7" w14:textId="11AAB7F5" w:rsidR="00C07474" w:rsidDel="003B019C" w:rsidRDefault="00C07474">
      <w:pPr>
        <w:pStyle w:val="REScenario"/>
        <w:shd w:val="clear" w:color="auto" w:fill="F2F2F2" w:themeFill="background1" w:themeFillShade="F2"/>
        <w:spacing w:line="240" w:lineRule="atLeast"/>
        <w:rPr>
          <w:del w:id="6515" w:author="Strzelczyk, Anthony (A.)" w:date="2020-12-15T11:32:00Z"/>
        </w:rPr>
        <w:pPrChange w:id="6516" w:author="Strzelczyk, Anthony (A.)" w:date="2020-12-11T12:24:00Z">
          <w:pPr>
            <w:pStyle w:val="REScenario"/>
            <w:shd w:val="clear" w:color="auto" w:fill="F2F2F2" w:themeFill="background1" w:themeFillShade="F2"/>
          </w:pPr>
        </w:pPrChange>
      </w:pPr>
      <w:del w:id="6517" w:author="Strzelczyk, Anthony (A.)" w:date="2020-12-15T11:29:00Z">
        <w:r w:rsidDel="003B019C">
          <w:delText xml:space="preserve">Drive </w:delText>
        </w:r>
      </w:del>
      <w:del w:id="6518" w:author="Strzelczyk, Anthony (A.)" w:date="2020-12-15T11:32:00Z">
        <w:r w:rsidDel="003B019C">
          <w:delText>in Adverse Weather</w:delText>
        </w:r>
      </w:del>
    </w:p>
    <w:p w14:paraId="4D356A04" w14:textId="1E7E8D0E" w:rsidR="00C07474" w:rsidDel="00F15482" w:rsidRDefault="00C07474">
      <w:pPr>
        <w:spacing w:line="240" w:lineRule="atLeast"/>
        <w:rPr>
          <w:del w:id="6519" w:author="Strzelczyk, Anthony (A.)" w:date="2020-12-15T11:42:00Z"/>
        </w:rPr>
        <w:pPrChange w:id="6520" w:author="Strzelczyk, Anthony (A.)" w:date="2020-12-11T12:24:00Z">
          <w:pPr/>
        </w:pPrChange>
      </w:pPr>
      <w:del w:id="6521" w:author="Strzelczyk, Anthony (A.)" w:date="2020-12-15T11:42:00Z">
        <w:r w:rsidDel="00F15482">
          <w:delText>Standard operating scenario.</w:delText>
        </w:r>
      </w:del>
    </w:p>
    <w:p w14:paraId="1531045B" w14:textId="77F61392" w:rsidR="00C07474" w:rsidDel="00F15482" w:rsidRDefault="00C07474">
      <w:pPr>
        <w:pStyle w:val="BodyText"/>
        <w:spacing w:line="240" w:lineRule="atLeast"/>
        <w:jc w:val="center"/>
        <w:rPr>
          <w:del w:id="6522" w:author="Strzelczyk, Anthony (A.)" w:date="2020-12-15T11:42:00Z"/>
          <w:noProof/>
        </w:rPr>
        <w:pPrChange w:id="6523" w:author="Strzelczyk, Anthony (A.)" w:date="2020-12-11T12:24:00Z">
          <w:pPr>
            <w:pStyle w:val="BodyText"/>
            <w:jc w:val="center"/>
          </w:pPr>
        </w:pPrChange>
      </w:pPr>
    </w:p>
    <w:p w14:paraId="1480D5ED" w14:textId="2BF99491" w:rsidR="006E4413" w:rsidDel="00F15482" w:rsidRDefault="00C07474">
      <w:pPr>
        <w:pStyle w:val="BodyText"/>
        <w:spacing w:line="240" w:lineRule="atLeast"/>
        <w:jc w:val="center"/>
        <w:rPr>
          <w:del w:id="6524" w:author="Strzelczyk, Anthony (A.)" w:date="2020-12-15T11:42:00Z"/>
          <w:lang w:val="en-US"/>
        </w:rPr>
        <w:pPrChange w:id="6525" w:author="Strzelczyk, Anthony (A.)" w:date="2020-12-11T12:24:00Z">
          <w:pPr>
            <w:pStyle w:val="BodyText"/>
            <w:jc w:val="center"/>
          </w:pPr>
        </w:pPrChange>
      </w:pPr>
      <w:del w:id="6526" w:author="Strzelczyk, Anthony (A.)" w:date="2020-12-15T11:42:00Z">
        <w:r w:rsidDel="00F15482">
          <w:rPr>
            <w:noProof/>
          </w:rPr>
          <w:drawing>
            <wp:inline distT="0" distB="0" distL="0" distR="0" wp14:anchorId="767913F3" wp14:editId="682AB75B">
              <wp:extent cx="5007005" cy="3599456"/>
              <wp:effectExtent l="0" t="0" r="3175" b="1270"/>
              <wp:docPr id="12" name="Picture 282706084.jpg" descr="282706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2706084.jpg"/>
                      <pic:cNvPicPr/>
                    </pic:nvPicPr>
                    <pic:blipFill>
                      <a:blip r:embed="rId41" cstate="print"/>
                      <a:stretch>
                        <a:fillRect/>
                      </a:stretch>
                    </pic:blipFill>
                    <pic:spPr>
                      <a:xfrm>
                        <a:off x="0" y="0"/>
                        <a:ext cx="5026151" cy="3613220"/>
                      </a:xfrm>
                      <a:prstGeom prst="rect">
                        <a:avLst/>
                      </a:prstGeom>
                    </pic:spPr>
                  </pic:pic>
                </a:graphicData>
              </a:graphic>
            </wp:inline>
          </w:drawing>
        </w:r>
      </w:del>
    </w:p>
    <w:p w14:paraId="2D9BA7C9" w14:textId="31A00A5B" w:rsidR="005D03FE" w:rsidRPr="00764A0D" w:rsidDel="00F15482" w:rsidRDefault="005D03FE">
      <w:pPr>
        <w:pStyle w:val="BodyText"/>
        <w:spacing w:line="240" w:lineRule="atLeast"/>
        <w:jc w:val="center"/>
        <w:rPr>
          <w:del w:id="6527" w:author="Strzelczyk, Anthony (A.)" w:date="2020-12-15T11:42:00Z"/>
          <w:lang w:val="en-US"/>
        </w:rPr>
        <w:pPrChange w:id="6528" w:author="Strzelczyk, Anthony (A.)" w:date="2020-12-11T12:24:00Z">
          <w:pPr>
            <w:pStyle w:val="BodyText"/>
            <w:jc w:val="center"/>
          </w:pPr>
        </w:pPrChange>
      </w:pPr>
      <w:del w:id="6529" w:author="Strzelczyk, Anthony (A.)" w:date="2020-12-15T11:42:00Z">
        <w:r w:rsidRPr="00764A0D" w:rsidDel="00F15482">
          <w:delText xml:space="preserve">Figure </w:delText>
        </w:r>
        <w:r w:rsidRPr="00764A0D" w:rsidDel="00F15482">
          <w:rPr>
            <w:noProof/>
          </w:rPr>
          <w:fldChar w:fldCharType="begin"/>
        </w:r>
        <w:r w:rsidRPr="00764A0D" w:rsidDel="00F15482">
          <w:rPr>
            <w:noProof/>
          </w:rPr>
          <w:delInstrText xml:space="preserve"> SEQ Figure \* ARABIC </w:delInstrText>
        </w:r>
        <w:r w:rsidRPr="00764A0D" w:rsidDel="00F15482">
          <w:rPr>
            <w:noProof/>
          </w:rPr>
          <w:fldChar w:fldCharType="separate"/>
        </w:r>
      </w:del>
      <w:del w:id="6530" w:author="Strzelczyk, Anthony (A.)" w:date="2020-12-10T12:02:00Z">
        <w:r w:rsidRPr="00764A0D" w:rsidDel="00C24607">
          <w:rPr>
            <w:noProof/>
          </w:rPr>
          <w:delText>7</w:delText>
        </w:r>
      </w:del>
      <w:del w:id="6531" w:author="Strzelczyk, Anthony (A.)" w:date="2020-12-15T11:42:00Z">
        <w:r w:rsidRPr="00764A0D" w:rsidDel="00F15482">
          <w:rPr>
            <w:noProof/>
          </w:rPr>
          <w:fldChar w:fldCharType="end"/>
        </w:r>
        <w:r w:rsidRPr="00764A0D" w:rsidDel="00F15482">
          <w:delText>: Use Case Diagram for Front Fog Lighting</w:delText>
        </w:r>
      </w:del>
    </w:p>
    <w:p w14:paraId="478096D2" w14:textId="6BC0CCA0" w:rsidR="00C07474" w:rsidDel="00F15482" w:rsidRDefault="00C07474">
      <w:pPr>
        <w:pStyle w:val="BodyText"/>
        <w:spacing w:line="240" w:lineRule="atLeast"/>
        <w:jc w:val="center"/>
        <w:rPr>
          <w:del w:id="6532" w:author="Strzelczyk, Anthony (A.)" w:date="2020-12-15T11:42:00Z"/>
          <w:lang w:val="en-US"/>
        </w:rPr>
        <w:pPrChange w:id="6533" w:author="Strzelczyk, Anthony (A.)" w:date="2020-12-11T12:24:00Z">
          <w:pPr>
            <w:pStyle w:val="BodyText"/>
            <w:jc w:val="center"/>
          </w:pPr>
        </w:pPrChange>
      </w:pP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C07474" w:rsidDel="00F15482" w14:paraId="0C16A7A3" w14:textId="1A1640E3" w:rsidTr="00305341">
        <w:trPr>
          <w:del w:id="6534" w:author="Strzelczyk, Anthony (A.)" w:date="2020-12-15T11:42:00Z"/>
        </w:trPr>
        <w:tc>
          <w:tcPr>
            <w:tcW w:w="10399" w:type="dxa"/>
            <w:gridSpan w:val="2"/>
            <w:shd w:val="clear" w:color="auto" w:fill="D9D9D9" w:themeFill="background1" w:themeFillShade="D9"/>
          </w:tcPr>
          <w:p w14:paraId="2B26D719" w14:textId="5E771966" w:rsidR="00C07474" w:rsidRPr="00A90FF5" w:rsidDel="00F15482" w:rsidRDefault="00C07474">
            <w:pPr>
              <w:spacing w:line="240" w:lineRule="atLeast"/>
              <w:rPr>
                <w:del w:id="6535" w:author="Strzelczyk, Anthony (A.)" w:date="2020-12-15T11:42:00Z"/>
                <w:b/>
              </w:rPr>
              <w:pPrChange w:id="6536" w:author="Strzelczyk, Anthony (A.)" w:date="2020-12-11T12:24:00Z">
                <w:pPr/>
              </w:pPrChange>
            </w:pPr>
            <w:del w:id="6537" w:author="Strzelczyk, Anthony (A.)" w:date="2020-12-15T11:42:00Z">
              <w:r w:rsidRPr="00A90FF5" w:rsidDel="00F15482">
                <w:rPr>
                  <w:b/>
                </w:rPr>
                <w:delText>Flow of Actions</w:delText>
              </w:r>
            </w:del>
          </w:p>
        </w:tc>
      </w:tr>
      <w:tr w:rsidR="00C07474" w:rsidDel="00F15482" w14:paraId="0DCFBDF6" w14:textId="5F7A07EF" w:rsidTr="00305341">
        <w:trPr>
          <w:del w:id="6538" w:author="Strzelczyk, Anthony (A.)" w:date="2020-12-15T11:42:00Z"/>
        </w:trPr>
        <w:tc>
          <w:tcPr>
            <w:tcW w:w="1008" w:type="dxa"/>
          </w:tcPr>
          <w:p w14:paraId="5C29CB9D" w14:textId="62C40E58" w:rsidR="00C07474" w:rsidDel="00F15482" w:rsidRDefault="00C07474">
            <w:pPr>
              <w:spacing w:line="240" w:lineRule="atLeast"/>
              <w:rPr>
                <w:del w:id="6539" w:author="Strzelczyk, Anthony (A.)" w:date="2020-12-15T11:42:00Z"/>
              </w:rPr>
              <w:pPrChange w:id="6540" w:author="Strzelczyk, Anthony (A.)" w:date="2020-12-11T12:24:00Z">
                <w:pPr/>
              </w:pPrChange>
            </w:pPr>
            <w:del w:id="6541" w:author="Strzelczyk, Anthony (A.)" w:date="2020-12-15T11:42:00Z">
              <w:r w:rsidDel="00F15482">
                <w:delText>1</w:delText>
              </w:r>
            </w:del>
          </w:p>
        </w:tc>
        <w:tc>
          <w:tcPr>
            <w:tcW w:w="9391" w:type="dxa"/>
          </w:tcPr>
          <w:p w14:paraId="4A75371A" w14:textId="0DCBD368" w:rsidR="00C07474" w:rsidDel="00F15482" w:rsidRDefault="00C07474">
            <w:pPr>
              <w:spacing w:line="240" w:lineRule="atLeast"/>
              <w:rPr>
                <w:del w:id="6542" w:author="Strzelczyk, Anthony (A.)" w:date="2020-12-15T11:42:00Z"/>
              </w:rPr>
              <w:pPrChange w:id="6543" w:author="Strzelczyk, Anthony (A.)" w:date="2020-12-11T12:24:00Z">
                <w:pPr/>
              </w:pPrChange>
            </w:pPr>
            <w:del w:id="6544" w:author="Strzelczyk, Anthony (A.)" w:date="2020-12-15T11:42:00Z">
              <w:r w:rsidDel="00F15482">
                <w:delText>Driver is driving vehicle in adverse weather conditions with reduced visibility</w:delText>
              </w:r>
            </w:del>
          </w:p>
        </w:tc>
      </w:tr>
      <w:tr w:rsidR="00C07474" w:rsidDel="00F15482" w14:paraId="7C8B411C" w14:textId="27DB7CF7" w:rsidTr="00305341">
        <w:trPr>
          <w:del w:id="6545" w:author="Strzelczyk, Anthony (A.)" w:date="2020-12-15T11:42:00Z"/>
        </w:trPr>
        <w:tc>
          <w:tcPr>
            <w:tcW w:w="1008" w:type="dxa"/>
          </w:tcPr>
          <w:p w14:paraId="75B72DDA" w14:textId="678F3CC8" w:rsidR="00C07474" w:rsidDel="00F15482" w:rsidRDefault="00C07474">
            <w:pPr>
              <w:spacing w:line="240" w:lineRule="atLeast"/>
              <w:rPr>
                <w:del w:id="6546" w:author="Strzelczyk, Anthony (A.)" w:date="2020-12-15T11:42:00Z"/>
              </w:rPr>
              <w:pPrChange w:id="6547" w:author="Strzelczyk, Anthony (A.)" w:date="2020-12-11T12:24:00Z">
                <w:pPr/>
              </w:pPrChange>
            </w:pPr>
            <w:del w:id="6548" w:author="Strzelczyk, Anthony (A.)" w:date="2020-12-15T11:42:00Z">
              <w:r w:rsidDel="00F15482">
                <w:delText>2</w:delText>
              </w:r>
            </w:del>
          </w:p>
        </w:tc>
        <w:tc>
          <w:tcPr>
            <w:tcW w:w="9391" w:type="dxa"/>
          </w:tcPr>
          <w:p w14:paraId="0F66F9D6" w14:textId="7D1BA024" w:rsidR="00C07474" w:rsidDel="00F15482" w:rsidRDefault="00C07474">
            <w:pPr>
              <w:spacing w:line="240" w:lineRule="atLeast"/>
              <w:rPr>
                <w:del w:id="6549" w:author="Strzelczyk, Anthony (A.)" w:date="2020-12-15T11:42:00Z"/>
              </w:rPr>
              <w:pPrChange w:id="6550" w:author="Strzelczyk, Anthony (A.)" w:date="2020-12-11T12:24:00Z">
                <w:pPr/>
              </w:pPrChange>
            </w:pPr>
            <w:del w:id="6551" w:author="Strzelczyk, Anthony (A.)" w:date="2020-12-15T11:42:00Z">
              <w:r w:rsidDel="00F15482">
                <w:delText>Driver engages Front Fog Lights by using the features HMI switch.</w:delText>
              </w:r>
            </w:del>
          </w:p>
        </w:tc>
      </w:tr>
    </w:tbl>
    <w:p w14:paraId="054DBC1F" w14:textId="049DFD4F" w:rsidR="00C07474" w:rsidDel="00F15482" w:rsidRDefault="00C07474">
      <w:pPr>
        <w:pStyle w:val="BodyText"/>
        <w:spacing w:line="240" w:lineRule="atLeast"/>
        <w:jc w:val="center"/>
        <w:rPr>
          <w:del w:id="6552" w:author="Strzelczyk, Anthony (A.)" w:date="2020-12-15T11:41:00Z"/>
          <w:lang w:val="en-US"/>
        </w:rPr>
        <w:pPrChange w:id="6553" w:author="Strzelczyk, Anthony (A.)" w:date="2020-12-11T12:24:00Z">
          <w:pPr>
            <w:pStyle w:val="BodyText"/>
            <w:jc w:val="center"/>
          </w:pPr>
        </w:pPrChange>
      </w:pPr>
    </w:p>
    <w:p w14:paraId="1236A8F0" w14:textId="3C0B80E3" w:rsidR="005D03FE" w:rsidDel="00F15482" w:rsidRDefault="005D03FE">
      <w:pPr>
        <w:pStyle w:val="BodyText"/>
        <w:spacing w:line="240" w:lineRule="atLeast"/>
        <w:jc w:val="center"/>
        <w:rPr>
          <w:del w:id="6554" w:author="Strzelczyk, Anthony (A.)" w:date="2020-12-15T11:41:00Z"/>
          <w:b/>
        </w:rPr>
        <w:pPrChange w:id="6555" w:author="Strzelczyk, Anthony (A.)" w:date="2020-12-11T12:24:00Z">
          <w:pPr>
            <w:pStyle w:val="BodyText"/>
            <w:jc w:val="center"/>
          </w:pPr>
        </w:pPrChange>
      </w:pPr>
      <w:del w:id="6556" w:author="Strzelczyk, Anthony (A.)" w:date="2020-12-15T11:41:00Z">
        <w:r w:rsidDel="00F15482">
          <w:rPr>
            <w:noProof/>
          </w:rPr>
          <w:drawing>
            <wp:inline distT="0" distB="0" distL="0" distR="0" wp14:anchorId="65DD3954" wp14:editId="628CC910">
              <wp:extent cx="3886200" cy="4810125"/>
              <wp:effectExtent l="0" t="0" r="0" b="0"/>
              <wp:docPr id="7" name="Picture -964037755.jpg" descr="-964037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64037755.jpg"/>
                      <pic:cNvPicPr/>
                    </pic:nvPicPr>
                    <pic:blipFill>
                      <a:blip r:embed="rId43" cstate="print"/>
                      <a:stretch>
                        <a:fillRect/>
                      </a:stretch>
                    </pic:blipFill>
                    <pic:spPr>
                      <a:xfrm>
                        <a:off x="0" y="0"/>
                        <a:ext cx="3886200" cy="4810125"/>
                      </a:xfrm>
                      <a:prstGeom prst="rect">
                        <a:avLst/>
                      </a:prstGeom>
                    </pic:spPr>
                  </pic:pic>
                </a:graphicData>
              </a:graphic>
            </wp:inline>
          </w:drawing>
        </w:r>
      </w:del>
    </w:p>
    <w:p w14:paraId="55FBB117" w14:textId="427970BA" w:rsidR="005D03FE" w:rsidRPr="00764A0D" w:rsidDel="00F15482" w:rsidRDefault="005D03FE">
      <w:pPr>
        <w:pStyle w:val="BodyText"/>
        <w:spacing w:line="240" w:lineRule="atLeast"/>
        <w:jc w:val="center"/>
        <w:rPr>
          <w:del w:id="6557" w:author="Strzelczyk, Anthony (A.)" w:date="2020-12-15T11:41:00Z"/>
        </w:rPr>
        <w:pPrChange w:id="6558" w:author="Strzelczyk, Anthony (A.)" w:date="2020-12-11T12:24:00Z">
          <w:pPr>
            <w:pStyle w:val="BodyText"/>
            <w:jc w:val="center"/>
          </w:pPr>
        </w:pPrChange>
      </w:pPr>
      <w:del w:id="6559" w:author="Strzelczyk, Anthony (A.)" w:date="2020-12-15T11:41:00Z">
        <w:r w:rsidRPr="005D03FE" w:rsidDel="00F15482">
          <w:rPr>
            <w:b/>
          </w:rPr>
          <w:delText xml:space="preserve"> </w:delText>
        </w:r>
        <w:r w:rsidRPr="00764A0D" w:rsidDel="00F15482">
          <w:delText xml:space="preserve">Figure </w:delText>
        </w:r>
        <w:r w:rsidRPr="00764A0D" w:rsidDel="00F15482">
          <w:rPr>
            <w:noProof/>
          </w:rPr>
          <w:fldChar w:fldCharType="begin"/>
        </w:r>
        <w:r w:rsidRPr="00764A0D" w:rsidDel="00F15482">
          <w:rPr>
            <w:noProof/>
          </w:rPr>
          <w:delInstrText xml:space="preserve"> SEQ Figure \* ARABIC </w:delInstrText>
        </w:r>
        <w:r w:rsidRPr="00764A0D" w:rsidDel="00F15482">
          <w:rPr>
            <w:noProof/>
          </w:rPr>
          <w:fldChar w:fldCharType="separate"/>
        </w:r>
      </w:del>
      <w:del w:id="6560" w:author="Strzelczyk, Anthony (A.)" w:date="2020-12-10T12:02:00Z">
        <w:r w:rsidRPr="00764A0D" w:rsidDel="00C24607">
          <w:rPr>
            <w:noProof/>
          </w:rPr>
          <w:delText>8</w:delText>
        </w:r>
      </w:del>
      <w:del w:id="6561" w:author="Strzelczyk, Anthony (A.)" w:date="2020-12-15T11:41:00Z">
        <w:r w:rsidRPr="00764A0D" w:rsidDel="00F15482">
          <w:rPr>
            <w:noProof/>
          </w:rPr>
          <w:fldChar w:fldCharType="end"/>
        </w:r>
        <w:r w:rsidRPr="00764A0D" w:rsidDel="00F15482">
          <w:delText>: Use Case Diagram for Rear Fog Lighting</w:delText>
        </w:r>
      </w:del>
    </w:p>
    <w:p w14:paraId="33C59826" w14:textId="23BAADA4" w:rsidR="005D03FE" w:rsidRPr="005D03FE" w:rsidDel="00F15482" w:rsidRDefault="005D03FE">
      <w:pPr>
        <w:pStyle w:val="BodyText"/>
        <w:spacing w:line="240" w:lineRule="atLeast"/>
        <w:jc w:val="center"/>
        <w:rPr>
          <w:del w:id="6562" w:author="Strzelczyk, Anthony (A.)" w:date="2020-12-15T11:41:00Z"/>
          <w:b/>
          <w:lang w:val="en-US"/>
        </w:rPr>
        <w:pPrChange w:id="6563" w:author="Strzelczyk, Anthony (A.)" w:date="2020-12-11T12:24:00Z">
          <w:pPr>
            <w:pStyle w:val="BodyText"/>
            <w:jc w:val="center"/>
          </w:pPr>
        </w:pPrChange>
      </w:pP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5D03FE" w:rsidDel="00F15482" w14:paraId="1C87F4AA" w14:textId="78004A9C" w:rsidTr="005C492B">
        <w:trPr>
          <w:del w:id="6564" w:author="Strzelczyk, Anthony (A.)" w:date="2020-12-15T11:41:00Z"/>
        </w:trPr>
        <w:tc>
          <w:tcPr>
            <w:tcW w:w="10399" w:type="dxa"/>
            <w:gridSpan w:val="2"/>
            <w:shd w:val="clear" w:color="auto" w:fill="D9D9D9" w:themeFill="background1" w:themeFillShade="D9"/>
          </w:tcPr>
          <w:p w14:paraId="3E6AA6A6" w14:textId="4BA44538" w:rsidR="005D03FE" w:rsidRPr="00A90FF5" w:rsidDel="00F15482" w:rsidRDefault="005D03FE">
            <w:pPr>
              <w:spacing w:line="240" w:lineRule="atLeast"/>
              <w:rPr>
                <w:del w:id="6565" w:author="Strzelczyk, Anthony (A.)" w:date="2020-12-15T11:41:00Z"/>
                <w:b/>
              </w:rPr>
              <w:pPrChange w:id="6566" w:author="Strzelczyk, Anthony (A.)" w:date="2020-12-11T12:24:00Z">
                <w:pPr/>
              </w:pPrChange>
            </w:pPr>
            <w:del w:id="6567" w:author="Strzelczyk, Anthony (A.)" w:date="2020-12-15T11:41:00Z">
              <w:r w:rsidRPr="00A90FF5" w:rsidDel="00F15482">
                <w:rPr>
                  <w:b/>
                </w:rPr>
                <w:delText>Flow of Actions</w:delText>
              </w:r>
            </w:del>
          </w:p>
        </w:tc>
      </w:tr>
      <w:tr w:rsidR="005D03FE" w:rsidDel="00F15482" w14:paraId="442FD79B" w14:textId="77C3F573" w:rsidTr="005C492B">
        <w:trPr>
          <w:del w:id="6568" w:author="Strzelczyk, Anthony (A.)" w:date="2020-12-15T11:41:00Z"/>
        </w:trPr>
        <w:tc>
          <w:tcPr>
            <w:tcW w:w="1008" w:type="dxa"/>
          </w:tcPr>
          <w:p w14:paraId="26C1E6BD" w14:textId="3E3B37A3" w:rsidR="005D03FE" w:rsidDel="00F15482" w:rsidRDefault="005D03FE">
            <w:pPr>
              <w:spacing w:line="240" w:lineRule="atLeast"/>
              <w:rPr>
                <w:del w:id="6569" w:author="Strzelczyk, Anthony (A.)" w:date="2020-12-15T11:41:00Z"/>
              </w:rPr>
              <w:pPrChange w:id="6570" w:author="Strzelczyk, Anthony (A.)" w:date="2020-12-11T12:24:00Z">
                <w:pPr/>
              </w:pPrChange>
            </w:pPr>
            <w:del w:id="6571" w:author="Strzelczyk, Anthony (A.)" w:date="2020-12-15T11:41:00Z">
              <w:r w:rsidDel="00F15482">
                <w:delText>1</w:delText>
              </w:r>
            </w:del>
          </w:p>
        </w:tc>
        <w:tc>
          <w:tcPr>
            <w:tcW w:w="9391" w:type="dxa"/>
          </w:tcPr>
          <w:p w14:paraId="77BDB759" w14:textId="1A9C4306" w:rsidR="005D03FE" w:rsidDel="00F15482" w:rsidRDefault="005D03FE">
            <w:pPr>
              <w:spacing w:line="240" w:lineRule="atLeast"/>
              <w:rPr>
                <w:del w:id="6572" w:author="Strzelczyk, Anthony (A.)" w:date="2020-12-15T11:41:00Z"/>
              </w:rPr>
              <w:pPrChange w:id="6573" w:author="Strzelczyk, Anthony (A.)" w:date="2020-12-11T12:24:00Z">
                <w:pPr/>
              </w:pPrChange>
            </w:pPr>
            <w:del w:id="6574" w:author="Strzelczyk, Anthony (A.)" w:date="2020-12-15T11:41:00Z">
              <w:r w:rsidDel="00F15482">
                <w:delText>Driver is driving in foggy conditions with headlights on</w:delText>
              </w:r>
            </w:del>
          </w:p>
        </w:tc>
      </w:tr>
      <w:tr w:rsidR="005D03FE" w:rsidDel="00F15482" w14:paraId="31DFBBDA" w14:textId="6DCA2A02" w:rsidTr="005C492B">
        <w:trPr>
          <w:del w:id="6575" w:author="Strzelczyk, Anthony (A.)" w:date="2020-12-15T11:41:00Z"/>
        </w:trPr>
        <w:tc>
          <w:tcPr>
            <w:tcW w:w="1008" w:type="dxa"/>
          </w:tcPr>
          <w:p w14:paraId="7A6F1BF6" w14:textId="33AC31EE" w:rsidR="005D03FE" w:rsidDel="00F15482" w:rsidRDefault="005D03FE">
            <w:pPr>
              <w:spacing w:line="240" w:lineRule="atLeast"/>
              <w:rPr>
                <w:del w:id="6576" w:author="Strzelczyk, Anthony (A.)" w:date="2020-12-15T11:41:00Z"/>
              </w:rPr>
              <w:pPrChange w:id="6577" w:author="Strzelczyk, Anthony (A.)" w:date="2020-12-11T12:24:00Z">
                <w:pPr/>
              </w:pPrChange>
            </w:pPr>
            <w:del w:id="6578" w:author="Strzelczyk, Anthony (A.)" w:date="2020-12-15T11:41:00Z">
              <w:r w:rsidDel="00F15482">
                <w:delText>2</w:delText>
              </w:r>
            </w:del>
          </w:p>
        </w:tc>
        <w:tc>
          <w:tcPr>
            <w:tcW w:w="9391" w:type="dxa"/>
          </w:tcPr>
          <w:p w14:paraId="1390B796" w14:textId="70043DF7" w:rsidR="005D03FE" w:rsidDel="00F15482" w:rsidRDefault="005D03FE">
            <w:pPr>
              <w:spacing w:line="240" w:lineRule="atLeast"/>
              <w:rPr>
                <w:del w:id="6579" w:author="Strzelczyk, Anthony (A.)" w:date="2020-12-15T11:41:00Z"/>
              </w:rPr>
              <w:pPrChange w:id="6580" w:author="Strzelczyk, Anthony (A.)" w:date="2020-12-11T12:24:00Z">
                <w:pPr/>
              </w:pPrChange>
            </w:pPr>
            <w:del w:id="6581" w:author="Strzelczyk, Anthony (A.)" w:date="2020-12-15T11:41:00Z">
              <w:r w:rsidDel="00F15482">
                <w:delText>Driver engages Rear Fog Light feature by pressing the rear fog switch</w:delText>
              </w:r>
            </w:del>
          </w:p>
        </w:tc>
      </w:tr>
      <w:tr w:rsidR="005D03FE" w:rsidDel="00F15482" w14:paraId="2F143B9E" w14:textId="2A9A7C4F" w:rsidTr="005C492B">
        <w:trPr>
          <w:del w:id="6582" w:author="Strzelczyk, Anthony (A.)" w:date="2020-12-15T11:41:00Z"/>
        </w:trPr>
        <w:tc>
          <w:tcPr>
            <w:tcW w:w="1008" w:type="dxa"/>
          </w:tcPr>
          <w:p w14:paraId="6F36632C" w14:textId="7FBA8389" w:rsidR="005D03FE" w:rsidDel="00F15482" w:rsidRDefault="005D03FE">
            <w:pPr>
              <w:spacing w:line="240" w:lineRule="atLeast"/>
              <w:rPr>
                <w:del w:id="6583" w:author="Strzelczyk, Anthony (A.)" w:date="2020-12-15T11:41:00Z"/>
              </w:rPr>
              <w:pPrChange w:id="6584" w:author="Strzelczyk, Anthony (A.)" w:date="2020-12-11T12:24:00Z">
                <w:pPr/>
              </w:pPrChange>
            </w:pPr>
            <w:del w:id="6585" w:author="Strzelczyk, Anthony (A.)" w:date="2020-12-15T11:41:00Z">
              <w:r w:rsidDel="00F15482">
                <w:delText>3</w:delText>
              </w:r>
            </w:del>
          </w:p>
        </w:tc>
        <w:tc>
          <w:tcPr>
            <w:tcW w:w="9391" w:type="dxa"/>
          </w:tcPr>
          <w:p w14:paraId="14878C0B" w14:textId="315525DE" w:rsidR="005D03FE" w:rsidDel="00F15482" w:rsidRDefault="005D03FE">
            <w:pPr>
              <w:spacing w:line="240" w:lineRule="atLeast"/>
              <w:rPr>
                <w:del w:id="6586" w:author="Strzelczyk, Anthony (A.)" w:date="2020-12-15T11:41:00Z"/>
              </w:rPr>
              <w:pPrChange w:id="6587" w:author="Strzelczyk, Anthony (A.)" w:date="2020-12-11T12:24:00Z">
                <w:pPr/>
              </w:pPrChange>
            </w:pPr>
            <w:del w:id="6588" w:author="Strzelczyk, Anthony (A.)" w:date="2020-12-15T11:41:00Z">
              <w:r w:rsidDel="00F15482">
                <w:delText>Rear Fog Light is active</w:delText>
              </w:r>
            </w:del>
          </w:p>
        </w:tc>
      </w:tr>
      <w:tr w:rsidR="005D03FE" w:rsidDel="00F15482" w14:paraId="58857F97" w14:textId="3F027D22" w:rsidTr="005C492B">
        <w:trPr>
          <w:del w:id="6589" w:author="Strzelczyk, Anthony (A.)" w:date="2020-12-15T11:41:00Z"/>
        </w:trPr>
        <w:tc>
          <w:tcPr>
            <w:tcW w:w="1008" w:type="dxa"/>
          </w:tcPr>
          <w:p w14:paraId="363FEA06" w14:textId="039FA132" w:rsidR="005D03FE" w:rsidDel="00F15482" w:rsidRDefault="005D03FE">
            <w:pPr>
              <w:spacing w:line="240" w:lineRule="atLeast"/>
              <w:rPr>
                <w:del w:id="6590" w:author="Strzelczyk, Anthony (A.)" w:date="2020-12-15T11:41:00Z"/>
              </w:rPr>
              <w:pPrChange w:id="6591" w:author="Strzelczyk, Anthony (A.)" w:date="2020-12-11T12:24:00Z">
                <w:pPr/>
              </w:pPrChange>
            </w:pPr>
            <w:del w:id="6592" w:author="Strzelczyk, Anthony (A.)" w:date="2020-12-15T11:41:00Z">
              <w:r w:rsidDel="00F15482">
                <w:delText>4</w:delText>
              </w:r>
            </w:del>
          </w:p>
        </w:tc>
        <w:tc>
          <w:tcPr>
            <w:tcW w:w="9391" w:type="dxa"/>
          </w:tcPr>
          <w:p w14:paraId="4D01C8E9" w14:textId="1DF79B03" w:rsidR="005D03FE" w:rsidDel="00F15482" w:rsidRDefault="005D03FE">
            <w:pPr>
              <w:spacing w:line="240" w:lineRule="atLeast"/>
              <w:rPr>
                <w:del w:id="6593" w:author="Strzelczyk, Anthony (A.)" w:date="2020-12-15T11:41:00Z"/>
              </w:rPr>
              <w:pPrChange w:id="6594" w:author="Strzelczyk, Anthony (A.)" w:date="2020-12-11T12:24:00Z">
                <w:pPr/>
              </w:pPrChange>
            </w:pPr>
            <w:del w:id="6595" w:author="Strzelczyk, Anthony (A.)" w:date="2020-12-15T11:41:00Z">
              <w:r w:rsidDel="00F15482">
                <w:delText>Driver decides that Rear Fog Light feature is not needed and presses the rear fog switch to deactivate the feature</w:delText>
              </w:r>
            </w:del>
          </w:p>
        </w:tc>
      </w:tr>
    </w:tbl>
    <w:p w14:paraId="147CA1BE" w14:textId="71C89950" w:rsidR="005D03FE" w:rsidRDefault="005D03FE">
      <w:pPr>
        <w:pStyle w:val="BodyText"/>
        <w:spacing w:line="240" w:lineRule="atLeast"/>
        <w:jc w:val="center"/>
        <w:rPr>
          <w:ins w:id="6596" w:author="Strzelczyk, Anthony (A.)" w:date="2020-12-23T09:21:00Z"/>
          <w:lang w:val="en-US"/>
        </w:rPr>
        <w:pPrChange w:id="6597" w:author="Strzelczyk, Anthony (A.)" w:date="2020-12-11T12:24:00Z">
          <w:pPr>
            <w:pStyle w:val="BodyText"/>
            <w:jc w:val="center"/>
          </w:pPr>
        </w:pPrChange>
      </w:pPr>
    </w:p>
    <w:p w14:paraId="3E59F359" w14:textId="19F43B18" w:rsidR="00FF1500" w:rsidDel="00534591" w:rsidRDefault="00FF1500">
      <w:pPr>
        <w:pStyle w:val="Heading2"/>
        <w:tabs>
          <w:tab w:val="num" w:pos="718"/>
        </w:tabs>
        <w:spacing w:line="240" w:lineRule="atLeast"/>
        <w:ind w:left="601" w:hanging="601"/>
        <w:rPr>
          <w:del w:id="6598" w:author="Strzelczyk, Anthony (A.)" w:date="2021-01-05T15:09:00Z"/>
        </w:rPr>
        <w:pPrChange w:id="6599" w:author="Strzelczyk, Anthony (A.)" w:date="2020-12-11T12:24:00Z">
          <w:pPr>
            <w:pStyle w:val="Heading2"/>
            <w:tabs>
              <w:tab w:val="num" w:pos="718"/>
            </w:tabs>
            <w:ind w:left="601" w:hanging="601"/>
          </w:pPr>
        </w:pPrChange>
      </w:pPr>
    </w:p>
    <w:p w14:paraId="1CAC14B7" w14:textId="5D2522EE" w:rsidR="00534591" w:rsidRDefault="00534591">
      <w:pPr>
        <w:rPr>
          <w:ins w:id="6600" w:author="Strzelczyk, Anthony (A.)" w:date="2021-01-05T15:09:00Z"/>
        </w:rPr>
        <w:pPrChange w:id="6601" w:author="Strzelczyk, Anthony (A.)" w:date="2021-01-05T15:09:00Z">
          <w:pPr>
            <w:pStyle w:val="BodyText"/>
            <w:jc w:val="center"/>
          </w:pPr>
        </w:pPrChange>
      </w:pPr>
    </w:p>
    <w:p w14:paraId="74B9EF4E" w14:textId="3B0DDA95" w:rsidR="00534591" w:rsidRDefault="00534591">
      <w:pPr>
        <w:rPr>
          <w:ins w:id="6602" w:author="Strzelczyk, Anthony (A.)" w:date="2021-01-05T15:09:00Z"/>
        </w:rPr>
        <w:pPrChange w:id="6603" w:author="Strzelczyk, Anthony (A.)" w:date="2021-01-05T15:09:00Z">
          <w:pPr>
            <w:pStyle w:val="BodyText"/>
            <w:jc w:val="center"/>
          </w:pPr>
        </w:pPrChange>
      </w:pPr>
    </w:p>
    <w:p w14:paraId="1D875BB3" w14:textId="7D8EA395" w:rsidR="00534591" w:rsidRDefault="00534591">
      <w:pPr>
        <w:rPr>
          <w:ins w:id="6604" w:author="Strzelczyk, Anthony (A.)" w:date="2021-01-05T15:10:00Z"/>
        </w:rPr>
        <w:pPrChange w:id="6605" w:author="Strzelczyk, Anthony (A.)" w:date="2021-01-05T15:09:00Z">
          <w:pPr>
            <w:pStyle w:val="BodyText"/>
            <w:jc w:val="center"/>
          </w:pPr>
        </w:pPrChange>
      </w:pPr>
    </w:p>
    <w:p w14:paraId="64269093" w14:textId="70829AF2" w:rsidR="00F751E2" w:rsidRDefault="00F751E2" w:rsidP="00776A99"/>
    <w:p w14:paraId="5D7F336B" w14:textId="73E4734C" w:rsidR="00776A99" w:rsidRDefault="00776A99" w:rsidP="00776A99"/>
    <w:p w14:paraId="1E282C3D" w14:textId="77777777" w:rsidR="00776A99" w:rsidRPr="00534591" w:rsidRDefault="00776A99">
      <w:pPr>
        <w:rPr>
          <w:ins w:id="6606" w:author="Strzelczyk, Anthony (A.)" w:date="2021-01-05T15:09:00Z"/>
        </w:rPr>
        <w:pPrChange w:id="6607" w:author="Strzelczyk, Anthony (A.)" w:date="2021-01-05T15:09:00Z">
          <w:pPr>
            <w:pStyle w:val="BodyText"/>
            <w:jc w:val="center"/>
          </w:pPr>
        </w:pPrChange>
      </w:pPr>
    </w:p>
    <w:p w14:paraId="0C55C05B" w14:textId="7957E9AB" w:rsidR="008736C6" w:rsidRDefault="008736C6">
      <w:pPr>
        <w:pStyle w:val="Heading2"/>
        <w:tabs>
          <w:tab w:val="num" w:pos="718"/>
        </w:tabs>
        <w:spacing w:line="240" w:lineRule="atLeast"/>
        <w:ind w:left="601" w:hanging="601"/>
        <w:pPrChange w:id="6608" w:author="Strzelczyk, Anthony (A.)" w:date="2020-12-11T12:24:00Z">
          <w:pPr>
            <w:pStyle w:val="Heading2"/>
            <w:tabs>
              <w:tab w:val="num" w:pos="718"/>
            </w:tabs>
            <w:ind w:left="601" w:hanging="601"/>
          </w:pPr>
        </w:pPrChange>
      </w:pPr>
      <w:bookmarkStart w:id="6609" w:name="_Toc89439651"/>
      <w:r>
        <w:lastRenderedPageBreak/>
        <w:t>Decision Tables</w:t>
      </w:r>
      <w:bookmarkEnd w:id="6609"/>
    </w:p>
    <w:p w14:paraId="7A7F01D1" w14:textId="41DCDCD6" w:rsidR="00EE0E11" w:rsidRDefault="00EE0E11" w:rsidP="00781274">
      <w:pPr>
        <w:pStyle w:val="BodyText"/>
        <w:spacing w:line="240" w:lineRule="atLeast"/>
      </w:pPr>
    </w:p>
    <w:tbl>
      <w:tblPr>
        <w:tblW w:w="105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2140"/>
        <w:gridCol w:w="2130"/>
        <w:gridCol w:w="3129"/>
        <w:gridCol w:w="2375"/>
      </w:tblGrid>
      <w:tr w:rsidR="005D0E3A" w14:paraId="0023FEAF" w14:textId="77777777" w:rsidTr="006B04F6">
        <w:trPr>
          <w:trHeight w:val="309"/>
          <w:ins w:id="6610" w:author="Strzelczyk, Anthony (A.)" w:date="2020-12-09T23:29:00Z"/>
        </w:trPr>
        <w:tc>
          <w:tcPr>
            <w:tcW w:w="7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1DD09D" w14:textId="77777777" w:rsidR="005D0E3A" w:rsidRPr="009555DF" w:rsidRDefault="005D0E3A" w:rsidP="006B04F6">
            <w:pPr>
              <w:spacing w:line="240" w:lineRule="atLeast"/>
            </w:pPr>
            <w:r w:rsidRPr="009555DF">
              <w:t>States</w:t>
            </w:r>
          </w:p>
        </w:tc>
        <w:tc>
          <w:tcPr>
            <w:tcW w:w="21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90075" w14:textId="77777777" w:rsidR="005D0E3A" w:rsidRPr="009555DF" w:rsidRDefault="005D0E3A">
            <w:pPr>
              <w:spacing w:line="240" w:lineRule="atLeast"/>
              <w:rPr>
                <w:ins w:id="6611" w:author="Strzelczyk, Anthony (A.)" w:date="2020-12-09T23:29:00Z"/>
                <w:caps/>
              </w:rPr>
              <w:pPrChange w:id="6612" w:author="Strzelczyk, Anthony (A.)" w:date="2020-12-11T12:24:00Z">
                <w:pPr/>
              </w:pPrChange>
            </w:pPr>
            <w:ins w:id="6613" w:author="Strzelczyk, Anthony (A.)" w:date="2020-12-09T23:29:00Z">
              <w:r w:rsidRPr="009555DF">
                <w:rPr>
                  <w:caps/>
                </w:rPr>
                <w:t>Ignition State</w:t>
              </w:r>
            </w:ins>
          </w:p>
          <w:p w14:paraId="74F37838" w14:textId="77777777" w:rsidR="005D0E3A" w:rsidRPr="009555DF" w:rsidRDefault="005D0E3A" w:rsidP="006B04F6">
            <w:pPr>
              <w:spacing w:line="240" w:lineRule="atLeast"/>
              <w:rPr>
                <w:caps/>
              </w:rPr>
            </w:pPr>
            <w:ins w:id="6614" w:author="Strzelczyk, Anthony (A.)" w:date="2020-12-09T23:29:00Z">
              <w:r w:rsidRPr="009555DF">
                <w:rPr>
                  <w:caps/>
                </w:rPr>
                <w:t>(OFF, ACC, RUN)</w:t>
              </w:r>
            </w:ins>
          </w:p>
        </w:tc>
        <w:tc>
          <w:tcPr>
            <w:tcW w:w="21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F5E1" w14:textId="77777777" w:rsidR="005D0E3A" w:rsidRPr="009555DF" w:rsidRDefault="005D0E3A">
            <w:pPr>
              <w:spacing w:line="240" w:lineRule="atLeast"/>
              <w:rPr>
                <w:ins w:id="6615" w:author="Strzelczyk, Anthony (A.)" w:date="2020-12-09T23:29:00Z"/>
              </w:rPr>
              <w:pPrChange w:id="6616" w:author="Strzelczyk, Anthony (A.)" w:date="2020-12-11T12:24:00Z">
                <w:pPr/>
              </w:pPrChange>
            </w:pPr>
            <w:ins w:id="6617" w:author="Strzelczyk, Anthony (A.)" w:date="2020-12-09T23:29:00Z">
              <w:r w:rsidRPr="009555DF">
                <w:t>Front Fog Light HMI</w:t>
              </w:r>
            </w:ins>
          </w:p>
          <w:p w14:paraId="38808431" w14:textId="77777777" w:rsidR="005D0E3A" w:rsidRPr="009555DF" w:rsidRDefault="005D0E3A">
            <w:pPr>
              <w:spacing w:line="240" w:lineRule="atLeast"/>
              <w:rPr>
                <w:ins w:id="6618" w:author="Strzelczyk, Anthony (A.)" w:date="2020-12-09T23:29:00Z"/>
              </w:rPr>
              <w:pPrChange w:id="6619" w:author="Strzelczyk, Anthony (A.)" w:date="2020-12-11T12:24:00Z">
                <w:pPr/>
              </w:pPrChange>
            </w:pPr>
            <w:ins w:id="6620" w:author="Strzelczyk, Anthony (A.)" w:date="2020-12-09T23:29:00Z">
              <w:r w:rsidRPr="009555DF">
                <w:t>(ON, OFF)</w:t>
              </w:r>
            </w:ins>
          </w:p>
        </w:tc>
        <w:tc>
          <w:tcPr>
            <w:tcW w:w="3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C2245" w14:textId="77777777" w:rsidR="005D0E3A" w:rsidRPr="009555DF" w:rsidRDefault="005D0E3A">
            <w:pPr>
              <w:spacing w:line="240" w:lineRule="atLeast"/>
              <w:rPr>
                <w:ins w:id="6621" w:author="Strzelczyk, Anthony (A.)" w:date="2020-12-09T23:29:00Z"/>
              </w:rPr>
              <w:pPrChange w:id="6622" w:author="Strzelczyk, Anthony (A.)" w:date="2020-12-11T12:24:00Z">
                <w:pPr/>
              </w:pPrChange>
            </w:pPr>
            <w:ins w:id="6623" w:author="Strzelczyk, Anthony (A.)" w:date="2020-12-09T23:29:00Z">
              <w:r w:rsidRPr="009555DF">
                <w:t>Lamp HMI status</w:t>
              </w:r>
            </w:ins>
          </w:p>
          <w:p w14:paraId="2A9B7C12" w14:textId="77777777" w:rsidR="005D0E3A" w:rsidRPr="009555DF" w:rsidRDefault="005D0E3A">
            <w:pPr>
              <w:spacing w:line="240" w:lineRule="atLeast"/>
              <w:rPr>
                <w:ins w:id="6624" w:author="Strzelczyk, Anthony (A.)" w:date="2020-12-09T23:29:00Z"/>
              </w:rPr>
              <w:pPrChange w:id="6625" w:author="Strzelczyk, Anthony (A.)" w:date="2020-12-11T12:24:00Z">
                <w:pPr/>
              </w:pPrChange>
            </w:pPr>
            <w:ins w:id="6626" w:author="Strzelczyk, Anthony (A.)" w:date="2020-12-09T23:29:00Z">
              <w:r w:rsidRPr="009555DF">
                <w:t>(Off, Position, Low Beam, Aut</w:t>
              </w:r>
            </w:ins>
            <w:r w:rsidRPr="009555DF">
              <w:t>o</w:t>
            </w:r>
            <w:ins w:id="6627" w:author="Strzelczyk, Anthony (A.)" w:date="2020-12-09T23:29:00Z">
              <w:r w:rsidRPr="009555DF">
                <w:t>)</w:t>
              </w:r>
            </w:ins>
          </w:p>
        </w:tc>
        <w:tc>
          <w:tcPr>
            <w:tcW w:w="2375" w:type="dxa"/>
            <w:tcBorders>
              <w:top w:val="single" w:sz="4" w:space="0" w:color="auto"/>
              <w:left w:val="double" w:sz="4" w:space="0" w:color="auto"/>
              <w:bottom w:val="single" w:sz="4" w:space="0" w:color="auto"/>
              <w:right w:val="single" w:sz="4" w:space="0" w:color="auto"/>
            </w:tcBorders>
            <w:shd w:val="clear" w:color="auto" w:fill="D9D9D9" w:themeFill="background1" w:themeFillShade="D9"/>
          </w:tcPr>
          <w:p w14:paraId="29F39190" w14:textId="77777777" w:rsidR="005D0E3A" w:rsidRPr="009555DF" w:rsidRDefault="005D0E3A">
            <w:pPr>
              <w:spacing w:line="240" w:lineRule="atLeast"/>
              <w:rPr>
                <w:ins w:id="6628" w:author="Strzelczyk, Anthony (A.)" w:date="2020-12-09T23:29:00Z"/>
              </w:rPr>
              <w:pPrChange w:id="6629" w:author="Strzelczyk, Anthony (A.)" w:date="2020-12-11T12:24:00Z">
                <w:pPr/>
              </w:pPrChange>
            </w:pPr>
            <w:ins w:id="6630" w:author="Strzelczyk, Anthony (A.)" w:date="2020-12-09T23:29:00Z">
              <w:r w:rsidRPr="009555DF">
                <w:t>Output – Front Fog Light (ON, OFF)</w:t>
              </w:r>
            </w:ins>
          </w:p>
        </w:tc>
      </w:tr>
      <w:tr w:rsidR="005D0E3A" w14:paraId="6CAE0562" w14:textId="77777777" w:rsidTr="006B04F6">
        <w:trPr>
          <w:trHeight w:val="309"/>
          <w:ins w:id="6631" w:author="Strzelczyk, Anthony (A.)" w:date="2020-12-09T23:29:00Z"/>
        </w:trPr>
        <w:tc>
          <w:tcPr>
            <w:tcW w:w="784" w:type="dxa"/>
          </w:tcPr>
          <w:p w14:paraId="7FEE29FB" w14:textId="77777777" w:rsidR="005D0E3A" w:rsidRDefault="005D0E3A" w:rsidP="006B04F6">
            <w:pPr>
              <w:spacing w:line="240" w:lineRule="atLeast"/>
            </w:pPr>
            <w:r>
              <w:t>1</w:t>
            </w:r>
          </w:p>
        </w:tc>
        <w:tc>
          <w:tcPr>
            <w:tcW w:w="2140" w:type="dxa"/>
          </w:tcPr>
          <w:p w14:paraId="6ECD7B0B" w14:textId="77777777" w:rsidR="005D0E3A" w:rsidRDefault="005D0E3A" w:rsidP="006B04F6">
            <w:pPr>
              <w:spacing w:line="240" w:lineRule="atLeast"/>
            </w:pPr>
            <w:r>
              <w:rPr>
                <w:caps/>
              </w:rPr>
              <w:t>OFF</w:t>
            </w:r>
          </w:p>
        </w:tc>
        <w:tc>
          <w:tcPr>
            <w:tcW w:w="2130" w:type="dxa"/>
            <w:shd w:val="clear" w:color="auto" w:fill="auto"/>
          </w:tcPr>
          <w:p w14:paraId="5BF63CC5" w14:textId="77777777" w:rsidR="005D0E3A" w:rsidRDefault="005D0E3A">
            <w:pPr>
              <w:spacing w:line="240" w:lineRule="atLeast"/>
              <w:rPr>
                <w:ins w:id="6632" w:author="Strzelczyk, Anthony (A.)" w:date="2020-12-09T23:29:00Z"/>
              </w:rPr>
              <w:pPrChange w:id="6633" w:author="Strzelczyk, Anthony (A.)" w:date="2020-12-11T12:24:00Z">
                <w:pPr/>
              </w:pPrChange>
            </w:pPr>
            <w:r>
              <w:t>Don’t care</w:t>
            </w:r>
          </w:p>
        </w:tc>
        <w:tc>
          <w:tcPr>
            <w:tcW w:w="3129" w:type="dxa"/>
            <w:shd w:val="clear" w:color="auto" w:fill="auto"/>
          </w:tcPr>
          <w:p w14:paraId="10864170" w14:textId="77777777" w:rsidR="005D0E3A" w:rsidRDefault="005D0E3A">
            <w:pPr>
              <w:spacing w:line="240" w:lineRule="atLeast"/>
              <w:rPr>
                <w:ins w:id="6634" w:author="Strzelczyk, Anthony (A.)" w:date="2020-12-09T23:29:00Z"/>
              </w:rPr>
              <w:pPrChange w:id="6635" w:author="Strzelczyk, Anthony (A.)" w:date="2020-12-11T12:24:00Z">
                <w:pPr/>
              </w:pPrChange>
            </w:pPr>
            <w:r>
              <w:t>Don’t care</w:t>
            </w:r>
          </w:p>
        </w:tc>
        <w:tc>
          <w:tcPr>
            <w:tcW w:w="2375" w:type="dxa"/>
            <w:tcBorders>
              <w:left w:val="double" w:sz="4" w:space="0" w:color="auto"/>
            </w:tcBorders>
            <w:shd w:val="clear" w:color="auto" w:fill="auto"/>
          </w:tcPr>
          <w:p w14:paraId="0989206F" w14:textId="77777777" w:rsidR="005D0E3A" w:rsidRDefault="005D0E3A">
            <w:pPr>
              <w:spacing w:line="240" w:lineRule="atLeast"/>
              <w:rPr>
                <w:ins w:id="6636" w:author="Strzelczyk, Anthony (A.)" w:date="2020-12-09T23:29:00Z"/>
              </w:rPr>
              <w:pPrChange w:id="6637" w:author="Strzelczyk, Anthony (A.)" w:date="2020-12-11T12:24:00Z">
                <w:pPr/>
              </w:pPrChange>
            </w:pPr>
            <w:ins w:id="6638" w:author="Strzelczyk, Anthony (A.)" w:date="2020-12-09T23:29:00Z">
              <w:r>
                <w:t>OFF</w:t>
              </w:r>
            </w:ins>
          </w:p>
        </w:tc>
      </w:tr>
      <w:tr w:rsidR="005D0E3A" w14:paraId="4171B868" w14:textId="77777777" w:rsidTr="006B04F6">
        <w:trPr>
          <w:trHeight w:val="309"/>
          <w:ins w:id="6639" w:author="Strzelczyk, Anthony (A.)" w:date="2020-12-09T23:29:00Z"/>
        </w:trPr>
        <w:tc>
          <w:tcPr>
            <w:tcW w:w="784" w:type="dxa"/>
          </w:tcPr>
          <w:p w14:paraId="6B11703E" w14:textId="77777777" w:rsidR="005D0E3A" w:rsidRDefault="005D0E3A" w:rsidP="006B04F6">
            <w:pPr>
              <w:spacing w:line="240" w:lineRule="atLeast"/>
            </w:pPr>
            <w:r>
              <w:t>2</w:t>
            </w:r>
          </w:p>
        </w:tc>
        <w:tc>
          <w:tcPr>
            <w:tcW w:w="2140" w:type="dxa"/>
          </w:tcPr>
          <w:p w14:paraId="170BED3E" w14:textId="77777777" w:rsidR="005D0E3A" w:rsidRDefault="005D0E3A" w:rsidP="006B04F6">
            <w:pPr>
              <w:spacing w:line="240" w:lineRule="atLeast"/>
            </w:pPr>
            <w:ins w:id="6640" w:author="Strzelczyk, Anthony (A.)" w:date="2020-12-09T23:29:00Z">
              <w:r>
                <w:t>ACC</w:t>
              </w:r>
            </w:ins>
          </w:p>
        </w:tc>
        <w:tc>
          <w:tcPr>
            <w:tcW w:w="2130" w:type="dxa"/>
            <w:shd w:val="clear" w:color="auto" w:fill="auto"/>
          </w:tcPr>
          <w:p w14:paraId="3F991A99" w14:textId="77777777" w:rsidR="005D0E3A" w:rsidRDefault="005D0E3A">
            <w:pPr>
              <w:spacing w:line="240" w:lineRule="atLeast"/>
              <w:rPr>
                <w:ins w:id="6641" w:author="Strzelczyk, Anthony (A.)" w:date="2020-12-09T23:29:00Z"/>
              </w:rPr>
              <w:pPrChange w:id="6642" w:author="Strzelczyk, Anthony (A.)" w:date="2020-12-11T12:24:00Z">
                <w:pPr/>
              </w:pPrChange>
            </w:pPr>
            <w:r w:rsidRPr="00ED7A94">
              <w:t>Don’t care</w:t>
            </w:r>
          </w:p>
        </w:tc>
        <w:tc>
          <w:tcPr>
            <w:tcW w:w="3129" w:type="dxa"/>
            <w:shd w:val="clear" w:color="auto" w:fill="auto"/>
          </w:tcPr>
          <w:p w14:paraId="6F9E2676" w14:textId="77777777" w:rsidR="005D0E3A" w:rsidRDefault="005D0E3A">
            <w:pPr>
              <w:keepNext/>
              <w:spacing w:line="240" w:lineRule="atLeast"/>
              <w:rPr>
                <w:ins w:id="6643" w:author="Strzelczyk, Anthony (A.)" w:date="2020-12-09T23:29:00Z"/>
              </w:rPr>
              <w:pPrChange w:id="6644" w:author="Strzelczyk, Anthony (A.)" w:date="2020-12-11T12:24:00Z">
                <w:pPr>
                  <w:keepNext/>
                </w:pPr>
              </w:pPrChange>
            </w:pPr>
            <w:r w:rsidRPr="00ED7A94">
              <w:t>Don’t care</w:t>
            </w:r>
          </w:p>
        </w:tc>
        <w:tc>
          <w:tcPr>
            <w:tcW w:w="2375" w:type="dxa"/>
            <w:tcBorders>
              <w:left w:val="double" w:sz="4" w:space="0" w:color="auto"/>
            </w:tcBorders>
            <w:shd w:val="clear" w:color="auto" w:fill="auto"/>
          </w:tcPr>
          <w:p w14:paraId="213676A1" w14:textId="77777777" w:rsidR="005D0E3A" w:rsidRDefault="005D0E3A">
            <w:pPr>
              <w:keepNext/>
              <w:spacing w:line="240" w:lineRule="atLeast"/>
              <w:rPr>
                <w:ins w:id="6645" w:author="Strzelczyk, Anthony (A.)" w:date="2020-12-09T23:29:00Z"/>
              </w:rPr>
              <w:pPrChange w:id="6646" w:author="Strzelczyk, Anthony (A.)" w:date="2020-12-11T12:24:00Z">
                <w:pPr>
                  <w:keepNext/>
                </w:pPr>
              </w:pPrChange>
            </w:pPr>
            <w:ins w:id="6647" w:author="Strzelczyk, Anthony (A.)" w:date="2020-12-09T23:29:00Z">
              <w:r>
                <w:t>OFF</w:t>
              </w:r>
            </w:ins>
          </w:p>
        </w:tc>
      </w:tr>
      <w:tr w:rsidR="005D0E3A" w14:paraId="12D1A6A7" w14:textId="77777777" w:rsidTr="006B04F6">
        <w:trPr>
          <w:trHeight w:val="332"/>
          <w:ins w:id="6648" w:author="Strzelczyk, Anthony (A.)" w:date="2020-12-09T23:29:00Z"/>
        </w:trPr>
        <w:tc>
          <w:tcPr>
            <w:tcW w:w="784" w:type="dxa"/>
          </w:tcPr>
          <w:p w14:paraId="42BC5748" w14:textId="77777777" w:rsidR="005D0E3A" w:rsidRDefault="005D0E3A" w:rsidP="006B04F6">
            <w:pPr>
              <w:spacing w:line="240" w:lineRule="atLeast"/>
            </w:pPr>
            <w:r>
              <w:t>3</w:t>
            </w:r>
          </w:p>
        </w:tc>
        <w:tc>
          <w:tcPr>
            <w:tcW w:w="2140" w:type="dxa"/>
          </w:tcPr>
          <w:p w14:paraId="4E6D3567" w14:textId="77777777" w:rsidR="005D0E3A" w:rsidRDefault="005D0E3A" w:rsidP="006B04F6">
            <w:pPr>
              <w:spacing w:line="240" w:lineRule="atLeast"/>
            </w:pPr>
            <w:ins w:id="6649" w:author="Strzelczyk, Anthony (A.)" w:date="2020-12-09T23:29:00Z">
              <w:r>
                <w:t>RUN</w:t>
              </w:r>
            </w:ins>
          </w:p>
        </w:tc>
        <w:tc>
          <w:tcPr>
            <w:tcW w:w="2130" w:type="dxa"/>
            <w:shd w:val="clear" w:color="auto" w:fill="auto"/>
          </w:tcPr>
          <w:p w14:paraId="4EA69EDD" w14:textId="77777777" w:rsidR="005D0E3A" w:rsidRDefault="005D0E3A">
            <w:pPr>
              <w:spacing w:line="240" w:lineRule="atLeast"/>
              <w:rPr>
                <w:ins w:id="6650" w:author="Strzelczyk, Anthony (A.)" w:date="2020-12-09T23:29:00Z"/>
              </w:rPr>
              <w:pPrChange w:id="6651" w:author="Strzelczyk, Anthony (A.)" w:date="2020-12-11T12:24:00Z">
                <w:pPr/>
              </w:pPrChange>
            </w:pPr>
            <w:ins w:id="6652" w:author="Strzelczyk, Anthony (A.)" w:date="2020-12-09T23:29:00Z">
              <w:r>
                <w:t>ON</w:t>
              </w:r>
            </w:ins>
          </w:p>
        </w:tc>
        <w:tc>
          <w:tcPr>
            <w:tcW w:w="3129" w:type="dxa"/>
            <w:shd w:val="clear" w:color="auto" w:fill="auto"/>
          </w:tcPr>
          <w:p w14:paraId="69295415" w14:textId="77777777" w:rsidR="005D0E3A" w:rsidRDefault="005D0E3A">
            <w:pPr>
              <w:keepNext/>
              <w:spacing w:line="240" w:lineRule="atLeast"/>
              <w:rPr>
                <w:ins w:id="6653" w:author="Strzelczyk, Anthony (A.)" w:date="2020-12-09T23:29:00Z"/>
              </w:rPr>
              <w:pPrChange w:id="6654" w:author="Strzelczyk, Anthony (A.)" w:date="2020-12-11T12:24:00Z">
                <w:pPr>
                  <w:keepNext/>
                </w:pPr>
              </w:pPrChange>
            </w:pPr>
            <w:ins w:id="6655" w:author="Strzelczyk, Anthony (A.)" w:date="2020-12-09T23:29:00Z">
              <w:r>
                <w:t>OFF</w:t>
              </w:r>
            </w:ins>
          </w:p>
        </w:tc>
        <w:tc>
          <w:tcPr>
            <w:tcW w:w="2375" w:type="dxa"/>
            <w:tcBorders>
              <w:left w:val="double" w:sz="4" w:space="0" w:color="auto"/>
            </w:tcBorders>
            <w:shd w:val="clear" w:color="auto" w:fill="auto"/>
          </w:tcPr>
          <w:p w14:paraId="718B94A0" w14:textId="77777777" w:rsidR="005D0E3A" w:rsidRDefault="005D0E3A">
            <w:pPr>
              <w:keepNext/>
              <w:spacing w:line="240" w:lineRule="atLeast"/>
              <w:rPr>
                <w:ins w:id="6656" w:author="Strzelczyk, Anthony (A.)" w:date="2020-12-09T23:29:00Z"/>
              </w:rPr>
              <w:pPrChange w:id="6657" w:author="Strzelczyk, Anthony (A.)" w:date="2020-12-11T12:24:00Z">
                <w:pPr>
                  <w:keepNext/>
                </w:pPr>
              </w:pPrChange>
            </w:pPr>
            <w:ins w:id="6658" w:author="Strzelczyk, Anthony (A.)" w:date="2020-12-09T23:29:00Z">
              <w:r>
                <w:t>OFF</w:t>
              </w:r>
            </w:ins>
          </w:p>
        </w:tc>
      </w:tr>
      <w:tr w:rsidR="005D0E3A" w14:paraId="07A65A71" w14:textId="77777777" w:rsidTr="006B04F6">
        <w:trPr>
          <w:trHeight w:val="309"/>
          <w:ins w:id="6659" w:author="Strzelczyk, Anthony (A.)" w:date="2020-12-09T23:29:00Z"/>
        </w:trPr>
        <w:tc>
          <w:tcPr>
            <w:tcW w:w="784" w:type="dxa"/>
            <w:shd w:val="clear" w:color="auto" w:fill="D6E3BC" w:themeFill="accent3" w:themeFillTint="66"/>
          </w:tcPr>
          <w:p w14:paraId="0FF31722" w14:textId="77777777" w:rsidR="005D0E3A" w:rsidRDefault="005D0E3A" w:rsidP="006B04F6">
            <w:pPr>
              <w:spacing w:line="240" w:lineRule="atLeast"/>
            </w:pPr>
            <w:r>
              <w:t>4</w:t>
            </w:r>
          </w:p>
        </w:tc>
        <w:tc>
          <w:tcPr>
            <w:tcW w:w="2140" w:type="dxa"/>
            <w:shd w:val="clear" w:color="auto" w:fill="D6E3BC" w:themeFill="accent3" w:themeFillTint="66"/>
          </w:tcPr>
          <w:p w14:paraId="7BCB2B3F" w14:textId="77777777" w:rsidR="005D0E3A" w:rsidRDefault="005D0E3A" w:rsidP="006B04F6">
            <w:pPr>
              <w:spacing w:line="240" w:lineRule="atLeast"/>
            </w:pPr>
            <w:ins w:id="6660" w:author="Strzelczyk, Anthony (A.)" w:date="2020-12-09T23:29:00Z">
              <w:r>
                <w:t>RUN</w:t>
              </w:r>
            </w:ins>
          </w:p>
        </w:tc>
        <w:tc>
          <w:tcPr>
            <w:tcW w:w="2130" w:type="dxa"/>
            <w:shd w:val="clear" w:color="auto" w:fill="D6E3BC" w:themeFill="accent3" w:themeFillTint="66"/>
          </w:tcPr>
          <w:p w14:paraId="3C46FD0F" w14:textId="77777777" w:rsidR="005D0E3A" w:rsidRDefault="005D0E3A">
            <w:pPr>
              <w:spacing w:line="240" w:lineRule="atLeast"/>
              <w:rPr>
                <w:ins w:id="6661" w:author="Strzelczyk, Anthony (A.)" w:date="2020-12-09T23:29:00Z"/>
              </w:rPr>
              <w:pPrChange w:id="6662" w:author="Strzelczyk, Anthony (A.)" w:date="2020-12-11T12:24:00Z">
                <w:pPr/>
              </w:pPrChange>
            </w:pPr>
            <w:ins w:id="6663" w:author="Strzelczyk, Anthony (A.)" w:date="2020-12-09T23:29:00Z">
              <w:r>
                <w:t>ON</w:t>
              </w:r>
            </w:ins>
          </w:p>
        </w:tc>
        <w:tc>
          <w:tcPr>
            <w:tcW w:w="3129" w:type="dxa"/>
            <w:shd w:val="clear" w:color="auto" w:fill="D6E3BC" w:themeFill="accent3" w:themeFillTint="66"/>
          </w:tcPr>
          <w:p w14:paraId="0A66F4F4" w14:textId="77777777" w:rsidR="005D0E3A" w:rsidRDefault="005D0E3A">
            <w:pPr>
              <w:keepNext/>
              <w:spacing w:line="240" w:lineRule="atLeast"/>
              <w:rPr>
                <w:ins w:id="6664" w:author="Strzelczyk, Anthony (A.)" w:date="2020-12-09T23:29:00Z"/>
              </w:rPr>
              <w:pPrChange w:id="6665" w:author="Strzelczyk, Anthony (A.)" w:date="2020-12-11T12:24:00Z">
                <w:pPr>
                  <w:keepNext/>
                </w:pPr>
              </w:pPrChange>
            </w:pPr>
            <w:ins w:id="6666" w:author="Strzelczyk, Anthony (A.)" w:date="2020-12-09T23:29:00Z">
              <w:r>
                <w:t xml:space="preserve">Position </w:t>
              </w:r>
            </w:ins>
          </w:p>
        </w:tc>
        <w:tc>
          <w:tcPr>
            <w:tcW w:w="2375" w:type="dxa"/>
            <w:tcBorders>
              <w:left w:val="double" w:sz="4" w:space="0" w:color="auto"/>
            </w:tcBorders>
            <w:shd w:val="clear" w:color="auto" w:fill="D6E3BC" w:themeFill="accent3" w:themeFillTint="66"/>
          </w:tcPr>
          <w:p w14:paraId="2ACFF994" w14:textId="77777777" w:rsidR="005D0E3A" w:rsidRDefault="005D0E3A">
            <w:pPr>
              <w:keepNext/>
              <w:spacing w:line="240" w:lineRule="atLeast"/>
              <w:rPr>
                <w:ins w:id="6667" w:author="Strzelczyk, Anthony (A.)" w:date="2020-12-09T23:29:00Z"/>
              </w:rPr>
              <w:pPrChange w:id="6668" w:author="Strzelczyk, Anthony (A.)" w:date="2020-12-11T12:24:00Z">
                <w:pPr>
                  <w:keepNext/>
                </w:pPr>
              </w:pPrChange>
            </w:pPr>
            <w:ins w:id="6669" w:author="Strzelczyk, Anthony (A.)" w:date="2020-12-09T23:29:00Z">
              <w:r>
                <w:t>ON</w:t>
              </w:r>
            </w:ins>
          </w:p>
        </w:tc>
      </w:tr>
      <w:tr w:rsidR="005D0E3A" w14:paraId="33E3DD1A" w14:textId="77777777" w:rsidTr="006B04F6">
        <w:trPr>
          <w:trHeight w:val="309"/>
          <w:ins w:id="6670" w:author="Strzelczyk, Anthony (A.)" w:date="2020-12-09T23:29:00Z"/>
        </w:trPr>
        <w:tc>
          <w:tcPr>
            <w:tcW w:w="784" w:type="dxa"/>
            <w:shd w:val="clear" w:color="auto" w:fill="D6E3BC" w:themeFill="accent3" w:themeFillTint="66"/>
          </w:tcPr>
          <w:p w14:paraId="13E852F5" w14:textId="77777777" w:rsidR="005D0E3A" w:rsidRDefault="005D0E3A" w:rsidP="006B04F6">
            <w:pPr>
              <w:spacing w:line="240" w:lineRule="atLeast"/>
            </w:pPr>
            <w:bookmarkStart w:id="6671" w:name="_Hlk70492637"/>
            <w:r>
              <w:t>5</w:t>
            </w:r>
          </w:p>
        </w:tc>
        <w:tc>
          <w:tcPr>
            <w:tcW w:w="2140" w:type="dxa"/>
            <w:shd w:val="clear" w:color="auto" w:fill="D6E3BC" w:themeFill="accent3" w:themeFillTint="66"/>
          </w:tcPr>
          <w:p w14:paraId="52C3336E" w14:textId="77777777" w:rsidR="005D0E3A" w:rsidRDefault="005D0E3A" w:rsidP="006B04F6">
            <w:pPr>
              <w:spacing w:line="240" w:lineRule="atLeast"/>
            </w:pPr>
            <w:ins w:id="6672" w:author="Strzelczyk, Anthony (A.)" w:date="2020-12-09T23:29:00Z">
              <w:r>
                <w:t>RUN</w:t>
              </w:r>
            </w:ins>
          </w:p>
        </w:tc>
        <w:tc>
          <w:tcPr>
            <w:tcW w:w="2130" w:type="dxa"/>
            <w:shd w:val="clear" w:color="auto" w:fill="D6E3BC" w:themeFill="accent3" w:themeFillTint="66"/>
          </w:tcPr>
          <w:p w14:paraId="2598E62B" w14:textId="77777777" w:rsidR="005D0E3A" w:rsidRDefault="005D0E3A">
            <w:pPr>
              <w:spacing w:line="240" w:lineRule="atLeast"/>
              <w:rPr>
                <w:ins w:id="6673" w:author="Strzelczyk, Anthony (A.)" w:date="2020-12-09T23:29:00Z"/>
              </w:rPr>
              <w:pPrChange w:id="6674" w:author="Strzelczyk, Anthony (A.)" w:date="2020-12-11T12:24:00Z">
                <w:pPr/>
              </w:pPrChange>
            </w:pPr>
            <w:ins w:id="6675" w:author="Strzelczyk, Anthony (A.)" w:date="2020-12-09T23:29:00Z">
              <w:r>
                <w:t>ON</w:t>
              </w:r>
            </w:ins>
          </w:p>
        </w:tc>
        <w:tc>
          <w:tcPr>
            <w:tcW w:w="3129" w:type="dxa"/>
            <w:shd w:val="clear" w:color="auto" w:fill="D6E3BC" w:themeFill="accent3" w:themeFillTint="66"/>
          </w:tcPr>
          <w:p w14:paraId="75C2C5FA" w14:textId="77777777" w:rsidR="005D0E3A" w:rsidRDefault="005D0E3A">
            <w:pPr>
              <w:keepNext/>
              <w:spacing w:line="240" w:lineRule="atLeast"/>
              <w:rPr>
                <w:ins w:id="6676" w:author="Strzelczyk, Anthony (A.)" w:date="2020-12-09T23:29:00Z"/>
              </w:rPr>
              <w:pPrChange w:id="6677" w:author="Strzelczyk, Anthony (A.)" w:date="2020-12-11T12:24:00Z">
                <w:pPr>
                  <w:keepNext/>
                </w:pPr>
              </w:pPrChange>
            </w:pPr>
            <w:ins w:id="6678" w:author="Strzelczyk, Anthony (A.)" w:date="2020-12-09T23:29:00Z">
              <w:r>
                <w:t>Low Beam</w:t>
              </w:r>
            </w:ins>
            <w:r>
              <w:t xml:space="preserve"> (US)</w:t>
            </w:r>
          </w:p>
        </w:tc>
        <w:tc>
          <w:tcPr>
            <w:tcW w:w="2375" w:type="dxa"/>
            <w:tcBorders>
              <w:left w:val="double" w:sz="4" w:space="0" w:color="auto"/>
            </w:tcBorders>
            <w:shd w:val="clear" w:color="auto" w:fill="D6E3BC" w:themeFill="accent3" w:themeFillTint="66"/>
          </w:tcPr>
          <w:p w14:paraId="4C31F72A" w14:textId="77777777" w:rsidR="005D0E3A" w:rsidRDefault="005D0E3A">
            <w:pPr>
              <w:keepNext/>
              <w:spacing w:line="240" w:lineRule="atLeast"/>
              <w:rPr>
                <w:ins w:id="6679" w:author="Strzelczyk, Anthony (A.)" w:date="2020-12-09T23:29:00Z"/>
              </w:rPr>
              <w:pPrChange w:id="6680" w:author="Strzelczyk, Anthony (A.)" w:date="2020-12-11T12:24:00Z">
                <w:pPr>
                  <w:keepNext/>
                </w:pPr>
              </w:pPrChange>
            </w:pPr>
            <w:ins w:id="6681" w:author="Strzelczyk, Anthony (A.)" w:date="2020-12-09T23:29:00Z">
              <w:r>
                <w:t>ON</w:t>
              </w:r>
            </w:ins>
          </w:p>
        </w:tc>
      </w:tr>
      <w:tr w:rsidR="005D0E3A" w14:paraId="00E73483" w14:textId="77777777" w:rsidTr="006B04F6">
        <w:trPr>
          <w:trHeight w:val="309"/>
          <w:ins w:id="6682" w:author="Strzelczyk, Anthony (A.)" w:date="2020-12-09T23:29:00Z"/>
        </w:trPr>
        <w:tc>
          <w:tcPr>
            <w:tcW w:w="784"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47A5F5ED" w14:textId="77777777" w:rsidR="005D0E3A" w:rsidRDefault="005D0E3A" w:rsidP="006B04F6">
            <w:pPr>
              <w:spacing w:line="240" w:lineRule="atLeast"/>
            </w:pPr>
            <w:r>
              <w:t>6</w:t>
            </w:r>
          </w:p>
        </w:tc>
        <w:tc>
          <w:tcPr>
            <w:tcW w:w="2140"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44D869E0" w14:textId="77777777" w:rsidR="005D0E3A" w:rsidRDefault="005D0E3A" w:rsidP="006B04F6">
            <w:pPr>
              <w:spacing w:line="240" w:lineRule="atLeast"/>
            </w:pPr>
            <w:ins w:id="6683" w:author="Strzelczyk, Anthony (A.)" w:date="2020-12-09T23:29:00Z">
              <w:r>
                <w:t>RUN</w:t>
              </w:r>
            </w:ins>
          </w:p>
        </w:tc>
        <w:tc>
          <w:tcPr>
            <w:tcW w:w="2130"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3D629BFA" w14:textId="77777777" w:rsidR="005D0E3A" w:rsidRDefault="005D0E3A">
            <w:pPr>
              <w:spacing w:line="240" w:lineRule="atLeast"/>
              <w:rPr>
                <w:ins w:id="6684" w:author="Strzelczyk, Anthony (A.)" w:date="2020-12-09T23:29:00Z"/>
              </w:rPr>
              <w:pPrChange w:id="6685" w:author="Strzelczyk, Anthony (A.)" w:date="2020-12-11T12:24:00Z">
                <w:pPr/>
              </w:pPrChange>
            </w:pPr>
            <w:ins w:id="6686" w:author="Strzelczyk, Anthony (A.)" w:date="2020-12-09T23:29:00Z">
              <w:r>
                <w:t>ON</w:t>
              </w:r>
            </w:ins>
          </w:p>
        </w:tc>
        <w:tc>
          <w:tcPr>
            <w:tcW w:w="3129"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0B06AB5A" w14:textId="77777777" w:rsidR="005D0E3A" w:rsidRDefault="005D0E3A">
            <w:pPr>
              <w:keepNext/>
              <w:spacing w:line="240" w:lineRule="atLeast"/>
              <w:rPr>
                <w:ins w:id="6687" w:author="Strzelczyk, Anthony (A.)" w:date="2020-12-09T23:29:00Z"/>
              </w:rPr>
              <w:pPrChange w:id="6688" w:author="Strzelczyk, Anthony (A.)" w:date="2020-12-11T12:24:00Z">
                <w:pPr>
                  <w:keepNext/>
                </w:pPr>
              </w:pPrChange>
            </w:pPr>
            <w:ins w:id="6689" w:author="Strzelczyk, Anthony (A.)" w:date="2020-12-09T23:29:00Z">
              <w:r>
                <w:t>Low Beam</w:t>
              </w:r>
            </w:ins>
            <w:r>
              <w:t xml:space="preserve"> </w:t>
            </w:r>
            <w:r w:rsidRPr="009555DF">
              <w:rPr>
                <w:b/>
                <w:bCs/>
              </w:rPr>
              <w:t>OR</w:t>
            </w:r>
            <w:r>
              <w:t xml:space="preserve"> High Beam (EU)</w:t>
            </w:r>
          </w:p>
        </w:tc>
        <w:tc>
          <w:tcPr>
            <w:tcW w:w="2375" w:type="dxa"/>
            <w:tcBorders>
              <w:top w:val="single" w:sz="4" w:space="0" w:color="auto"/>
              <w:left w:val="double" w:sz="4" w:space="0" w:color="auto"/>
              <w:bottom w:val="single" w:sz="4" w:space="0" w:color="auto"/>
              <w:right w:val="single" w:sz="4" w:space="0" w:color="auto"/>
            </w:tcBorders>
            <w:shd w:val="clear" w:color="auto" w:fill="D6E3BC" w:themeFill="accent3" w:themeFillTint="66"/>
          </w:tcPr>
          <w:p w14:paraId="19E853E5" w14:textId="77777777" w:rsidR="005D0E3A" w:rsidRDefault="005D0E3A">
            <w:pPr>
              <w:keepNext/>
              <w:spacing w:line="240" w:lineRule="atLeast"/>
              <w:rPr>
                <w:ins w:id="6690" w:author="Strzelczyk, Anthony (A.)" w:date="2020-12-09T23:29:00Z"/>
              </w:rPr>
              <w:pPrChange w:id="6691" w:author="Strzelczyk, Anthony (A.)" w:date="2020-12-11T12:24:00Z">
                <w:pPr>
                  <w:keepNext/>
                </w:pPr>
              </w:pPrChange>
            </w:pPr>
            <w:ins w:id="6692" w:author="Strzelczyk, Anthony (A.)" w:date="2020-12-09T23:29:00Z">
              <w:r>
                <w:t>ON</w:t>
              </w:r>
            </w:ins>
          </w:p>
        </w:tc>
      </w:tr>
      <w:bookmarkEnd w:id="6671"/>
      <w:tr w:rsidR="005D0E3A" w14:paraId="2C2E06F5" w14:textId="77777777" w:rsidTr="006B04F6">
        <w:trPr>
          <w:trHeight w:val="332"/>
          <w:ins w:id="6693" w:author="Strzelczyk, Anthony (A.)" w:date="2020-12-09T23:29:00Z"/>
        </w:trPr>
        <w:tc>
          <w:tcPr>
            <w:tcW w:w="784" w:type="dxa"/>
          </w:tcPr>
          <w:p w14:paraId="40D64188" w14:textId="77777777" w:rsidR="005D0E3A" w:rsidRDefault="005D0E3A" w:rsidP="006B04F6">
            <w:pPr>
              <w:spacing w:line="240" w:lineRule="atLeast"/>
            </w:pPr>
            <w:r>
              <w:t>7</w:t>
            </w:r>
          </w:p>
        </w:tc>
        <w:tc>
          <w:tcPr>
            <w:tcW w:w="2140" w:type="dxa"/>
          </w:tcPr>
          <w:p w14:paraId="769CE43B" w14:textId="77777777" w:rsidR="005D0E3A" w:rsidRDefault="005D0E3A" w:rsidP="006B04F6">
            <w:pPr>
              <w:spacing w:line="240" w:lineRule="atLeast"/>
            </w:pPr>
            <w:ins w:id="6694" w:author="Strzelczyk, Anthony (A.)" w:date="2020-12-09T23:29:00Z">
              <w:r>
                <w:t>RUN</w:t>
              </w:r>
            </w:ins>
          </w:p>
        </w:tc>
        <w:tc>
          <w:tcPr>
            <w:tcW w:w="2130" w:type="dxa"/>
            <w:shd w:val="clear" w:color="auto" w:fill="auto"/>
          </w:tcPr>
          <w:p w14:paraId="7BECB154" w14:textId="77777777" w:rsidR="005D0E3A" w:rsidRDefault="005D0E3A">
            <w:pPr>
              <w:spacing w:line="240" w:lineRule="atLeast"/>
              <w:rPr>
                <w:ins w:id="6695" w:author="Strzelczyk, Anthony (A.)" w:date="2020-12-09T23:29:00Z"/>
              </w:rPr>
              <w:pPrChange w:id="6696" w:author="Strzelczyk, Anthony (A.)" w:date="2020-12-11T12:24:00Z">
                <w:pPr/>
              </w:pPrChange>
            </w:pPr>
            <w:ins w:id="6697" w:author="Strzelczyk, Anthony (A.)" w:date="2020-12-09T23:29:00Z">
              <w:r>
                <w:t>ON</w:t>
              </w:r>
            </w:ins>
          </w:p>
        </w:tc>
        <w:tc>
          <w:tcPr>
            <w:tcW w:w="3129" w:type="dxa"/>
            <w:shd w:val="clear" w:color="auto" w:fill="auto"/>
          </w:tcPr>
          <w:p w14:paraId="425BD422" w14:textId="77777777" w:rsidR="005D0E3A" w:rsidRDefault="005D0E3A">
            <w:pPr>
              <w:keepNext/>
              <w:spacing w:line="240" w:lineRule="atLeast"/>
              <w:rPr>
                <w:ins w:id="6698" w:author="Strzelczyk, Anthony (A.)" w:date="2020-12-09T23:29:00Z"/>
              </w:rPr>
              <w:pPrChange w:id="6699" w:author="Strzelczyk, Anthony (A.)" w:date="2020-12-11T12:24:00Z">
                <w:pPr>
                  <w:keepNext/>
                </w:pPr>
              </w:pPrChange>
            </w:pPr>
            <w:ins w:id="6700" w:author="Strzelczyk, Anthony (A.)" w:date="2020-12-09T23:29:00Z">
              <w:r>
                <w:t>Auto Light DAY</w:t>
              </w:r>
            </w:ins>
          </w:p>
        </w:tc>
        <w:tc>
          <w:tcPr>
            <w:tcW w:w="2375" w:type="dxa"/>
            <w:tcBorders>
              <w:left w:val="double" w:sz="4" w:space="0" w:color="auto"/>
            </w:tcBorders>
            <w:shd w:val="clear" w:color="auto" w:fill="auto"/>
          </w:tcPr>
          <w:p w14:paraId="57E5F67D" w14:textId="77777777" w:rsidR="005D0E3A" w:rsidRDefault="005D0E3A">
            <w:pPr>
              <w:keepNext/>
              <w:spacing w:line="240" w:lineRule="atLeast"/>
              <w:rPr>
                <w:ins w:id="6701" w:author="Strzelczyk, Anthony (A.)" w:date="2020-12-09T23:29:00Z"/>
              </w:rPr>
              <w:pPrChange w:id="6702" w:author="Strzelczyk, Anthony (A.)" w:date="2020-12-11T12:24:00Z">
                <w:pPr>
                  <w:keepNext/>
                </w:pPr>
              </w:pPrChange>
            </w:pPr>
            <w:ins w:id="6703" w:author="Strzelczyk, Anthony (A.)" w:date="2020-12-09T23:29:00Z">
              <w:r>
                <w:t>OFF</w:t>
              </w:r>
            </w:ins>
          </w:p>
        </w:tc>
      </w:tr>
      <w:tr w:rsidR="005D0E3A" w14:paraId="12CE7BE2" w14:textId="77777777" w:rsidTr="006B04F6">
        <w:trPr>
          <w:trHeight w:val="309"/>
          <w:ins w:id="6704" w:author="Strzelczyk, Anthony (A.)" w:date="2020-12-09T23:29:00Z"/>
        </w:trPr>
        <w:tc>
          <w:tcPr>
            <w:tcW w:w="784" w:type="dxa"/>
            <w:shd w:val="clear" w:color="auto" w:fill="D6E3BC" w:themeFill="accent3" w:themeFillTint="66"/>
          </w:tcPr>
          <w:p w14:paraId="7CCDADE8" w14:textId="77777777" w:rsidR="005D0E3A" w:rsidRDefault="005D0E3A" w:rsidP="006B04F6">
            <w:pPr>
              <w:spacing w:line="240" w:lineRule="atLeast"/>
            </w:pPr>
            <w:r>
              <w:t>8</w:t>
            </w:r>
          </w:p>
        </w:tc>
        <w:tc>
          <w:tcPr>
            <w:tcW w:w="2140" w:type="dxa"/>
            <w:shd w:val="clear" w:color="auto" w:fill="D6E3BC" w:themeFill="accent3" w:themeFillTint="66"/>
          </w:tcPr>
          <w:p w14:paraId="7995935D" w14:textId="77777777" w:rsidR="005D0E3A" w:rsidRDefault="005D0E3A" w:rsidP="006B04F6">
            <w:pPr>
              <w:spacing w:line="240" w:lineRule="atLeast"/>
            </w:pPr>
            <w:ins w:id="6705" w:author="Strzelczyk, Anthony (A.)" w:date="2020-12-09T23:29:00Z">
              <w:r>
                <w:t>RUN</w:t>
              </w:r>
            </w:ins>
          </w:p>
        </w:tc>
        <w:tc>
          <w:tcPr>
            <w:tcW w:w="2130" w:type="dxa"/>
            <w:shd w:val="clear" w:color="auto" w:fill="D6E3BC" w:themeFill="accent3" w:themeFillTint="66"/>
          </w:tcPr>
          <w:p w14:paraId="7A43612D" w14:textId="77777777" w:rsidR="005D0E3A" w:rsidRDefault="005D0E3A">
            <w:pPr>
              <w:spacing w:line="240" w:lineRule="atLeast"/>
              <w:rPr>
                <w:ins w:id="6706" w:author="Strzelczyk, Anthony (A.)" w:date="2020-12-09T23:29:00Z"/>
              </w:rPr>
              <w:pPrChange w:id="6707" w:author="Strzelczyk, Anthony (A.)" w:date="2020-12-11T12:24:00Z">
                <w:pPr/>
              </w:pPrChange>
            </w:pPr>
            <w:ins w:id="6708" w:author="Strzelczyk, Anthony (A.)" w:date="2020-12-09T23:29:00Z">
              <w:r>
                <w:t>ON</w:t>
              </w:r>
            </w:ins>
          </w:p>
        </w:tc>
        <w:tc>
          <w:tcPr>
            <w:tcW w:w="3129" w:type="dxa"/>
            <w:shd w:val="clear" w:color="auto" w:fill="D6E3BC" w:themeFill="accent3" w:themeFillTint="66"/>
          </w:tcPr>
          <w:p w14:paraId="05F3E813" w14:textId="77777777" w:rsidR="005D0E3A" w:rsidRDefault="005D0E3A">
            <w:pPr>
              <w:keepNext/>
              <w:spacing w:line="240" w:lineRule="atLeast"/>
              <w:rPr>
                <w:ins w:id="6709" w:author="Strzelczyk, Anthony (A.)" w:date="2020-12-09T23:29:00Z"/>
              </w:rPr>
              <w:pPrChange w:id="6710" w:author="Strzelczyk, Anthony (A.)" w:date="2020-12-11T12:24:00Z">
                <w:pPr>
                  <w:keepNext/>
                </w:pPr>
              </w:pPrChange>
            </w:pPr>
            <w:ins w:id="6711" w:author="Strzelczyk, Anthony (A.)" w:date="2020-12-09T23:29:00Z">
              <w:r>
                <w:t>Auto Light NIGHT</w:t>
              </w:r>
            </w:ins>
          </w:p>
        </w:tc>
        <w:tc>
          <w:tcPr>
            <w:tcW w:w="2375" w:type="dxa"/>
            <w:tcBorders>
              <w:left w:val="double" w:sz="4" w:space="0" w:color="auto"/>
            </w:tcBorders>
            <w:shd w:val="clear" w:color="auto" w:fill="D6E3BC" w:themeFill="accent3" w:themeFillTint="66"/>
          </w:tcPr>
          <w:p w14:paraId="791AC397" w14:textId="77777777" w:rsidR="005D0E3A" w:rsidRDefault="005D0E3A">
            <w:pPr>
              <w:keepNext/>
              <w:spacing w:line="240" w:lineRule="atLeast"/>
              <w:rPr>
                <w:ins w:id="6712" w:author="Strzelczyk, Anthony (A.)" w:date="2020-12-09T23:29:00Z"/>
              </w:rPr>
              <w:pPrChange w:id="6713" w:author="Strzelczyk, Anthony (A.)" w:date="2020-12-11T12:24:00Z">
                <w:pPr>
                  <w:keepNext/>
                </w:pPr>
              </w:pPrChange>
            </w:pPr>
            <w:ins w:id="6714" w:author="Strzelczyk, Anthony (A.)" w:date="2020-12-09T23:29:00Z">
              <w:r>
                <w:t>ON</w:t>
              </w:r>
            </w:ins>
          </w:p>
        </w:tc>
      </w:tr>
      <w:tr w:rsidR="005D0E3A" w14:paraId="2D42BF67" w14:textId="77777777" w:rsidTr="006B04F6">
        <w:trPr>
          <w:trHeight w:val="309"/>
          <w:ins w:id="6715" w:author="Strzelczyk, Anthony (A.)" w:date="2020-12-09T23:29:00Z"/>
        </w:trPr>
        <w:tc>
          <w:tcPr>
            <w:tcW w:w="784" w:type="dxa"/>
          </w:tcPr>
          <w:p w14:paraId="167342AE" w14:textId="77777777" w:rsidR="005D0E3A" w:rsidRDefault="005D0E3A" w:rsidP="006B04F6">
            <w:pPr>
              <w:spacing w:line="240" w:lineRule="atLeast"/>
            </w:pPr>
            <w:r>
              <w:t>9</w:t>
            </w:r>
          </w:p>
        </w:tc>
        <w:tc>
          <w:tcPr>
            <w:tcW w:w="2140" w:type="dxa"/>
          </w:tcPr>
          <w:p w14:paraId="5ED1BBD1" w14:textId="77777777" w:rsidR="005D0E3A" w:rsidRDefault="005D0E3A" w:rsidP="006B04F6">
            <w:pPr>
              <w:spacing w:line="240" w:lineRule="atLeast"/>
            </w:pPr>
            <w:ins w:id="6716" w:author="Strzelczyk, Anthony (A.)" w:date="2020-12-09T23:29:00Z">
              <w:r>
                <w:t>RUN</w:t>
              </w:r>
            </w:ins>
          </w:p>
        </w:tc>
        <w:tc>
          <w:tcPr>
            <w:tcW w:w="2130" w:type="dxa"/>
            <w:shd w:val="clear" w:color="auto" w:fill="auto"/>
          </w:tcPr>
          <w:p w14:paraId="2F1F1A04" w14:textId="77777777" w:rsidR="005D0E3A" w:rsidRDefault="005D0E3A">
            <w:pPr>
              <w:spacing w:line="240" w:lineRule="atLeast"/>
              <w:rPr>
                <w:ins w:id="6717" w:author="Strzelczyk, Anthony (A.)" w:date="2020-12-09T23:29:00Z"/>
              </w:rPr>
              <w:pPrChange w:id="6718" w:author="Strzelczyk, Anthony (A.)" w:date="2020-12-11T12:24:00Z">
                <w:pPr/>
              </w:pPrChange>
            </w:pPr>
            <w:ins w:id="6719" w:author="Strzelczyk, Anthony (A.)" w:date="2020-12-09T23:29:00Z">
              <w:r>
                <w:t>OFF</w:t>
              </w:r>
            </w:ins>
          </w:p>
        </w:tc>
        <w:tc>
          <w:tcPr>
            <w:tcW w:w="3129" w:type="dxa"/>
            <w:shd w:val="clear" w:color="auto" w:fill="auto"/>
          </w:tcPr>
          <w:p w14:paraId="5735E42B" w14:textId="77777777" w:rsidR="005D0E3A" w:rsidRDefault="005D0E3A">
            <w:pPr>
              <w:keepNext/>
              <w:spacing w:line="240" w:lineRule="atLeast"/>
              <w:rPr>
                <w:ins w:id="6720" w:author="Strzelczyk, Anthony (A.)" w:date="2020-12-09T23:29:00Z"/>
              </w:rPr>
              <w:pPrChange w:id="6721" w:author="Strzelczyk, Anthony (A.)" w:date="2020-12-11T12:24:00Z">
                <w:pPr>
                  <w:keepNext/>
                </w:pPr>
              </w:pPrChange>
            </w:pPr>
            <w:r>
              <w:t>Don’t care</w:t>
            </w:r>
          </w:p>
        </w:tc>
        <w:tc>
          <w:tcPr>
            <w:tcW w:w="2375" w:type="dxa"/>
            <w:tcBorders>
              <w:left w:val="double" w:sz="4" w:space="0" w:color="auto"/>
            </w:tcBorders>
            <w:shd w:val="clear" w:color="auto" w:fill="auto"/>
          </w:tcPr>
          <w:p w14:paraId="497F21DC" w14:textId="77777777" w:rsidR="005D0E3A" w:rsidRDefault="005D0E3A">
            <w:pPr>
              <w:keepNext/>
              <w:spacing w:line="240" w:lineRule="atLeast"/>
              <w:rPr>
                <w:ins w:id="6722" w:author="Strzelczyk, Anthony (A.)" w:date="2020-12-09T23:29:00Z"/>
              </w:rPr>
              <w:pPrChange w:id="6723" w:author="Strzelczyk, Anthony (A.)" w:date="2020-12-11T12:24:00Z">
                <w:pPr>
                  <w:keepNext/>
                </w:pPr>
              </w:pPrChange>
            </w:pPr>
            <w:ins w:id="6724" w:author="Strzelczyk, Anthony (A.)" w:date="2020-12-09T23:29:00Z">
              <w:r>
                <w:t>OFF</w:t>
              </w:r>
            </w:ins>
          </w:p>
        </w:tc>
      </w:tr>
    </w:tbl>
    <w:p w14:paraId="4022676C" w14:textId="28DA2225" w:rsidR="00EE0E11" w:rsidDel="00AC33BE" w:rsidRDefault="00EE0E11">
      <w:pPr>
        <w:pStyle w:val="BodyText"/>
        <w:spacing w:line="240" w:lineRule="atLeast"/>
        <w:rPr>
          <w:del w:id="6725" w:author="Strzelczyk, Anthony (A.)" w:date="2020-12-21T13:21:00Z"/>
        </w:rPr>
        <w:pPrChange w:id="6726" w:author="Strzelczyk, Anthony (A.)" w:date="2020-12-11T12:24:00Z">
          <w:pPr>
            <w:pStyle w:val="BodyText"/>
          </w:pPr>
        </w:pPrChange>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2080"/>
        <w:gridCol w:w="2080"/>
        <w:gridCol w:w="2080"/>
        <w:gridCol w:w="1995"/>
      </w:tblGrid>
      <w:tr w:rsidR="009A7C67" w:rsidDel="00EE0E11" w14:paraId="4D3B3384" w14:textId="77777777" w:rsidTr="00CC23F4">
        <w:trPr>
          <w:del w:id="6727" w:author="Strzelczyk, Anthony (A.)" w:date="2020-12-09T23:30:00Z"/>
        </w:trPr>
        <w:tc>
          <w:tcPr>
            <w:tcW w:w="1971" w:type="dxa"/>
            <w:shd w:val="clear" w:color="auto" w:fill="D9D9D9" w:themeFill="background1" w:themeFillShade="D9"/>
          </w:tcPr>
          <w:p w14:paraId="02E66398" w14:textId="77777777" w:rsidR="00EB72B4" w:rsidRPr="00C62038" w:rsidDel="00EE0E11" w:rsidRDefault="00EB72B4">
            <w:pPr>
              <w:spacing w:line="240" w:lineRule="atLeast"/>
              <w:rPr>
                <w:del w:id="6728" w:author="Strzelczyk, Anthony (A.)" w:date="2020-12-09T23:30:00Z"/>
                <w:b/>
              </w:rPr>
              <w:pPrChange w:id="6729" w:author="Strzelczyk, Anthony (A.)" w:date="2020-12-11T12:24:00Z">
                <w:pPr/>
              </w:pPrChange>
            </w:pPr>
            <w:del w:id="6730" w:author="Strzelczyk, Anthony (A.)" w:date="2020-12-09T23:30:00Z">
              <w:r w:rsidRPr="00C62038" w:rsidDel="00EE0E11">
                <w:rPr>
                  <w:b/>
                </w:rPr>
                <w:delText>Input 1</w:delText>
              </w:r>
            </w:del>
          </w:p>
        </w:tc>
        <w:tc>
          <w:tcPr>
            <w:tcW w:w="2080" w:type="dxa"/>
            <w:shd w:val="clear" w:color="auto" w:fill="D9D9D9" w:themeFill="background1" w:themeFillShade="D9"/>
          </w:tcPr>
          <w:p w14:paraId="5B876B06" w14:textId="77777777" w:rsidR="00EB72B4" w:rsidRPr="00C62038" w:rsidDel="00EE0E11" w:rsidRDefault="00EB72B4">
            <w:pPr>
              <w:spacing w:line="240" w:lineRule="atLeast"/>
              <w:rPr>
                <w:del w:id="6731" w:author="Strzelczyk, Anthony (A.)" w:date="2020-12-09T23:30:00Z"/>
                <w:b/>
              </w:rPr>
              <w:pPrChange w:id="6732" w:author="Strzelczyk, Anthony (A.)" w:date="2020-12-11T12:24:00Z">
                <w:pPr/>
              </w:pPrChange>
            </w:pPr>
            <w:del w:id="6733" w:author="Strzelczyk, Anthony (A.)" w:date="2020-12-09T23:30:00Z">
              <w:r w:rsidRPr="00C62038" w:rsidDel="00EE0E11">
                <w:rPr>
                  <w:b/>
                </w:rPr>
                <w:delText>Input 2</w:delText>
              </w:r>
            </w:del>
          </w:p>
        </w:tc>
        <w:tc>
          <w:tcPr>
            <w:tcW w:w="2080" w:type="dxa"/>
            <w:shd w:val="clear" w:color="auto" w:fill="D9D9D9" w:themeFill="background1" w:themeFillShade="D9"/>
          </w:tcPr>
          <w:p w14:paraId="7521B6D8" w14:textId="77777777" w:rsidR="00EB72B4" w:rsidRPr="00C62038" w:rsidDel="00EE0E11" w:rsidRDefault="00EB72B4">
            <w:pPr>
              <w:spacing w:line="240" w:lineRule="atLeast"/>
              <w:rPr>
                <w:del w:id="6734" w:author="Strzelczyk, Anthony (A.)" w:date="2020-12-09T23:30:00Z"/>
                <w:b/>
              </w:rPr>
              <w:pPrChange w:id="6735" w:author="Strzelczyk, Anthony (A.)" w:date="2020-12-11T12:24:00Z">
                <w:pPr/>
              </w:pPrChange>
            </w:pPr>
            <w:del w:id="6736" w:author="Strzelczyk, Anthony (A.)" w:date="2020-12-09T23:30:00Z">
              <w:r w:rsidRPr="00C62038" w:rsidDel="00EE0E11">
                <w:rPr>
                  <w:b/>
                </w:rPr>
                <w:delText>Input 3</w:delText>
              </w:r>
            </w:del>
          </w:p>
        </w:tc>
        <w:tc>
          <w:tcPr>
            <w:tcW w:w="2080" w:type="dxa"/>
            <w:tcBorders>
              <w:right w:val="double" w:sz="4" w:space="0" w:color="auto"/>
            </w:tcBorders>
            <w:shd w:val="clear" w:color="auto" w:fill="D9D9D9" w:themeFill="background1" w:themeFillShade="D9"/>
          </w:tcPr>
          <w:p w14:paraId="2970825E" w14:textId="77777777" w:rsidR="00EB72B4" w:rsidRPr="00C62038" w:rsidDel="00EE0E11" w:rsidRDefault="00EB72B4">
            <w:pPr>
              <w:spacing w:line="240" w:lineRule="atLeast"/>
              <w:rPr>
                <w:del w:id="6737" w:author="Strzelczyk, Anthony (A.)" w:date="2020-12-09T23:30:00Z"/>
                <w:b/>
              </w:rPr>
              <w:pPrChange w:id="6738" w:author="Strzelczyk, Anthony (A.)" w:date="2020-12-11T12:24:00Z">
                <w:pPr/>
              </w:pPrChange>
            </w:pPr>
            <w:del w:id="6739" w:author="Strzelczyk, Anthony (A.)" w:date="2020-12-09T23:30:00Z">
              <w:r w:rsidRPr="00C62038" w:rsidDel="00EE0E11">
                <w:rPr>
                  <w:b/>
                </w:rPr>
                <w:delText>Input 4</w:delText>
              </w:r>
            </w:del>
          </w:p>
        </w:tc>
        <w:tc>
          <w:tcPr>
            <w:tcW w:w="1995" w:type="dxa"/>
            <w:tcBorders>
              <w:left w:val="double" w:sz="4" w:space="0" w:color="auto"/>
            </w:tcBorders>
            <w:shd w:val="clear" w:color="auto" w:fill="D9D9D9" w:themeFill="background1" w:themeFillShade="D9"/>
          </w:tcPr>
          <w:p w14:paraId="5C461A67" w14:textId="77777777" w:rsidR="00EB72B4" w:rsidRPr="00C62038" w:rsidDel="00EE0E11" w:rsidRDefault="00EB72B4">
            <w:pPr>
              <w:spacing w:line="240" w:lineRule="atLeast"/>
              <w:rPr>
                <w:del w:id="6740" w:author="Strzelczyk, Anthony (A.)" w:date="2020-12-09T23:30:00Z"/>
                <w:b/>
              </w:rPr>
              <w:pPrChange w:id="6741" w:author="Strzelczyk, Anthony (A.)" w:date="2020-12-11T12:24:00Z">
                <w:pPr/>
              </w:pPrChange>
            </w:pPr>
            <w:del w:id="6742" w:author="Strzelczyk, Anthony (A.)" w:date="2020-12-09T23:30:00Z">
              <w:r w:rsidRPr="00C62038" w:rsidDel="00EE0E11">
                <w:rPr>
                  <w:b/>
                </w:rPr>
                <w:delText>Output</w:delText>
              </w:r>
            </w:del>
          </w:p>
        </w:tc>
      </w:tr>
      <w:tr w:rsidR="00EB72B4" w:rsidDel="00EE0E11" w14:paraId="196A3228" w14:textId="77777777" w:rsidTr="00CC23F4">
        <w:trPr>
          <w:del w:id="6743" w:author="Strzelczyk, Anthony (A.)" w:date="2020-12-09T23:30:00Z"/>
        </w:trPr>
        <w:tc>
          <w:tcPr>
            <w:tcW w:w="1971" w:type="dxa"/>
          </w:tcPr>
          <w:p w14:paraId="41784443" w14:textId="77777777" w:rsidR="00EB72B4" w:rsidRPr="00467068" w:rsidDel="00EE0E11" w:rsidRDefault="00467068">
            <w:pPr>
              <w:spacing w:line="240" w:lineRule="atLeast"/>
              <w:rPr>
                <w:del w:id="6744" w:author="Strzelczyk, Anthony (A.)" w:date="2020-12-09T23:30:00Z"/>
                <w:caps/>
              </w:rPr>
              <w:pPrChange w:id="6745" w:author="Strzelczyk, Anthony (A.)" w:date="2020-12-11T12:24:00Z">
                <w:pPr/>
              </w:pPrChange>
            </w:pPr>
            <w:del w:id="6746" w:author="Strzelczyk, Anthony (A.)" w:date="2020-12-09T23:30:00Z">
              <w:r w:rsidDel="00EE0E11">
                <w:delText xml:space="preserve">Value </w:delText>
              </w:r>
              <w:r w:rsidDel="00EE0E11">
                <w:rPr>
                  <w:caps/>
                </w:rPr>
                <w:delText>I1</w:delText>
              </w:r>
            </w:del>
          </w:p>
        </w:tc>
        <w:tc>
          <w:tcPr>
            <w:tcW w:w="2080" w:type="dxa"/>
          </w:tcPr>
          <w:p w14:paraId="3DDF8B5E" w14:textId="77777777" w:rsidR="00EB72B4" w:rsidDel="00EE0E11" w:rsidRDefault="00467068">
            <w:pPr>
              <w:spacing w:line="240" w:lineRule="atLeast"/>
              <w:rPr>
                <w:del w:id="6747" w:author="Strzelczyk, Anthony (A.)" w:date="2020-12-09T23:30:00Z"/>
              </w:rPr>
              <w:pPrChange w:id="6748" w:author="Strzelczyk, Anthony (A.)" w:date="2020-12-11T12:24:00Z">
                <w:pPr/>
              </w:pPrChange>
            </w:pPr>
            <w:del w:id="6749" w:author="Strzelczyk, Anthony (A.)" w:date="2020-12-09T23:30:00Z">
              <w:r w:rsidDel="00EE0E11">
                <w:delText>Value I2</w:delText>
              </w:r>
            </w:del>
          </w:p>
        </w:tc>
        <w:tc>
          <w:tcPr>
            <w:tcW w:w="2080" w:type="dxa"/>
          </w:tcPr>
          <w:p w14:paraId="43F2647F" w14:textId="77777777" w:rsidR="00EB72B4" w:rsidDel="00EE0E11" w:rsidRDefault="00EB72B4">
            <w:pPr>
              <w:spacing w:line="240" w:lineRule="atLeast"/>
              <w:rPr>
                <w:del w:id="6750" w:author="Strzelczyk, Anthony (A.)" w:date="2020-12-09T23:30:00Z"/>
              </w:rPr>
              <w:pPrChange w:id="6751" w:author="Strzelczyk, Anthony (A.)" w:date="2020-12-11T12:24:00Z">
                <w:pPr/>
              </w:pPrChange>
            </w:pPr>
          </w:p>
        </w:tc>
        <w:tc>
          <w:tcPr>
            <w:tcW w:w="2080" w:type="dxa"/>
            <w:tcBorders>
              <w:right w:val="double" w:sz="4" w:space="0" w:color="auto"/>
            </w:tcBorders>
          </w:tcPr>
          <w:p w14:paraId="450643B0" w14:textId="77777777" w:rsidR="00EB72B4" w:rsidDel="00EE0E11" w:rsidRDefault="00EB72B4">
            <w:pPr>
              <w:spacing w:line="240" w:lineRule="atLeast"/>
              <w:rPr>
                <w:del w:id="6752" w:author="Strzelczyk, Anthony (A.)" w:date="2020-12-09T23:30:00Z"/>
              </w:rPr>
              <w:pPrChange w:id="6753" w:author="Strzelczyk, Anthony (A.)" w:date="2020-12-11T12:24:00Z">
                <w:pPr/>
              </w:pPrChange>
            </w:pPr>
          </w:p>
        </w:tc>
        <w:tc>
          <w:tcPr>
            <w:tcW w:w="1995" w:type="dxa"/>
            <w:tcBorders>
              <w:left w:val="double" w:sz="4" w:space="0" w:color="auto"/>
            </w:tcBorders>
          </w:tcPr>
          <w:p w14:paraId="1C5F91D4" w14:textId="77777777" w:rsidR="00EB72B4" w:rsidDel="00EE0E11" w:rsidRDefault="00467068">
            <w:pPr>
              <w:spacing w:line="240" w:lineRule="atLeast"/>
              <w:rPr>
                <w:del w:id="6754" w:author="Strzelczyk, Anthony (A.)" w:date="2020-12-09T23:30:00Z"/>
              </w:rPr>
              <w:pPrChange w:id="6755" w:author="Strzelczyk, Anthony (A.)" w:date="2020-12-11T12:24:00Z">
                <w:pPr/>
              </w:pPrChange>
            </w:pPr>
            <w:del w:id="6756" w:author="Strzelczyk, Anthony (A.)" w:date="2020-12-09T23:30:00Z">
              <w:r w:rsidDel="00EE0E11">
                <w:delText>Value O1</w:delText>
              </w:r>
            </w:del>
          </w:p>
        </w:tc>
      </w:tr>
      <w:tr w:rsidR="00EB72B4" w:rsidDel="00EE0E11" w14:paraId="08CFEBA8" w14:textId="77777777" w:rsidTr="00CC23F4">
        <w:trPr>
          <w:del w:id="6757" w:author="Strzelczyk, Anthony (A.)" w:date="2020-12-09T23:30:00Z"/>
        </w:trPr>
        <w:tc>
          <w:tcPr>
            <w:tcW w:w="1971" w:type="dxa"/>
          </w:tcPr>
          <w:p w14:paraId="1A12EE98" w14:textId="77777777" w:rsidR="00EB72B4" w:rsidDel="00EE0E11" w:rsidRDefault="00EB72B4">
            <w:pPr>
              <w:spacing w:line="240" w:lineRule="atLeast"/>
              <w:rPr>
                <w:del w:id="6758" w:author="Strzelczyk, Anthony (A.)" w:date="2020-12-09T23:30:00Z"/>
              </w:rPr>
              <w:pPrChange w:id="6759" w:author="Strzelczyk, Anthony (A.)" w:date="2020-12-11T12:24:00Z">
                <w:pPr/>
              </w:pPrChange>
            </w:pPr>
          </w:p>
        </w:tc>
        <w:tc>
          <w:tcPr>
            <w:tcW w:w="2080" w:type="dxa"/>
          </w:tcPr>
          <w:p w14:paraId="6357EA53" w14:textId="77777777" w:rsidR="00EB72B4" w:rsidDel="00EE0E11" w:rsidRDefault="00EB72B4">
            <w:pPr>
              <w:spacing w:line="240" w:lineRule="atLeast"/>
              <w:rPr>
                <w:del w:id="6760" w:author="Strzelczyk, Anthony (A.)" w:date="2020-12-09T23:30:00Z"/>
              </w:rPr>
              <w:pPrChange w:id="6761" w:author="Strzelczyk, Anthony (A.)" w:date="2020-12-11T12:24:00Z">
                <w:pPr/>
              </w:pPrChange>
            </w:pPr>
          </w:p>
        </w:tc>
        <w:tc>
          <w:tcPr>
            <w:tcW w:w="2080" w:type="dxa"/>
          </w:tcPr>
          <w:p w14:paraId="3EC55954" w14:textId="77777777" w:rsidR="00EB72B4" w:rsidDel="00EE0E11" w:rsidRDefault="00EB72B4">
            <w:pPr>
              <w:spacing w:line="240" w:lineRule="atLeast"/>
              <w:rPr>
                <w:del w:id="6762" w:author="Strzelczyk, Anthony (A.)" w:date="2020-12-09T23:30:00Z"/>
              </w:rPr>
              <w:pPrChange w:id="6763" w:author="Strzelczyk, Anthony (A.)" w:date="2020-12-11T12:24:00Z">
                <w:pPr/>
              </w:pPrChange>
            </w:pPr>
          </w:p>
        </w:tc>
        <w:tc>
          <w:tcPr>
            <w:tcW w:w="2080" w:type="dxa"/>
            <w:tcBorders>
              <w:right w:val="double" w:sz="4" w:space="0" w:color="auto"/>
            </w:tcBorders>
          </w:tcPr>
          <w:p w14:paraId="3400C9ED" w14:textId="77777777" w:rsidR="00EB72B4" w:rsidDel="00EE0E11" w:rsidRDefault="00EB72B4">
            <w:pPr>
              <w:spacing w:line="240" w:lineRule="atLeast"/>
              <w:rPr>
                <w:del w:id="6764" w:author="Strzelczyk, Anthony (A.)" w:date="2020-12-09T23:30:00Z"/>
              </w:rPr>
              <w:pPrChange w:id="6765" w:author="Strzelczyk, Anthony (A.)" w:date="2020-12-11T12:24:00Z">
                <w:pPr/>
              </w:pPrChange>
            </w:pPr>
          </w:p>
        </w:tc>
        <w:tc>
          <w:tcPr>
            <w:tcW w:w="1995" w:type="dxa"/>
            <w:tcBorders>
              <w:left w:val="double" w:sz="4" w:space="0" w:color="auto"/>
            </w:tcBorders>
          </w:tcPr>
          <w:p w14:paraId="1D4F5DD8" w14:textId="77777777" w:rsidR="00EB72B4" w:rsidDel="00EE0E11" w:rsidRDefault="00EB72B4">
            <w:pPr>
              <w:keepNext/>
              <w:spacing w:line="240" w:lineRule="atLeast"/>
              <w:rPr>
                <w:del w:id="6766" w:author="Strzelczyk, Anthony (A.)" w:date="2020-12-09T23:30:00Z"/>
              </w:rPr>
              <w:pPrChange w:id="6767" w:author="Strzelczyk, Anthony (A.)" w:date="2020-12-11T12:24:00Z">
                <w:pPr>
                  <w:keepNext/>
                </w:pPr>
              </w:pPrChange>
            </w:pPr>
          </w:p>
        </w:tc>
      </w:tr>
    </w:tbl>
    <w:p w14:paraId="1E7DA289" w14:textId="10DD613E" w:rsidR="00957757" w:rsidRDefault="0068776C">
      <w:pPr>
        <w:pStyle w:val="Caption"/>
        <w:spacing w:line="240" w:lineRule="atLeast"/>
      </w:pPr>
      <w:bookmarkStart w:id="6768" w:name="_Ref70510490"/>
      <w:bookmarkStart w:id="6769" w:name="_Toc89440103"/>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15</w:t>
      </w:r>
      <w:r w:rsidR="002C1D22">
        <w:rPr>
          <w:noProof/>
        </w:rPr>
        <w:fldChar w:fldCharType="end"/>
      </w:r>
      <w:r>
        <w:t xml:space="preserve">: </w:t>
      </w:r>
      <w:ins w:id="6770" w:author="Strzelczyk, Anthony (A.)" w:date="2020-12-09T23:30:00Z">
        <w:r w:rsidR="00A85749">
          <w:t xml:space="preserve">Front </w:t>
        </w:r>
        <w:r w:rsidR="00EE0E11">
          <w:t>Fog Light Decision Table</w:t>
        </w:r>
        <w:r w:rsidR="00EE0E11" w:rsidDel="00EE0E11">
          <w:t xml:space="preserve"> </w:t>
        </w:r>
      </w:ins>
      <w:bookmarkEnd w:id="6768"/>
      <w:bookmarkEnd w:id="6769"/>
    </w:p>
    <w:p w14:paraId="34C4AE0A" w14:textId="77777777" w:rsidR="00966941" w:rsidRPr="00966941" w:rsidRDefault="00966941" w:rsidP="00966941"/>
    <w:p w14:paraId="16368B2B" w14:textId="77777777" w:rsidR="00D56E43" w:rsidRPr="00D56E43" w:rsidRDefault="00D56E43" w:rsidP="00D56E43">
      <w:pPr>
        <w:rPr>
          <w:ins w:id="6771" w:author="Strzelczyk, Anthony (A.)" w:date="2020-12-11T13:09:00Z"/>
        </w:rPr>
      </w:pPr>
    </w:p>
    <w:tbl>
      <w:tblPr>
        <w:tblW w:w="108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938"/>
        <w:gridCol w:w="1701"/>
        <w:gridCol w:w="1701"/>
        <w:gridCol w:w="3119"/>
        <w:gridCol w:w="1559"/>
      </w:tblGrid>
      <w:tr w:rsidR="00E15A07" w14:paraId="2F6628E2" w14:textId="77777777" w:rsidTr="00164E65">
        <w:trPr>
          <w:trHeight w:val="309"/>
          <w:ins w:id="6772" w:author="Strzelczyk, Anthony (A.)" w:date="2020-12-09T23:29:00Z"/>
        </w:trPr>
        <w:tc>
          <w:tcPr>
            <w:tcW w:w="7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6F277" w14:textId="77777777" w:rsidR="00E15A07" w:rsidRPr="009555DF" w:rsidRDefault="00E15A07" w:rsidP="00A20B0B">
            <w:pPr>
              <w:spacing w:line="240" w:lineRule="atLeast"/>
            </w:pPr>
            <w:r w:rsidRPr="009555DF">
              <w:t>States</w:t>
            </w:r>
          </w:p>
        </w:tc>
        <w:tc>
          <w:tcPr>
            <w:tcW w:w="1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08AC1" w14:textId="77777777" w:rsidR="00E15A07" w:rsidRPr="009555DF" w:rsidRDefault="00E15A07">
            <w:pPr>
              <w:spacing w:line="240" w:lineRule="atLeast"/>
              <w:rPr>
                <w:ins w:id="6773" w:author="Strzelczyk, Anthony (A.)" w:date="2020-12-09T23:29:00Z"/>
                <w:caps/>
              </w:rPr>
              <w:pPrChange w:id="6774" w:author="Strzelczyk, Anthony (A.)" w:date="2020-12-11T12:24:00Z">
                <w:pPr/>
              </w:pPrChange>
            </w:pPr>
            <w:ins w:id="6775" w:author="Strzelczyk, Anthony (A.)" w:date="2020-12-09T23:29:00Z">
              <w:r w:rsidRPr="009555DF">
                <w:rPr>
                  <w:caps/>
                </w:rPr>
                <w:t>Ignition State</w:t>
              </w:r>
            </w:ins>
          </w:p>
          <w:p w14:paraId="1FB811EA" w14:textId="77777777" w:rsidR="00E15A07" w:rsidRPr="009555DF" w:rsidRDefault="00E15A07" w:rsidP="00A20B0B">
            <w:pPr>
              <w:spacing w:line="240" w:lineRule="atLeast"/>
              <w:rPr>
                <w:caps/>
              </w:rPr>
            </w:pPr>
            <w:ins w:id="6776" w:author="Strzelczyk, Anthony (A.)" w:date="2020-12-09T23:29:00Z">
              <w:r w:rsidRPr="009555DF">
                <w:rPr>
                  <w:caps/>
                </w:rPr>
                <w:t>(OFF, ACC, RUN)</w:t>
              </w:r>
            </w:ins>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F5219" w14:textId="79E091B5" w:rsidR="00E15A07" w:rsidRPr="009555DF" w:rsidRDefault="00E15A07">
            <w:pPr>
              <w:spacing w:line="240" w:lineRule="atLeast"/>
              <w:rPr>
                <w:ins w:id="6777" w:author="Strzelczyk, Anthony (A.)" w:date="2020-12-09T23:29:00Z"/>
              </w:rPr>
              <w:pPrChange w:id="6778" w:author="Strzelczyk, Anthony (A.)" w:date="2020-12-11T12:24:00Z">
                <w:pPr/>
              </w:pPrChange>
            </w:pPr>
            <w:ins w:id="6779" w:author="Strzelczyk, Anthony (A.)" w:date="2020-12-09T23:29:00Z">
              <w:r w:rsidRPr="009555DF">
                <w:t>Front</w:t>
              </w:r>
            </w:ins>
            <w:r>
              <w:t xml:space="preserve"> </w:t>
            </w:r>
            <w:ins w:id="6780" w:author="Strzelczyk, Anthony (A.)" w:date="2020-12-09T23:29:00Z">
              <w:r w:rsidRPr="009555DF">
                <w:t>Fog Light HMI</w:t>
              </w:r>
            </w:ins>
            <w:r w:rsidR="0010118F">
              <w:t xml:space="preserve"> </w:t>
            </w:r>
            <w:ins w:id="6781" w:author="Strzelczyk, Anthony (A.)" w:date="2020-12-09T23:29:00Z">
              <w:r w:rsidRPr="009555DF">
                <w:t>(ON, OFF)</w:t>
              </w:r>
            </w:ins>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114FB7" w14:textId="4932EC9C" w:rsidR="00E15A07" w:rsidRPr="009555DF" w:rsidRDefault="00E15A07" w:rsidP="0010118F">
            <w:pPr>
              <w:spacing w:line="240" w:lineRule="atLeast"/>
            </w:pPr>
            <w:r>
              <w:t>Rear Fog Light HMI</w:t>
            </w:r>
            <w:r w:rsidR="0010118F">
              <w:t xml:space="preserve"> </w:t>
            </w:r>
            <w:r>
              <w:t>(ON, OFF)</w:t>
            </w:r>
          </w:p>
        </w:tc>
        <w:tc>
          <w:tcPr>
            <w:tcW w:w="31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D3EF4" w14:textId="71F11075" w:rsidR="00E15A07" w:rsidRPr="009555DF" w:rsidRDefault="00E15A07">
            <w:pPr>
              <w:spacing w:line="240" w:lineRule="atLeast"/>
              <w:rPr>
                <w:ins w:id="6782" w:author="Strzelczyk, Anthony (A.)" w:date="2020-12-09T23:29:00Z"/>
              </w:rPr>
              <w:pPrChange w:id="6783" w:author="Strzelczyk, Anthony (A.)" w:date="2020-12-11T12:24:00Z">
                <w:pPr/>
              </w:pPrChange>
            </w:pPr>
            <w:ins w:id="6784" w:author="Strzelczyk, Anthony (A.)" w:date="2020-12-09T23:29:00Z">
              <w:r w:rsidRPr="009555DF">
                <w:t>Lamp HMI status</w:t>
              </w:r>
            </w:ins>
          </w:p>
          <w:p w14:paraId="5F75077B" w14:textId="77777777" w:rsidR="00E15A07" w:rsidRPr="009555DF" w:rsidRDefault="00E15A07">
            <w:pPr>
              <w:spacing w:line="240" w:lineRule="atLeast"/>
              <w:rPr>
                <w:ins w:id="6785" w:author="Strzelczyk, Anthony (A.)" w:date="2020-12-09T23:29:00Z"/>
              </w:rPr>
              <w:pPrChange w:id="6786" w:author="Strzelczyk, Anthony (A.)" w:date="2020-12-11T12:24:00Z">
                <w:pPr/>
              </w:pPrChange>
            </w:pPr>
            <w:ins w:id="6787" w:author="Strzelczyk, Anthony (A.)" w:date="2020-12-09T23:29:00Z">
              <w:r w:rsidRPr="009555DF">
                <w:t>(Off, Position, Low Beam, Aut</w:t>
              </w:r>
            </w:ins>
            <w:r w:rsidRPr="009555DF">
              <w:t>o</w:t>
            </w:r>
            <w:ins w:id="6788" w:author="Strzelczyk, Anthony (A.)" w:date="2020-12-09T23:29:00Z">
              <w:r w:rsidRPr="009555DF">
                <w:t>)</w:t>
              </w:r>
            </w:ins>
          </w:p>
        </w:tc>
        <w:tc>
          <w:tcPr>
            <w:tcW w:w="1559" w:type="dxa"/>
            <w:tcBorders>
              <w:top w:val="single" w:sz="4" w:space="0" w:color="auto"/>
              <w:left w:val="double" w:sz="4" w:space="0" w:color="auto"/>
              <w:bottom w:val="single" w:sz="4" w:space="0" w:color="auto"/>
              <w:right w:val="single" w:sz="4" w:space="0" w:color="auto"/>
            </w:tcBorders>
            <w:shd w:val="clear" w:color="auto" w:fill="D9D9D9" w:themeFill="background1" w:themeFillShade="D9"/>
          </w:tcPr>
          <w:p w14:paraId="78B09F98" w14:textId="5C0972FD" w:rsidR="0010118F" w:rsidRDefault="00E15A07" w:rsidP="00A20B0B">
            <w:pPr>
              <w:spacing w:line="240" w:lineRule="atLeast"/>
            </w:pPr>
            <w:ins w:id="6789" w:author="Strzelczyk, Anthony (A.)" w:date="2020-12-09T23:29:00Z">
              <w:r w:rsidRPr="009555DF">
                <w:t xml:space="preserve">Output – </w:t>
              </w:r>
            </w:ins>
            <w:r w:rsidR="0010118F">
              <w:t xml:space="preserve">Rear </w:t>
            </w:r>
            <w:ins w:id="6790" w:author="Strzelczyk, Anthony (A.)" w:date="2020-12-09T23:29:00Z">
              <w:r w:rsidRPr="009555DF">
                <w:t xml:space="preserve">Fog Light </w:t>
              </w:r>
            </w:ins>
          </w:p>
          <w:p w14:paraId="27ACE8A7" w14:textId="30FD18E4" w:rsidR="00E15A07" w:rsidRPr="009555DF" w:rsidRDefault="00E15A07" w:rsidP="0010118F">
            <w:pPr>
              <w:spacing w:line="240" w:lineRule="atLeast"/>
              <w:rPr>
                <w:ins w:id="6791" w:author="Strzelczyk, Anthony (A.)" w:date="2020-12-09T23:29:00Z"/>
              </w:rPr>
            </w:pPr>
            <w:ins w:id="6792" w:author="Strzelczyk, Anthony (A.)" w:date="2020-12-09T23:29:00Z">
              <w:r w:rsidRPr="009555DF">
                <w:t>(ON, OFF)</w:t>
              </w:r>
            </w:ins>
          </w:p>
        </w:tc>
      </w:tr>
      <w:tr w:rsidR="00E15A07" w14:paraId="5F40FE1E" w14:textId="77777777" w:rsidTr="00164E65">
        <w:trPr>
          <w:trHeight w:val="309"/>
          <w:ins w:id="6793" w:author="Strzelczyk, Anthony (A.)" w:date="2020-12-09T23:29:00Z"/>
        </w:trPr>
        <w:tc>
          <w:tcPr>
            <w:tcW w:w="784" w:type="dxa"/>
          </w:tcPr>
          <w:p w14:paraId="7D3B3440" w14:textId="77777777" w:rsidR="00E15A07" w:rsidRDefault="00E15A07" w:rsidP="00A20B0B">
            <w:pPr>
              <w:spacing w:line="240" w:lineRule="atLeast"/>
            </w:pPr>
            <w:r>
              <w:t>1</w:t>
            </w:r>
          </w:p>
        </w:tc>
        <w:tc>
          <w:tcPr>
            <w:tcW w:w="1938" w:type="dxa"/>
          </w:tcPr>
          <w:p w14:paraId="63506665" w14:textId="77777777" w:rsidR="00E15A07" w:rsidRDefault="00E15A07" w:rsidP="00A20B0B">
            <w:pPr>
              <w:spacing w:line="240" w:lineRule="atLeast"/>
            </w:pPr>
            <w:r>
              <w:rPr>
                <w:caps/>
              </w:rPr>
              <w:t>OFF</w:t>
            </w:r>
          </w:p>
        </w:tc>
        <w:tc>
          <w:tcPr>
            <w:tcW w:w="1701" w:type="dxa"/>
            <w:shd w:val="clear" w:color="auto" w:fill="auto"/>
          </w:tcPr>
          <w:p w14:paraId="1E75274E" w14:textId="77777777" w:rsidR="00E15A07" w:rsidRDefault="00E15A07">
            <w:pPr>
              <w:spacing w:line="240" w:lineRule="atLeast"/>
              <w:rPr>
                <w:ins w:id="6794" w:author="Strzelczyk, Anthony (A.)" w:date="2020-12-09T23:29:00Z"/>
              </w:rPr>
              <w:pPrChange w:id="6795" w:author="Strzelczyk, Anthony (A.)" w:date="2020-12-11T12:24:00Z">
                <w:pPr/>
              </w:pPrChange>
            </w:pPr>
            <w:r>
              <w:t>Don’t care</w:t>
            </w:r>
          </w:p>
        </w:tc>
        <w:tc>
          <w:tcPr>
            <w:tcW w:w="1701" w:type="dxa"/>
          </w:tcPr>
          <w:p w14:paraId="4235E964" w14:textId="101E0814" w:rsidR="00E15A07" w:rsidRDefault="00127C21" w:rsidP="00A20B0B">
            <w:pPr>
              <w:spacing w:line="240" w:lineRule="atLeast"/>
            </w:pPr>
            <w:r>
              <w:t>Don</w:t>
            </w:r>
            <w:r w:rsidR="009F2159">
              <w:t>’t care</w:t>
            </w:r>
          </w:p>
        </w:tc>
        <w:tc>
          <w:tcPr>
            <w:tcW w:w="3119" w:type="dxa"/>
            <w:shd w:val="clear" w:color="auto" w:fill="auto"/>
          </w:tcPr>
          <w:p w14:paraId="0F71A36C" w14:textId="478130B2" w:rsidR="00E15A07" w:rsidRDefault="00E15A07">
            <w:pPr>
              <w:spacing w:line="240" w:lineRule="atLeast"/>
              <w:rPr>
                <w:ins w:id="6796" w:author="Strzelczyk, Anthony (A.)" w:date="2020-12-09T23:29:00Z"/>
              </w:rPr>
              <w:pPrChange w:id="6797" w:author="Strzelczyk, Anthony (A.)" w:date="2020-12-11T12:24:00Z">
                <w:pPr/>
              </w:pPrChange>
            </w:pPr>
            <w:r>
              <w:t>Don’t care</w:t>
            </w:r>
          </w:p>
        </w:tc>
        <w:tc>
          <w:tcPr>
            <w:tcW w:w="1559" w:type="dxa"/>
            <w:tcBorders>
              <w:left w:val="double" w:sz="4" w:space="0" w:color="auto"/>
            </w:tcBorders>
            <w:shd w:val="clear" w:color="auto" w:fill="auto"/>
          </w:tcPr>
          <w:p w14:paraId="15970FAC" w14:textId="77777777" w:rsidR="00E15A07" w:rsidRDefault="00E15A07">
            <w:pPr>
              <w:spacing w:line="240" w:lineRule="atLeast"/>
              <w:rPr>
                <w:ins w:id="6798" w:author="Strzelczyk, Anthony (A.)" w:date="2020-12-09T23:29:00Z"/>
              </w:rPr>
              <w:pPrChange w:id="6799" w:author="Strzelczyk, Anthony (A.)" w:date="2020-12-11T12:24:00Z">
                <w:pPr/>
              </w:pPrChange>
            </w:pPr>
            <w:ins w:id="6800" w:author="Strzelczyk, Anthony (A.)" w:date="2020-12-09T23:29:00Z">
              <w:r>
                <w:t>OFF</w:t>
              </w:r>
            </w:ins>
          </w:p>
        </w:tc>
      </w:tr>
      <w:tr w:rsidR="00E15A07" w14:paraId="770FEFA3" w14:textId="77777777" w:rsidTr="00164E65">
        <w:trPr>
          <w:trHeight w:val="309"/>
          <w:ins w:id="6801" w:author="Strzelczyk, Anthony (A.)" w:date="2020-12-09T23:29:00Z"/>
        </w:trPr>
        <w:tc>
          <w:tcPr>
            <w:tcW w:w="784" w:type="dxa"/>
          </w:tcPr>
          <w:p w14:paraId="5B61AD6C" w14:textId="77777777" w:rsidR="00E15A07" w:rsidRDefault="00E15A07" w:rsidP="00A20B0B">
            <w:pPr>
              <w:spacing w:line="240" w:lineRule="atLeast"/>
            </w:pPr>
            <w:r>
              <w:t>2</w:t>
            </w:r>
          </w:p>
        </w:tc>
        <w:tc>
          <w:tcPr>
            <w:tcW w:w="1938" w:type="dxa"/>
          </w:tcPr>
          <w:p w14:paraId="4D46F0FC" w14:textId="77777777" w:rsidR="00E15A07" w:rsidRDefault="00E15A07" w:rsidP="00A20B0B">
            <w:pPr>
              <w:spacing w:line="240" w:lineRule="atLeast"/>
            </w:pPr>
            <w:ins w:id="6802" w:author="Strzelczyk, Anthony (A.)" w:date="2020-12-09T23:29:00Z">
              <w:r>
                <w:t>ACC</w:t>
              </w:r>
            </w:ins>
          </w:p>
        </w:tc>
        <w:tc>
          <w:tcPr>
            <w:tcW w:w="1701" w:type="dxa"/>
            <w:shd w:val="clear" w:color="auto" w:fill="auto"/>
          </w:tcPr>
          <w:p w14:paraId="3597CAD7" w14:textId="77777777" w:rsidR="00E15A07" w:rsidRDefault="00E15A07">
            <w:pPr>
              <w:spacing w:line="240" w:lineRule="atLeast"/>
              <w:rPr>
                <w:ins w:id="6803" w:author="Strzelczyk, Anthony (A.)" w:date="2020-12-09T23:29:00Z"/>
              </w:rPr>
              <w:pPrChange w:id="6804" w:author="Strzelczyk, Anthony (A.)" w:date="2020-12-11T12:24:00Z">
                <w:pPr/>
              </w:pPrChange>
            </w:pPr>
            <w:r w:rsidRPr="00ED7A94">
              <w:t>Don’t care</w:t>
            </w:r>
          </w:p>
        </w:tc>
        <w:tc>
          <w:tcPr>
            <w:tcW w:w="1701" w:type="dxa"/>
          </w:tcPr>
          <w:p w14:paraId="053D3B72" w14:textId="3447D09D" w:rsidR="00E15A07" w:rsidRPr="00ED7A94" w:rsidRDefault="009F2159" w:rsidP="00A20B0B">
            <w:pPr>
              <w:keepNext/>
              <w:spacing w:line="240" w:lineRule="atLeast"/>
            </w:pPr>
            <w:r>
              <w:t>Don’t care</w:t>
            </w:r>
          </w:p>
        </w:tc>
        <w:tc>
          <w:tcPr>
            <w:tcW w:w="3119" w:type="dxa"/>
            <w:shd w:val="clear" w:color="auto" w:fill="auto"/>
          </w:tcPr>
          <w:p w14:paraId="1B4D6509" w14:textId="40F800A3" w:rsidR="00E15A07" w:rsidRDefault="00E15A07">
            <w:pPr>
              <w:keepNext/>
              <w:spacing w:line="240" w:lineRule="atLeast"/>
              <w:rPr>
                <w:ins w:id="6805" w:author="Strzelczyk, Anthony (A.)" w:date="2020-12-09T23:29:00Z"/>
              </w:rPr>
              <w:pPrChange w:id="6806" w:author="Strzelczyk, Anthony (A.)" w:date="2020-12-11T12:24:00Z">
                <w:pPr>
                  <w:keepNext/>
                </w:pPr>
              </w:pPrChange>
            </w:pPr>
            <w:r w:rsidRPr="00ED7A94">
              <w:t>Don’t care</w:t>
            </w:r>
          </w:p>
        </w:tc>
        <w:tc>
          <w:tcPr>
            <w:tcW w:w="1559" w:type="dxa"/>
            <w:tcBorders>
              <w:left w:val="double" w:sz="4" w:space="0" w:color="auto"/>
            </w:tcBorders>
            <w:shd w:val="clear" w:color="auto" w:fill="auto"/>
          </w:tcPr>
          <w:p w14:paraId="0329D653" w14:textId="77777777" w:rsidR="00E15A07" w:rsidRDefault="00E15A07">
            <w:pPr>
              <w:keepNext/>
              <w:spacing w:line="240" w:lineRule="atLeast"/>
              <w:rPr>
                <w:ins w:id="6807" w:author="Strzelczyk, Anthony (A.)" w:date="2020-12-09T23:29:00Z"/>
              </w:rPr>
              <w:pPrChange w:id="6808" w:author="Strzelczyk, Anthony (A.)" w:date="2020-12-11T12:24:00Z">
                <w:pPr>
                  <w:keepNext/>
                </w:pPr>
              </w:pPrChange>
            </w:pPr>
            <w:ins w:id="6809" w:author="Strzelczyk, Anthony (A.)" w:date="2020-12-09T23:29:00Z">
              <w:r>
                <w:t>OFF</w:t>
              </w:r>
            </w:ins>
          </w:p>
        </w:tc>
      </w:tr>
      <w:tr w:rsidR="00E15A07" w14:paraId="13628F9A" w14:textId="77777777" w:rsidTr="00164E65">
        <w:trPr>
          <w:trHeight w:val="332"/>
          <w:ins w:id="6810" w:author="Strzelczyk, Anthony (A.)" w:date="2020-12-09T23:29:00Z"/>
        </w:trPr>
        <w:tc>
          <w:tcPr>
            <w:tcW w:w="784" w:type="dxa"/>
          </w:tcPr>
          <w:p w14:paraId="396936FB" w14:textId="77777777" w:rsidR="00E15A07" w:rsidRDefault="00E15A07" w:rsidP="00A20B0B">
            <w:pPr>
              <w:spacing w:line="240" w:lineRule="atLeast"/>
            </w:pPr>
            <w:r>
              <w:t>3</w:t>
            </w:r>
          </w:p>
        </w:tc>
        <w:tc>
          <w:tcPr>
            <w:tcW w:w="1938" w:type="dxa"/>
          </w:tcPr>
          <w:p w14:paraId="146F01D8" w14:textId="77777777" w:rsidR="00E15A07" w:rsidRDefault="00E15A07" w:rsidP="00A20B0B">
            <w:pPr>
              <w:spacing w:line="240" w:lineRule="atLeast"/>
            </w:pPr>
            <w:ins w:id="6811" w:author="Strzelczyk, Anthony (A.)" w:date="2020-12-09T23:29:00Z">
              <w:r>
                <w:t>RUN</w:t>
              </w:r>
            </w:ins>
          </w:p>
        </w:tc>
        <w:tc>
          <w:tcPr>
            <w:tcW w:w="1701" w:type="dxa"/>
            <w:shd w:val="clear" w:color="auto" w:fill="auto"/>
          </w:tcPr>
          <w:p w14:paraId="01A679F7" w14:textId="77777777" w:rsidR="00E15A07" w:rsidRDefault="00E15A07">
            <w:pPr>
              <w:spacing w:line="240" w:lineRule="atLeast"/>
              <w:rPr>
                <w:ins w:id="6812" w:author="Strzelczyk, Anthony (A.)" w:date="2020-12-09T23:29:00Z"/>
              </w:rPr>
              <w:pPrChange w:id="6813" w:author="Strzelczyk, Anthony (A.)" w:date="2020-12-11T12:24:00Z">
                <w:pPr/>
              </w:pPrChange>
            </w:pPr>
            <w:ins w:id="6814" w:author="Strzelczyk, Anthony (A.)" w:date="2020-12-09T23:29:00Z">
              <w:r>
                <w:t>ON</w:t>
              </w:r>
            </w:ins>
          </w:p>
        </w:tc>
        <w:tc>
          <w:tcPr>
            <w:tcW w:w="1701" w:type="dxa"/>
          </w:tcPr>
          <w:p w14:paraId="444F8CEF" w14:textId="31E9D7C2" w:rsidR="00E15A07" w:rsidRDefault="00875E8B" w:rsidP="00A20B0B">
            <w:pPr>
              <w:keepNext/>
              <w:spacing w:line="240" w:lineRule="atLeast"/>
            </w:pPr>
            <w:r>
              <w:t>ON</w:t>
            </w:r>
          </w:p>
        </w:tc>
        <w:tc>
          <w:tcPr>
            <w:tcW w:w="3119" w:type="dxa"/>
            <w:shd w:val="clear" w:color="auto" w:fill="auto"/>
          </w:tcPr>
          <w:p w14:paraId="6AA19893" w14:textId="0937FF73" w:rsidR="00E15A07" w:rsidRDefault="00E15A07">
            <w:pPr>
              <w:keepNext/>
              <w:spacing w:line="240" w:lineRule="atLeast"/>
              <w:rPr>
                <w:ins w:id="6815" w:author="Strzelczyk, Anthony (A.)" w:date="2020-12-09T23:29:00Z"/>
              </w:rPr>
              <w:pPrChange w:id="6816" w:author="Strzelczyk, Anthony (A.)" w:date="2020-12-11T12:24:00Z">
                <w:pPr>
                  <w:keepNext/>
                </w:pPr>
              </w:pPrChange>
            </w:pPr>
            <w:ins w:id="6817" w:author="Strzelczyk, Anthony (A.)" w:date="2020-12-09T23:29:00Z">
              <w:r>
                <w:t>OFF</w:t>
              </w:r>
            </w:ins>
          </w:p>
        </w:tc>
        <w:tc>
          <w:tcPr>
            <w:tcW w:w="1559" w:type="dxa"/>
            <w:tcBorders>
              <w:left w:val="double" w:sz="4" w:space="0" w:color="auto"/>
            </w:tcBorders>
            <w:shd w:val="clear" w:color="auto" w:fill="auto"/>
          </w:tcPr>
          <w:p w14:paraId="546720CF" w14:textId="77777777" w:rsidR="00E15A07" w:rsidRDefault="00E15A07">
            <w:pPr>
              <w:keepNext/>
              <w:spacing w:line="240" w:lineRule="atLeast"/>
              <w:rPr>
                <w:ins w:id="6818" w:author="Strzelczyk, Anthony (A.)" w:date="2020-12-09T23:29:00Z"/>
              </w:rPr>
              <w:pPrChange w:id="6819" w:author="Strzelczyk, Anthony (A.)" w:date="2020-12-11T12:24:00Z">
                <w:pPr>
                  <w:keepNext/>
                </w:pPr>
              </w:pPrChange>
            </w:pPr>
            <w:ins w:id="6820" w:author="Strzelczyk, Anthony (A.)" w:date="2020-12-09T23:29:00Z">
              <w:r>
                <w:t>OFF</w:t>
              </w:r>
            </w:ins>
          </w:p>
        </w:tc>
      </w:tr>
      <w:tr w:rsidR="00E15A07" w14:paraId="3F0BDC40" w14:textId="77777777" w:rsidTr="00164E65">
        <w:trPr>
          <w:trHeight w:val="309"/>
          <w:ins w:id="6821" w:author="Strzelczyk, Anthony (A.)" w:date="2020-12-09T23:29:00Z"/>
        </w:trPr>
        <w:tc>
          <w:tcPr>
            <w:tcW w:w="784" w:type="dxa"/>
            <w:shd w:val="clear" w:color="auto" w:fill="D6E3BC" w:themeFill="accent3" w:themeFillTint="66"/>
          </w:tcPr>
          <w:p w14:paraId="472BB7B9" w14:textId="77777777" w:rsidR="00E15A07" w:rsidRDefault="00E15A07" w:rsidP="00A20B0B">
            <w:pPr>
              <w:spacing w:line="240" w:lineRule="atLeast"/>
            </w:pPr>
            <w:r>
              <w:t>4</w:t>
            </w:r>
          </w:p>
        </w:tc>
        <w:tc>
          <w:tcPr>
            <w:tcW w:w="1938" w:type="dxa"/>
            <w:shd w:val="clear" w:color="auto" w:fill="D6E3BC" w:themeFill="accent3" w:themeFillTint="66"/>
          </w:tcPr>
          <w:p w14:paraId="7334178F" w14:textId="77777777" w:rsidR="00E15A07" w:rsidRDefault="00E15A07" w:rsidP="00A20B0B">
            <w:pPr>
              <w:spacing w:line="240" w:lineRule="atLeast"/>
            </w:pPr>
            <w:ins w:id="6822" w:author="Strzelczyk, Anthony (A.)" w:date="2020-12-09T23:29:00Z">
              <w:r>
                <w:t>RUN</w:t>
              </w:r>
            </w:ins>
          </w:p>
        </w:tc>
        <w:tc>
          <w:tcPr>
            <w:tcW w:w="1701" w:type="dxa"/>
            <w:shd w:val="clear" w:color="auto" w:fill="D6E3BC" w:themeFill="accent3" w:themeFillTint="66"/>
          </w:tcPr>
          <w:p w14:paraId="3078C39C" w14:textId="77777777" w:rsidR="00E15A07" w:rsidRDefault="00E15A07">
            <w:pPr>
              <w:spacing w:line="240" w:lineRule="atLeast"/>
              <w:rPr>
                <w:ins w:id="6823" w:author="Strzelczyk, Anthony (A.)" w:date="2020-12-09T23:29:00Z"/>
              </w:rPr>
              <w:pPrChange w:id="6824" w:author="Strzelczyk, Anthony (A.)" w:date="2020-12-11T12:24:00Z">
                <w:pPr/>
              </w:pPrChange>
            </w:pPr>
            <w:ins w:id="6825" w:author="Strzelczyk, Anthony (A.)" w:date="2020-12-09T23:29:00Z">
              <w:r>
                <w:t>ON</w:t>
              </w:r>
            </w:ins>
          </w:p>
        </w:tc>
        <w:tc>
          <w:tcPr>
            <w:tcW w:w="1701" w:type="dxa"/>
            <w:shd w:val="clear" w:color="auto" w:fill="D6E3BC" w:themeFill="accent3" w:themeFillTint="66"/>
          </w:tcPr>
          <w:p w14:paraId="13272192" w14:textId="240B8D05" w:rsidR="00E15A07" w:rsidRDefault="00E55A29" w:rsidP="00A20B0B">
            <w:pPr>
              <w:keepNext/>
              <w:spacing w:line="240" w:lineRule="atLeast"/>
            </w:pPr>
            <w:r>
              <w:t>ON</w:t>
            </w:r>
          </w:p>
        </w:tc>
        <w:tc>
          <w:tcPr>
            <w:tcW w:w="3119" w:type="dxa"/>
            <w:shd w:val="clear" w:color="auto" w:fill="D6E3BC" w:themeFill="accent3" w:themeFillTint="66"/>
          </w:tcPr>
          <w:p w14:paraId="23F4F87D" w14:textId="6D4D3C09" w:rsidR="00E15A07" w:rsidRDefault="003A4F7E">
            <w:pPr>
              <w:keepNext/>
              <w:spacing w:line="240" w:lineRule="atLeast"/>
              <w:rPr>
                <w:ins w:id="6826" w:author="Strzelczyk, Anthony (A.)" w:date="2020-12-09T23:29:00Z"/>
              </w:rPr>
              <w:pPrChange w:id="6827" w:author="Strzelczyk, Anthony (A.)" w:date="2020-12-11T12:24:00Z">
                <w:pPr>
                  <w:keepNext/>
                </w:pPr>
              </w:pPrChange>
            </w:pPr>
            <w:r>
              <w:t>Low Beam</w:t>
            </w:r>
          </w:p>
        </w:tc>
        <w:tc>
          <w:tcPr>
            <w:tcW w:w="1559" w:type="dxa"/>
            <w:tcBorders>
              <w:left w:val="double" w:sz="4" w:space="0" w:color="auto"/>
            </w:tcBorders>
            <w:shd w:val="clear" w:color="auto" w:fill="D6E3BC" w:themeFill="accent3" w:themeFillTint="66"/>
          </w:tcPr>
          <w:p w14:paraId="07ED8B76" w14:textId="77777777" w:rsidR="00E15A07" w:rsidRDefault="00E15A07">
            <w:pPr>
              <w:keepNext/>
              <w:spacing w:line="240" w:lineRule="atLeast"/>
              <w:rPr>
                <w:ins w:id="6828" w:author="Strzelczyk, Anthony (A.)" w:date="2020-12-09T23:29:00Z"/>
              </w:rPr>
              <w:pPrChange w:id="6829" w:author="Strzelczyk, Anthony (A.)" w:date="2020-12-11T12:24:00Z">
                <w:pPr>
                  <w:keepNext/>
                </w:pPr>
              </w:pPrChange>
            </w:pPr>
            <w:ins w:id="6830" w:author="Strzelczyk, Anthony (A.)" w:date="2020-12-09T23:29:00Z">
              <w:r>
                <w:t>ON</w:t>
              </w:r>
            </w:ins>
          </w:p>
        </w:tc>
      </w:tr>
      <w:tr w:rsidR="00E15A07" w14:paraId="77B1A637" w14:textId="77777777" w:rsidTr="00164E65">
        <w:trPr>
          <w:trHeight w:val="309"/>
          <w:ins w:id="6831" w:author="Strzelczyk, Anthony (A.)" w:date="2020-12-09T23:29:00Z"/>
        </w:trPr>
        <w:tc>
          <w:tcPr>
            <w:tcW w:w="784" w:type="dxa"/>
          </w:tcPr>
          <w:p w14:paraId="0F133ECC" w14:textId="2654863E" w:rsidR="00E15A07" w:rsidRDefault="00966941" w:rsidP="00A20B0B">
            <w:pPr>
              <w:spacing w:line="240" w:lineRule="atLeast"/>
            </w:pPr>
            <w:r>
              <w:t>5</w:t>
            </w:r>
          </w:p>
        </w:tc>
        <w:tc>
          <w:tcPr>
            <w:tcW w:w="1938" w:type="dxa"/>
          </w:tcPr>
          <w:p w14:paraId="705CD493" w14:textId="77777777" w:rsidR="00E15A07" w:rsidRDefault="00E15A07" w:rsidP="00A20B0B">
            <w:pPr>
              <w:spacing w:line="240" w:lineRule="atLeast"/>
            </w:pPr>
            <w:ins w:id="6832" w:author="Strzelczyk, Anthony (A.)" w:date="2020-12-09T23:29:00Z">
              <w:r>
                <w:t>RUN</w:t>
              </w:r>
            </w:ins>
          </w:p>
        </w:tc>
        <w:tc>
          <w:tcPr>
            <w:tcW w:w="1701" w:type="dxa"/>
            <w:shd w:val="clear" w:color="auto" w:fill="auto"/>
          </w:tcPr>
          <w:p w14:paraId="3453FBA5" w14:textId="77777777" w:rsidR="00E15A07" w:rsidRDefault="00E15A07">
            <w:pPr>
              <w:spacing w:line="240" w:lineRule="atLeast"/>
              <w:rPr>
                <w:ins w:id="6833" w:author="Strzelczyk, Anthony (A.)" w:date="2020-12-09T23:29:00Z"/>
              </w:rPr>
              <w:pPrChange w:id="6834" w:author="Strzelczyk, Anthony (A.)" w:date="2020-12-11T12:24:00Z">
                <w:pPr/>
              </w:pPrChange>
            </w:pPr>
            <w:ins w:id="6835" w:author="Strzelczyk, Anthony (A.)" w:date="2020-12-09T23:29:00Z">
              <w:r>
                <w:t>OFF</w:t>
              </w:r>
            </w:ins>
          </w:p>
        </w:tc>
        <w:tc>
          <w:tcPr>
            <w:tcW w:w="1701" w:type="dxa"/>
          </w:tcPr>
          <w:p w14:paraId="25A5335F" w14:textId="1CE41F0A" w:rsidR="00E15A07" w:rsidRDefault="00F70BF8" w:rsidP="00A20B0B">
            <w:pPr>
              <w:keepNext/>
              <w:spacing w:line="240" w:lineRule="atLeast"/>
            </w:pPr>
            <w:r>
              <w:t>Don’t care</w:t>
            </w:r>
          </w:p>
        </w:tc>
        <w:tc>
          <w:tcPr>
            <w:tcW w:w="3119" w:type="dxa"/>
            <w:shd w:val="clear" w:color="auto" w:fill="auto"/>
          </w:tcPr>
          <w:p w14:paraId="14E9C6AE" w14:textId="17800750" w:rsidR="00E15A07" w:rsidRDefault="00E15A07">
            <w:pPr>
              <w:keepNext/>
              <w:spacing w:line="240" w:lineRule="atLeast"/>
              <w:rPr>
                <w:ins w:id="6836" w:author="Strzelczyk, Anthony (A.)" w:date="2020-12-09T23:29:00Z"/>
              </w:rPr>
              <w:pPrChange w:id="6837" w:author="Strzelczyk, Anthony (A.)" w:date="2020-12-11T12:24:00Z">
                <w:pPr>
                  <w:keepNext/>
                </w:pPr>
              </w:pPrChange>
            </w:pPr>
            <w:r>
              <w:t>Don’t care</w:t>
            </w:r>
          </w:p>
        </w:tc>
        <w:tc>
          <w:tcPr>
            <w:tcW w:w="1559" w:type="dxa"/>
            <w:tcBorders>
              <w:left w:val="double" w:sz="4" w:space="0" w:color="auto"/>
            </w:tcBorders>
            <w:shd w:val="clear" w:color="auto" w:fill="auto"/>
          </w:tcPr>
          <w:p w14:paraId="6777BD9A" w14:textId="77777777" w:rsidR="00E15A07" w:rsidRDefault="00E15A07">
            <w:pPr>
              <w:keepNext/>
              <w:spacing w:line="240" w:lineRule="atLeast"/>
              <w:rPr>
                <w:ins w:id="6838" w:author="Strzelczyk, Anthony (A.)" w:date="2020-12-09T23:29:00Z"/>
              </w:rPr>
              <w:pPrChange w:id="6839" w:author="Strzelczyk, Anthony (A.)" w:date="2020-12-11T12:24:00Z">
                <w:pPr>
                  <w:keepNext/>
                </w:pPr>
              </w:pPrChange>
            </w:pPr>
            <w:ins w:id="6840" w:author="Strzelczyk, Anthony (A.)" w:date="2020-12-09T23:29:00Z">
              <w:r>
                <w:t>OFF</w:t>
              </w:r>
            </w:ins>
          </w:p>
        </w:tc>
      </w:tr>
    </w:tbl>
    <w:p w14:paraId="371A01E5" w14:textId="473FB579" w:rsidR="00D56E43" w:rsidRDefault="00D56E43" w:rsidP="00D56E43">
      <w:pPr>
        <w:pStyle w:val="Caption"/>
        <w:spacing w:line="240" w:lineRule="atLeast"/>
      </w:pPr>
      <w:bookmarkStart w:id="6841" w:name="_Toc89440104"/>
      <w:r>
        <w:t xml:space="preserve">Table </w:t>
      </w:r>
      <w:r>
        <w:rPr>
          <w:noProof/>
        </w:rPr>
        <w:fldChar w:fldCharType="begin"/>
      </w:r>
      <w:r>
        <w:rPr>
          <w:noProof/>
        </w:rPr>
        <w:instrText xml:space="preserve"> SEQ Table \* ARABIC </w:instrText>
      </w:r>
      <w:r>
        <w:rPr>
          <w:noProof/>
        </w:rPr>
        <w:fldChar w:fldCharType="separate"/>
      </w:r>
      <w:r w:rsidR="005277C2">
        <w:rPr>
          <w:noProof/>
        </w:rPr>
        <w:t>16</w:t>
      </w:r>
      <w:r>
        <w:rPr>
          <w:noProof/>
        </w:rPr>
        <w:fldChar w:fldCharType="end"/>
      </w:r>
      <w:r>
        <w:t xml:space="preserve">: Rear </w:t>
      </w:r>
      <w:ins w:id="6842" w:author="Strzelczyk, Anthony (A.)" w:date="2020-12-09T23:30:00Z">
        <w:r>
          <w:t>Fog Light Decision Table</w:t>
        </w:r>
        <w:r w:rsidDel="00EE0E11">
          <w:t xml:space="preserve"> </w:t>
        </w:r>
      </w:ins>
      <w:bookmarkEnd w:id="6841"/>
    </w:p>
    <w:p w14:paraId="6FDA2AF3" w14:textId="18165506" w:rsidR="00957757" w:rsidRDefault="00957757">
      <w:pPr>
        <w:pStyle w:val="Caption"/>
        <w:spacing w:line="240" w:lineRule="atLeast"/>
        <w:rPr>
          <w:ins w:id="6843" w:author="Strzelczyk, Anthony (A.)" w:date="2021-01-23T08:43:00Z"/>
        </w:rPr>
        <w:pPrChange w:id="6844" w:author="Strzelczyk, Anthony (A.)" w:date="2020-12-11T12:24:00Z">
          <w:pPr>
            <w:pStyle w:val="Caption"/>
          </w:pPr>
        </w:pPrChange>
      </w:pPr>
    </w:p>
    <w:p w14:paraId="2BC87B1B" w14:textId="5D10D297" w:rsidR="00C2568C" w:rsidRDefault="00C2568C">
      <w:pPr>
        <w:rPr>
          <w:ins w:id="6845" w:author="Strzelczyk, Anthony (A.)" w:date="2021-01-23T09:39:00Z"/>
        </w:rPr>
        <w:pPrChange w:id="6846" w:author="Strzelczyk, Anthony (A.)" w:date="2021-01-23T08:43:00Z">
          <w:pPr>
            <w:pStyle w:val="Caption"/>
          </w:pPr>
        </w:pPrChange>
      </w:pPr>
    </w:p>
    <w:p w14:paraId="2B904ABF" w14:textId="6AA51BD3" w:rsidR="0068776C" w:rsidDel="007C6E17" w:rsidRDefault="00957757">
      <w:pPr>
        <w:pStyle w:val="Caption"/>
        <w:spacing w:line="240" w:lineRule="atLeast"/>
        <w:rPr>
          <w:del w:id="6847" w:author="Strzelczyk, Anthony (A.)" w:date="2020-12-21T13:01:00Z"/>
        </w:rPr>
        <w:pPrChange w:id="6848" w:author="Strzelczyk, Anthony (A.)" w:date="2020-12-11T12:24:00Z">
          <w:pPr>
            <w:pStyle w:val="Caption"/>
          </w:pPr>
        </w:pPrChange>
      </w:pPr>
      <w:del w:id="6849" w:author="Strzelczyk, Anthony (A.)" w:date="2020-12-21T13:01:00Z">
        <w:r w:rsidDel="007C6E17">
          <w:rPr>
            <w:b w:val="0"/>
          </w:rPr>
          <w:fldChar w:fldCharType="begin"/>
        </w:r>
        <w:r w:rsidDel="007C6E17">
          <w:rPr>
            <w:b w:val="0"/>
          </w:rPr>
          <w:fldChar w:fldCharType="end"/>
        </w:r>
      </w:del>
      <w:del w:id="6850" w:author="Strzelczyk, Anthony (A.)" w:date="2020-12-09T23:30:00Z">
        <w:r w:rsidR="0068776C" w:rsidDel="00EE0E11">
          <w:delText>Sample Decision Table</w:delText>
        </w:r>
      </w:del>
      <w:bookmarkStart w:id="6851" w:name="_Toc59515370"/>
      <w:bookmarkStart w:id="6852" w:name="_Toc59628616"/>
      <w:bookmarkStart w:id="6853" w:name="_Toc60752251"/>
      <w:bookmarkStart w:id="6854" w:name="_Toc61061044"/>
      <w:bookmarkStart w:id="6855" w:name="_Toc61516841"/>
      <w:bookmarkStart w:id="6856" w:name="_Toc61517246"/>
      <w:bookmarkStart w:id="6857" w:name="_Toc61517651"/>
      <w:bookmarkStart w:id="6858" w:name="_Toc62469337"/>
      <w:bookmarkStart w:id="6859" w:name="_Toc62469743"/>
      <w:bookmarkStart w:id="6860" w:name="_Toc62806082"/>
      <w:bookmarkStart w:id="6861" w:name="_Toc63148873"/>
      <w:bookmarkStart w:id="6862" w:name="_Toc64530149"/>
      <w:bookmarkStart w:id="6863" w:name="_Toc65959118"/>
      <w:bookmarkStart w:id="6864" w:name="_Toc66036065"/>
      <w:bookmarkStart w:id="6865" w:name="_Toc66169874"/>
      <w:bookmarkStart w:id="6866" w:name="_Toc66170288"/>
      <w:bookmarkStart w:id="6867" w:name="_Toc66171040"/>
      <w:bookmarkStart w:id="6868" w:name="_Toc66171423"/>
      <w:bookmarkStart w:id="6869" w:name="_Toc66171806"/>
      <w:bookmarkStart w:id="6870" w:name="_Toc70442893"/>
      <w:bookmarkStart w:id="6871" w:name="_Toc70494829"/>
      <w:bookmarkStart w:id="6872" w:name="_Toc70510999"/>
      <w:bookmarkStart w:id="6873" w:name="_Toc70511393"/>
      <w:bookmarkStart w:id="6874" w:name="_Toc70511776"/>
      <w:bookmarkStart w:id="6875" w:name="_Toc70512159"/>
      <w:bookmarkStart w:id="6876" w:name="_Toc89249891"/>
      <w:bookmarkStart w:id="6877" w:name="_Toc89439652"/>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p>
    <w:p w14:paraId="59905C80" w14:textId="77777777" w:rsidR="0027671B" w:rsidRDefault="00D808DC">
      <w:pPr>
        <w:pStyle w:val="Heading1"/>
        <w:spacing w:line="240" w:lineRule="atLeast"/>
        <w:pPrChange w:id="6878" w:author="Strzelczyk, Anthony (A.)" w:date="2020-12-11T12:24:00Z">
          <w:pPr>
            <w:pStyle w:val="Heading1"/>
          </w:pPr>
        </w:pPrChange>
      </w:pPr>
      <w:bookmarkStart w:id="6879" w:name="_Ref300051457"/>
      <w:bookmarkStart w:id="6880" w:name="_Ref357774543"/>
      <w:bookmarkStart w:id="6881" w:name="_Toc397081459"/>
      <w:bookmarkStart w:id="6882" w:name="_Toc89439653"/>
      <w:bookmarkStart w:id="6883" w:name="_Hlk35423465"/>
      <w:bookmarkStart w:id="6884" w:name="_Ref300067887"/>
      <w:bookmarkEnd w:id="1164"/>
      <w:bookmarkEnd w:id="1165"/>
      <w:bookmarkEnd w:id="1166"/>
      <w:r>
        <w:lastRenderedPageBreak/>
        <w:t>Feature Requirements</w:t>
      </w:r>
      <w:bookmarkEnd w:id="6879"/>
      <w:bookmarkEnd w:id="6880"/>
      <w:bookmarkEnd w:id="6881"/>
      <w:bookmarkEnd w:id="6882"/>
    </w:p>
    <w:p w14:paraId="21F90ADC" w14:textId="77777777" w:rsidR="0027671B" w:rsidRDefault="00B552B9">
      <w:pPr>
        <w:pStyle w:val="Heading2"/>
        <w:tabs>
          <w:tab w:val="num" w:pos="718"/>
        </w:tabs>
        <w:spacing w:line="240" w:lineRule="atLeast"/>
        <w:ind w:left="601" w:hanging="601"/>
        <w:pPrChange w:id="6885" w:author="Strzelczyk, Anthony (A.)" w:date="2020-12-11T12:24:00Z">
          <w:pPr>
            <w:pStyle w:val="Heading2"/>
            <w:tabs>
              <w:tab w:val="num" w:pos="718"/>
            </w:tabs>
            <w:ind w:left="601" w:hanging="601"/>
          </w:pPr>
        </w:pPrChange>
      </w:pPr>
      <w:bookmarkStart w:id="6886" w:name="_Toc397081466"/>
      <w:bookmarkStart w:id="6887" w:name="_Toc89439654"/>
      <w:bookmarkEnd w:id="6883"/>
      <w:r>
        <w:t xml:space="preserve">Front Fog </w:t>
      </w:r>
      <w:r w:rsidR="0027671B" w:rsidRPr="007C20FA">
        <w:t>Functional Requirements</w:t>
      </w:r>
      <w:bookmarkEnd w:id="6886"/>
      <w:bookmarkEnd w:id="6887"/>
    </w:p>
    <w:p w14:paraId="7E5EBD6A" w14:textId="79D62488" w:rsidR="00C510A7" w:rsidRDefault="00C510A7" w:rsidP="009E071B">
      <w:pPr>
        <w:overflowPunct/>
        <w:textAlignment w:val="auto"/>
      </w:pPr>
    </w:p>
    <w:p w14:paraId="4D819396" w14:textId="6B2C2CD7" w:rsidR="00522C3B" w:rsidRPr="004051D0" w:rsidRDefault="00522C3B" w:rsidP="00522C3B">
      <w:pPr>
        <w:pStyle w:val="RERequirement"/>
        <w:shd w:val="clear" w:color="auto" w:fill="F2F2F2" w:themeFill="background1" w:themeFillShade="F2"/>
        <w:rPr>
          <w:rFonts w:ascii="Arial" w:hAnsi="Arial" w:cs="Arial"/>
        </w:rPr>
      </w:pPr>
      <w:r w:rsidRPr="004051D0">
        <w:rPr>
          <w:rFonts w:ascii="Arial" w:hAnsi="Arial" w:cs="Arial"/>
        </w:rPr>
        <w:t>###</w:t>
      </w:r>
      <w:bookmarkStart w:id="6888" w:name="R_ID_FNC_00068_Front_Fog_Auto_Cancel"/>
      <w:r>
        <w:rPr>
          <w:rFonts w:ascii="Arial" w:hAnsi="Arial" w:cs="Arial"/>
        </w:rPr>
        <w:t>R_FNC_ Configurations_000</w:t>
      </w:r>
      <w:bookmarkEnd w:id="6888"/>
      <w:r w:rsidR="0016593B">
        <w:rPr>
          <w:rFonts w:ascii="Arial" w:hAnsi="Arial" w:cs="Arial"/>
        </w:rPr>
        <w:t>1</w:t>
      </w:r>
      <w:r w:rsidRPr="004051D0">
        <w:rPr>
          <w:rFonts w:ascii="Arial" w:hAnsi="Arial" w:cs="Arial"/>
        </w:rPr>
        <w:t xml:space="preserve">### </w:t>
      </w:r>
      <w:r>
        <w:rPr>
          <w:rFonts w:ascii="Arial" w:hAnsi="Arial" w:cs="Arial"/>
        </w:rPr>
        <w:t>Front Fog Auto Cancel</w:t>
      </w:r>
    </w:p>
    <w:p w14:paraId="64C62361" w14:textId="7FF92AC2" w:rsidR="00522C3B" w:rsidRDefault="006162C1" w:rsidP="00522C3B">
      <w:pPr>
        <w:rPr>
          <w:rFonts w:ascii="Segoe UI" w:hAnsi="Segoe UI" w:cs="Segoe UI"/>
          <w:color w:val="000000"/>
          <w:sz w:val="21"/>
          <w:szCs w:val="21"/>
          <w:shd w:val="clear" w:color="auto" w:fill="FFFFFF"/>
        </w:rPr>
      </w:pPr>
      <w:r>
        <w:rPr>
          <w:rFonts w:ascii="Times New Roman" w:hAnsi="Times New Roman"/>
          <w:b/>
          <w:bCs/>
        </w:rPr>
        <w:t>FrontFog_AutoCancel_Cfg</w:t>
      </w:r>
      <w:r>
        <w:rPr>
          <w:rFonts w:ascii="Segoe UI" w:hAnsi="Segoe UI" w:cs="Segoe UI"/>
          <w:color w:val="000000"/>
          <w:sz w:val="21"/>
          <w:szCs w:val="21"/>
          <w:shd w:val="clear" w:color="auto" w:fill="FFFFFF"/>
        </w:rPr>
        <w:t xml:space="preserve"> shall be set to NO_CANCEL for US/Canada and set to CANCEL for all other markets.</w:t>
      </w:r>
    </w:p>
    <w:p w14:paraId="43BB8A77" w14:textId="77777777" w:rsidR="006162C1" w:rsidRPr="004051D0" w:rsidRDefault="006162C1" w:rsidP="00522C3B">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22C3B" w:rsidRPr="004051D0" w14:paraId="0A25B70B" w14:textId="77777777" w:rsidTr="007741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4820F9" w14:textId="7EF0C419" w:rsidR="00522C3B" w:rsidRPr="004051D0" w:rsidRDefault="00522C3B" w:rsidP="00774184">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R_FNC_ Configurations_00068</w:t>
            </w:r>
            <w:r w:rsidRPr="004051D0">
              <w:rPr>
                <w:rFonts w:cs="Arial"/>
                <w:bCs/>
                <w:vanish/>
                <w:color w:val="808080" w:themeColor="background1" w:themeShade="80"/>
                <w:sz w:val="16"/>
                <w:szCs w:val="14"/>
              </w:rPr>
              <w:t>###</w:t>
            </w:r>
          </w:p>
        </w:tc>
      </w:tr>
      <w:tr w:rsidR="00522C3B" w:rsidRPr="004051D0" w14:paraId="0BFD0AFA"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EBD884" w14:textId="77777777" w:rsidR="00522C3B" w:rsidRPr="004051D0" w:rsidRDefault="00522C3B" w:rsidP="00774184">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E30A5" w14:textId="77777777" w:rsidR="00522C3B" w:rsidRPr="004051D0" w:rsidRDefault="00522C3B" w:rsidP="00774184">
            <w:pPr>
              <w:rPr>
                <w:rFonts w:cs="Arial"/>
                <w:vanish/>
                <w:color w:val="000000" w:themeColor="text1"/>
                <w:sz w:val="16"/>
                <w:szCs w:val="14"/>
              </w:rPr>
            </w:pPr>
          </w:p>
        </w:tc>
      </w:tr>
      <w:tr w:rsidR="00522C3B" w:rsidRPr="004051D0" w14:paraId="7788A1F8"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AD4EB" w14:textId="77777777" w:rsidR="00522C3B" w:rsidRPr="004051D0" w:rsidRDefault="00522C3B" w:rsidP="00774184">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6E269" w14:textId="77777777" w:rsidR="00522C3B" w:rsidRPr="004051D0" w:rsidRDefault="00522C3B" w:rsidP="00774184">
            <w:pPr>
              <w:rPr>
                <w:rFonts w:cs="Arial"/>
                <w:vanish/>
                <w:color w:val="000000" w:themeColor="text1"/>
                <w:sz w:val="16"/>
                <w:szCs w:val="14"/>
              </w:rPr>
            </w:pPr>
          </w:p>
        </w:tc>
      </w:tr>
      <w:tr w:rsidR="00522C3B" w:rsidRPr="004051D0" w14:paraId="694DD579"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AA067" w14:textId="77777777" w:rsidR="00522C3B" w:rsidRPr="004051D0" w:rsidRDefault="00522C3B" w:rsidP="00774184">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86C41" w14:textId="77777777" w:rsidR="00522C3B" w:rsidRPr="004051D0" w:rsidRDefault="00522C3B" w:rsidP="00774184">
            <w:pPr>
              <w:rPr>
                <w:rFonts w:cs="Arial"/>
                <w:vanish/>
                <w:color w:val="000000" w:themeColor="text1"/>
                <w:sz w:val="16"/>
                <w:szCs w:val="14"/>
              </w:rPr>
            </w:pPr>
          </w:p>
        </w:tc>
      </w:tr>
      <w:tr w:rsidR="00522C3B" w:rsidRPr="004051D0" w14:paraId="5152F5DE"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37752" w14:textId="77777777" w:rsidR="00522C3B" w:rsidRPr="004051D0" w:rsidRDefault="00522C3B" w:rsidP="00774184">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56201" w14:textId="6F9833B7" w:rsidR="00522C3B" w:rsidRPr="004051D0" w:rsidRDefault="00135741" w:rsidP="00774184">
            <w:pPr>
              <w:rPr>
                <w:rFonts w:cs="Arial"/>
                <w:vanish/>
                <w:color w:val="000000" w:themeColor="text1"/>
                <w:sz w:val="16"/>
                <w:szCs w:val="14"/>
              </w:rPr>
            </w:pPr>
            <w:r>
              <w:rPr>
                <w:rFonts w:cs="Arial"/>
                <w:vanish/>
                <w:color w:val="000000" w:themeColor="text1"/>
                <w:sz w:val="16"/>
                <w:szCs w:val="14"/>
              </w:rPr>
              <w:t>ECE R48 6.11.7.3.1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8D7257" w14:textId="77777777" w:rsidR="00522C3B" w:rsidRPr="004051D0" w:rsidRDefault="00522C3B" w:rsidP="00774184">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8535E" w14:textId="0E73BB3D" w:rsidR="00522C3B" w:rsidRPr="004051D0" w:rsidRDefault="00F2791D" w:rsidP="00774184">
            <w:pPr>
              <w:rPr>
                <w:rFonts w:cs="Arial"/>
                <w:vanish/>
                <w:color w:val="000000" w:themeColor="text1"/>
                <w:sz w:val="16"/>
                <w:szCs w:val="14"/>
              </w:rPr>
            </w:pPr>
            <w:r>
              <w:rPr>
                <w:rFonts w:cs="Arial"/>
                <w:vanish/>
                <w:color w:val="000000" w:themeColor="text1"/>
                <w:sz w:val="16"/>
                <w:szCs w:val="14"/>
              </w:rPr>
              <w:t>PD and ASO</w:t>
            </w:r>
          </w:p>
        </w:tc>
      </w:tr>
      <w:tr w:rsidR="00522C3B" w:rsidRPr="004051D0" w14:paraId="76D6EE9E"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F32BE" w14:textId="77777777" w:rsidR="00522C3B" w:rsidRPr="004051D0" w:rsidRDefault="00522C3B" w:rsidP="00774184">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A8ED9" w14:textId="75DF4ED3" w:rsidR="00522C3B" w:rsidRPr="004051D0" w:rsidRDefault="00752CC1" w:rsidP="00774184">
            <w:pPr>
              <w:rPr>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86DCFE" w14:textId="77777777" w:rsidR="00522C3B" w:rsidRPr="004051D0" w:rsidRDefault="00522C3B" w:rsidP="00774184">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D8E507" w14:textId="77A5250A" w:rsidR="00522C3B" w:rsidRPr="004051D0" w:rsidRDefault="00CB6510" w:rsidP="00774184">
            <w:pPr>
              <w:rPr>
                <w:rFonts w:cs="Arial"/>
                <w:vanish/>
                <w:color w:val="000000" w:themeColor="text1"/>
                <w:sz w:val="16"/>
                <w:szCs w:val="14"/>
              </w:rPr>
            </w:pPr>
            <w:r>
              <w:rPr>
                <w:rFonts w:cs="Arial"/>
                <w:vanish/>
                <w:color w:val="000000" w:themeColor="text1"/>
                <w:sz w:val="16"/>
                <w:szCs w:val="14"/>
              </w:rPr>
              <w:t>System level, Bread Board, HIL</w:t>
            </w:r>
          </w:p>
        </w:tc>
      </w:tr>
      <w:tr w:rsidR="00522C3B" w:rsidRPr="004051D0" w14:paraId="72E2067E" w14:textId="77777777" w:rsidTr="007741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D22A1" w14:textId="77777777" w:rsidR="00522C3B" w:rsidRPr="004051D0" w:rsidRDefault="00522C3B" w:rsidP="00774184">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042876673"/>
            <w:placeholder>
              <w:docPart w:val="6151F548FA3845FE9398637B288EBF41"/>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763E72" w14:textId="1E0DFD2B" w:rsidR="00522C3B" w:rsidRPr="004051D0" w:rsidRDefault="006162C1" w:rsidP="0077418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691F4" w14:textId="77777777" w:rsidR="00522C3B" w:rsidRPr="004051D0" w:rsidRDefault="00522C3B" w:rsidP="00774184">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926266308"/>
            <w:placeholder>
              <w:docPart w:val="6D907A8D611642A1B279BD5CAF54334E"/>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9FEE7" w14:textId="7C55D70A" w:rsidR="00522C3B" w:rsidRPr="004051D0" w:rsidRDefault="00A7414A" w:rsidP="0077418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4C5C6" w14:textId="77777777" w:rsidR="00522C3B" w:rsidRPr="004051D0" w:rsidRDefault="00522C3B" w:rsidP="00774184">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27998491"/>
            <w:placeholder>
              <w:docPart w:val="080C4A27F7EF4D05B9A6747A81757F83"/>
            </w:placeholde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741F50" w14:textId="7F022BD9" w:rsidR="00522C3B" w:rsidRPr="000302BF" w:rsidRDefault="00F2791D" w:rsidP="00774184">
                <w:pPr>
                  <w:rPr>
                    <w:rFonts w:cs="Arial"/>
                    <w:vanish/>
                    <w:color w:val="000000" w:themeColor="text1"/>
                    <w:sz w:val="16"/>
                    <w:szCs w:val="14"/>
                  </w:rPr>
                </w:pPr>
                <w:r>
                  <w:rPr>
                    <w:rFonts w:cs="Arial"/>
                    <w:vanish/>
                    <w:color w:val="000000" w:themeColor="text1"/>
                    <w:sz w:val="16"/>
                    <w:szCs w:val="14"/>
                  </w:rPr>
                  <w:t>Approved</w:t>
                </w:r>
              </w:p>
            </w:tc>
          </w:sdtContent>
        </w:sdt>
      </w:tr>
      <w:tr w:rsidR="00522C3B" w:rsidRPr="004051D0" w14:paraId="7543EA9B" w14:textId="77777777" w:rsidTr="00774184">
        <w:trPr>
          <w:gridAfter w:val="1"/>
          <w:wAfter w:w="15" w:type="dxa"/>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200615" w14:textId="77777777" w:rsidR="00522C3B" w:rsidRPr="004051D0" w:rsidRDefault="00522C3B" w:rsidP="00774184">
            <w:pPr>
              <w:rPr>
                <w:rFonts w:cs="Arial"/>
                <w:bCs/>
                <w:vanish/>
                <w:color w:val="808080" w:themeColor="background1" w:themeShade="80"/>
                <w:sz w:val="16"/>
                <w:szCs w:val="14"/>
              </w:rPr>
            </w:pPr>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964CA4" w14:textId="77E23C15" w:rsidR="00522C3B" w:rsidRPr="004051D0" w:rsidRDefault="00522C3B" w:rsidP="00774184">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06F078" w14:textId="77777777" w:rsidR="00522C3B" w:rsidRPr="004051D0" w:rsidRDefault="00522C3B" w:rsidP="00774184">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2EFD08A0" w14:textId="77777777" w:rsidR="00036220" w:rsidRDefault="00036220" w:rsidP="00036220">
      <w:pPr>
        <w:rPr>
          <w:rFonts w:cs="Arial"/>
        </w:rPr>
      </w:pPr>
    </w:p>
    <w:p w14:paraId="3C40B30C" w14:textId="7157316C" w:rsidR="00036220" w:rsidRPr="004051D0" w:rsidRDefault="00036220" w:rsidP="00036220">
      <w:pPr>
        <w:pStyle w:val="RERequirement"/>
        <w:shd w:val="clear" w:color="auto" w:fill="F2F2F2" w:themeFill="background1" w:themeFillShade="F2"/>
        <w:rPr>
          <w:rFonts w:ascii="Arial" w:hAnsi="Arial" w:cs="Arial"/>
        </w:rPr>
      </w:pPr>
      <w:r w:rsidRPr="004051D0">
        <w:rPr>
          <w:rFonts w:ascii="Arial" w:hAnsi="Arial" w:cs="Arial"/>
        </w:rPr>
        <w:t>###</w:t>
      </w:r>
      <w:bookmarkStart w:id="6889" w:name="R_ID_FNC_00069_Front_Fog_With_High_Beams"/>
      <w:r>
        <w:rPr>
          <w:rFonts w:ascii="Arial" w:hAnsi="Arial" w:cs="Arial"/>
        </w:rPr>
        <w:t>R_FNC_ Configurations_000</w:t>
      </w:r>
      <w:bookmarkEnd w:id="6889"/>
      <w:r w:rsidR="0016593B">
        <w:rPr>
          <w:rFonts w:ascii="Arial" w:hAnsi="Arial" w:cs="Arial"/>
        </w:rPr>
        <w:t>2</w:t>
      </w:r>
      <w:r w:rsidRPr="004051D0">
        <w:rPr>
          <w:rFonts w:ascii="Arial" w:hAnsi="Arial" w:cs="Arial"/>
        </w:rPr>
        <w:t xml:space="preserve">### </w:t>
      </w:r>
      <w:r>
        <w:rPr>
          <w:rFonts w:ascii="Arial" w:hAnsi="Arial" w:cs="Arial"/>
        </w:rPr>
        <w:t xml:space="preserve">Front Fog </w:t>
      </w:r>
      <w:r w:rsidR="00982912">
        <w:rPr>
          <w:rFonts w:ascii="Arial" w:hAnsi="Arial" w:cs="Arial"/>
        </w:rPr>
        <w:t>with</w:t>
      </w:r>
      <w:r>
        <w:rPr>
          <w:rFonts w:ascii="Arial" w:hAnsi="Arial" w:cs="Arial"/>
        </w:rPr>
        <w:t xml:space="preserve"> High Beams</w:t>
      </w:r>
      <w:r w:rsidR="003E47EB">
        <w:rPr>
          <w:rFonts w:ascii="Arial" w:hAnsi="Arial" w:cs="Arial"/>
        </w:rPr>
        <w:t xml:space="preserve"> Configuration</w:t>
      </w:r>
    </w:p>
    <w:p w14:paraId="3CFB43D2" w14:textId="0AB5823C" w:rsidR="00036220" w:rsidRDefault="00982912" w:rsidP="00036220">
      <w:pPr>
        <w:rPr>
          <w:rFonts w:ascii="Times New Roman" w:hAnsi="Times New Roman"/>
          <w:b/>
          <w:bCs/>
        </w:rPr>
      </w:pPr>
      <w:r>
        <w:rPr>
          <w:rFonts w:ascii="Times New Roman" w:hAnsi="Times New Roman"/>
          <w:b/>
          <w:bCs/>
        </w:rPr>
        <w:t xml:space="preserve">FrontFog_WithHighBeams_Cfg </w:t>
      </w:r>
      <w:r w:rsidRPr="00982912">
        <w:rPr>
          <w:rFonts w:ascii="Segoe UI" w:hAnsi="Segoe UI" w:cs="Segoe UI"/>
          <w:color w:val="000000"/>
          <w:sz w:val="21"/>
          <w:szCs w:val="21"/>
          <w:shd w:val="clear" w:color="auto" w:fill="FFFFFF"/>
        </w:rPr>
        <w:t>shall be set to INHIBIT for US and CANADA and ALLOW for all other markets.</w:t>
      </w:r>
    </w:p>
    <w:p w14:paraId="7051EC3E" w14:textId="77777777" w:rsidR="00982912" w:rsidRPr="004051D0" w:rsidRDefault="00982912" w:rsidP="00036220">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36220" w:rsidRPr="004051D0" w14:paraId="6A6A0770" w14:textId="77777777" w:rsidTr="007741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5974C" w14:textId="3BA6303C" w:rsidR="00036220" w:rsidRPr="004051D0" w:rsidRDefault="00036220" w:rsidP="00774184">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R_FNC_ Configurations_00069</w:t>
            </w:r>
            <w:r w:rsidRPr="004051D0">
              <w:rPr>
                <w:rFonts w:cs="Arial"/>
                <w:bCs/>
                <w:vanish/>
                <w:color w:val="808080" w:themeColor="background1" w:themeShade="80"/>
                <w:sz w:val="16"/>
                <w:szCs w:val="14"/>
              </w:rPr>
              <w:t>###</w:t>
            </w:r>
          </w:p>
        </w:tc>
      </w:tr>
      <w:tr w:rsidR="00036220" w:rsidRPr="004051D0" w14:paraId="6B776FD1"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AC42CF" w14:textId="77777777" w:rsidR="00036220" w:rsidRPr="004051D0" w:rsidRDefault="00036220" w:rsidP="00774184">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BC0FC" w14:textId="39ED00EA" w:rsidR="00036220" w:rsidRPr="004051D0" w:rsidRDefault="00F6704C" w:rsidP="00774184">
            <w:pPr>
              <w:rPr>
                <w:rFonts w:cs="Arial"/>
                <w:vanish/>
                <w:color w:val="000000" w:themeColor="text1"/>
                <w:sz w:val="16"/>
                <w:szCs w:val="14"/>
              </w:rPr>
            </w:pPr>
            <w:r>
              <w:rPr>
                <w:rFonts w:cs="Arial"/>
                <w:vanish/>
                <w:color w:val="000000" w:themeColor="text1"/>
                <w:sz w:val="16"/>
                <w:szCs w:val="14"/>
              </w:rPr>
              <w:t>Some US States require the foglamps turn off when the high beams are activated.</w:t>
            </w:r>
          </w:p>
        </w:tc>
      </w:tr>
      <w:tr w:rsidR="00036220" w:rsidRPr="004051D0" w14:paraId="3D0A7557"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099C6F" w14:textId="77777777" w:rsidR="00036220" w:rsidRPr="004051D0" w:rsidRDefault="00036220" w:rsidP="00774184">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343BC" w14:textId="77777777" w:rsidR="00036220" w:rsidRPr="004051D0" w:rsidRDefault="00036220" w:rsidP="00774184">
            <w:pPr>
              <w:rPr>
                <w:rFonts w:cs="Arial"/>
                <w:vanish/>
                <w:color w:val="000000" w:themeColor="text1"/>
                <w:sz w:val="16"/>
                <w:szCs w:val="14"/>
              </w:rPr>
            </w:pPr>
          </w:p>
        </w:tc>
      </w:tr>
      <w:tr w:rsidR="00036220" w:rsidRPr="004051D0" w14:paraId="0DD36A90"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44FC3" w14:textId="77777777" w:rsidR="00036220" w:rsidRPr="004051D0" w:rsidRDefault="00036220" w:rsidP="00774184">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4DEC8" w14:textId="77777777" w:rsidR="00036220" w:rsidRPr="004051D0" w:rsidRDefault="00036220" w:rsidP="00774184">
            <w:pPr>
              <w:rPr>
                <w:rFonts w:cs="Arial"/>
                <w:vanish/>
                <w:color w:val="000000" w:themeColor="text1"/>
                <w:sz w:val="16"/>
                <w:szCs w:val="14"/>
              </w:rPr>
            </w:pPr>
          </w:p>
        </w:tc>
      </w:tr>
      <w:tr w:rsidR="00036220" w:rsidRPr="004051D0" w14:paraId="0517A248"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BC9DE" w14:textId="77777777" w:rsidR="00036220" w:rsidRPr="004051D0" w:rsidRDefault="00036220" w:rsidP="00774184">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BFBEE" w14:textId="41D7498E" w:rsidR="00036220" w:rsidRPr="004051D0" w:rsidRDefault="00A7414A" w:rsidP="00774184">
            <w:pPr>
              <w:rPr>
                <w:rFonts w:cs="Arial"/>
                <w:vanish/>
                <w:color w:val="000000" w:themeColor="text1"/>
                <w:sz w:val="16"/>
                <w:szCs w:val="14"/>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AC885F" w14:textId="77777777" w:rsidR="00036220" w:rsidRPr="004051D0" w:rsidRDefault="00036220" w:rsidP="00774184">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863C0" w14:textId="088FD66F" w:rsidR="00036220" w:rsidRPr="004051D0" w:rsidRDefault="00F6704C" w:rsidP="00774184">
            <w:pPr>
              <w:rPr>
                <w:rFonts w:cs="Arial"/>
                <w:vanish/>
                <w:color w:val="000000" w:themeColor="text1"/>
                <w:sz w:val="16"/>
                <w:szCs w:val="14"/>
              </w:rPr>
            </w:pPr>
            <w:r>
              <w:rPr>
                <w:rFonts w:cs="Arial"/>
                <w:vanish/>
                <w:color w:val="000000" w:themeColor="text1"/>
                <w:sz w:val="16"/>
                <w:szCs w:val="14"/>
              </w:rPr>
              <w:t>PD and ASO</w:t>
            </w:r>
          </w:p>
        </w:tc>
      </w:tr>
      <w:tr w:rsidR="00036220" w:rsidRPr="004051D0" w14:paraId="25027218"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95C59" w14:textId="77777777" w:rsidR="00036220" w:rsidRPr="004051D0" w:rsidRDefault="00036220" w:rsidP="00774184">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8CB60" w14:textId="1DBC0877" w:rsidR="00036220" w:rsidRPr="004051D0" w:rsidRDefault="00CB6510" w:rsidP="00774184">
            <w:pPr>
              <w:rPr>
                <w:rFonts w:cs="Arial"/>
                <w:vanish/>
                <w:color w:val="000000" w:themeColor="text1"/>
                <w:sz w:val="16"/>
                <w:szCs w:val="16"/>
              </w:rPr>
            </w:pPr>
            <w:r>
              <w:rPr>
                <w:rFonts w:cs="Arial"/>
                <w:vanish/>
                <w:color w:val="000000" w:themeColor="text1"/>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3F0442" w14:textId="77777777" w:rsidR="00036220" w:rsidRPr="004051D0" w:rsidRDefault="00036220" w:rsidP="00774184">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31E69" w14:textId="2FEC6B94" w:rsidR="00036220" w:rsidRPr="004051D0" w:rsidRDefault="00CB6510" w:rsidP="00774184">
            <w:pPr>
              <w:rPr>
                <w:rFonts w:cs="Arial"/>
                <w:vanish/>
                <w:color w:val="000000" w:themeColor="text1"/>
                <w:sz w:val="16"/>
                <w:szCs w:val="14"/>
              </w:rPr>
            </w:pPr>
            <w:r>
              <w:rPr>
                <w:rFonts w:cs="Arial"/>
                <w:vanish/>
                <w:color w:val="000000" w:themeColor="text1"/>
                <w:sz w:val="16"/>
                <w:szCs w:val="14"/>
              </w:rPr>
              <w:t>System level, Bread Board, HIL</w:t>
            </w:r>
          </w:p>
        </w:tc>
      </w:tr>
      <w:tr w:rsidR="00036220" w:rsidRPr="004051D0" w14:paraId="4D51F33A" w14:textId="77777777" w:rsidTr="007741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FD54A" w14:textId="77777777" w:rsidR="00036220" w:rsidRPr="004051D0" w:rsidRDefault="00036220" w:rsidP="00774184">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945456055"/>
            <w:placeholder>
              <w:docPart w:val="4E9AAD9A092E4437BD723CB3EB46921B"/>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06582A" w14:textId="290FE689" w:rsidR="00036220" w:rsidRPr="004051D0" w:rsidRDefault="00982912" w:rsidP="0077418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12CC2" w14:textId="77777777" w:rsidR="00036220" w:rsidRPr="004051D0" w:rsidRDefault="00036220" w:rsidP="00774184">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43532760"/>
            <w:placeholder>
              <w:docPart w:val="E30B9D57E9F0488DAE1E272C22057789"/>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EDEBA" w14:textId="7DDC1BF4" w:rsidR="00036220" w:rsidRPr="004051D0" w:rsidRDefault="00A7414A" w:rsidP="0077418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434DA6" w14:textId="77777777" w:rsidR="00036220" w:rsidRPr="004051D0" w:rsidRDefault="00036220" w:rsidP="00774184">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802415755"/>
            <w:placeholder>
              <w:docPart w:val="C86C959FFBE24DAD95FC163666E0DE3F"/>
            </w:placeholde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6CF78" w14:textId="645885E4" w:rsidR="00036220" w:rsidRPr="000302BF" w:rsidRDefault="00F6704C" w:rsidP="00774184">
                <w:pPr>
                  <w:rPr>
                    <w:rFonts w:cs="Arial"/>
                    <w:vanish/>
                    <w:color w:val="000000" w:themeColor="text1"/>
                    <w:sz w:val="16"/>
                    <w:szCs w:val="14"/>
                  </w:rPr>
                </w:pPr>
                <w:r>
                  <w:rPr>
                    <w:rFonts w:cs="Arial"/>
                    <w:vanish/>
                    <w:color w:val="000000" w:themeColor="text1"/>
                    <w:sz w:val="16"/>
                    <w:szCs w:val="14"/>
                  </w:rPr>
                  <w:t>Approved</w:t>
                </w:r>
              </w:p>
            </w:tc>
          </w:sdtContent>
        </w:sdt>
      </w:tr>
      <w:tr w:rsidR="00036220" w:rsidRPr="004051D0" w14:paraId="1B43C4E5" w14:textId="77777777" w:rsidTr="00774184">
        <w:trPr>
          <w:gridAfter w:val="1"/>
          <w:wAfter w:w="15" w:type="dxa"/>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ECE098" w14:textId="77777777" w:rsidR="00036220" w:rsidRPr="004051D0" w:rsidRDefault="00036220" w:rsidP="00774184">
            <w:pPr>
              <w:rPr>
                <w:rFonts w:cs="Arial"/>
                <w:bCs/>
                <w:vanish/>
                <w:color w:val="808080" w:themeColor="background1" w:themeShade="80"/>
                <w:sz w:val="16"/>
                <w:szCs w:val="14"/>
              </w:rPr>
            </w:pPr>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710FF8" w14:textId="0DB24B41" w:rsidR="00036220" w:rsidRPr="004051D0" w:rsidRDefault="00036220" w:rsidP="00774184">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7E7462" w14:textId="77777777" w:rsidR="00036220" w:rsidRPr="004051D0" w:rsidRDefault="00036220" w:rsidP="00774184">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46751B6C" w14:textId="77777777" w:rsidR="00FB6590" w:rsidRDefault="00FB6590" w:rsidP="008F3992">
      <w:pPr>
        <w:rPr>
          <w:rFonts w:cs="Arial"/>
        </w:rPr>
      </w:pPr>
    </w:p>
    <w:p w14:paraId="37DE4F3D" w14:textId="13642D11" w:rsidR="008F3992" w:rsidRPr="004051D0" w:rsidRDefault="008F3992" w:rsidP="008F3992">
      <w:pPr>
        <w:pStyle w:val="RERequirement"/>
        <w:shd w:val="clear" w:color="auto" w:fill="F2F2F2" w:themeFill="background1" w:themeFillShade="F2"/>
        <w:rPr>
          <w:rFonts w:ascii="Arial" w:hAnsi="Arial" w:cs="Arial"/>
        </w:rPr>
      </w:pPr>
      <w:r w:rsidRPr="004051D0">
        <w:rPr>
          <w:rFonts w:ascii="Arial" w:hAnsi="Arial" w:cs="Arial"/>
        </w:rPr>
        <w:t>###</w:t>
      </w:r>
      <w:bookmarkStart w:id="6890" w:name="R_ID_FNC_00060_Front_Fog_Lighting_enabli"/>
      <w:r>
        <w:rPr>
          <w:rFonts w:ascii="Arial" w:hAnsi="Arial" w:cs="Arial"/>
        </w:rPr>
        <w:t>R_FNC_ Front Fog Light_000</w:t>
      </w:r>
      <w:bookmarkEnd w:id="6890"/>
      <w:r w:rsidR="0016593B">
        <w:rPr>
          <w:rFonts w:ascii="Arial" w:hAnsi="Arial" w:cs="Arial"/>
        </w:rPr>
        <w:t>3</w:t>
      </w:r>
      <w:r w:rsidRPr="004051D0">
        <w:rPr>
          <w:rFonts w:ascii="Arial" w:hAnsi="Arial" w:cs="Arial"/>
        </w:rPr>
        <w:t xml:space="preserve">### </w:t>
      </w:r>
      <w:r>
        <w:rPr>
          <w:rFonts w:ascii="Arial" w:hAnsi="Arial" w:cs="Arial"/>
        </w:rPr>
        <w:t>Front Fog Light enabling condition</w:t>
      </w:r>
      <w:r w:rsidR="0080442E">
        <w:rPr>
          <w:rFonts w:ascii="Arial" w:hAnsi="Arial" w:cs="Arial"/>
        </w:rPr>
        <w:t xml:space="preserve"> - US</w:t>
      </w:r>
    </w:p>
    <w:p w14:paraId="00894032" w14:textId="7ACD7CEC" w:rsidR="00C0023B" w:rsidRPr="00216876" w:rsidDel="00EA7E15" w:rsidRDefault="002E765B" w:rsidP="00C0023B">
      <w:pPr>
        <w:rPr>
          <w:ins w:id="6891" w:author="Strzelczyk, Anthony (A.)" w:date="2021-02-22T10:04:00Z"/>
          <w:del w:id="6892" w:author="Anthony" w:date="2021-03-06T20:01:00Z"/>
          <w:rFonts w:cs="Arial"/>
          <w:color w:val="000000"/>
          <w:szCs w:val="22"/>
          <w:rPrChange w:id="6893" w:author="Anthony" w:date="2021-03-06T20:02:00Z">
            <w:rPr>
              <w:ins w:id="6894" w:author="Strzelczyk, Anthony (A.)" w:date="2021-02-22T10:04:00Z"/>
              <w:del w:id="6895" w:author="Anthony" w:date="2021-03-06T20:01:00Z"/>
            </w:rPr>
          </w:rPrChange>
        </w:rPr>
      </w:pPr>
      <w:bookmarkStart w:id="6896" w:name="_Hlk83984989"/>
      <w:r w:rsidRPr="00181F54">
        <w:rPr>
          <w:rFonts w:cs="Arial"/>
          <w:b/>
          <w:bCs/>
          <w:color w:val="000000"/>
          <w:szCs w:val="22"/>
        </w:rPr>
        <w:t>US</w:t>
      </w:r>
      <w:r>
        <w:rPr>
          <w:rFonts w:cs="Arial"/>
          <w:color w:val="000000"/>
          <w:szCs w:val="22"/>
        </w:rPr>
        <w:t xml:space="preserve"> Market - </w:t>
      </w:r>
      <w:r w:rsidR="00E61211" w:rsidRPr="004559F0">
        <w:rPr>
          <w:rFonts w:cs="Arial"/>
          <w:color w:val="000000"/>
          <w:szCs w:val="22"/>
        </w:rPr>
        <w:t xml:space="preserve">Front Fog enabled when Ignition is in RUN </w:t>
      </w:r>
      <w:r w:rsidR="00E61211" w:rsidRPr="004559F0">
        <w:rPr>
          <w:rFonts w:cs="Arial"/>
          <w:b/>
          <w:bCs/>
          <w:color w:val="000000"/>
          <w:szCs w:val="22"/>
        </w:rPr>
        <w:t>AND</w:t>
      </w:r>
      <w:r w:rsidR="00E61211" w:rsidRPr="004559F0">
        <w:rPr>
          <w:rFonts w:cs="Arial"/>
          <w:color w:val="000000"/>
          <w:szCs w:val="22"/>
        </w:rPr>
        <w:t xml:space="preserve"> Front Fog switch is ON </w:t>
      </w:r>
      <w:r w:rsidR="00E61211" w:rsidRPr="00181F54">
        <w:rPr>
          <w:rFonts w:cs="Arial"/>
          <w:b/>
          <w:bCs/>
          <w:color w:val="000000"/>
          <w:szCs w:val="22"/>
        </w:rPr>
        <w:t>AND</w:t>
      </w:r>
      <w:r w:rsidR="00E61211" w:rsidRPr="00181F54">
        <w:rPr>
          <w:rFonts w:cs="Arial"/>
          <w:color w:val="000000"/>
          <w:szCs w:val="22"/>
        </w:rPr>
        <w:t xml:space="preserve"> </w:t>
      </w:r>
      <w:r w:rsidR="00181F54" w:rsidRPr="00181F54">
        <w:rPr>
          <w:rFonts w:cs="Arial"/>
          <w:color w:val="000000"/>
          <w:szCs w:val="22"/>
        </w:rPr>
        <w:t>POSITION/PARKING</w:t>
      </w:r>
      <w:r w:rsidR="00E61211" w:rsidRPr="004559F0">
        <w:rPr>
          <w:rFonts w:cs="Arial"/>
          <w:color w:val="000000"/>
          <w:szCs w:val="22"/>
        </w:rPr>
        <w:t xml:space="preserve"> </w:t>
      </w:r>
      <w:r w:rsidR="00E61211" w:rsidRPr="004559F0">
        <w:rPr>
          <w:rFonts w:cs="Arial"/>
          <w:b/>
          <w:bCs/>
          <w:color w:val="000000"/>
          <w:szCs w:val="22"/>
        </w:rPr>
        <w:t>OR</w:t>
      </w:r>
      <w:r w:rsidR="00E61211" w:rsidRPr="004559F0">
        <w:rPr>
          <w:rFonts w:cs="Arial"/>
          <w:color w:val="000000"/>
          <w:szCs w:val="22"/>
        </w:rPr>
        <w:t xml:space="preserve"> LOW BEAM </w:t>
      </w:r>
      <w:r w:rsidR="00E61211" w:rsidRPr="004559F0">
        <w:rPr>
          <w:rFonts w:cs="Arial"/>
          <w:b/>
          <w:bCs/>
          <w:color w:val="000000"/>
          <w:szCs w:val="22"/>
        </w:rPr>
        <w:t>OR</w:t>
      </w:r>
      <w:r w:rsidR="00E61211" w:rsidRPr="004559F0">
        <w:rPr>
          <w:rFonts w:cs="Arial"/>
          <w:color w:val="000000"/>
          <w:szCs w:val="22"/>
        </w:rPr>
        <w:t xml:space="preserve"> AUTO (with night conditions) and High Beam is OFF.</w:t>
      </w:r>
      <w:bookmarkEnd w:id="6896"/>
      <w:ins w:id="6897" w:author="Strzelczyk, Anthony (A.)" w:date="2021-02-22T10:04:00Z">
        <w:del w:id="6898" w:author="Anthony" w:date="2021-03-06T20:01:00Z">
          <w:r w:rsidR="00C0023B" w:rsidRPr="00216876" w:rsidDel="00EA7E15">
            <w:rPr>
              <w:rFonts w:cs="Arial"/>
              <w:color w:val="000000"/>
              <w:szCs w:val="22"/>
              <w:rPrChange w:id="6899" w:author="Anthony" w:date="2021-03-06T20:02:00Z">
                <w:rPr/>
              </w:rPrChange>
            </w:rPr>
            <w:delText>&lt;Some condition that triggers the alternative flow or where it starts relative to the main flow&gt;</w:delText>
          </w:r>
        </w:del>
      </w:ins>
    </w:p>
    <w:p w14:paraId="2615ADBB" w14:textId="2C706773" w:rsidR="008F3992" w:rsidRDefault="008F3992" w:rsidP="008F3992">
      <w:pPr>
        <w:rPr>
          <w:rFonts w:cs="Arial"/>
        </w:rPr>
      </w:pPr>
    </w:p>
    <w:p w14:paraId="6F3D83D6" w14:textId="77777777" w:rsidR="00C0023B" w:rsidRPr="004051D0" w:rsidRDefault="00C0023B" w:rsidP="008F3992">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F3992" w:rsidRPr="004051D0" w14:paraId="045FBB2B" w14:textId="77777777" w:rsidTr="007741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B6B58D" w14:textId="6F44DD7A" w:rsidR="008F3992" w:rsidRPr="004051D0" w:rsidRDefault="008F3992" w:rsidP="00774184">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R_FNC_ Front Fog Light_00060</w:t>
            </w:r>
            <w:r w:rsidRPr="004051D0">
              <w:rPr>
                <w:rFonts w:cs="Arial"/>
                <w:bCs/>
                <w:vanish/>
                <w:color w:val="808080" w:themeColor="background1" w:themeShade="80"/>
                <w:sz w:val="16"/>
                <w:szCs w:val="14"/>
              </w:rPr>
              <w:t>###</w:t>
            </w:r>
          </w:p>
        </w:tc>
      </w:tr>
      <w:tr w:rsidR="008F3992" w:rsidRPr="004051D0" w14:paraId="5094A57B"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C0509" w14:textId="77777777" w:rsidR="008F3992" w:rsidRPr="004051D0" w:rsidRDefault="008F3992" w:rsidP="00774184">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A0EBF" w14:textId="77777777" w:rsidR="008F3992" w:rsidRPr="004051D0" w:rsidRDefault="008F3992" w:rsidP="00774184">
            <w:pPr>
              <w:rPr>
                <w:rFonts w:cs="Arial"/>
                <w:vanish/>
                <w:color w:val="000000" w:themeColor="text1"/>
                <w:sz w:val="16"/>
                <w:szCs w:val="14"/>
              </w:rPr>
            </w:pPr>
          </w:p>
        </w:tc>
      </w:tr>
      <w:tr w:rsidR="008F3992" w:rsidRPr="004051D0" w14:paraId="1150641C"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D2F54" w14:textId="77777777" w:rsidR="008F3992" w:rsidRPr="004051D0" w:rsidRDefault="008F3992" w:rsidP="00774184">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DACF1" w14:textId="77777777" w:rsidR="008F3992" w:rsidRPr="004051D0" w:rsidRDefault="008F3992" w:rsidP="00774184">
            <w:pPr>
              <w:rPr>
                <w:rFonts w:cs="Arial"/>
                <w:vanish/>
                <w:color w:val="000000" w:themeColor="text1"/>
                <w:sz w:val="16"/>
                <w:szCs w:val="14"/>
              </w:rPr>
            </w:pPr>
          </w:p>
        </w:tc>
      </w:tr>
      <w:tr w:rsidR="008F3992" w:rsidRPr="004051D0" w14:paraId="3181B331"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D2F62" w14:textId="77777777" w:rsidR="008F3992" w:rsidRPr="004051D0" w:rsidRDefault="008F3992" w:rsidP="00774184">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F98B1" w14:textId="77777777" w:rsidR="008F3992" w:rsidRPr="004051D0" w:rsidRDefault="008F3992" w:rsidP="00774184">
            <w:pPr>
              <w:rPr>
                <w:rFonts w:cs="Arial"/>
                <w:vanish/>
                <w:color w:val="000000" w:themeColor="text1"/>
                <w:sz w:val="16"/>
                <w:szCs w:val="14"/>
              </w:rPr>
            </w:pPr>
          </w:p>
        </w:tc>
      </w:tr>
      <w:tr w:rsidR="008F3992" w:rsidRPr="004051D0" w14:paraId="02BC9790"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42010" w14:textId="77777777" w:rsidR="008F3992" w:rsidRPr="004051D0" w:rsidRDefault="008F3992" w:rsidP="00774184">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EE7AC" w14:textId="360693C6" w:rsidR="008F3992" w:rsidRPr="004051D0" w:rsidRDefault="00830B6C" w:rsidP="00774184">
            <w:pPr>
              <w:rPr>
                <w:rFonts w:cs="Arial"/>
                <w:vanish/>
                <w:color w:val="000000" w:themeColor="text1"/>
                <w:sz w:val="16"/>
                <w:szCs w:val="14"/>
              </w:rPr>
            </w:pPr>
            <w:r>
              <w:rPr>
                <w:rFonts w:cs="Arial"/>
                <w:vanish/>
                <w:color w:val="000000" w:themeColor="text1"/>
                <w:sz w:val="16"/>
                <w:szCs w:val="14"/>
              </w:rPr>
              <w:t>SAE J583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DA6D80" w14:textId="77777777" w:rsidR="008F3992" w:rsidRPr="004051D0" w:rsidRDefault="008F3992" w:rsidP="00774184">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A7B44B" w14:textId="571DD566" w:rsidR="008F3992" w:rsidRPr="004051D0" w:rsidRDefault="00F6704C" w:rsidP="00774184">
            <w:pPr>
              <w:rPr>
                <w:rFonts w:cs="Arial"/>
                <w:vanish/>
                <w:color w:val="000000" w:themeColor="text1"/>
                <w:sz w:val="16"/>
                <w:szCs w:val="14"/>
              </w:rPr>
            </w:pPr>
            <w:r>
              <w:rPr>
                <w:rFonts w:cs="Arial"/>
                <w:vanish/>
                <w:color w:val="000000" w:themeColor="text1"/>
                <w:sz w:val="16"/>
                <w:szCs w:val="14"/>
              </w:rPr>
              <w:t>PD and ASO</w:t>
            </w:r>
          </w:p>
        </w:tc>
      </w:tr>
      <w:tr w:rsidR="008F3992" w:rsidRPr="004051D0" w14:paraId="4C0F34B2"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F1B99" w14:textId="77777777" w:rsidR="008F3992" w:rsidRPr="004051D0" w:rsidRDefault="008F3992" w:rsidP="00774184">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27D7A" w14:textId="281112D2" w:rsidR="008F3992" w:rsidRPr="004051D0" w:rsidRDefault="00830B6C" w:rsidP="00774184">
            <w:pPr>
              <w:rPr>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460F9" w14:textId="77777777" w:rsidR="008F3992" w:rsidRPr="004051D0" w:rsidRDefault="008F3992" w:rsidP="00774184">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F91E61" w14:textId="2EED2198" w:rsidR="008F3992" w:rsidRPr="004051D0" w:rsidRDefault="00CB6510" w:rsidP="00774184">
            <w:pPr>
              <w:rPr>
                <w:rFonts w:cs="Arial"/>
                <w:vanish/>
                <w:color w:val="000000" w:themeColor="text1"/>
                <w:sz w:val="16"/>
                <w:szCs w:val="14"/>
              </w:rPr>
            </w:pPr>
            <w:r>
              <w:rPr>
                <w:rFonts w:cs="Arial"/>
                <w:vanish/>
                <w:color w:val="000000" w:themeColor="text1"/>
                <w:sz w:val="16"/>
                <w:szCs w:val="14"/>
              </w:rPr>
              <w:t>System level, Bread Board, HIL</w:t>
            </w:r>
          </w:p>
        </w:tc>
      </w:tr>
      <w:tr w:rsidR="008F3992" w:rsidRPr="004051D0" w14:paraId="52B77455" w14:textId="77777777" w:rsidTr="007741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65791C" w14:textId="77777777" w:rsidR="008F3992" w:rsidRPr="004051D0" w:rsidRDefault="008F3992" w:rsidP="00774184">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2020886755"/>
            <w:placeholder>
              <w:docPart w:val="93B788B03EC04E9EB4E0DDD265C77016"/>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E42F52" w14:textId="19645D81" w:rsidR="008F3992" w:rsidRPr="004051D0" w:rsidRDefault="002E765B" w:rsidP="0077418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811E9" w14:textId="77777777" w:rsidR="008F3992" w:rsidRPr="004051D0" w:rsidRDefault="008F3992" w:rsidP="00774184">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2013024203"/>
            <w:placeholder>
              <w:docPart w:val="D5DE97F7D508424E90987CC1100A5F85"/>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40F87" w14:textId="26D23532" w:rsidR="008F3992" w:rsidRPr="004051D0" w:rsidRDefault="002E765B" w:rsidP="0077418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649FDC" w14:textId="77777777" w:rsidR="008F3992" w:rsidRPr="004051D0" w:rsidRDefault="008F3992" w:rsidP="00774184">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663038612"/>
            <w:placeholder>
              <w:docPart w:val="9842D856F4FE4C09A7DB0D5CB9E56CAD"/>
            </w:placeholde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59164" w14:textId="01CBD4B5" w:rsidR="008F3992" w:rsidRPr="000302BF" w:rsidRDefault="00F6704C" w:rsidP="00774184">
                <w:pPr>
                  <w:rPr>
                    <w:rFonts w:cs="Arial"/>
                    <w:vanish/>
                    <w:color w:val="000000" w:themeColor="text1"/>
                    <w:sz w:val="16"/>
                    <w:szCs w:val="14"/>
                  </w:rPr>
                </w:pPr>
                <w:r>
                  <w:rPr>
                    <w:rFonts w:cs="Arial"/>
                    <w:vanish/>
                    <w:color w:val="000000" w:themeColor="text1"/>
                    <w:sz w:val="16"/>
                    <w:szCs w:val="14"/>
                  </w:rPr>
                  <w:t>Approved</w:t>
                </w:r>
              </w:p>
            </w:tc>
          </w:sdtContent>
        </w:sdt>
      </w:tr>
      <w:tr w:rsidR="008F3992" w:rsidRPr="004051D0" w14:paraId="60661EBE" w14:textId="77777777" w:rsidTr="00774184">
        <w:trPr>
          <w:gridAfter w:val="1"/>
          <w:wAfter w:w="15" w:type="dxa"/>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F6B3E6" w14:textId="77777777" w:rsidR="008F3992" w:rsidRPr="004051D0" w:rsidRDefault="008F3992" w:rsidP="00774184">
            <w:pPr>
              <w:rPr>
                <w:rFonts w:cs="Arial"/>
                <w:bCs/>
                <w:vanish/>
                <w:color w:val="808080" w:themeColor="background1" w:themeShade="80"/>
                <w:sz w:val="16"/>
                <w:szCs w:val="14"/>
              </w:rPr>
            </w:pPr>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606249" w14:textId="66135242" w:rsidR="008F3992" w:rsidRPr="004051D0" w:rsidRDefault="008F3992" w:rsidP="00774184">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75B4A" w14:textId="77777777" w:rsidR="008F3992" w:rsidRPr="004051D0" w:rsidRDefault="008F3992" w:rsidP="00774184">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2E04C054" w14:textId="77777777" w:rsidR="00461BE8" w:rsidRDefault="00461BE8" w:rsidP="00461BE8">
      <w:pPr>
        <w:rPr>
          <w:rFonts w:cs="Arial"/>
        </w:rPr>
      </w:pPr>
    </w:p>
    <w:p w14:paraId="075317C8" w14:textId="16AF0152" w:rsidR="00461BE8" w:rsidRPr="004051D0" w:rsidRDefault="00461BE8" w:rsidP="00461BE8">
      <w:pPr>
        <w:pStyle w:val="RERequirement"/>
        <w:shd w:val="clear" w:color="auto" w:fill="F2F2F2" w:themeFill="background1" w:themeFillShade="F2"/>
        <w:rPr>
          <w:rFonts w:ascii="Arial" w:hAnsi="Arial" w:cs="Arial"/>
        </w:rPr>
      </w:pPr>
      <w:r w:rsidRPr="004051D0">
        <w:rPr>
          <w:rFonts w:ascii="Arial" w:hAnsi="Arial" w:cs="Arial"/>
        </w:rPr>
        <w:t>###</w:t>
      </w:r>
      <w:bookmarkStart w:id="6900" w:name="R_ID_FNC_00062_Front_Fog_Lighting_enabli"/>
      <w:r>
        <w:rPr>
          <w:rFonts w:ascii="Arial" w:hAnsi="Arial" w:cs="Arial"/>
        </w:rPr>
        <w:t>R_FNC_ Front Fog Light_000</w:t>
      </w:r>
      <w:bookmarkEnd w:id="6900"/>
      <w:r w:rsidR="0016593B">
        <w:rPr>
          <w:rFonts w:ascii="Arial" w:hAnsi="Arial" w:cs="Arial"/>
        </w:rPr>
        <w:t>4</w:t>
      </w:r>
      <w:r w:rsidRPr="004051D0">
        <w:rPr>
          <w:rFonts w:ascii="Arial" w:hAnsi="Arial" w:cs="Arial"/>
        </w:rPr>
        <w:t xml:space="preserve">### </w:t>
      </w:r>
      <w:r>
        <w:rPr>
          <w:rFonts w:ascii="Arial" w:hAnsi="Arial" w:cs="Arial"/>
        </w:rPr>
        <w:t>Front Fog Ligh</w:t>
      </w:r>
      <w:r w:rsidR="0014290D">
        <w:rPr>
          <w:rFonts w:ascii="Arial" w:hAnsi="Arial" w:cs="Arial"/>
        </w:rPr>
        <w:t>t</w:t>
      </w:r>
      <w:r>
        <w:rPr>
          <w:rFonts w:ascii="Arial" w:hAnsi="Arial" w:cs="Arial"/>
        </w:rPr>
        <w:t xml:space="preserve"> enabling condition</w:t>
      </w:r>
      <w:r w:rsidR="0080442E">
        <w:rPr>
          <w:rFonts w:ascii="Arial" w:hAnsi="Arial" w:cs="Arial"/>
        </w:rPr>
        <w:t xml:space="preserve"> - EU</w:t>
      </w:r>
    </w:p>
    <w:p w14:paraId="019ECFF5" w14:textId="79D3B24F" w:rsidR="002E765B" w:rsidRPr="004268F7" w:rsidRDefault="002E765B" w:rsidP="00461BE8">
      <w:bookmarkStart w:id="6901" w:name="_Hlk83985358"/>
      <w:r w:rsidRPr="00181F54">
        <w:rPr>
          <w:rFonts w:cs="Arial"/>
          <w:b/>
          <w:bCs/>
          <w:color w:val="000000"/>
          <w:szCs w:val="22"/>
        </w:rPr>
        <w:t xml:space="preserve">EU </w:t>
      </w:r>
      <w:r>
        <w:rPr>
          <w:rFonts w:cs="Arial"/>
          <w:color w:val="000000"/>
          <w:szCs w:val="22"/>
        </w:rPr>
        <w:t xml:space="preserve">Market - </w:t>
      </w:r>
      <w:ins w:id="6902" w:author="Anthony" w:date="2021-03-06T20:03:00Z">
        <w:r w:rsidRPr="00216876">
          <w:rPr>
            <w:rFonts w:cs="Arial"/>
            <w:color w:val="000000"/>
            <w:szCs w:val="22"/>
            <w:rPrChange w:id="6903" w:author="Anthony" w:date="2021-03-06T20:03:00Z">
              <w:rPr>
                <w:rFonts w:cs="Arial"/>
                <w:color w:val="000000"/>
                <w:sz w:val="16"/>
                <w:szCs w:val="16"/>
              </w:rPr>
            </w:rPrChange>
          </w:rPr>
          <w:t xml:space="preserve">Front Fog </w:t>
        </w:r>
      </w:ins>
      <w:r>
        <w:rPr>
          <w:rFonts w:cs="Arial"/>
          <w:color w:val="000000"/>
          <w:szCs w:val="22"/>
        </w:rPr>
        <w:t xml:space="preserve">Lamps shall be enabled </w:t>
      </w:r>
      <w:r w:rsidR="004268F7" w:rsidRPr="004268F7">
        <w:rPr>
          <w:rFonts w:cs="Arial"/>
          <w:color w:val="000000"/>
          <w:szCs w:val="22"/>
        </w:rPr>
        <w:t xml:space="preserve">when Ignition is in RUN </w:t>
      </w:r>
      <w:r w:rsidR="004268F7" w:rsidRPr="00181F54">
        <w:rPr>
          <w:rFonts w:cs="Arial"/>
          <w:b/>
          <w:bCs/>
          <w:color w:val="000000"/>
          <w:szCs w:val="22"/>
        </w:rPr>
        <w:t>AND</w:t>
      </w:r>
      <w:r w:rsidR="004268F7" w:rsidRPr="004268F7">
        <w:rPr>
          <w:rFonts w:cs="Arial"/>
          <w:color w:val="000000"/>
          <w:szCs w:val="22"/>
        </w:rPr>
        <w:t xml:space="preserve"> Front Fog switch is ON </w:t>
      </w:r>
      <w:r w:rsidR="004268F7" w:rsidRPr="00181F54">
        <w:rPr>
          <w:rFonts w:cs="Arial"/>
          <w:b/>
          <w:bCs/>
          <w:color w:val="000000"/>
          <w:szCs w:val="22"/>
        </w:rPr>
        <w:t>AND</w:t>
      </w:r>
      <w:r w:rsidR="004268F7" w:rsidRPr="004268F7">
        <w:rPr>
          <w:rFonts w:cs="Arial"/>
          <w:color w:val="000000"/>
          <w:szCs w:val="22"/>
        </w:rPr>
        <w:t xml:space="preserve"> POSITION/PARKING (Parking Lamps are ON when Position is ON) </w:t>
      </w:r>
      <w:r w:rsidR="004268F7" w:rsidRPr="00181F54">
        <w:rPr>
          <w:rFonts w:cs="Arial"/>
          <w:b/>
          <w:bCs/>
          <w:color w:val="000000"/>
          <w:szCs w:val="22"/>
        </w:rPr>
        <w:t>OR</w:t>
      </w:r>
      <w:r w:rsidR="004268F7" w:rsidRPr="004268F7">
        <w:rPr>
          <w:rFonts w:cs="Arial"/>
          <w:color w:val="000000"/>
          <w:szCs w:val="22"/>
        </w:rPr>
        <w:t xml:space="preserve"> Low Beams are ON.</w:t>
      </w: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461BE8" w:rsidRPr="004051D0" w14:paraId="567F74F6" w14:textId="77777777" w:rsidTr="007741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bookmarkEnd w:id="6901"/>
          <w:p w14:paraId="5DCE82DE" w14:textId="442F4254" w:rsidR="00461BE8" w:rsidRPr="004051D0" w:rsidRDefault="00461BE8" w:rsidP="00774184">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R_FNC_ Front Fog Light_00062</w:t>
            </w:r>
            <w:r w:rsidRPr="004051D0">
              <w:rPr>
                <w:rFonts w:cs="Arial"/>
                <w:bCs/>
                <w:vanish/>
                <w:color w:val="808080" w:themeColor="background1" w:themeShade="80"/>
                <w:sz w:val="16"/>
                <w:szCs w:val="14"/>
              </w:rPr>
              <w:t>###</w:t>
            </w:r>
          </w:p>
        </w:tc>
      </w:tr>
      <w:tr w:rsidR="00461BE8" w:rsidRPr="004051D0" w14:paraId="3419AB2B"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6D3EF" w14:textId="77777777" w:rsidR="00461BE8" w:rsidRPr="004051D0" w:rsidRDefault="00461BE8" w:rsidP="00774184">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D7E78" w14:textId="77777777" w:rsidR="00461BE8" w:rsidRPr="004051D0" w:rsidRDefault="00461BE8" w:rsidP="00774184">
            <w:pPr>
              <w:rPr>
                <w:rFonts w:cs="Arial"/>
                <w:vanish/>
                <w:color w:val="000000" w:themeColor="text1"/>
                <w:sz w:val="16"/>
                <w:szCs w:val="14"/>
              </w:rPr>
            </w:pPr>
          </w:p>
        </w:tc>
      </w:tr>
      <w:tr w:rsidR="00461BE8" w:rsidRPr="004051D0" w14:paraId="4F79313D"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867E9" w14:textId="77777777" w:rsidR="00461BE8" w:rsidRPr="004051D0" w:rsidRDefault="00461BE8" w:rsidP="00774184">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746F0" w14:textId="77777777" w:rsidR="00461BE8" w:rsidRPr="004051D0" w:rsidRDefault="00461BE8" w:rsidP="00774184">
            <w:pPr>
              <w:rPr>
                <w:rFonts w:cs="Arial"/>
                <w:vanish/>
                <w:color w:val="000000" w:themeColor="text1"/>
                <w:sz w:val="16"/>
                <w:szCs w:val="14"/>
              </w:rPr>
            </w:pPr>
          </w:p>
        </w:tc>
      </w:tr>
      <w:tr w:rsidR="00461BE8" w:rsidRPr="004051D0" w14:paraId="04B44982"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2D902" w14:textId="77777777" w:rsidR="00461BE8" w:rsidRPr="004051D0" w:rsidRDefault="00461BE8" w:rsidP="00774184">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C187D" w14:textId="77777777" w:rsidR="00461BE8" w:rsidRPr="004051D0" w:rsidRDefault="00461BE8" w:rsidP="00774184">
            <w:pPr>
              <w:rPr>
                <w:rFonts w:cs="Arial"/>
                <w:vanish/>
                <w:color w:val="000000" w:themeColor="text1"/>
                <w:sz w:val="16"/>
                <w:szCs w:val="14"/>
              </w:rPr>
            </w:pPr>
          </w:p>
        </w:tc>
      </w:tr>
      <w:tr w:rsidR="00461BE8" w:rsidRPr="004051D0" w14:paraId="3E8F27AD"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4A864" w14:textId="77777777" w:rsidR="00461BE8" w:rsidRPr="004051D0" w:rsidRDefault="00461BE8" w:rsidP="00774184">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CC596" w14:textId="03BFAF95" w:rsidR="00461BE8" w:rsidRPr="004051D0" w:rsidRDefault="008525DD" w:rsidP="00774184">
            <w:pPr>
              <w:rPr>
                <w:rFonts w:cs="Arial"/>
                <w:vanish/>
                <w:color w:val="000000" w:themeColor="text1"/>
                <w:sz w:val="16"/>
                <w:szCs w:val="14"/>
              </w:rPr>
            </w:pPr>
            <w:r>
              <w:rPr>
                <w:rFonts w:cs="Arial"/>
                <w:vanish/>
                <w:color w:val="000000" w:themeColor="text1"/>
                <w:sz w:val="16"/>
                <w:szCs w:val="14"/>
              </w:rPr>
              <w:t xml:space="preserve">ECE R48 </w:t>
            </w:r>
            <w:r w:rsidR="00582A3F">
              <w:rPr>
                <w:rFonts w:cs="Arial"/>
                <w:vanish/>
                <w:color w:val="000000" w:themeColor="text1"/>
                <w:sz w:val="16"/>
                <w:szCs w:val="14"/>
              </w:rPr>
              <w:t>6.3.7</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E513B6" w14:textId="77777777" w:rsidR="00461BE8" w:rsidRPr="004051D0" w:rsidRDefault="00461BE8" w:rsidP="00774184">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20FA5" w14:textId="2588C05B" w:rsidR="00461BE8" w:rsidRPr="004051D0" w:rsidRDefault="00F6704C" w:rsidP="00774184">
            <w:pPr>
              <w:rPr>
                <w:rFonts w:cs="Arial"/>
                <w:vanish/>
                <w:color w:val="000000" w:themeColor="text1"/>
                <w:sz w:val="16"/>
                <w:szCs w:val="14"/>
              </w:rPr>
            </w:pPr>
            <w:r>
              <w:rPr>
                <w:rFonts w:cs="Arial"/>
                <w:vanish/>
                <w:color w:val="000000" w:themeColor="text1"/>
                <w:sz w:val="16"/>
                <w:szCs w:val="14"/>
              </w:rPr>
              <w:t>PD and ASO</w:t>
            </w:r>
          </w:p>
        </w:tc>
      </w:tr>
      <w:tr w:rsidR="00461BE8" w:rsidRPr="004051D0" w14:paraId="694E86D3"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1DFB5" w14:textId="77777777" w:rsidR="00461BE8" w:rsidRPr="004051D0" w:rsidRDefault="00461BE8" w:rsidP="00774184">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FDDA6" w14:textId="113C2CC1" w:rsidR="00461BE8" w:rsidRPr="004051D0" w:rsidRDefault="008525DD" w:rsidP="00774184">
            <w:pPr>
              <w:rPr>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6FA4D" w14:textId="77777777" w:rsidR="00461BE8" w:rsidRPr="004051D0" w:rsidRDefault="00461BE8" w:rsidP="00774184">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3D4360" w14:textId="17DD11EB" w:rsidR="00461BE8" w:rsidRPr="004051D0" w:rsidRDefault="00CB6510" w:rsidP="00774184">
            <w:pPr>
              <w:rPr>
                <w:rFonts w:cs="Arial"/>
                <w:vanish/>
                <w:color w:val="000000" w:themeColor="text1"/>
                <w:sz w:val="16"/>
                <w:szCs w:val="14"/>
              </w:rPr>
            </w:pPr>
            <w:r>
              <w:rPr>
                <w:rFonts w:cs="Arial"/>
                <w:vanish/>
                <w:color w:val="000000" w:themeColor="text1"/>
                <w:sz w:val="16"/>
                <w:szCs w:val="14"/>
              </w:rPr>
              <w:t>System level, Bread Board, HIL</w:t>
            </w:r>
          </w:p>
        </w:tc>
      </w:tr>
      <w:tr w:rsidR="00461BE8" w:rsidRPr="004051D0" w14:paraId="78EF95A4" w14:textId="77777777" w:rsidTr="007741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73B66" w14:textId="77777777" w:rsidR="00461BE8" w:rsidRPr="004051D0" w:rsidRDefault="00461BE8" w:rsidP="00774184">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383375085"/>
            <w:placeholder>
              <w:docPart w:val="E0151FFE7EC14EF99CBA83668BD370B9"/>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CE7D5D" w14:textId="7672C60A" w:rsidR="00461BE8" w:rsidRPr="004051D0" w:rsidRDefault="002E765B" w:rsidP="0077418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C334C" w14:textId="77777777" w:rsidR="00461BE8" w:rsidRPr="004051D0" w:rsidRDefault="00461BE8" w:rsidP="00774184">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717105561"/>
            <w:placeholder>
              <w:docPart w:val="256D9BA3AF72430390D0ABC2FB995F6A"/>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8D4A2" w14:textId="0D4E7437" w:rsidR="00461BE8" w:rsidRPr="004051D0" w:rsidRDefault="002E765B" w:rsidP="0077418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422584" w14:textId="77777777" w:rsidR="00461BE8" w:rsidRPr="004051D0" w:rsidRDefault="00461BE8" w:rsidP="00774184">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292642410"/>
            <w:placeholder>
              <w:docPart w:val="CEB89162BBFC4325945AEC2166BBDF78"/>
            </w:placeholde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60A8D" w14:textId="53149976" w:rsidR="00461BE8" w:rsidRPr="000302BF" w:rsidRDefault="00F6704C" w:rsidP="00774184">
                <w:pPr>
                  <w:rPr>
                    <w:rFonts w:cs="Arial"/>
                    <w:vanish/>
                    <w:color w:val="000000" w:themeColor="text1"/>
                    <w:sz w:val="16"/>
                    <w:szCs w:val="14"/>
                  </w:rPr>
                </w:pPr>
                <w:r>
                  <w:rPr>
                    <w:rFonts w:cs="Arial"/>
                    <w:vanish/>
                    <w:color w:val="000000" w:themeColor="text1"/>
                    <w:sz w:val="16"/>
                    <w:szCs w:val="14"/>
                  </w:rPr>
                  <w:t>Approved</w:t>
                </w:r>
              </w:p>
            </w:tc>
          </w:sdtContent>
        </w:sdt>
      </w:tr>
      <w:tr w:rsidR="00461BE8" w:rsidRPr="004051D0" w14:paraId="4C38191F" w14:textId="77777777" w:rsidTr="00774184">
        <w:trPr>
          <w:gridAfter w:val="1"/>
          <w:wAfter w:w="15" w:type="dxa"/>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4CAD4A" w14:textId="77777777" w:rsidR="00461BE8" w:rsidRPr="004051D0" w:rsidRDefault="00461BE8" w:rsidP="00774184">
            <w:pPr>
              <w:rPr>
                <w:rFonts w:cs="Arial"/>
                <w:bCs/>
                <w:vanish/>
                <w:color w:val="808080" w:themeColor="background1" w:themeShade="80"/>
                <w:sz w:val="16"/>
                <w:szCs w:val="14"/>
              </w:rPr>
            </w:pPr>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A0BB57" w14:textId="09B65DFD" w:rsidR="00461BE8" w:rsidRPr="004051D0" w:rsidRDefault="00461BE8" w:rsidP="00774184">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FA8B5" w14:textId="77777777" w:rsidR="00461BE8" w:rsidRPr="004051D0" w:rsidRDefault="00461BE8" w:rsidP="00774184">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272655AB" w14:textId="77777777" w:rsidR="00AB18FE" w:rsidRDefault="00AB18FE" w:rsidP="00AB18FE">
      <w:pPr>
        <w:rPr>
          <w:rFonts w:cs="Arial"/>
        </w:rPr>
      </w:pPr>
    </w:p>
    <w:p w14:paraId="04B14DDA" w14:textId="186732DC" w:rsidR="00AB18FE" w:rsidRPr="004051D0" w:rsidRDefault="00AB18FE" w:rsidP="00AB18FE">
      <w:pPr>
        <w:pStyle w:val="RERequirement"/>
        <w:shd w:val="clear" w:color="auto" w:fill="F2F2F2" w:themeFill="background1" w:themeFillShade="F2"/>
        <w:rPr>
          <w:rFonts w:ascii="Arial" w:hAnsi="Arial" w:cs="Arial"/>
        </w:rPr>
      </w:pPr>
      <w:r w:rsidRPr="004051D0">
        <w:rPr>
          <w:rFonts w:ascii="Arial" w:hAnsi="Arial" w:cs="Arial"/>
        </w:rPr>
        <w:t>###</w:t>
      </w:r>
      <w:bookmarkStart w:id="6904" w:name="R_ID_FNC_00064_Front_Fog_disabling_condi"/>
      <w:r>
        <w:rPr>
          <w:rFonts w:ascii="Arial" w:hAnsi="Arial" w:cs="Arial"/>
        </w:rPr>
        <w:t>R_FNC_ Front Fog Light_000</w:t>
      </w:r>
      <w:bookmarkEnd w:id="6904"/>
      <w:r w:rsidR="00D725E0">
        <w:rPr>
          <w:rFonts w:ascii="Arial" w:hAnsi="Arial" w:cs="Arial"/>
        </w:rPr>
        <w:t>5</w:t>
      </w:r>
      <w:r w:rsidRPr="004051D0">
        <w:rPr>
          <w:rFonts w:ascii="Arial" w:hAnsi="Arial" w:cs="Arial"/>
        </w:rPr>
        <w:t xml:space="preserve">### </w:t>
      </w:r>
      <w:r>
        <w:rPr>
          <w:rFonts w:ascii="Arial" w:hAnsi="Arial" w:cs="Arial"/>
        </w:rPr>
        <w:t xml:space="preserve">Front Fog </w:t>
      </w:r>
      <w:r w:rsidR="0014290D">
        <w:rPr>
          <w:rFonts w:ascii="Arial" w:hAnsi="Arial" w:cs="Arial"/>
        </w:rPr>
        <w:t xml:space="preserve">Light </w:t>
      </w:r>
      <w:r>
        <w:rPr>
          <w:rFonts w:ascii="Arial" w:hAnsi="Arial" w:cs="Arial"/>
        </w:rPr>
        <w:t>disabling conditions</w:t>
      </w:r>
      <w:r w:rsidR="00E51A09">
        <w:rPr>
          <w:rFonts w:ascii="Arial" w:hAnsi="Arial" w:cs="Arial"/>
        </w:rPr>
        <w:t xml:space="preserve"> - US</w:t>
      </w:r>
    </w:p>
    <w:p w14:paraId="5A5512A1" w14:textId="1F202062" w:rsidR="00320E7E" w:rsidRDefault="00320E7E" w:rsidP="00AB18FE">
      <w:pPr>
        <w:rPr>
          <w:rFonts w:cs="Arial"/>
          <w:color w:val="000000"/>
          <w:szCs w:val="22"/>
        </w:rPr>
      </w:pPr>
      <w:r w:rsidRPr="00181F54">
        <w:rPr>
          <w:rFonts w:cs="Arial"/>
          <w:b/>
          <w:bCs/>
          <w:color w:val="000000"/>
          <w:szCs w:val="22"/>
        </w:rPr>
        <w:t>US</w:t>
      </w:r>
      <w:r>
        <w:rPr>
          <w:rFonts w:cs="Arial"/>
          <w:color w:val="000000"/>
          <w:szCs w:val="22"/>
        </w:rPr>
        <w:t xml:space="preserve"> Market - </w:t>
      </w:r>
      <w:r w:rsidR="00E61211" w:rsidRPr="00CA04C8">
        <w:rPr>
          <w:rFonts w:cs="Arial"/>
          <w:color w:val="000000"/>
          <w:szCs w:val="22"/>
        </w:rPr>
        <w:t xml:space="preserve">Front Fog is disabled when either Ignition is switched to ACC or OFF </w:t>
      </w:r>
      <w:r w:rsidR="00E61211" w:rsidRPr="00CA04C8">
        <w:rPr>
          <w:rFonts w:cs="Arial"/>
          <w:b/>
          <w:bCs/>
          <w:color w:val="000000"/>
          <w:szCs w:val="22"/>
        </w:rPr>
        <w:t>OR</w:t>
      </w:r>
      <w:r w:rsidR="00E61211" w:rsidRPr="00CA04C8">
        <w:rPr>
          <w:rFonts w:cs="Arial"/>
          <w:color w:val="000000"/>
          <w:szCs w:val="22"/>
        </w:rPr>
        <w:t xml:space="preserve"> Front Fog switch is </w:t>
      </w:r>
      <w:r w:rsidR="00181F54">
        <w:rPr>
          <w:rFonts w:cs="Arial"/>
          <w:color w:val="000000"/>
          <w:szCs w:val="22"/>
        </w:rPr>
        <w:t>turned OFF</w:t>
      </w:r>
      <w:r w:rsidR="00E61211" w:rsidRPr="00CA04C8">
        <w:rPr>
          <w:rFonts w:cs="Arial"/>
          <w:color w:val="000000"/>
          <w:szCs w:val="22"/>
        </w:rPr>
        <w:t xml:space="preserve"> </w:t>
      </w:r>
      <w:r w:rsidR="00E61211" w:rsidRPr="00181F54">
        <w:rPr>
          <w:rFonts w:cs="Arial"/>
          <w:b/>
          <w:bCs/>
          <w:color w:val="000000"/>
          <w:szCs w:val="22"/>
        </w:rPr>
        <w:t>OR</w:t>
      </w:r>
      <w:r w:rsidR="00E61211" w:rsidRPr="00CA04C8">
        <w:rPr>
          <w:rFonts w:cs="Arial"/>
          <w:color w:val="000000"/>
          <w:szCs w:val="22"/>
        </w:rPr>
        <w:t xml:space="preserve"> </w:t>
      </w:r>
      <w:r w:rsidR="00181F54" w:rsidRPr="00181F54">
        <w:rPr>
          <w:rFonts w:cs="Arial"/>
          <w:color w:val="000000"/>
          <w:szCs w:val="22"/>
        </w:rPr>
        <w:t>Headlight_Status is OFF</w:t>
      </w:r>
      <w:r w:rsidR="00181F54" w:rsidRPr="00CA04C8">
        <w:rPr>
          <w:rFonts w:cs="Arial"/>
          <w:b/>
          <w:bCs/>
          <w:color w:val="000000"/>
          <w:szCs w:val="22"/>
        </w:rPr>
        <w:t xml:space="preserve"> </w:t>
      </w:r>
      <w:r w:rsidR="00E61211" w:rsidRPr="00CA04C8">
        <w:rPr>
          <w:rFonts w:cs="Arial"/>
          <w:b/>
          <w:bCs/>
          <w:color w:val="000000"/>
          <w:szCs w:val="22"/>
        </w:rPr>
        <w:t>OR</w:t>
      </w:r>
      <w:r w:rsidR="00E61211" w:rsidRPr="00CA04C8">
        <w:rPr>
          <w:rFonts w:cs="Arial"/>
          <w:color w:val="000000"/>
          <w:szCs w:val="22"/>
        </w:rPr>
        <w:t xml:space="preserve"> AUTO (with daylight conditions) </w:t>
      </w:r>
      <w:r w:rsidR="00E61211" w:rsidRPr="00CA04C8">
        <w:rPr>
          <w:rFonts w:cs="Arial"/>
          <w:b/>
          <w:bCs/>
          <w:color w:val="000000"/>
          <w:szCs w:val="22"/>
        </w:rPr>
        <w:t>OR</w:t>
      </w:r>
      <w:r w:rsidR="00E61211" w:rsidRPr="00CA04C8">
        <w:rPr>
          <w:rFonts w:cs="Arial"/>
          <w:color w:val="000000"/>
          <w:szCs w:val="22"/>
        </w:rPr>
        <w:t xml:space="preserve"> High Beam is active. </w:t>
      </w:r>
      <w:ins w:id="6905" w:author="Strzelczyk, Anthony (A.)" w:date="2021-02-22T11:03:00Z">
        <w:del w:id="6906" w:author="Anthony" w:date="2021-03-06T20:18:00Z">
          <w:r w:rsidRPr="00201A9E" w:rsidDel="00201A9E">
            <w:rPr>
              <w:rFonts w:cs="Arial"/>
              <w:color w:val="000000"/>
              <w:szCs w:val="22"/>
              <w:rPrChange w:id="6907" w:author="Anthony" w:date="2021-03-06T20:18:00Z">
                <w:rPr/>
              </w:rPrChange>
            </w:rPr>
            <w:delText>&lt;Some condition that triggers the alternative flow or where it starts relative to the main flow&gt;</w:delText>
          </w:r>
        </w:del>
      </w:ins>
    </w:p>
    <w:p w14:paraId="5B21205F" w14:textId="77777777" w:rsidR="00FE11C4" w:rsidRPr="00201A9E" w:rsidDel="00201A9E" w:rsidRDefault="00FE11C4" w:rsidP="00320E7E">
      <w:pPr>
        <w:rPr>
          <w:ins w:id="6908" w:author="Strzelczyk, Anthony (A.)" w:date="2021-02-22T11:03:00Z"/>
          <w:del w:id="6909" w:author="Anthony" w:date="2021-03-06T20:18:00Z"/>
          <w:rFonts w:cs="Arial"/>
          <w:color w:val="000000"/>
          <w:szCs w:val="22"/>
          <w:rPrChange w:id="6910" w:author="Anthony" w:date="2021-03-06T20:18:00Z">
            <w:rPr>
              <w:ins w:id="6911" w:author="Strzelczyk, Anthony (A.)" w:date="2021-02-22T11:03:00Z"/>
              <w:del w:id="6912" w:author="Anthony" w:date="2021-03-06T20:18:00Z"/>
            </w:rPr>
          </w:rPrChange>
        </w:rPr>
      </w:pPr>
    </w:p>
    <w:p w14:paraId="3EA43328" w14:textId="77777777" w:rsidR="00AB18FE" w:rsidRPr="004051D0" w:rsidRDefault="00AB18FE" w:rsidP="00AB18FE">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AB18FE" w:rsidRPr="004051D0" w14:paraId="328551F6" w14:textId="77777777" w:rsidTr="007741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B5EEC" w14:textId="2C11C3AF" w:rsidR="00AB18FE" w:rsidRPr="004051D0" w:rsidRDefault="00AB18FE" w:rsidP="00774184">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R_FNC_ Front Fog Light_00064</w:t>
            </w:r>
            <w:r w:rsidRPr="004051D0">
              <w:rPr>
                <w:rFonts w:cs="Arial"/>
                <w:bCs/>
                <w:vanish/>
                <w:color w:val="808080" w:themeColor="background1" w:themeShade="80"/>
                <w:sz w:val="16"/>
                <w:szCs w:val="14"/>
              </w:rPr>
              <w:t>###</w:t>
            </w:r>
          </w:p>
        </w:tc>
      </w:tr>
      <w:tr w:rsidR="00AB18FE" w:rsidRPr="004051D0" w14:paraId="08D7580C"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6161F" w14:textId="77777777" w:rsidR="00AB18FE" w:rsidRPr="004051D0" w:rsidRDefault="00AB18FE" w:rsidP="00774184">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B6F3D" w14:textId="77777777" w:rsidR="00AB18FE" w:rsidRPr="004051D0" w:rsidRDefault="00AB18FE" w:rsidP="00774184">
            <w:pPr>
              <w:rPr>
                <w:rFonts w:cs="Arial"/>
                <w:vanish/>
                <w:color w:val="000000" w:themeColor="text1"/>
                <w:sz w:val="16"/>
                <w:szCs w:val="14"/>
              </w:rPr>
            </w:pPr>
          </w:p>
        </w:tc>
      </w:tr>
      <w:tr w:rsidR="00AB18FE" w:rsidRPr="004051D0" w14:paraId="32AF43A9"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97284" w14:textId="77777777" w:rsidR="00AB18FE" w:rsidRPr="004051D0" w:rsidRDefault="00AB18FE" w:rsidP="00774184">
            <w:pPr>
              <w:rPr>
                <w:rFonts w:eastAsiaTheme="minorHAnsi" w:cs="Arial"/>
                <w:b/>
                <w:bCs/>
                <w:vanish/>
                <w:sz w:val="16"/>
                <w:szCs w:val="14"/>
              </w:rPr>
            </w:pPr>
            <w:r w:rsidRPr="004051D0">
              <w:rPr>
                <w:rFonts w:cs="Arial"/>
                <w:b/>
                <w:bCs/>
                <w:vanish/>
                <w:sz w:val="16"/>
                <w:szCs w:val="14"/>
              </w:rPr>
              <w:lastRenderedPageBreak/>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B0799" w14:textId="77777777" w:rsidR="00AB18FE" w:rsidRPr="004051D0" w:rsidRDefault="00AB18FE" w:rsidP="00774184">
            <w:pPr>
              <w:rPr>
                <w:rFonts w:cs="Arial"/>
                <w:vanish/>
                <w:color w:val="000000" w:themeColor="text1"/>
                <w:sz w:val="16"/>
                <w:szCs w:val="14"/>
              </w:rPr>
            </w:pPr>
          </w:p>
        </w:tc>
      </w:tr>
      <w:tr w:rsidR="00AB18FE" w:rsidRPr="004051D0" w14:paraId="41487FC4"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38463" w14:textId="77777777" w:rsidR="00AB18FE" w:rsidRPr="004051D0" w:rsidRDefault="00AB18FE" w:rsidP="00774184">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A8336" w14:textId="77777777" w:rsidR="00AB18FE" w:rsidRPr="004051D0" w:rsidRDefault="00AB18FE" w:rsidP="00774184">
            <w:pPr>
              <w:rPr>
                <w:rFonts w:cs="Arial"/>
                <w:vanish/>
                <w:color w:val="000000" w:themeColor="text1"/>
                <w:sz w:val="16"/>
                <w:szCs w:val="14"/>
              </w:rPr>
            </w:pPr>
          </w:p>
        </w:tc>
      </w:tr>
      <w:tr w:rsidR="00AB18FE" w:rsidRPr="004051D0" w14:paraId="37E7E42D"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A512E" w14:textId="77777777" w:rsidR="00AB18FE" w:rsidRPr="004051D0" w:rsidRDefault="00AB18FE" w:rsidP="00774184">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9166C" w14:textId="3AF51E09" w:rsidR="00AB18FE" w:rsidRPr="004051D0" w:rsidRDefault="00830B6C" w:rsidP="00774184">
            <w:pPr>
              <w:rPr>
                <w:rFonts w:cs="Arial"/>
                <w:vanish/>
                <w:color w:val="000000" w:themeColor="text1"/>
                <w:sz w:val="16"/>
                <w:szCs w:val="14"/>
              </w:rPr>
            </w:pPr>
            <w:r>
              <w:rPr>
                <w:rFonts w:cs="Arial"/>
                <w:vanish/>
                <w:color w:val="000000" w:themeColor="text1"/>
                <w:sz w:val="16"/>
                <w:szCs w:val="14"/>
              </w:rPr>
              <w:t>SAE J583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0DF65D" w14:textId="77777777" w:rsidR="00AB18FE" w:rsidRPr="004051D0" w:rsidRDefault="00AB18FE" w:rsidP="00774184">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1326A" w14:textId="2F9B8017" w:rsidR="00AB18FE" w:rsidRPr="004051D0" w:rsidRDefault="002E5613" w:rsidP="00774184">
            <w:pPr>
              <w:rPr>
                <w:rFonts w:cs="Arial"/>
                <w:vanish/>
                <w:color w:val="000000" w:themeColor="text1"/>
                <w:sz w:val="16"/>
                <w:szCs w:val="14"/>
              </w:rPr>
            </w:pPr>
            <w:r>
              <w:rPr>
                <w:rFonts w:cs="Arial"/>
                <w:vanish/>
                <w:color w:val="000000" w:themeColor="text1"/>
                <w:sz w:val="16"/>
                <w:szCs w:val="14"/>
              </w:rPr>
              <w:t>PD and ASO</w:t>
            </w:r>
          </w:p>
        </w:tc>
      </w:tr>
      <w:tr w:rsidR="00AB18FE" w:rsidRPr="004051D0" w14:paraId="621DFD1C"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959C1" w14:textId="77777777" w:rsidR="00AB18FE" w:rsidRPr="004051D0" w:rsidRDefault="00AB18FE" w:rsidP="00774184">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51EED" w14:textId="2AB6EB22" w:rsidR="00AB18FE" w:rsidRPr="004051D0" w:rsidRDefault="00830B6C" w:rsidP="00774184">
            <w:pPr>
              <w:rPr>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602D75" w14:textId="77777777" w:rsidR="00AB18FE" w:rsidRPr="004051D0" w:rsidRDefault="00AB18FE" w:rsidP="00774184">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CC6A9" w14:textId="536A8412" w:rsidR="00AB18FE" w:rsidRPr="004051D0" w:rsidRDefault="00CB6510" w:rsidP="00774184">
            <w:pPr>
              <w:rPr>
                <w:rFonts w:cs="Arial"/>
                <w:vanish/>
                <w:color w:val="000000" w:themeColor="text1"/>
                <w:sz w:val="16"/>
                <w:szCs w:val="14"/>
              </w:rPr>
            </w:pPr>
            <w:r>
              <w:rPr>
                <w:rFonts w:cs="Arial"/>
                <w:vanish/>
                <w:color w:val="000000" w:themeColor="text1"/>
                <w:sz w:val="16"/>
                <w:szCs w:val="14"/>
              </w:rPr>
              <w:t>System level, Bread Board, HIL</w:t>
            </w:r>
          </w:p>
        </w:tc>
      </w:tr>
      <w:tr w:rsidR="00AB18FE" w:rsidRPr="004051D0" w14:paraId="12CB02A6" w14:textId="77777777" w:rsidTr="007741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41275" w14:textId="77777777" w:rsidR="00AB18FE" w:rsidRPr="004051D0" w:rsidRDefault="00AB18FE" w:rsidP="00774184">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2112313750"/>
            <w:placeholder>
              <w:docPart w:val="5D076595AF774FC0B2C67F811F5206F6"/>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C4F2EF" w14:textId="14BDA513" w:rsidR="00AB18FE" w:rsidRPr="004051D0" w:rsidRDefault="0034323A" w:rsidP="0077418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8B242" w14:textId="77777777" w:rsidR="00AB18FE" w:rsidRPr="004051D0" w:rsidRDefault="00AB18FE" w:rsidP="00774184">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483208423"/>
            <w:placeholder>
              <w:docPart w:val="B0A6ECB3FF4F406584AFFC986B70103A"/>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B7C80" w14:textId="28B05C57" w:rsidR="00AB18FE" w:rsidRPr="004051D0" w:rsidRDefault="0034323A" w:rsidP="0077418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3EAE7" w14:textId="77777777" w:rsidR="00AB18FE" w:rsidRPr="004051D0" w:rsidRDefault="00AB18FE" w:rsidP="00774184">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53146982"/>
            <w:placeholder>
              <w:docPart w:val="CCA0065AEA604223B673BA4858871D3E"/>
            </w:placeholde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786CB" w14:textId="08F96212" w:rsidR="00AB18FE" w:rsidRPr="000302BF" w:rsidRDefault="002E5613" w:rsidP="00774184">
                <w:pPr>
                  <w:rPr>
                    <w:rFonts w:cs="Arial"/>
                    <w:vanish/>
                    <w:color w:val="000000" w:themeColor="text1"/>
                    <w:sz w:val="16"/>
                    <w:szCs w:val="14"/>
                  </w:rPr>
                </w:pPr>
                <w:r>
                  <w:rPr>
                    <w:rFonts w:cs="Arial"/>
                    <w:vanish/>
                    <w:color w:val="000000" w:themeColor="text1"/>
                    <w:sz w:val="16"/>
                    <w:szCs w:val="14"/>
                  </w:rPr>
                  <w:t>Approved</w:t>
                </w:r>
              </w:p>
            </w:tc>
          </w:sdtContent>
        </w:sdt>
      </w:tr>
      <w:tr w:rsidR="00AB18FE" w:rsidRPr="004051D0" w14:paraId="220F9F54" w14:textId="77777777" w:rsidTr="00774184">
        <w:trPr>
          <w:gridAfter w:val="1"/>
          <w:wAfter w:w="15" w:type="dxa"/>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31592C" w14:textId="77777777" w:rsidR="00AB18FE" w:rsidRPr="004051D0" w:rsidRDefault="00AB18FE" w:rsidP="00774184">
            <w:pPr>
              <w:rPr>
                <w:rFonts w:cs="Arial"/>
                <w:bCs/>
                <w:vanish/>
                <w:color w:val="808080" w:themeColor="background1" w:themeShade="80"/>
                <w:sz w:val="16"/>
                <w:szCs w:val="14"/>
              </w:rPr>
            </w:pPr>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36AFAC" w14:textId="686ACEAF" w:rsidR="00AB18FE" w:rsidRPr="004051D0" w:rsidRDefault="00AB18FE" w:rsidP="00774184">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FE264A" w14:textId="77777777" w:rsidR="00AB18FE" w:rsidRPr="004051D0" w:rsidRDefault="00AB18FE" w:rsidP="00774184">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0CEA2636" w14:textId="77777777" w:rsidR="00222798" w:rsidRDefault="00222798" w:rsidP="00222798">
      <w:pPr>
        <w:rPr>
          <w:rFonts w:cs="Arial"/>
        </w:rPr>
      </w:pPr>
    </w:p>
    <w:p w14:paraId="0DC8A383" w14:textId="220DFA90" w:rsidR="00222798" w:rsidRPr="004051D0" w:rsidRDefault="00222798" w:rsidP="00222798">
      <w:pPr>
        <w:pStyle w:val="RERequirement"/>
        <w:shd w:val="clear" w:color="auto" w:fill="F2F2F2" w:themeFill="background1" w:themeFillShade="F2"/>
        <w:rPr>
          <w:rFonts w:ascii="Arial" w:hAnsi="Arial" w:cs="Arial"/>
        </w:rPr>
      </w:pPr>
      <w:r w:rsidRPr="004051D0">
        <w:rPr>
          <w:rFonts w:ascii="Arial" w:hAnsi="Arial" w:cs="Arial"/>
        </w:rPr>
        <w:t>###</w:t>
      </w:r>
      <w:bookmarkStart w:id="6913" w:name="R_ID_FNC_00066_Front_Fog_disabliing_cond"/>
      <w:r>
        <w:rPr>
          <w:rFonts w:ascii="Arial" w:hAnsi="Arial" w:cs="Arial"/>
        </w:rPr>
        <w:t>R_FNC_ Front Fog Light_0006</w:t>
      </w:r>
      <w:bookmarkEnd w:id="6913"/>
      <w:r w:rsidRPr="004051D0">
        <w:rPr>
          <w:rFonts w:ascii="Arial" w:hAnsi="Arial" w:cs="Arial"/>
        </w:rPr>
        <w:t xml:space="preserve">### </w:t>
      </w:r>
      <w:r>
        <w:rPr>
          <w:rFonts w:ascii="Arial" w:hAnsi="Arial" w:cs="Arial"/>
        </w:rPr>
        <w:t xml:space="preserve">Front Fog </w:t>
      </w:r>
      <w:r w:rsidR="0014290D">
        <w:rPr>
          <w:rFonts w:ascii="Arial" w:hAnsi="Arial" w:cs="Arial"/>
        </w:rPr>
        <w:t xml:space="preserve">Light </w:t>
      </w:r>
      <w:r>
        <w:rPr>
          <w:rFonts w:ascii="Arial" w:hAnsi="Arial" w:cs="Arial"/>
        </w:rPr>
        <w:t>disabling conditions</w:t>
      </w:r>
      <w:r w:rsidR="005C0C6B">
        <w:rPr>
          <w:rFonts w:ascii="Arial" w:hAnsi="Arial" w:cs="Arial"/>
        </w:rPr>
        <w:t xml:space="preserve"> - NA</w:t>
      </w:r>
    </w:p>
    <w:p w14:paraId="2E54BADF" w14:textId="1A9750EC" w:rsidR="00FD118C" w:rsidRPr="004268F7" w:rsidRDefault="0034323A" w:rsidP="00222798">
      <w:pPr>
        <w:rPr>
          <w:rFonts w:cs="Arial"/>
          <w:color w:val="000000"/>
          <w:szCs w:val="22"/>
        </w:rPr>
      </w:pPr>
      <w:r w:rsidRPr="00181F54">
        <w:rPr>
          <w:rFonts w:cs="Arial"/>
          <w:b/>
          <w:bCs/>
          <w:color w:val="000000"/>
          <w:szCs w:val="22"/>
        </w:rPr>
        <w:t>EU</w:t>
      </w:r>
      <w:r>
        <w:rPr>
          <w:rFonts w:cs="Arial"/>
          <w:color w:val="000000"/>
          <w:szCs w:val="22"/>
        </w:rPr>
        <w:t xml:space="preserve"> Market - </w:t>
      </w:r>
      <w:ins w:id="6914" w:author="Anthony" w:date="2021-03-06T20:18:00Z">
        <w:r w:rsidR="00FD118C" w:rsidRPr="00201A9E">
          <w:rPr>
            <w:rFonts w:cs="Arial"/>
            <w:color w:val="000000"/>
            <w:szCs w:val="22"/>
            <w:rPrChange w:id="6915" w:author="Anthony" w:date="2021-03-06T20:18:00Z">
              <w:rPr>
                <w:rFonts w:cs="Arial"/>
                <w:color w:val="000000"/>
                <w:sz w:val="16"/>
                <w:szCs w:val="16"/>
              </w:rPr>
            </w:rPrChange>
          </w:rPr>
          <w:t xml:space="preserve">Front Fog is OFF when either Ignition is switched to ACC or OFF </w:t>
        </w:r>
        <w:r w:rsidR="00FD118C" w:rsidRPr="003E1502">
          <w:rPr>
            <w:rFonts w:cs="Arial"/>
            <w:b/>
            <w:bCs/>
            <w:color w:val="000000"/>
            <w:szCs w:val="22"/>
            <w:rPrChange w:id="6916" w:author="Anthony" w:date="2021-03-06T20:18:00Z">
              <w:rPr>
                <w:rFonts w:cs="Arial"/>
                <w:color w:val="000000"/>
                <w:sz w:val="16"/>
                <w:szCs w:val="16"/>
              </w:rPr>
            </w:rPrChange>
          </w:rPr>
          <w:t>OR</w:t>
        </w:r>
        <w:r w:rsidR="00FD118C" w:rsidRPr="00201A9E">
          <w:rPr>
            <w:rFonts w:cs="Arial"/>
            <w:color w:val="000000"/>
            <w:szCs w:val="22"/>
            <w:rPrChange w:id="6917" w:author="Anthony" w:date="2021-03-06T20:18:00Z">
              <w:rPr>
                <w:rFonts w:cs="Arial"/>
                <w:color w:val="000000"/>
                <w:sz w:val="16"/>
                <w:szCs w:val="16"/>
              </w:rPr>
            </w:rPrChange>
          </w:rPr>
          <w:t xml:space="preserve"> Front Fog switch is </w:t>
        </w:r>
      </w:ins>
      <w:r w:rsidR="00181F54">
        <w:rPr>
          <w:rFonts w:cs="Arial"/>
          <w:color w:val="000000"/>
          <w:szCs w:val="22"/>
        </w:rPr>
        <w:t>turned OFF</w:t>
      </w:r>
      <w:ins w:id="6918" w:author="Anthony" w:date="2021-03-06T20:18:00Z">
        <w:r w:rsidR="00FD118C" w:rsidRPr="00201A9E">
          <w:rPr>
            <w:rFonts w:cs="Arial"/>
            <w:color w:val="000000"/>
            <w:szCs w:val="22"/>
            <w:rPrChange w:id="6919" w:author="Anthony" w:date="2021-03-06T20:18:00Z">
              <w:rPr>
                <w:rFonts w:cs="Arial"/>
                <w:color w:val="000000"/>
                <w:sz w:val="16"/>
                <w:szCs w:val="16"/>
              </w:rPr>
            </w:rPrChange>
          </w:rPr>
          <w:t xml:space="preserve"> </w:t>
        </w:r>
        <w:r w:rsidR="00FD118C" w:rsidRPr="003E1502">
          <w:rPr>
            <w:rFonts w:cs="Arial"/>
            <w:b/>
            <w:bCs/>
            <w:color w:val="000000"/>
            <w:szCs w:val="22"/>
            <w:rPrChange w:id="6920" w:author="Anthony" w:date="2021-03-06T20:18:00Z">
              <w:rPr>
                <w:rFonts w:cs="Arial"/>
                <w:color w:val="000000"/>
                <w:sz w:val="16"/>
                <w:szCs w:val="16"/>
              </w:rPr>
            </w:rPrChange>
          </w:rPr>
          <w:t>OR</w:t>
        </w:r>
        <w:r w:rsidR="00FD118C" w:rsidRPr="00201A9E">
          <w:rPr>
            <w:rFonts w:cs="Arial"/>
            <w:color w:val="000000"/>
            <w:szCs w:val="22"/>
            <w:rPrChange w:id="6921" w:author="Anthony" w:date="2021-03-06T20:18:00Z">
              <w:rPr>
                <w:rFonts w:cs="Arial"/>
                <w:color w:val="000000"/>
                <w:sz w:val="16"/>
                <w:szCs w:val="16"/>
              </w:rPr>
            </w:rPrChange>
          </w:rPr>
          <w:t xml:space="preserve"> </w:t>
        </w:r>
      </w:ins>
      <w:r w:rsidR="004268F7" w:rsidRPr="004268F7">
        <w:rPr>
          <w:rFonts w:cs="Arial"/>
          <w:color w:val="000000"/>
          <w:szCs w:val="22"/>
        </w:rPr>
        <w:t xml:space="preserve">POSITION/PARKING is OFF </w:t>
      </w:r>
      <w:r w:rsidR="004268F7" w:rsidRPr="00181F54">
        <w:rPr>
          <w:rFonts w:cs="Arial"/>
          <w:b/>
          <w:bCs/>
          <w:color w:val="000000"/>
          <w:szCs w:val="22"/>
        </w:rPr>
        <w:t>OR</w:t>
      </w:r>
      <w:r w:rsidR="004268F7" w:rsidRPr="004268F7">
        <w:rPr>
          <w:rFonts w:cs="Arial"/>
          <w:color w:val="000000"/>
          <w:szCs w:val="22"/>
        </w:rPr>
        <w:t xml:space="preserve"> Low Beams are OFF</w:t>
      </w:r>
      <w:r w:rsidR="00181F54">
        <w:rPr>
          <w:rFonts w:cs="Arial"/>
          <w:color w:val="000000"/>
          <w:szCs w:val="22"/>
        </w:rPr>
        <w:t>.</w:t>
      </w: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22798" w:rsidRPr="004051D0" w14:paraId="1F06E396" w14:textId="77777777" w:rsidTr="007741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A8540" w14:textId="5F21CEB1" w:rsidR="00222798" w:rsidRPr="004051D0" w:rsidRDefault="00222798" w:rsidP="00774184">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R_FNC_ Front Fog Light_00066</w:t>
            </w:r>
            <w:r w:rsidRPr="004051D0">
              <w:rPr>
                <w:rFonts w:cs="Arial"/>
                <w:bCs/>
                <w:vanish/>
                <w:color w:val="808080" w:themeColor="background1" w:themeShade="80"/>
                <w:sz w:val="16"/>
                <w:szCs w:val="14"/>
              </w:rPr>
              <w:t>###</w:t>
            </w:r>
          </w:p>
        </w:tc>
      </w:tr>
      <w:tr w:rsidR="00222798" w:rsidRPr="004051D0" w14:paraId="64B2DC77"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5A45E" w14:textId="77777777" w:rsidR="00222798" w:rsidRPr="004051D0" w:rsidRDefault="00222798" w:rsidP="00774184">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F90CC" w14:textId="77777777" w:rsidR="00222798" w:rsidRPr="004051D0" w:rsidRDefault="00222798" w:rsidP="00774184">
            <w:pPr>
              <w:rPr>
                <w:rFonts w:cs="Arial"/>
                <w:vanish/>
                <w:color w:val="000000" w:themeColor="text1"/>
                <w:sz w:val="16"/>
                <w:szCs w:val="14"/>
              </w:rPr>
            </w:pPr>
          </w:p>
        </w:tc>
      </w:tr>
      <w:tr w:rsidR="00222798" w:rsidRPr="004051D0" w14:paraId="4370213D"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0B2E6" w14:textId="77777777" w:rsidR="00222798" w:rsidRPr="004051D0" w:rsidRDefault="00222798" w:rsidP="00774184">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BEA16" w14:textId="77777777" w:rsidR="00222798" w:rsidRPr="004051D0" w:rsidRDefault="00222798" w:rsidP="00774184">
            <w:pPr>
              <w:rPr>
                <w:rFonts w:cs="Arial"/>
                <w:vanish/>
                <w:color w:val="000000" w:themeColor="text1"/>
                <w:sz w:val="16"/>
                <w:szCs w:val="14"/>
              </w:rPr>
            </w:pPr>
          </w:p>
        </w:tc>
      </w:tr>
      <w:tr w:rsidR="00222798" w:rsidRPr="004051D0" w14:paraId="74CFD8EA"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7F36F" w14:textId="77777777" w:rsidR="00222798" w:rsidRPr="004051D0" w:rsidRDefault="00222798" w:rsidP="00774184">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2ADBD" w14:textId="77777777" w:rsidR="00222798" w:rsidRPr="004051D0" w:rsidRDefault="00222798" w:rsidP="00774184">
            <w:pPr>
              <w:rPr>
                <w:rFonts w:cs="Arial"/>
                <w:vanish/>
                <w:color w:val="000000" w:themeColor="text1"/>
                <w:sz w:val="16"/>
                <w:szCs w:val="14"/>
              </w:rPr>
            </w:pPr>
          </w:p>
        </w:tc>
      </w:tr>
      <w:tr w:rsidR="009C4697" w:rsidRPr="004051D0" w14:paraId="409F9B1E"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17E1E" w14:textId="77777777" w:rsidR="009C4697" w:rsidRPr="004051D0" w:rsidRDefault="009C4697" w:rsidP="009C4697">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04180" w14:textId="48CB4286" w:rsidR="009C4697" w:rsidRPr="004051D0" w:rsidRDefault="009C4697" w:rsidP="009C4697">
            <w:pPr>
              <w:rPr>
                <w:rFonts w:cs="Arial"/>
                <w:vanish/>
                <w:color w:val="000000" w:themeColor="text1"/>
                <w:sz w:val="16"/>
                <w:szCs w:val="14"/>
              </w:rPr>
            </w:pPr>
            <w:r>
              <w:rPr>
                <w:rFonts w:cs="Arial"/>
                <w:vanish/>
                <w:color w:val="000000" w:themeColor="text1"/>
                <w:sz w:val="16"/>
                <w:szCs w:val="14"/>
              </w:rPr>
              <w:t>ECE R48 6.3.7</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DCE54" w14:textId="77777777" w:rsidR="009C4697" w:rsidRPr="004051D0" w:rsidRDefault="009C4697" w:rsidP="009C4697">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125B0" w14:textId="342ACE0E" w:rsidR="009C4697" w:rsidRPr="004051D0" w:rsidRDefault="009C4697" w:rsidP="009C4697">
            <w:pPr>
              <w:rPr>
                <w:rFonts w:cs="Arial"/>
                <w:vanish/>
                <w:color w:val="000000" w:themeColor="text1"/>
                <w:sz w:val="16"/>
                <w:szCs w:val="14"/>
              </w:rPr>
            </w:pPr>
            <w:r>
              <w:rPr>
                <w:rFonts w:cs="Arial"/>
                <w:vanish/>
                <w:color w:val="000000" w:themeColor="text1"/>
                <w:sz w:val="16"/>
                <w:szCs w:val="14"/>
              </w:rPr>
              <w:t>PD and ASO</w:t>
            </w:r>
          </w:p>
        </w:tc>
      </w:tr>
      <w:tr w:rsidR="009C4697" w:rsidRPr="004051D0" w14:paraId="2C73DF08" w14:textId="77777777" w:rsidTr="007741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EAC7F" w14:textId="77777777" w:rsidR="009C4697" w:rsidRPr="004051D0" w:rsidRDefault="009C4697" w:rsidP="009C4697">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C5728" w14:textId="38C3E8D2" w:rsidR="009C4697" w:rsidRPr="004051D0" w:rsidRDefault="009C4697" w:rsidP="009C4697">
            <w:pPr>
              <w:rPr>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87D42" w14:textId="77777777" w:rsidR="009C4697" w:rsidRPr="004051D0" w:rsidRDefault="009C4697" w:rsidP="009C4697">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DA441E" w14:textId="3A0EB115" w:rsidR="009C4697" w:rsidRPr="004051D0" w:rsidRDefault="009C4697" w:rsidP="009C4697">
            <w:pPr>
              <w:rPr>
                <w:rFonts w:cs="Arial"/>
                <w:vanish/>
                <w:color w:val="000000" w:themeColor="text1"/>
                <w:sz w:val="16"/>
                <w:szCs w:val="14"/>
              </w:rPr>
            </w:pPr>
            <w:r>
              <w:rPr>
                <w:rFonts w:cs="Arial"/>
                <w:vanish/>
                <w:color w:val="000000" w:themeColor="text1"/>
                <w:sz w:val="16"/>
                <w:szCs w:val="14"/>
              </w:rPr>
              <w:t>System level, Bread Board, HIL</w:t>
            </w:r>
          </w:p>
        </w:tc>
      </w:tr>
      <w:tr w:rsidR="00222798" w:rsidRPr="004051D0" w14:paraId="1E2D380F" w14:textId="77777777" w:rsidTr="007741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00F38" w14:textId="77777777" w:rsidR="00222798" w:rsidRPr="004051D0" w:rsidRDefault="00222798" w:rsidP="00774184">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675335974"/>
            <w:placeholder>
              <w:docPart w:val="BD9FFBFFDE874581AD722917217CECEB"/>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94C4F6" w14:textId="40973D2D" w:rsidR="00222798" w:rsidRPr="004051D0" w:rsidRDefault="0034323A" w:rsidP="0077418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507AD" w14:textId="77777777" w:rsidR="00222798" w:rsidRPr="004051D0" w:rsidRDefault="00222798" w:rsidP="00774184">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437269210"/>
            <w:placeholder>
              <w:docPart w:val="08422A52C8514B29BBAF94DA13F1AB8E"/>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470C7" w14:textId="3C4217D5" w:rsidR="00222798" w:rsidRPr="004051D0" w:rsidRDefault="0034323A" w:rsidP="0077418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788F0" w14:textId="77777777" w:rsidR="00222798" w:rsidRPr="004051D0" w:rsidRDefault="00222798" w:rsidP="00774184">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890001900"/>
            <w:placeholder>
              <w:docPart w:val="4043A94D629D4A1BABFDDF149AD5134F"/>
            </w:placeholde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D48C3" w14:textId="69CE972C" w:rsidR="00222798" w:rsidRPr="000302BF" w:rsidRDefault="003E1502" w:rsidP="00774184">
                <w:pPr>
                  <w:rPr>
                    <w:rFonts w:cs="Arial"/>
                    <w:vanish/>
                    <w:color w:val="000000" w:themeColor="text1"/>
                    <w:sz w:val="16"/>
                    <w:szCs w:val="14"/>
                  </w:rPr>
                </w:pPr>
                <w:r>
                  <w:rPr>
                    <w:rFonts w:cs="Arial"/>
                    <w:vanish/>
                    <w:color w:val="000000" w:themeColor="text1"/>
                    <w:sz w:val="16"/>
                    <w:szCs w:val="14"/>
                  </w:rPr>
                  <w:t>Approved</w:t>
                </w:r>
              </w:p>
            </w:tc>
          </w:sdtContent>
        </w:sdt>
      </w:tr>
      <w:tr w:rsidR="00222798" w:rsidRPr="004051D0" w14:paraId="0A9FC6D7" w14:textId="77777777" w:rsidTr="00774184">
        <w:trPr>
          <w:gridAfter w:val="1"/>
          <w:wAfter w:w="15" w:type="dxa"/>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CC5B69" w14:textId="77777777" w:rsidR="00222798" w:rsidRPr="004051D0" w:rsidRDefault="00222798" w:rsidP="00774184">
            <w:pPr>
              <w:rPr>
                <w:rFonts w:cs="Arial"/>
                <w:bCs/>
                <w:vanish/>
                <w:color w:val="808080" w:themeColor="background1" w:themeShade="80"/>
                <w:sz w:val="16"/>
                <w:szCs w:val="14"/>
              </w:rPr>
            </w:pPr>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DB9B52" w14:textId="32FB9780" w:rsidR="00222798" w:rsidRPr="004051D0" w:rsidRDefault="00222798" w:rsidP="00774184">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4E4A52">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E259E7" w14:textId="77777777" w:rsidR="00222798" w:rsidRPr="004051D0" w:rsidRDefault="00222798" w:rsidP="00774184">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1FD3E433" w14:textId="77777777" w:rsidR="00C510A7" w:rsidRDefault="00C510A7" w:rsidP="00C510A7">
      <w:pPr>
        <w:rPr>
          <w:ins w:id="6922" w:author="Strzelczyk, Anthony (A.)" w:date="2020-12-18T08:35:00Z"/>
          <w:rFonts w:cs="Arial"/>
        </w:rPr>
      </w:pPr>
    </w:p>
    <w:p w14:paraId="1EE63D3D" w14:textId="54B2F016" w:rsidR="00C510A7" w:rsidRPr="004051D0" w:rsidRDefault="00C510A7" w:rsidP="00C510A7">
      <w:pPr>
        <w:pStyle w:val="RERequirement"/>
        <w:shd w:val="clear" w:color="auto" w:fill="F2F2F2" w:themeFill="background1" w:themeFillShade="F2"/>
        <w:rPr>
          <w:ins w:id="6923" w:author="Strzelczyk, Anthony (A.)" w:date="2020-12-18T08:35:00Z"/>
          <w:rFonts w:ascii="Arial" w:hAnsi="Arial" w:cs="Arial"/>
        </w:rPr>
      </w:pPr>
      <w:ins w:id="6924" w:author="Strzelczyk, Anthony (A.)" w:date="2020-12-18T08:35:00Z">
        <w:r w:rsidRPr="004051D0">
          <w:rPr>
            <w:rFonts w:ascii="Arial" w:hAnsi="Arial" w:cs="Arial"/>
          </w:rPr>
          <w:t>###</w:t>
        </w:r>
        <w:bookmarkStart w:id="6925" w:name="R_ID_F_00055_Telltale_Visibility"/>
        <w:r>
          <w:rPr>
            <w:rFonts w:ascii="Arial" w:hAnsi="Arial" w:cs="Arial"/>
          </w:rPr>
          <w:t>R_F_Front Fog Telltale Display_000</w:t>
        </w:r>
      </w:ins>
      <w:bookmarkEnd w:id="6925"/>
      <w:r w:rsidR="00D725E0">
        <w:rPr>
          <w:rFonts w:ascii="Arial" w:hAnsi="Arial" w:cs="Arial"/>
        </w:rPr>
        <w:t>7</w:t>
      </w:r>
      <w:ins w:id="6926" w:author="Strzelczyk, Anthony (A.)" w:date="2020-12-18T08:35:00Z">
        <w:r w:rsidRPr="004051D0">
          <w:rPr>
            <w:rFonts w:ascii="Arial" w:hAnsi="Arial" w:cs="Arial"/>
          </w:rPr>
          <w:t xml:space="preserve">### </w:t>
        </w:r>
        <w:r>
          <w:rPr>
            <w:rFonts w:ascii="Arial" w:hAnsi="Arial" w:cs="Arial"/>
          </w:rPr>
          <w:t xml:space="preserve">Telltale </w:t>
        </w:r>
      </w:ins>
      <w:ins w:id="6927" w:author="Strzelczyk, Anthony (A.)" w:date="2020-12-18T08:44:00Z">
        <w:r w:rsidR="00734D37">
          <w:rPr>
            <w:rFonts w:ascii="Arial" w:hAnsi="Arial" w:cs="Arial"/>
          </w:rPr>
          <w:t>Display</w:t>
        </w:r>
      </w:ins>
    </w:p>
    <w:p w14:paraId="01C8164B" w14:textId="1E822178" w:rsidR="00C510A7" w:rsidRPr="004051D0" w:rsidRDefault="00C510A7" w:rsidP="00C510A7">
      <w:pPr>
        <w:rPr>
          <w:ins w:id="6928" w:author="Strzelczyk, Anthony (A.)" w:date="2020-12-18T08:35:00Z"/>
          <w:rFonts w:cs="Arial"/>
        </w:rPr>
      </w:pPr>
      <w:ins w:id="6929" w:author="Strzelczyk, Anthony (A.)" w:date="2020-12-18T08:36:00Z">
        <w:r>
          <w:rPr>
            <w:rFonts w:cs="Arial"/>
          </w:rPr>
          <w:t xml:space="preserve">The Front Fog Telltale </w:t>
        </w:r>
      </w:ins>
      <w:ins w:id="6930" w:author="Strzelczyk, Anthony (A.)" w:date="2020-12-18T08:37:00Z">
        <w:r>
          <w:rPr>
            <w:rFonts w:cs="Arial"/>
          </w:rPr>
          <w:t>indicator</w:t>
        </w:r>
      </w:ins>
      <w:ins w:id="6931" w:author="Strzelczyk, Anthony (A.)" w:date="2020-12-18T08:38:00Z">
        <w:r w:rsidR="00734D37">
          <w:rPr>
            <w:rFonts w:cs="Arial"/>
          </w:rPr>
          <w:t>, when illuminated,</w:t>
        </w:r>
      </w:ins>
      <w:ins w:id="6932" w:author="Strzelczyk, Anthony (A.)" w:date="2020-12-18T08:36:00Z">
        <w:r>
          <w:rPr>
            <w:rFonts w:cs="Arial"/>
          </w:rPr>
          <w:t xml:space="preserve"> shall be </w:t>
        </w:r>
      </w:ins>
      <w:ins w:id="6933" w:author="Strzelczyk, Anthony (A.)" w:date="2020-12-18T08:38:00Z">
        <w:r w:rsidR="00734D37">
          <w:rPr>
            <w:rFonts w:cs="Arial"/>
          </w:rPr>
          <w:t xml:space="preserve">easily </w:t>
        </w:r>
      </w:ins>
      <w:ins w:id="6934" w:author="Strzelczyk, Anthony (A.)" w:date="2020-12-18T08:36:00Z">
        <w:r>
          <w:rPr>
            <w:rFonts w:cs="Arial"/>
          </w:rPr>
          <w:t xml:space="preserve">visible </w:t>
        </w:r>
      </w:ins>
      <w:ins w:id="6935" w:author="Strzelczyk, Anthony (A.)" w:date="2020-12-18T08:40:00Z">
        <w:r w:rsidR="00734D37">
          <w:rPr>
            <w:rFonts w:cs="Arial"/>
          </w:rPr>
          <w:t xml:space="preserve">and recognizable </w:t>
        </w:r>
      </w:ins>
      <w:ins w:id="6936" w:author="Strzelczyk, Anthony (A.)" w:date="2020-12-18T08:36:00Z">
        <w:r>
          <w:rPr>
            <w:rFonts w:cs="Arial"/>
          </w:rPr>
          <w:t xml:space="preserve">to the vehicle operator during </w:t>
        </w:r>
      </w:ins>
      <w:ins w:id="6937" w:author="Strzelczyk, Anthony (A.)" w:date="2020-12-18T08:37:00Z">
        <w:r>
          <w:rPr>
            <w:rFonts w:cs="Arial"/>
          </w:rPr>
          <w:t>the operation of the vehicle.</w:t>
        </w:r>
      </w:ins>
    </w:p>
    <w:p w14:paraId="740BF982" w14:textId="77777777" w:rsidR="00C510A7" w:rsidRPr="004051D0" w:rsidRDefault="00C510A7" w:rsidP="00C510A7">
      <w:pPr>
        <w:rPr>
          <w:ins w:id="6938" w:author="Strzelczyk, Anthony (A.)" w:date="2020-12-18T08:35: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510A7" w:rsidRPr="004051D0" w14:paraId="03143877" w14:textId="77777777" w:rsidTr="00C510A7">
        <w:trPr>
          <w:gridAfter w:val="1"/>
          <w:wAfter w:w="15" w:type="dxa"/>
          <w:hidden/>
          <w:ins w:id="6939" w:author="Strzelczyk, Anthony (A.)" w:date="2020-12-18T08:35: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FEE43" w14:textId="0BB261D0" w:rsidR="00C510A7" w:rsidRPr="004051D0" w:rsidRDefault="00C510A7" w:rsidP="00C510A7">
            <w:pPr>
              <w:rPr>
                <w:ins w:id="6940" w:author="Strzelczyk, Anthony (A.)" w:date="2020-12-18T08:35:00Z"/>
                <w:rFonts w:eastAsiaTheme="minorHAnsi" w:cs="Arial"/>
                <w:bCs/>
                <w:vanish/>
                <w:color w:val="808080" w:themeColor="background1" w:themeShade="80"/>
                <w:sz w:val="16"/>
                <w:szCs w:val="14"/>
              </w:rPr>
            </w:pPr>
            <w:ins w:id="6941" w:author="Strzelczyk, Anthony (A.)" w:date="2020-12-18T08:35: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R_F_Front Fog Telltale Display_00055</w:t>
              </w:r>
              <w:r w:rsidRPr="004051D0">
                <w:rPr>
                  <w:rFonts w:cs="Arial"/>
                  <w:bCs/>
                  <w:vanish/>
                  <w:color w:val="808080" w:themeColor="background1" w:themeShade="80"/>
                  <w:sz w:val="16"/>
                  <w:szCs w:val="14"/>
                </w:rPr>
                <w:t>###</w:t>
              </w:r>
            </w:ins>
          </w:p>
        </w:tc>
      </w:tr>
      <w:tr w:rsidR="00C510A7" w:rsidRPr="004051D0" w14:paraId="7BCC0A41" w14:textId="77777777" w:rsidTr="00C510A7">
        <w:trPr>
          <w:hidden/>
          <w:ins w:id="6942" w:author="Strzelczyk, Anthony (A.)" w:date="2020-12-18T08:35: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6E295" w14:textId="77777777" w:rsidR="00C510A7" w:rsidRPr="004051D0" w:rsidRDefault="00C510A7" w:rsidP="00C510A7">
            <w:pPr>
              <w:rPr>
                <w:ins w:id="6943" w:author="Strzelczyk, Anthony (A.)" w:date="2020-12-18T08:35:00Z"/>
                <w:rFonts w:eastAsiaTheme="minorHAnsi" w:cs="Arial"/>
                <w:b/>
                <w:bCs/>
                <w:vanish/>
                <w:sz w:val="16"/>
                <w:szCs w:val="14"/>
              </w:rPr>
            </w:pPr>
            <w:ins w:id="6944" w:author="Strzelczyk, Anthony (A.)" w:date="2020-12-18T08:35: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F2E33" w14:textId="1B1A93FE" w:rsidR="00C510A7" w:rsidRPr="004051D0" w:rsidRDefault="00B733BF" w:rsidP="00C510A7">
            <w:pPr>
              <w:rPr>
                <w:ins w:id="6945" w:author="Strzelczyk, Anthony (A.)" w:date="2020-12-18T08:35:00Z"/>
                <w:rFonts w:cs="Arial"/>
                <w:vanish/>
                <w:color w:val="000000" w:themeColor="text1"/>
                <w:sz w:val="16"/>
                <w:szCs w:val="14"/>
              </w:rPr>
            </w:pPr>
            <w:r>
              <w:rPr>
                <w:rFonts w:cs="Arial"/>
                <w:vanish/>
                <w:color w:val="000000" w:themeColor="text1"/>
                <w:sz w:val="16"/>
                <w:szCs w:val="14"/>
              </w:rPr>
              <w:t xml:space="preserve">To follow the standard icon and imagery for displaying the </w:t>
            </w:r>
            <w:r w:rsidR="004550B1">
              <w:rPr>
                <w:rFonts w:cs="Arial"/>
                <w:vanish/>
                <w:color w:val="000000" w:themeColor="text1"/>
                <w:sz w:val="16"/>
                <w:szCs w:val="14"/>
              </w:rPr>
              <w:t>telltale for front fog lamps.</w:t>
            </w:r>
          </w:p>
        </w:tc>
      </w:tr>
      <w:tr w:rsidR="00C510A7" w:rsidRPr="004051D0" w14:paraId="1E059F7C" w14:textId="77777777" w:rsidTr="00C510A7">
        <w:trPr>
          <w:hidden/>
          <w:ins w:id="6946" w:author="Strzelczyk, Anthony (A.)" w:date="2020-12-18T08:35: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B25480" w14:textId="77777777" w:rsidR="00C510A7" w:rsidRPr="004051D0" w:rsidRDefault="00C510A7" w:rsidP="00C510A7">
            <w:pPr>
              <w:rPr>
                <w:ins w:id="6947" w:author="Strzelczyk, Anthony (A.)" w:date="2020-12-18T08:35:00Z"/>
                <w:rFonts w:eastAsiaTheme="minorHAnsi" w:cs="Arial"/>
                <w:b/>
                <w:bCs/>
                <w:vanish/>
                <w:sz w:val="16"/>
                <w:szCs w:val="14"/>
              </w:rPr>
            </w:pPr>
            <w:ins w:id="6948" w:author="Strzelczyk, Anthony (A.)" w:date="2020-12-18T08:35: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09A21" w14:textId="77777777" w:rsidR="00C510A7" w:rsidRPr="004051D0" w:rsidRDefault="00C510A7" w:rsidP="00C510A7">
            <w:pPr>
              <w:rPr>
                <w:ins w:id="6949" w:author="Strzelczyk, Anthony (A.)" w:date="2020-12-18T08:35:00Z"/>
                <w:rFonts w:cs="Arial"/>
                <w:vanish/>
                <w:color w:val="000000" w:themeColor="text1"/>
                <w:sz w:val="16"/>
                <w:szCs w:val="14"/>
              </w:rPr>
            </w:pPr>
          </w:p>
        </w:tc>
      </w:tr>
      <w:tr w:rsidR="00C510A7" w:rsidRPr="004051D0" w14:paraId="1698AEA0" w14:textId="77777777" w:rsidTr="00C510A7">
        <w:trPr>
          <w:hidden/>
          <w:ins w:id="6950" w:author="Strzelczyk, Anthony (A.)" w:date="2020-12-18T08:35: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41410" w14:textId="77777777" w:rsidR="00C510A7" w:rsidRPr="004051D0" w:rsidRDefault="00C510A7" w:rsidP="00C510A7">
            <w:pPr>
              <w:rPr>
                <w:ins w:id="6951" w:author="Strzelczyk, Anthony (A.)" w:date="2020-12-18T08:35:00Z"/>
                <w:rFonts w:cs="Arial"/>
                <w:vanish/>
                <w:sz w:val="16"/>
                <w:szCs w:val="14"/>
              </w:rPr>
            </w:pPr>
            <w:ins w:id="6952" w:author="Strzelczyk, Anthony (A.)" w:date="2020-12-18T08:35: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2969B" w14:textId="77777777" w:rsidR="00C510A7" w:rsidRPr="004051D0" w:rsidRDefault="00C510A7" w:rsidP="00C510A7">
            <w:pPr>
              <w:rPr>
                <w:ins w:id="6953" w:author="Strzelczyk, Anthony (A.)" w:date="2020-12-18T08:35:00Z"/>
                <w:rFonts w:cs="Arial"/>
                <w:vanish/>
                <w:color w:val="000000" w:themeColor="text1"/>
                <w:sz w:val="16"/>
                <w:szCs w:val="14"/>
              </w:rPr>
            </w:pPr>
          </w:p>
        </w:tc>
      </w:tr>
      <w:tr w:rsidR="00C510A7" w:rsidRPr="004051D0" w14:paraId="2ABC25C9" w14:textId="77777777" w:rsidTr="00C510A7">
        <w:trPr>
          <w:hidden/>
          <w:ins w:id="6954" w:author="Strzelczyk, Anthony (A.)" w:date="2020-12-18T08:35: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FDC68" w14:textId="77777777" w:rsidR="00C510A7" w:rsidRPr="004051D0" w:rsidRDefault="00C510A7" w:rsidP="00C510A7">
            <w:pPr>
              <w:rPr>
                <w:ins w:id="6955" w:author="Strzelczyk, Anthony (A.)" w:date="2020-12-18T08:35:00Z"/>
                <w:rFonts w:cs="Arial"/>
                <w:b/>
                <w:bCs/>
                <w:vanish/>
                <w:sz w:val="16"/>
                <w:szCs w:val="14"/>
              </w:rPr>
            </w:pPr>
            <w:ins w:id="6956" w:author="Strzelczyk, Anthony (A.)" w:date="2020-12-18T08:35: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76909" w14:textId="666935EB" w:rsidR="00C510A7" w:rsidRPr="004051D0" w:rsidRDefault="009C4697" w:rsidP="00C510A7">
            <w:pPr>
              <w:rPr>
                <w:ins w:id="6957" w:author="Strzelczyk, Anthony (A.)" w:date="2020-12-18T08:35:00Z"/>
                <w:rFonts w:cs="Arial"/>
                <w:vanish/>
                <w:color w:val="000000" w:themeColor="text1"/>
                <w:sz w:val="16"/>
                <w:szCs w:val="14"/>
              </w:rPr>
            </w:pPr>
            <w:r>
              <w:rPr>
                <w:rFonts w:cs="Arial"/>
                <w:vanish/>
                <w:color w:val="000000" w:themeColor="text1"/>
                <w:sz w:val="16"/>
                <w:szCs w:val="14"/>
              </w:rPr>
              <w:t>ECE R</w:t>
            </w:r>
            <w:r w:rsidR="00153539">
              <w:rPr>
                <w:rFonts w:cs="Arial"/>
                <w:vanish/>
                <w:color w:val="000000" w:themeColor="text1"/>
                <w:sz w:val="16"/>
                <w:szCs w:val="14"/>
              </w:rPr>
              <w:t>121</w:t>
            </w:r>
            <w:r w:rsidR="001B3CC7">
              <w:rPr>
                <w:rFonts w:cs="Arial"/>
                <w:vanish/>
                <w:color w:val="000000" w:themeColor="text1"/>
                <w:sz w:val="16"/>
                <w:szCs w:val="14"/>
              </w:rPr>
              <w:t>; SAE J583; F/CMVSS 101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353D70" w14:textId="77777777" w:rsidR="00C510A7" w:rsidRPr="004051D0" w:rsidRDefault="00C510A7" w:rsidP="00C510A7">
            <w:pPr>
              <w:ind w:left="139"/>
              <w:rPr>
                <w:ins w:id="6958" w:author="Strzelczyk, Anthony (A.)" w:date="2020-12-18T08:35:00Z"/>
                <w:rFonts w:cs="Arial"/>
                <w:b/>
                <w:bCs/>
                <w:vanish/>
                <w:sz w:val="16"/>
                <w:szCs w:val="14"/>
              </w:rPr>
            </w:pPr>
            <w:ins w:id="6959" w:author="Strzelczyk, Anthony (A.)" w:date="2020-12-18T08:35: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2A9E2" w14:textId="24BAD591" w:rsidR="00C510A7" w:rsidRPr="004051D0" w:rsidRDefault="003F7C5C" w:rsidP="00C510A7">
            <w:pPr>
              <w:rPr>
                <w:ins w:id="6960" w:author="Strzelczyk, Anthony (A.)" w:date="2020-12-18T08:35:00Z"/>
                <w:rFonts w:cs="Arial"/>
                <w:vanish/>
                <w:color w:val="000000" w:themeColor="text1"/>
                <w:sz w:val="16"/>
                <w:szCs w:val="14"/>
              </w:rPr>
            </w:pPr>
            <w:ins w:id="6961" w:author="Strzelczyk, Anthony (A.)" w:date="2021-01-25T09:44:00Z">
              <w:r>
                <w:rPr>
                  <w:rFonts w:cs="Arial"/>
                  <w:vanish/>
                  <w:color w:val="000000" w:themeColor="text1"/>
                  <w:sz w:val="16"/>
                  <w:szCs w:val="14"/>
                </w:rPr>
                <w:t>PD and  ASO</w:t>
              </w:r>
            </w:ins>
          </w:p>
        </w:tc>
      </w:tr>
      <w:tr w:rsidR="008A60BC" w:rsidRPr="004051D0" w14:paraId="4EB49314" w14:textId="77777777" w:rsidTr="00C510A7">
        <w:trPr>
          <w:hidden/>
          <w:ins w:id="6962" w:author="Strzelczyk, Anthony (A.)" w:date="2020-12-18T08:35: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24BF7" w14:textId="77777777" w:rsidR="008A60BC" w:rsidRPr="004051D0" w:rsidRDefault="008A60BC" w:rsidP="008A60BC">
            <w:pPr>
              <w:rPr>
                <w:ins w:id="6963" w:author="Strzelczyk, Anthony (A.)" w:date="2020-12-18T08:35:00Z"/>
                <w:rFonts w:cs="Arial"/>
                <w:b/>
                <w:bCs/>
                <w:vanish/>
                <w:sz w:val="16"/>
                <w:szCs w:val="14"/>
              </w:rPr>
            </w:pPr>
            <w:ins w:id="6964" w:author="Strzelczyk, Anthony (A.)" w:date="2020-12-18T08:35: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90231" w14:textId="77F30D67" w:rsidR="008A60BC" w:rsidRPr="004051D0" w:rsidRDefault="00B24D37" w:rsidP="008A60BC">
            <w:pPr>
              <w:rPr>
                <w:ins w:id="6965" w:author="Strzelczyk, Anthony (A.)" w:date="2020-12-18T08:35:00Z"/>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60C3C" w14:textId="77777777" w:rsidR="008A60BC" w:rsidRPr="004051D0" w:rsidRDefault="008A60BC" w:rsidP="008A60BC">
            <w:pPr>
              <w:ind w:left="139"/>
              <w:rPr>
                <w:ins w:id="6966" w:author="Strzelczyk, Anthony (A.)" w:date="2020-12-18T08:35:00Z"/>
                <w:rFonts w:cs="Arial"/>
                <w:b/>
                <w:bCs/>
                <w:vanish/>
                <w:sz w:val="16"/>
                <w:szCs w:val="16"/>
              </w:rPr>
            </w:pPr>
            <w:ins w:id="6967" w:author="Strzelczyk, Anthony (A.)" w:date="2020-12-18T08:35: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502BFE" w14:textId="338BA10C" w:rsidR="008A60BC" w:rsidRPr="004051D0" w:rsidRDefault="00CB6510" w:rsidP="008A60BC">
            <w:pPr>
              <w:rPr>
                <w:ins w:id="6968" w:author="Strzelczyk, Anthony (A.)" w:date="2020-12-18T08:35:00Z"/>
                <w:rFonts w:cs="Arial"/>
                <w:vanish/>
                <w:color w:val="000000" w:themeColor="text1"/>
                <w:sz w:val="16"/>
                <w:szCs w:val="14"/>
              </w:rPr>
            </w:pPr>
            <w:r>
              <w:rPr>
                <w:rFonts w:cs="Arial"/>
                <w:vanish/>
                <w:color w:val="000000" w:themeColor="text1"/>
                <w:sz w:val="16"/>
                <w:szCs w:val="14"/>
              </w:rPr>
              <w:t>System level, Bread Board, HIL</w:t>
            </w:r>
          </w:p>
        </w:tc>
      </w:tr>
      <w:tr w:rsidR="008A60BC" w:rsidRPr="004051D0" w14:paraId="741CC4FD" w14:textId="77777777" w:rsidTr="00C510A7">
        <w:trPr>
          <w:trHeight w:val="133"/>
          <w:hidden/>
          <w:ins w:id="6969" w:author="Strzelczyk, Anthony (A.)" w:date="2020-12-18T08:35: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B3E03" w14:textId="77777777" w:rsidR="008A60BC" w:rsidRPr="004051D0" w:rsidRDefault="008A60BC" w:rsidP="008A60BC">
            <w:pPr>
              <w:rPr>
                <w:ins w:id="6970" w:author="Strzelczyk, Anthony (A.)" w:date="2020-12-18T08:35:00Z"/>
                <w:rFonts w:eastAsiaTheme="minorHAnsi" w:cs="Arial"/>
                <w:b/>
                <w:bCs/>
                <w:vanish/>
                <w:sz w:val="16"/>
                <w:szCs w:val="14"/>
              </w:rPr>
            </w:pPr>
            <w:ins w:id="6971" w:author="Strzelczyk, Anthony (A.)" w:date="2020-12-18T08:35:00Z">
              <w:r w:rsidRPr="004051D0">
                <w:rPr>
                  <w:rFonts w:cs="Arial"/>
                  <w:b/>
                  <w:bCs/>
                  <w:vanish/>
                  <w:sz w:val="16"/>
                  <w:szCs w:val="14"/>
                </w:rPr>
                <w:t>Type</w:t>
              </w:r>
            </w:ins>
          </w:p>
        </w:tc>
        <w:customXmlInsRangeStart w:id="6972" w:author="Strzelczyk, Anthony (A.)" w:date="2020-12-18T08:35:00Z"/>
        <w:sdt>
          <w:sdtPr>
            <w:rPr>
              <w:rFonts w:cs="Arial"/>
              <w:vanish/>
              <w:color w:val="000000" w:themeColor="text1"/>
              <w:sz w:val="16"/>
              <w:szCs w:val="14"/>
            </w:rPr>
            <w:alias w:val="Requirement Type"/>
            <w:tag w:val="Requirements Type"/>
            <w:id w:val="-1655209972"/>
            <w:placeholder>
              <w:docPart w:val="E10BA5D18E2A4AACAE47231B0F1741B7"/>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6972"/>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6A11B" w14:textId="1A2D66FA" w:rsidR="008A60BC" w:rsidRPr="004051D0" w:rsidRDefault="008A60BC" w:rsidP="008A60BC">
                <w:pPr>
                  <w:rPr>
                    <w:ins w:id="6973" w:author="Strzelczyk, Anthony (A.)" w:date="2020-12-18T08:35:00Z"/>
                    <w:rFonts w:cs="Arial"/>
                    <w:vanish/>
                    <w:color w:val="000000" w:themeColor="text1"/>
                    <w:sz w:val="16"/>
                    <w:szCs w:val="14"/>
                  </w:rPr>
                </w:pPr>
                <w:ins w:id="6974" w:author="Strzelczyk, Anthony (A.)" w:date="2020-12-18T08:35:00Z">
                  <w:r>
                    <w:rPr>
                      <w:rFonts w:cs="Arial"/>
                      <w:vanish/>
                      <w:color w:val="000000" w:themeColor="text1"/>
                      <w:sz w:val="16"/>
                      <w:szCs w:val="14"/>
                    </w:rPr>
                    <w:t>Functional</w:t>
                  </w:r>
                </w:ins>
              </w:p>
            </w:tc>
            <w:customXmlInsRangeStart w:id="6975" w:author="Strzelczyk, Anthony (A.)" w:date="2020-12-18T08:35:00Z"/>
          </w:sdtContent>
        </w:sdt>
        <w:customXmlInsRangeEnd w:id="6975"/>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F3C24" w14:textId="77777777" w:rsidR="008A60BC" w:rsidRPr="004051D0" w:rsidRDefault="008A60BC" w:rsidP="008A60BC">
            <w:pPr>
              <w:rPr>
                <w:ins w:id="6976" w:author="Strzelczyk, Anthony (A.)" w:date="2020-12-18T08:35:00Z"/>
                <w:rFonts w:cs="Arial"/>
                <w:b/>
                <w:bCs/>
                <w:vanish/>
                <w:sz w:val="16"/>
                <w:szCs w:val="14"/>
              </w:rPr>
            </w:pPr>
            <w:ins w:id="6977" w:author="Strzelczyk, Anthony (A.)" w:date="2020-12-18T08:35:00Z">
              <w:r w:rsidRPr="004051D0">
                <w:rPr>
                  <w:rFonts w:cs="Arial"/>
                  <w:b/>
                  <w:bCs/>
                  <w:vanish/>
                  <w:sz w:val="16"/>
                  <w:szCs w:val="14"/>
                </w:rPr>
                <w:t>Priority</w:t>
              </w:r>
            </w:ins>
          </w:p>
        </w:tc>
        <w:customXmlInsRangeStart w:id="6978" w:author="Strzelczyk, Anthony (A.)" w:date="2020-12-18T08:35:00Z"/>
        <w:sdt>
          <w:sdtPr>
            <w:rPr>
              <w:rFonts w:cs="Arial"/>
              <w:vanish/>
              <w:color w:val="000000" w:themeColor="text1"/>
              <w:sz w:val="16"/>
              <w:szCs w:val="14"/>
            </w:rPr>
            <w:alias w:val="Requirement Priority"/>
            <w:tag w:val="Requirement Priority"/>
            <w:id w:val="-1572275311"/>
            <w:placeholder>
              <w:docPart w:val="0267A25726F0448AA3CCDAEB15ADCA2C"/>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6978"/>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2D9F3" w14:textId="6FBE6E9B" w:rsidR="008A60BC" w:rsidRPr="004051D0" w:rsidRDefault="008A60BC" w:rsidP="008A60BC">
                <w:pPr>
                  <w:rPr>
                    <w:ins w:id="6979" w:author="Strzelczyk, Anthony (A.)" w:date="2020-12-18T08:35:00Z"/>
                    <w:rFonts w:cs="Arial"/>
                    <w:vanish/>
                    <w:color w:val="000000" w:themeColor="text1"/>
                    <w:sz w:val="16"/>
                    <w:szCs w:val="14"/>
                  </w:rPr>
                </w:pPr>
                <w:ins w:id="6980" w:author="Strzelczyk, Anthony (A.)" w:date="2020-12-18T08:35:00Z">
                  <w:r>
                    <w:rPr>
                      <w:rFonts w:cs="Arial"/>
                      <w:vanish/>
                      <w:color w:val="000000" w:themeColor="text1"/>
                      <w:sz w:val="16"/>
                      <w:szCs w:val="14"/>
                    </w:rPr>
                    <w:t>High (Mandatory)</w:t>
                  </w:r>
                </w:ins>
              </w:p>
            </w:tc>
            <w:customXmlInsRangeStart w:id="6981" w:author="Strzelczyk, Anthony (A.)" w:date="2020-12-18T08:35:00Z"/>
          </w:sdtContent>
        </w:sdt>
        <w:customXmlInsRangeEnd w:id="6981"/>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C02F8E" w14:textId="77777777" w:rsidR="008A60BC" w:rsidRPr="004051D0" w:rsidRDefault="008A60BC" w:rsidP="008A60BC">
            <w:pPr>
              <w:ind w:left="128"/>
              <w:rPr>
                <w:ins w:id="6982" w:author="Strzelczyk, Anthony (A.)" w:date="2020-12-18T08:35:00Z"/>
                <w:rFonts w:cs="Arial"/>
                <w:b/>
                <w:bCs/>
                <w:vanish/>
                <w:sz w:val="16"/>
                <w:szCs w:val="14"/>
              </w:rPr>
            </w:pPr>
            <w:ins w:id="6983" w:author="Strzelczyk, Anthony (A.)" w:date="2020-12-18T08:35:00Z">
              <w:r w:rsidRPr="004051D0">
                <w:rPr>
                  <w:rFonts w:cs="Arial"/>
                  <w:b/>
                  <w:bCs/>
                  <w:vanish/>
                  <w:sz w:val="16"/>
                  <w:szCs w:val="14"/>
                </w:rPr>
                <w:t>Status</w:t>
              </w:r>
            </w:ins>
          </w:p>
        </w:tc>
        <w:customXmlInsRangeStart w:id="6984" w:author="Strzelczyk, Anthony (A.)" w:date="2020-12-18T08:35:00Z"/>
        <w:sdt>
          <w:sdtPr>
            <w:rPr>
              <w:rFonts w:cs="Arial"/>
              <w:vanish/>
              <w:color w:val="000000" w:themeColor="text1"/>
              <w:sz w:val="16"/>
              <w:szCs w:val="14"/>
            </w:rPr>
            <w:alias w:val="Requirement Status"/>
            <w:tag w:val="Requirement Status"/>
            <w:id w:val="1349919716"/>
            <w:placeholder>
              <w:docPart w:val="343D0CB02249440BA460A01F0B1BB9FE"/>
            </w:placeholder>
            <w:dropDownList>
              <w:listItem w:value="Choose an item."/>
              <w:listItem w:displayText="Draft" w:value="Draft"/>
              <w:listItem w:displayText="Reviewed" w:value="Reviewed"/>
              <w:listItem w:displayText="Approved" w:value="Approved"/>
            </w:dropDownList>
          </w:sdtPr>
          <w:sdtEndPr/>
          <w:sdtContent>
            <w:customXmlInsRangeEnd w:id="6984"/>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D5D2F" w14:textId="7BBACC07" w:rsidR="008A60BC" w:rsidRPr="000302BF" w:rsidRDefault="00B24D37" w:rsidP="008A60BC">
                <w:pPr>
                  <w:rPr>
                    <w:ins w:id="6985" w:author="Strzelczyk, Anthony (A.)" w:date="2020-12-18T08:35:00Z"/>
                    <w:rFonts w:cs="Arial"/>
                    <w:vanish/>
                    <w:color w:val="000000" w:themeColor="text1"/>
                    <w:sz w:val="16"/>
                    <w:szCs w:val="14"/>
                  </w:rPr>
                </w:pPr>
                <w:ins w:id="6986" w:author="Strzelczyk, Anthony (A.)" w:date="2020-12-18T08:35:00Z">
                  <w:r>
                    <w:rPr>
                      <w:rFonts w:cs="Arial"/>
                      <w:vanish/>
                      <w:color w:val="000000" w:themeColor="text1"/>
                      <w:sz w:val="16"/>
                      <w:szCs w:val="14"/>
                    </w:rPr>
                    <w:t>Approved</w:t>
                  </w:r>
                </w:ins>
              </w:p>
            </w:tc>
            <w:customXmlInsRangeStart w:id="6987" w:author="Strzelczyk, Anthony (A.)" w:date="2020-12-18T08:35:00Z"/>
          </w:sdtContent>
        </w:sdt>
        <w:customXmlInsRangeEnd w:id="6987"/>
      </w:tr>
      <w:tr w:rsidR="008A60BC" w:rsidRPr="004051D0" w14:paraId="030D487C" w14:textId="77777777" w:rsidTr="00C510A7">
        <w:trPr>
          <w:gridAfter w:val="1"/>
          <w:wAfter w:w="15" w:type="dxa"/>
          <w:ins w:id="6988" w:author="Strzelczyk, Anthony (A.)" w:date="2020-12-18T08:35: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BE13ED" w14:textId="77777777" w:rsidR="008A60BC" w:rsidRPr="004051D0" w:rsidRDefault="008A60BC" w:rsidP="008A60BC">
            <w:pPr>
              <w:rPr>
                <w:ins w:id="6989" w:author="Strzelczyk, Anthony (A.)" w:date="2020-12-18T08:35:00Z"/>
                <w:rFonts w:cs="Arial"/>
                <w:bCs/>
                <w:vanish/>
                <w:color w:val="808080" w:themeColor="background1" w:themeShade="80"/>
                <w:sz w:val="16"/>
                <w:szCs w:val="14"/>
              </w:rPr>
            </w:pPr>
            <w:ins w:id="6990" w:author="Strzelczyk, Anthony (A.)" w:date="2020-12-18T08:35: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F21DF" w14:textId="2F826DC6" w:rsidR="008A60BC" w:rsidRPr="004051D0" w:rsidRDefault="008A60BC" w:rsidP="008A60BC">
            <w:pPr>
              <w:rPr>
                <w:ins w:id="6991" w:author="Strzelczyk, Anthony (A.)" w:date="2020-12-18T08:35:00Z"/>
                <w:rFonts w:cs="Arial"/>
                <w:bCs/>
                <w:vanish/>
                <w:color w:val="808080" w:themeColor="background1" w:themeShade="80"/>
                <w:sz w:val="16"/>
                <w:szCs w:val="14"/>
              </w:rPr>
            </w:pPr>
            <w:ins w:id="6992" w:author="Strzelczyk, Anthony (A.)" w:date="2020-12-18T08:35: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6993" w:author="Strzelczyk, Anthony (A.)" w:date="2020-12-18T08:35: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6994" w:author="Strzelczyk, Anthony (A.)" w:date="2020-12-18T08:35: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33962" w14:textId="77777777" w:rsidR="008A60BC" w:rsidRPr="004051D0" w:rsidRDefault="008A60BC" w:rsidP="008A60BC">
            <w:pPr>
              <w:jc w:val="right"/>
              <w:rPr>
                <w:ins w:id="6995" w:author="Strzelczyk, Anthony (A.)" w:date="2020-12-18T08:35:00Z"/>
                <w:rFonts w:cs="Arial"/>
                <w:bCs/>
                <w:color w:val="808080" w:themeColor="background1" w:themeShade="80"/>
                <w:sz w:val="16"/>
                <w:szCs w:val="14"/>
              </w:rPr>
            </w:pPr>
            <w:ins w:id="6996" w:author="Strzelczyk, Anthony (A.)" w:date="2020-12-18T08:35:00Z">
              <w:r w:rsidRPr="004051D0">
                <w:rPr>
                  <w:rFonts w:cs="Arial"/>
                  <w:bCs/>
                  <w:color w:val="808080" w:themeColor="background1" w:themeShade="80"/>
                  <w:sz w:val="16"/>
                  <w:szCs w:val="14"/>
                </w:rPr>
                <w:t>End of Requirement</w:t>
              </w:r>
            </w:ins>
          </w:p>
        </w:tc>
      </w:tr>
    </w:tbl>
    <w:p w14:paraId="3073B3F4" w14:textId="77777777" w:rsidR="00FF11D2" w:rsidRPr="00C66B68" w:rsidRDefault="00FF11D2" w:rsidP="00FF11D2">
      <w:pPr>
        <w:rPr>
          <w:ins w:id="6997" w:author="Strzelczyk, Anthony (A.)" w:date="2020-12-12T22:02:00Z"/>
          <w:rFonts w:cs="Arial"/>
        </w:rPr>
      </w:pPr>
    </w:p>
    <w:p w14:paraId="65CF9E43" w14:textId="522F3622" w:rsidR="0067467E" w:rsidRPr="004051D0" w:rsidRDefault="0067467E" w:rsidP="0067467E">
      <w:pPr>
        <w:pStyle w:val="RERequirement"/>
        <w:shd w:val="clear" w:color="auto" w:fill="F2F2F2" w:themeFill="background1" w:themeFillShade="F2"/>
        <w:rPr>
          <w:ins w:id="6998" w:author="Strzelczyk, Anthony (A.)" w:date="2020-12-15T13:52:00Z"/>
          <w:rFonts w:ascii="Arial" w:hAnsi="Arial" w:cs="Arial"/>
        </w:rPr>
      </w:pPr>
      <w:ins w:id="6999" w:author="Strzelczyk, Anthony (A.)" w:date="2020-12-15T13:52:00Z">
        <w:r w:rsidRPr="004051D0">
          <w:rPr>
            <w:rFonts w:ascii="Arial" w:hAnsi="Arial" w:cs="Arial"/>
          </w:rPr>
          <w:t>###</w:t>
        </w:r>
        <w:bookmarkStart w:id="7000" w:name="R_ID_F_00040_Telltale_Illumination_"/>
        <w:r>
          <w:rPr>
            <w:rFonts w:ascii="Arial" w:hAnsi="Arial" w:cs="Arial"/>
          </w:rPr>
          <w:t>R_F_</w:t>
        </w:r>
      </w:ins>
      <w:ins w:id="7001" w:author="Strzelczyk, Anthony (A.)" w:date="2020-12-15T13:54:00Z">
        <w:r>
          <w:rPr>
            <w:rFonts w:ascii="Arial" w:hAnsi="Arial" w:cs="Arial"/>
          </w:rPr>
          <w:t xml:space="preserve">Front </w:t>
        </w:r>
      </w:ins>
      <w:ins w:id="7002" w:author="Strzelczyk, Anthony (A.)" w:date="2020-12-15T13:52:00Z">
        <w:r>
          <w:rPr>
            <w:rFonts w:ascii="Arial" w:hAnsi="Arial" w:cs="Arial"/>
          </w:rPr>
          <w:t>Telltale Illumination</w:t>
        </w:r>
      </w:ins>
      <w:ins w:id="7003" w:author="Strzelczyk, Anthony (A.)" w:date="2020-12-15T13:54:00Z">
        <w:r>
          <w:rPr>
            <w:rFonts w:ascii="Arial" w:hAnsi="Arial" w:cs="Arial"/>
          </w:rPr>
          <w:t xml:space="preserve"> visib</w:t>
        </w:r>
      </w:ins>
      <w:ins w:id="7004" w:author="Strzelczyk, Anthony (A.)" w:date="2020-12-15T13:55:00Z">
        <w:r>
          <w:rPr>
            <w:rFonts w:ascii="Arial" w:hAnsi="Arial" w:cs="Arial"/>
          </w:rPr>
          <w:t>le</w:t>
        </w:r>
      </w:ins>
      <w:ins w:id="7005" w:author="Strzelczyk, Anthony (A.)" w:date="2020-12-15T13:52:00Z">
        <w:r>
          <w:rPr>
            <w:rFonts w:ascii="Arial" w:hAnsi="Arial" w:cs="Arial"/>
          </w:rPr>
          <w:t xml:space="preserve"> _000</w:t>
        </w:r>
      </w:ins>
      <w:bookmarkEnd w:id="7000"/>
      <w:r w:rsidR="004F2871">
        <w:rPr>
          <w:rFonts w:ascii="Arial" w:hAnsi="Arial" w:cs="Arial"/>
        </w:rPr>
        <w:t>8</w:t>
      </w:r>
      <w:ins w:id="7006" w:author="Strzelczyk, Anthony (A.)" w:date="2020-12-15T13:52:00Z">
        <w:r w:rsidRPr="004051D0">
          <w:rPr>
            <w:rFonts w:ascii="Arial" w:hAnsi="Arial" w:cs="Arial"/>
          </w:rPr>
          <w:t xml:space="preserve">### </w:t>
        </w:r>
        <w:r>
          <w:rPr>
            <w:rFonts w:ascii="Arial" w:hAnsi="Arial" w:cs="Arial"/>
          </w:rPr>
          <w:t xml:space="preserve">Telltale Illumination </w:t>
        </w:r>
      </w:ins>
    </w:p>
    <w:p w14:paraId="67B8F08D" w14:textId="4EE9E78F" w:rsidR="0067467E" w:rsidRPr="00DE1291" w:rsidRDefault="0067467E">
      <w:pPr>
        <w:spacing w:line="240" w:lineRule="atLeast"/>
        <w:rPr>
          <w:ins w:id="7007" w:author="Strzelczyk, Anthony (A.)" w:date="2020-12-15T13:52:00Z"/>
          <w:rFonts w:cs="Arial"/>
        </w:rPr>
        <w:pPrChange w:id="7008" w:author="Strzelczyk, Anthony (A.)" w:date="2020-12-18T09:07:00Z">
          <w:pPr>
            <w:overflowPunct/>
            <w:textAlignment w:val="auto"/>
          </w:pPr>
        </w:pPrChange>
      </w:pPr>
      <w:ins w:id="7009" w:author="Strzelczyk, Anthony (A.)" w:date="2020-12-15T13:52:00Z">
        <w:r w:rsidRPr="002824CB">
          <w:rPr>
            <w:rFonts w:cs="Arial"/>
            <w:rPrChange w:id="7010" w:author="Strzelczyk, Anthony (A.)" w:date="2020-12-18T09:07:00Z">
              <w:rPr>
                <w:rFonts w:ascii="Times New Roman" w:hAnsi="Times New Roman"/>
              </w:rPr>
            </w:rPrChange>
          </w:rPr>
          <w:t>An indicator</w:t>
        </w:r>
      </w:ins>
      <w:ins w:id="7011" w:author="Strzelczyk, Anthony (A.)" w:date="2020-12-15T13:56:00Z">
        <w:r w:rsidRPr="002824CB">
          <w:rPr>
            <w:rFonts w:cs="Arial"/>
            <w:rPrChange w:id="7012" w:author="Strzelczyk, Anthony (A.)" w:date="2020-12-18T09:07:00Z">
              <w:rPr>
                <w:rFonts w:ascii="Times New Roman" w:hAnsi="Times New Roman"/>
              </w:rPr>
            </w:rPrChange>
          </w:rPr>
          <w:t xml:space="preserve"> fron</w:t>
        </w:r>
      </w:ins>
      <w:ins w:id="7013" w:author="Strzelczyk, Anthony (A.)" w:date="2020-12-15T15:17:00Z">
        <w:r w:rsidR="00A20123" w:rsidRPr="002824CB">
          <w:rPr>
            <w:rFonts w:cs="Arial"/>
            <w:rPrChange w:id="7014" w:author="Strzelczyk, Anthony (A.)" w:date="2020-12-18T09:07:00Z">
              <w:rPr>
                <w:rFonts w:ascii="Times New Roman" w:hAnsi="Times New Roman"/>
              </w:rPr>
            </w:rPrChange>
          </w:rPr>
          <w:t>t</w:t>
        </w:r>
      </w:ins>
      <w:ins w:id="7015" w:author="Strzelczyk, Anthony (A.)" w:date="2020-12-15T13:56:00Z">
        <w:r w:rsidRPr="002824CB">
          <w:rPr>
            <w:rFonts w:cs="Arial"/>
            <w:rPrChange w:id="7016" w:author="Strzelczyk, Anthony (A.)" w:date="2020-12-18T09:07:00Z">
              <w:rPr>
                <w:rFonts w:ascii="Times New Roman" w:hAnsi="Times New Roman"/>
              </w:rPr>
            </w:rPrChange>
          </w:rPr>
          <w:t xml:space="preserve"> fog</w:t>
        </w:r>
      </w:ins>
      <w:ins w:id="7017" w:author="Strzelczyk, Anthony (A.)" w:date="2020-12-15T13:57:00Z">
        <w:r w:rsidRPr="002824CB">
          <w:rPr>
            <w:rFonts w:cs="Arial"/>
            <w:rPrChange w:id="7018" w:author="Strzelczyk, Anthony (A.)" w:date="2020-12-18T09:07:00Z">
              <w:rPr>
                <w:rFonts w:ascii="Times New Roman" w:hAnsi="Times New Roman"/>
              </w:rPr>
            </w:rPrChange>
          </w:rPr>
          <w:t xml:space="preserve"> </w:t>
        </w:r>
      </w:ins>
      <w:ins w:id="7019" w:author="Strzelczyk, Anthony (A.)" w:date="2020-12-15T13:52:00Z">
        <w:r w:rsidRPr="002824CB">
          <w:rPr>
            <w:rFonts w:cs="Arial"/>
            <w:rPrChange w:id="7020" w:author="Strzelczyk, Anthony (A.)" w:date="2020-12-18T09:07:00Z">
              <w:rPr>
                <w:rFonts w:ascii="Times New Roman" w:hAnsi="Times New Roman"/>
              </w:rPr>
            </w:rPrChange>
          </w:rPr>
          <w:t xml:space="preserve">telltale </w:t>
        </w:r>
      </w:ins>
      <w:ins w:id="7021" w:author="Strzelczyk, Anthony (A.)" w:date="2021-01-11T07:08:00Z">
        <w:r w:rsidR="0073750B">
          <w:rPr>
            <w:rFonts w:cs="Arial"/>
          </w:rPr>
          <w:t>shall be</w:t>
        </w:r>
      </w:ins>
      <w:ins w:id="7022" w:author="Strzelczyk, Anthony (A.)" w:date="2020-12-15T13:52:00Z">
        <w:r w:rsidRPr="002824CB">
          <w:rPr>
            <w:rFonts w:cs="Arial"/>
            <w:rPrChange w:id="7023" w:author="Strzelczyk, Anthony (A.)" w:date="2020-12-18T09:07:00Z">
              <w:rPr>
                <w:rFonts w:ascii="Times New Roman" w:hAnsi="Times New Roman"/>
              </w:rPr>
            </w:rPrChange>
          </w:rPr>
          <w:t xml:space="preserve"> illuminated whenever the front fog lamps are illuminated.</w:t>
        </w:r>
      </w:ins>
    </w:p>
    <w:p w14:paraId="73D9C1E1" w14:textId="77777777" w:rsidR="0067467E" w:rsidRPr="004051D0" w:rsidRDefault="0067467E" w:rsidP="0067467E">
      <w:pPr>
        <w:rPr>
          <w:ins w:id="7024" w:author="Strzelczyk, Anthony (A.)" w:date="2020-12-15T13:52: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67467E" w:rsidRPr="004051D0" w14:paraId="1EBE21DB" w14:textId="77777777" w:rsidTr="0067467E">
        <w:trPr>
          <w:gridAfter w:val="1"/>
          <w:wAfter w:w="15" w:type="dxa"/>
          <w:hidden/>
          <w:ins w:id="7025" w:author="Strzelczyk, Anthony (A.)" w:date="2020-12-15T13:52: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EFB9F8" w14:textId="51109989" w:rsidR="0067467E" w:rsidRPr="004051D0" w:rsidRDefault="0067467E" w:rsidP="0067467E">
            <w:pPr>
              <w:rPr>
                <w:ins w:id="7026" w:author="Strzelczyk, Anthony (A.)" w:date="2020-12-15T13:52:00Z"/>
                <w:rFonts w:eastAsiaTheme="minorHAnsi" w:cs="Arial"/>
                <w:bCs/>
                <w:vanish/>
                <w:color w:val="808080" w:themeColor="background1" w:themeShade="80"/>
                <w:sz w:val="16"/>
                <w:szCs w:val="14"/>
              </w:rPr>
            </w:pPr>
            <w:ins w:id="7027" w:author="Strzelczyk, Anthony (A.)" w:date="2020-12-15T13:52: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R_F_Telltale Illumination _00040</w:t>
              </w:r>
              <w:r w:rsidRPr="004051D0">
                <w:rPr>
                  <w:rFonts w:cs="Arial"/>
                  <w:bCs/>
                  <w:vanish/>
                  <w:color w:val="808080" w:themeColor="background1" w:themeShade="80"/>
                  <w:sz w:val="16"/>
                  <w:szCs w:val="14"/>
                </w:rPr>
                <w:t>###</w:t>
              </w:r>
            </w:ins>
          </w:p>
        </w:tc>
      </w:tr>
      <w:tr w:rsidR="0067467E" w:rsidRPr="004051D0" w14:paraId="358B91E4" w14:textId="77777777" w:rsidTr="0067467E">
        <w:trPr>
          <w:hidden/>
          <w:ins w:id="7028" w:author="Strzelczyk, Anthony (A.)" w:date="2020-12-15T13:5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5A253" w14:textId="77777777" w:rsidR="0067467E" w:rsidRPr="004051D0" w:rsidRDefault="0067467E" w:rsidP="0067467E">
            <w:pPr>
              <w:rPr>
                <w:ins w:id="7029" w:author="Strzelczyk, Anthony (A.)" w:date="2020-12-15T13:52:00Z"/>
                <w:rFonts w:eastAsiaTheme="minorHAnsi" w:cs="Arial"/>
                <w:b/>
                <w:bCs/>
                <w:vanish/>
                <w:sz w:val="16"/>
                <w:szCs w:val="14"/>
              </w:rPr>
            </w:pPr>
            <w:ins w:id="7030" w:author="Strzelczyk, Anthony (A.)" w:date="2020-12-15T13:52: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14D33" w14:textId="626223A4" w:rsidR="0067467E" w:rsidRPr="004051D0" w:rsidRDefault="004550B1" w:rsidP="0067467E">
            <w:pPr>
              <w:rPr>
                <w:ins w:id="7031" w:author="Strzelczyk, Anthony (A.)" w:date="2020-12-15T13:52:00Z"/>
                <w:rFonts w:cs="Arial"/>
                <w:vanish/>
                <w:color w:val="000000" w:themeColor="text1"/>
                <w:sz w:val="16"/>
                <w:szCs w:val="14"/>
              </w:rPr>
            </w:pPr>
            <w:r>
              <w:rPr>
                <w:rFonts w:cs="Arial"/>
                <w:vanish/>
                <w:color w:val="000000" w:themeColor="text1"/>
                <w:sz w:val="16"/>
                <w:szCs w:val="14"/>
              </w:rPr>
              <w:t>To let the driver know that their front fog lamps are activated.</w:t>
            </w:r>
          </w:p>
        </w:tc>
      </w:tr>
      <w:tr w:rsidR="0067467E" w:rsidRPr="004051D0" w14:paraId="3128E837" w14:textId="77777777" w:rsidTr="0067467E">
        <w:trPr>
          <w:hidden/>
          <w:ins w:id="7032" w:author="Strzelczyk, Anthony (A.)" w:date="2020-12-15T13:5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8B50A" w14:textId="77777777" w:rsidR="0067467E" w:rsidRPr="004051D0" w:rsidRDefault="0067467E" w:rsidP="0067467E">
            <w:pPr>
              <w:rPr>
                <w:ins w:id="7033" w:author="Strzelczyk, Anthony (A.)" w:date="2020-12-15T13:52:00Z"/>
                <w:rFonts w:eastAsiaTheme="minorHAnsi" w:cs="Arial"/>
                <w:b/>
                <w:bCs/>
                <w:vanish/>
                <w:sz w:val="16"/>
                <w:szCs w:val="14"/>
              </w:rPr>
            </w:pPr>
            <w:ins w:id="7034" w:author="Strzelczyk, Anthony (A.)" w:date="2020-12-15T13:52: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618F9" w14:textId="77777777" w:rsidR="0067467E" w:rsidRPr="004051D0" w:rsidRDefault="0067467E" w:rsidP="0067467E">
            <w:pPr>
              <w:rPr>
                <w:ins w:id="7035" w:author="Strzelczyk, Anthony (A.)" w:date="2020-12-15T13:52:00Z"/>
                <w:rFonts w:cs="Arial"/>
                <w:vanish/>
                <w:color w:val="000000" w:themeColor="text1"/>
                <w:sz w:val="16"/>
                <w:szCs w:val="14"/>
              </w:rPr>
            </w:pPr>
          </w:p>
        </w:tc>
      </w:tr>
      <w:tr w:rsidR="0067467E" w:rsidRPr="004051D0" w14:paraId="55F5C71A" w14:textId="77777777" w:rsidTr="0067467E">
        <w:trPr>
          <w:hidden/>
          <w:ins w:id="7036" w:author="Strzelczyk, Anthony (A.)" w:date="2020-12-15T13:5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16511" w14:textId="77777777" w:rsidR="0067467E" w:rsidRPr="004051D0" w:rsidRDefault="0067467E" w:rsidP="0067467E">
            <w:pPr>
              <w:rPr>
                <w:ins w:id="7037" w:author="Strzelczyk, Anthony (A.)" w:date="2020-12-15T13:52:00Z"/>
                <w:rFonts w:cs="Arial"/>
                <w:vanish/>
                <w:sz w:val="16"/>
                <w:szCs w:val="14"/>
              </w:rPr>
            </w:pPr>
            <w:ins w:id="7038" w:author="Strzelczyk, Anthony (A.)" w:date="2020-12-15T13:52: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F03E8" w14:textId="77777777" w:rsidR="0067467E" w:rsidRPr="004051D0" w:rsidRDefault="0067467E" w:rsidP="0067467E">
            <w:pPr>
              <w:rPr>
                <w:ins w:id="7039" w:author="Strzelczyk, Anthony (A.)" w:date="2020-12-15T13:52:00Z"/>
                <w:rFonts w:cs="Arial"/>
                <w:vanish/>
                <w:color w:val="000000" w:themeColor="text1"/>
                <w:sz w:val="16"/>
                <w:szCs w:val="14"/>
              </w:rPr>
            </w:pPr>
          </w:p>
        </w:tc>
      </w:tr>
      <w:tr w:rsidR="003F7C5C" w:rsidRPr="004051D0" w14:paraId="4368F79E" w14:textId="77777777" w:rsidTr="0067467E">
        <w:trPr>
          <w:hidden/>
          <w:ins w:id="7040" w:author="Strzelczyk, Anthony (A.)" w:date="2020-12-15T13:5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418F8" w14:textId="77777777" w:rsidR="003F7C5C" w:rsidRPr="004051D0" w:rsidRDefault="003F7C5C" w:rsidP="003F7C5C">
            <w:pPr>
              <w:rPr>
                <w:ins w:id="7041" w:author="Strzelczyk, Anthony (A.)" w:date="2020-12-15T13:52:00Z"/>
                <w:rFonts w:cs="Arial"/>
                <w:b/>
                <w:bCs/>
                <w:vanish/>
                <w:sz w:val="16"/>
                <w:szCs w:val="14"/>
              </w:rPr>
            </w:pPr>
            <w:ins w:id="7042" w:author="Strzelczyk, Anthony (A.)" w:date="2020-12-15T13:52: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ECAD8" w14:textId="1D75BE9B" w:rsidR="003F7C5C" w:rsidRPr="004051D0" w:rsidRDefault="000213B0" w:rsidP="003F7C5C">
            <w:pPr>
              <w:rPr>
                <w:ins w:id="7043" w:author="Strzelczyk, Anthony (A.)" w:date="2020-12-15T13:52:00Z"/>
                <w:rFonts w:cs="Arial"/>
                <w:vanish/>
                <w:color w:val="000000" w:themeColor="text1"/>
                <w:sz w:val="16"/>
                <w:szCs w:val="14"/>
              </w:rPr>
            </w:pPr>
            <w:r>
              <w:rPr>
                <w:rFonts w:cs="Arial"/>
                <w:vanish/>
                <w:color w:val="000000" w:themeColor="text1"/>
                <w:sz w:val="16"/>
                <w:szCs w:val="14"/>
              </w:rPr>
              <w:t>ECE R48 6.3.8</w:t>
            </w:r>
            <w:ins w:id="7044" w:author="Strzelczyk, Anthony (A.)" w:date="2021-01-25T09:45:00Z">
              <w:r w:rsidR="003F7C5C">
                <w:rPr>
                  <w:rFonts w:cs="Arial"/>
                  <w:vanish/>
                  <w:color w:val="000000" w:themeColor="text1"/>
                  <w:sz w:val="16"/>
                  <w:szCs w:val="14"/>
                </w:rPr>
                <w:t xml:space="preserve"> </w:t>
              </w:r>
            </w:ins>
            <w:r w:rsidR="001B3CC7">
              <w:rPr>
                <w:rFonts w:cs="Arial"/>
                <w:vanish/>
                <w:color w:val="000000" w:themeColor="text1"/>
                <w:sz w:val="16"/>
                <w:szCs w:val="14"/>
              </w:rPr>
              <w:t>; SAE J583; F/CMVSS 101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897C3" w14:textId="77777777" w:rsidR="003F7C5C" w:rsidRPr="004051D0" w:rsidRDefault="003F7C5C" w:rsidP="003F7C5C">
            <w:pPr>
              <w:ind w:left="139"/>
              <w:rPr>
                <w:ins w:id="7045" w:author="Strzelczyk, Anthony (A.)" w:date="2020-12-15T13:52:00Z"/>
                <w:rFonts w:cs="Arial"/>
                <w:b/>
                <w:bCs/>
                <w:vanish/>
                <w:sz w:val="16"/>
                <w:szCs w:val="14"/>
              </w:rPr>
            </w:pPr>
            <w:ins w:id="7046" w:author="Strzelczyk, Anthony (A.)" w:date="2020-12-15T13:52: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2DEC4" w14:textId="4360116A" w:rsidR="003F7C5C" w:rsidRPr="004051D0" w:rsidRDefault="003F7C5C" w:rsidP="003F7C5C">
            <w:pPr>
              <w:rPr>
                <w:ins w:id="7047" w:author="Strzelczyk, Anthony (A.)" w:date="2020-12-15T13:52:00Z"/>
                <w:rFonts w:cs="Arial"/>
                <w:vanish/>
                <w:color w:val="000000" w:themeColor="text1"/>
                <w:sz w:val="16"/>
                <w:szCs w:val="14"/>
              </w:rPr>
            </w:pPr>
            <w:ins w:id="7048" w:author="Strzelczyk, Anthony (A.)" w:date="2021-01-25T09:45:00Z">
              <w:r>
                <w:rPr>
                  <w:rFonts w:cs="Arial"/>
                  <w:vanish/>
                  <w:color w:val="000000" w:themeColor="text1"/>
                  <w:sz w:val="16"/>
                  <w:szCs w:val="14"/>
                </w:rPr>
                <w:t>PD and  ASO</w:t>
              </w:r>
            </w:ins>
          </w:p>
        </w:tc>
      </w:tr>
      <w:tr w:rsidR="003F7C5C" w:rsidRPr="004051D0" w14:paraId="775F16DE" w14:textId="77777777" w:rsidTr="0067467E">
        <w:trPr>
          <w:hidden/>
          <w:ins w:id="7049" w:author="Strzelczyk, Anthony (A.)" w:date="2020-12-15T13:5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05053" w14:textId="77777777" w:rsidR="003F7C5C" w:rsidRPr="004051D0" w:rsidRDefault="003F7C5C" w:rsidP="003F7C5C">
            <w:pPr>
              <w:rPr>
                <w:ins w:id="7050" w:author="Strzelczyk, Anthony (A.)" w:date="2020-12-15T13:52:00Z"/>
                <w:rFonts w:cs="Arial"/>
                <w:b/>
                <w:bCs/>
                <w:vanish/>
                <w:sz w:val="16"/>
                <w:szCs w:val="14"/>
              </w:rPr>
            </w:pPr>
            <w:ins w:id="7051" w:author="Strzelczyk, Anthony (A.)" w:date="2020-12-15T13:52: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65785" w14:textId="567D0665" w:rsidR="003F7C5C" w:rsidRPr="004051D0" w:rsidRDefault="004550B1" w:rsidP="003F7C5C">
            <w:pPr>
              <w:rPr>
                <w:ins w:id="7052" w:author="Strzelczyk, Anthony (A.)" w:date="2020-12-15T13:52:00Z"/>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85B37" w14:textId="77777777" w:rsidR="003F7C5C" w:rsidRPr="004051D0" w:rsidRDefault="003F7C5C" w:rsidP="003F7C5C">
            <w:pPr>
              <w:ind w:left="139"/>
              <w:rPr>
                <w:ins w:id="7053" w:author="Strzelczyk, Anthony (A.)" w:date="2020-12-15T13:52:00Z"/>
                <w:rFonts w:cs="Arial"/>
                <w:b/>
                <w:bCs/>
                <w:vanish/>
                <w:sz w:val="16"/>
                <w:szCs w:val="16"/>
              </w:rPr>
            </w:pPr>
            <w:ins w:id="7054" w:author="Strzelczyk, Anthony (A.)" w:date="2020-12-15T13:52: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014E9" w14:textId="50625949" w:rsidR="003F7C5C" w:rsidRPr="004051D0" w:rsidRDefault="00CB6510" w:rsidP="003F7C5C">
            <w:pPr>
              <w:rPr>
                <w:ins w:id="7055" w:author="Strzelczyk, Anthony (A.)" w:date="2020-12-15T13:52:00Z"/>
                <w:rFonts w:cs="Arial"/>
                <w:vanish/>
                <w:color w:val="000000" w:themeColor="text1"/>
                <w:sz w:val="16"/>
                <w:szCs w:val="14"/>
              </w:rPr>
            </w:pPr>
            <w:r>
              <w:rPr>
                <w:rFonts w:cs="Arial"/>
                <w:vanish/>
                <w:color w:val="000000" w:themeColor="text1"/>
                <w:sz w:val="16"/>
                <w:szCs w:val="14"/>
              </w:rPr>
              <w:t>System level, Bread Board, HIL</w:t>
            </w:r>
          </w:p>
        </w:tc>
      </w:tr>
      <w:tr w:rsidR="003F7C5C" w:rsidRPr="004051D0" w14:paraId="6EE85AA0" w14:textId="77777777" w:rsidTr="0067467E">
        <w:trPr>
          <w:trHeight w:val="133"/>
          <w:hidden/>
          <w:ins w:id="7056" w:author="Strzelczyk, Anthony (A.)" w:date="2020-12-15T13:5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D35E4" w14:textId="77777777" w:rsidR="003F7C5C" w:rsidRPr="004051D0" w:rsidRDefault="003F7C5C" w:rsidP="003F7C5C">
            <w:pPr>
              <w:rPr>
                <w:ins w:id="7057" w:author="Strzelczyk, Anthony (A.)" w:date="2020-12-15T13:52:00Z"/>
                <w:rFonts w:eastAsiaTheme="minorHAnsi" w:cs="Arial"/>
                <w:b/>
                <w:bCs/>
                <w:vanish/>
                <w:sz w:val="16"/>
                <w:szCs w:val="14"/>
              </w:rPr>
            </w:pPr>
            <w:ins w:id="7058" w:author="Strzelczyk, Anthony (A.)" w:date="2020-12-15T13:52:00Z">
              <w:r w:rsidRPr="004051D0">
                <w:rPr>
                  <w:rFonts w:cs="Arial"/>
                  <w:b/>
                  <w:bCs/>
                  <w:vanish/>
                  <w:sz w:val="16"/>
                  <w:szCs w:val="14"/>
                </w:rPr>
                <w:t>Type</w:t>
              </w:r>
            </w:ins>
          </w:p>
        </w:tc>
        <w:customXmlInsRangeStart w:id="7059" w:author="Strzelczyk, Anthony (A.)" w:date="2020-12-15T13:52:00Z"/>
        <w:sdt>
          <w:sdtPr>
            <w:rPr>
              <w:rFonts w:cs="Arial"/>
              <w:vanish/>
              <w:color w:val="000000" w:themeColor="text1"/>
              <w:sz w:val="16"/>
              <w:szCs w:val="14"/>
            </w:rPr>
            <w:alias w:val="Requirement Type"/>
            <w:tag w:val="Requirements Type"/>
            <w:id w:val="276145380"/>
            <w:placeholder>
              <w:docPart w:val="669A08E7B9E04DC089F6AA493B946FB1"/>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7059"/>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092D64" w14:textId="09C39434" w:rsidR="003F7C5C" w:rsidRPr="004051D0" w:rsidRDefault="003F7C5C" w:rsidP="003F7C5C">
                <w:pPr>
                  <w:rPr>
                    <w:ins w:id="7060" w:author="Strzelczyk, Anthony (A.)" w:date="2020-12-15T13:52:00Z"/>
                    <w:rFonts w:cs="Arial"/>
                    <w:vanish/>
                    <w:color w:val="000000" w:themeColor="text1"/>
                    <w:sz w:val="16"/>
                    <w:szCs w:val="14"/>
                  </w:rPr>
                </w:pPr>
                <w:ins w:id="7061" w:author="Strzelczyk, Anthony (A.)" w:date="2020-12-15T13:52:00Z">
                  <w:r>
                    <w:rPr>
                      <w:rFonts w:cs="Arial"/>
                      <w:vanish/>
                      <w:color w:val="000000" w:themeColor="text1"/>
                      <w:sz w:val="16"/>
                      <w:szCs w:val="14"/>
                    </w:rPr>
                    <w:t>Interface</w:t>
                  </w:r>
                </w:ins>
              </w:p>
            </w:tc>
            <w:customXmlInsRangeStart w:id="7062" w:author="Strzelczyk, Anthony (A.)" w:date="2020-12-15T13:52:00Z"/>
          </w:sdtContent>
        </w:sdt>
        <w:customXmlInsRangeEnd w:id="7062"/>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F2CB2" w14:textId="77777777" w:rsidR="003F7C5C" w:rsidRPr="004051D0" w:rsidRDefault="003F7C5C" w:rsidP="003F7C5C">
            <w:pPr>
              <w:rPr>
                <w:ins w:id="7063" w:author="Strzelczyk, Anthony (A.)" w:date="2020-12-15T13:52:00Z"/>
                <w:rFonts w:cs="Arial"/>
                <w:b/>
                <w:bCs/>
                <w:vanish/>
                <w:sz w:val="16"/>
                <w:szCs w:val="14"/>
              </w:rPr>
            </w:pPr>
            <w:ins w:id="7064" w:author="Strzelczyk, Anthony (A.)" w:date="2020-12-15T13:52:00Z">
              <w:r w:rsidRPr="004051D0">
                <w:rPr>
                  <w:rFonts w:cs="Arial"/>
                  <w:b/>
                  <w:bCs/>
                  <w:vanish/>
                  <w:sz w:val="16"/>
                  <w:szCs w:val="14"/>
                </w:rPr>
                <w:t>Priority</w:t>
              </w:r>
            </w:ins>
          </w:p>
        </w:tc>
        <w:customXmlInsRangeStart w:id="7065" w:author="Strzelczyk, Anthony (A.)" w:date="2020-12-15T13:52:00Z"/>
        <w:sdt>
          <w:sdtPr>
            <w:rPr>
              <w:rFonts w:cs="Arial"/>
              <w:vanish/>
              <w:color w:val="000000" w:themeColor="text1"/>
              <w:sz w:val="16"/>
              <w:szCs w:val="14"/>
            </w:rPr>
            <w:alias w:val="Requirement Priority"/>
            <w:tag w:val="Requirement Priority"/>
            <w:id w:val="862096842"/>
            <w:placeholder>
              <w:docPart w:val="D571E7CF14A94F73A52EECA71BF3DECD"/>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7065"/>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27A90" w14:textId="604CBF3F" w:rsidR="003F7C5C" w:rsidRPr="004051D0" w:rsidRDefault="003F7C5C" w:rsidP="003F7C5C">
                <w:pPr>
                  <w:rPr>
                    <w:ins w:id="7066" w:author="Strzelczyk, Anthony (A.)" w:date="2020-12-15T13:52:00Z"/>
                    <w:rFonts w:cs="Arial"/>
                    <w:vanish/>
                    <w:color w:val="000000" w:themeColor="text1"/>
                    <w:sz w:val="16"/>
                    <w:szCs w:val="14"/>
                  </w:rPr>
                </w:pPr>
                <w:ins w:id="7067" w:author="Strzelczyk, Anthony (A.)" w:date="2020-12-15T13:52:00Z">
                  <w:r>
                    <w:rPr>
                      <w:rFonts w:cs="Arial"/>
                      <w:vanish/>
                      <w:color w:val="000000" w:themeColor="text1"/>
                      <w:sz w:val="16"/>
                      <w:szCs w:val="14"/>
                    </w:rPr>
                    <w:t>High (Mandatory)</w:t>
                  </w:r>
                </w:ins>
              </w:p>
            </w:tc>
            <w:customXmlInsRangeStart w:id="7068" w:author="Strzelczyk, Anthony (A.)" w:date="2020-12-15T13:52:00Z"/>
          </w:sdtContent>
        </w:sdt>
        <w:customXmlInsRangeEnd w:id="7068"/>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4AE3E" w14:textId="77777777" w:rsidR="003F7C5C" w:rsidRPr="004051D0" w:rsidRDefault="003F7C5C" w:rsidP="003F7C5C">
            <w:pPr>
              <w:ind w:left="128"/>
              <w:rPr>
                <w:ins w:id="7069" w:author="Strzelczyk, Anthony (A.)" w:date="2020-12-15T13:52:00Z"/>
                <w:rFonts w:cs="Arial"/>
                <w:b/>
                <w:bCs/>
                <w:vanish/>
                <w:sz w:val="16"/>
                <w:szCs w:val="14"/>
              </w:rPr>
            </w:pPr>
            <w:ins w:id="7070" w:author="Strzelczyk, Anthony (A.)" w:date="2020-12-15T13:52:00Z">
              <w:r w:rsidRPr="004051D0">
                <w:rPr>
                  <w:rFonts w:cs="Arial"/>
                  <w:b/>
                  <w:bCs/>
                  <w:vanish/>
                  <w:sz w:val="16"/>
                  <w:szCs w:val="14"/>
                </w:rPr>
                <w:t>Status</w:t>
              </w:r>
            </w:ins>
          </w:p>
        </w:tc>
        <w:customXmlInsRangeStart w:id="7071" w:author="Strzelczyk, Anthony (A.)" w:date="2020-12-15T13:52:00Z"/>
        <w:sdt>
          <w:sdtPr>
            <w:rPr>
              <w:rFonts w:cs="Arial"/>
              <w:vanish/>
              <w:color w:val="000000" w:themeColor="text1"/>
              <w:sz w:val="16"/>
              <w:szCs w:val="14"/>
            </w:rPr>
            <w:alias w:val="Requirement Status"/>
            <w:tag w:val="Requirement Status"/>
            <w:id w:val="-607967902"/>
            <w:placeholder>
              <w:docPart w:val="F6FAD8F7F28243E69D0A3C6814211B7C"/>
            </w:placeholder>
            <w:dropDownList>
              <w:listItem w:value="Choose an item."/>
              <w:listItem w:displayText="Draft" w:value="Draft"/>
              <w:listItem w:displayText="Reviewed" w:value="Reviewed"/>
              <w:listItem w:displayText="Approved" w:value="Approved"/>
            </w:dropDownList>
          </w:sdtPr>
          <w:sdtEndPr/>
          <w:sdtContent>
            <w:customXmlInsRangeEnd w:id="7071"/>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3D68C0" w14:textId="4C904677" w:rsidR="003F7C5C" w:rsidRPr="000302BF" w:rsidRDefault="004550B1" w:rsidP="003F7C5C">
                <w:pPr>
                  <w:rPr>
                    <w:ins w:id="7072" w:author="Strzelczyk, Anthony (A.)" w:date="2020-12-15T13:52:00Z"/>
                    <w:rFonts w:cs="Arial"/>
                    <w:vanish/>
                    <w:color w:val="000000" w:themeColor="text1"/>
                    <w:sz w:val="16"/>
                    <w:szCs w:val="14"/>
                  </w:rPr>
                </w:pPr>
                <w:ins w:id="7073" w:author="Strzelczyk, Anthony (A.)" w:date="2020-12-15T13:52:00Z">
                  <w:r>
                    <w:rPr>
                      <w:rFonts w:cs="Arial"/>
                      <w:vanish/>
                      <w:color w:val="000000" w:themeColor="text1"/>
                      <w:sz w:val="16"/>
                      <w:szCs w:val="14"/>
                    </w:rPr>
                    <w:t>Approved</w:t>
                  </w:r>
                </w:ins>
              </w:p>
            </w:tc>
            <w:customXmlInsRangeStart w:id="7074" w:author="Strzelczyk, Anthony (A.)" w:date="2020-12-15T13:52:00Z"/>
          </w:sdtContent>
        </w:sdt>
        <w:customXmlInsRangeEnd w:id="7074"/>
      </w:tr>
      <w:tr w:rsidR="003F7C5C" w:rsidRPr="004051D0" w14:paraId="07B38109" w14:textId="77777777" w:rsidTr="0067467E">
        <w:trPr>
          <w:gridAfter w:val="1"/>
          <w:wAfter w:w="15" w:type="dxa"/>
          <w:ins w:id="7075" w:author="Strzelczyk, Anthony (A.)" w:date="2020-12-15T13:52: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E993E6" w14:textId="77777777" w:rsidR="003F7C5C" w:rsidRPr="004051D0" w:rsidRDefault="003F7C5C" w:rsidP="003F7C5C">
            <w:pPr>
              <w:rPr>
                <w:ins w:id="7076" w:author="Strzelczyk, Anthony (A.)" w:date="2020-12-15T13:52:00Z"/>
                <w:rFonts w:cs="Arial"/>
                <w:bCs/>
                <w:vanish/>
                <w:color w:val="808080" w:themeColor="background1" w:themeShade="80"/>
                <w:sz w:val="16"/>
                <w:szCs w:val="14"/>
              </w:rPr>
            </w:pPr>
            <w:ins w:id="7077" w:author="Strzelczyk, Anthony (A.)" w:date="2020-12-15T13:52: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DBCE6C" w14:textId="0B029EAB" w:rsidR="003F7C5C" w:rsidRPr="004051D0" w:rsidRDefault="003F7C5C" w:rsidP="003F7C5C">
            <w:pPr>
              <w:rPr>
                <w:ins w:id="7078" w:author="Strzelczyk, Anthony (A.)" w:date="2020-12-15T13:52:00Z"/>
                <w:rFonts w:cs="Arial"/>
                <w:bCs/>
                <w:vanish/>
                <w:color w:val="808080" w:themeColor="background1" w:themeShade="80"/>
                <w:sz w:val="16"/>
                <w:szCs w:val="14"/>
              </w:rPr>
            </w:pPr>
            <w:ins w:id="7079" w:author="Strzelczyk, Anthony (A.)" w:date="2020-12-15T13:52: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7080" w:author="Strzelczyk, Anthony (A.)" w:date="2020-12-15T13:52: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7081" w:author="Strzelczyk, Anthony (A.)" w:date="2020-12-15T13:52: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8AE657" w14:textId="77777777" w:rsidR="003F7C5C" w:rsidRPr="004051D0" w:rsidRDefault="003F7C5C" w:rsidP="003F7C5C">
            <w:pPr>
              <w:jc w:val="right"/>
              <w:rPr>
                <w:ins w:id="7082" w:author="Strzelczyk, Anthony (A.)" w:date="2020-12-15T13:52:00Z"/>
                <w:rFonts w:cs="Arial"/>
                <w:bCs/>
                <w:color w:val="808080" w:themeColor="background1" w:themeShade="80"/>
                <w:sz w:val="16"/>
                <w:szCs w:val="14"/>
              </w:rPr>
            </w:pPr>
            <w:ins w:id="7083" w:author="Strzelczyk, Anthony (A.)" w:date="2020-12-15T13:52:00Z">
              <w:r w:rsidRPr="004051D0">
                <w:rPr>
                  <w:rFonts w:cs="Arial"/>
                  <w:bCs/>
                  <w:color w:val="808080" w:themeColor="background1" w:themeShade="80"/>
                  <w:sz w:val="16"/>
                  <w:szCs w:val="14"/>
                </w:rPr>
                <w:t>End of Requirement</w:t>
              </w:r>
            </w:ins>
          </w:p>
        </w:tc>
      </w:tr>
    </w:tbl>
    <w:p w14:paraId="25F28258" w14:textId="77777777" w:rsidR="0067467E" w:rsidRDefault="0067467E">
      <w:pPr>
        <w:spacing w:line="240" w:lineRule="atLeast"/>
        <w:rPr>
          <w:ins w:id="7084" w:author="Strzelczyk, Anthony (A.)" w:date="2020-12-11T12:14:00Z"/>
        </w:rPr>
        <w:pPrChange w:id="7085" w:author="Strzelczyk, Anthony (A.)" w:date="2020-12-11T12:24:00Z">
          <w:pPr/>
        </w:pPrChange>
      </w:pPr>
    </w:p>
    <w:p w14:paraId="01BA15F6" w14:textId="48506755" w:rsidR="0022399B" w:rsidDel="00E16892" w:rsidRDefault="0022399B">
      <w:pPr>
        <w:spacing w:line="240" w:lineRule="atLeast"/>
        <w:rPr>
          <w:del w:id="7086" w:author="Strzelczyk, Anthony (A.)" w:date="2020-12-11T12:38:00Z"/>
        </w:rPr>
        <w:pPrChange w:id="7087" w:author="Strzelczyk, Anthony (A.)" w:date="2020-12-11T12:24:00Z">
          <w:pPr/>
        </w:pPrChange>
      </w:pPr>
    </w:p>
    <w:p w14:paraId="1DA81FA2" w14:textId="360223A2" w:rsidR="00E16892" w:rsidRPr="004051D0" w:rsidRDefault="00C1443D" w:rsidP="00E16892">
      <w:pPr>
        <w:pStyle w:val="RERequirement"/>
        <w:shd w:val="clear" w:color="auto" w:fill="F2F2F2" w:themeFill="background1" w:themeFillShade="F2"/>
        <w:rPr>
          <w:ins w:id="7088" w:author="Strzelczyk, Anthony (A.)" w:date="2020-12-11T12:38:00Z"/>
          <w:rFonts w:ascii="Arial" w:hAnsi="Arial" w:cs="Arial"/>
        </w:rPr>
      </w:pPr>
      <w:bookmarkStart w:id="7089" w:name="_75d2ac1b6878d16d57eb25e70644efc9"/>
      <w:bookmarkEnd w:id="7089"/>
      <w:del w:id="7090" w:author="Strzelczyk, Anthony (A.)" w:date="2020-12-11T12:38:00Z">
        <w:r w:rsidDel="00E16892">
          <w:delText xml:space="preserve"> Front Fog Snow Plow Mode</w:delText>
        </w:r>
      </w:del>
      <w:ins w:id="7091" w:author="Strzelczyk, Anthony (A.)" w:date="2020-12-11T12:38:00Z">
        <w:r w:rsidR="00E16892" w:rsidRPr="004051D0">
          <w:rPr>
            <w:rFonts w:ascii="Arial" w:hAnsi="Arial" w:cs="Arial"/>
          </w:rPr>
          <w:t>###</w:t>
        </w:r>
        <w:bookmarkStart w:id="7092" w:name="R_ID_F_00011_Snow_Plow_Mode"/>
        <w:r w:rsidR="00E16892">
          <w:rPr>
            <w:rFonts w:ascii="Arial" w:hAnsi="Arial" w:cs="Arial"/>
          </w:rPr>
          <w:t>R_F_Front Fog Snow Plow Mode_000</w:t>
        </w:r>
      </w:ins>
      <w:bookmarkEnd w:id="7092"/>
      <w:r w:rsidR="004F2871">
        <w:rPr>
          <w:rFonts w:ascii="Arial" w:hAnsi="Arial" w:cs="Arial"/>
        </w:rPr>
        <w:t>9</w:t>
      </w:r>
      <w:ins w:id="7093" w:author="Strzelczyk, Anthony (A.)" w:date="2020-12-11T12:38:00Z">
        <w:r w:rsidR="00E16892" w:rsidRPr="004051D0">
          <w:rPr>
            <w:rFonts w:ascii="Arial" w:hAnsi="Arial" w:cs="Arial"/>
          </w:rPr>
          <w:t xml:space="preserve">### </w:t>
        </w:r>
        <w:r w:rsidR="00E16892">
          <w:rPr>
            <w:rFonts w:ascii="Arial" w:hAnsi="Arial" w:cs="Arial"/>
          </w:rPr>
          <w:t>Snow Plow Mode</w:t>
        </w:r>
      </w:ins>
    </w:p>
    <w:p w14:paraId="640AECD9" w14:textId="77777777" w:rsidR="00E16892" w:rsidRDefault="00E16892" w:rsidP="00E16892">
      <w:pPr>
        <w:spacing w:line="240" w:lineRule="atLeast"/>
        <w:rPr>
          <w:ins w:id="7094" w:author="Strzelczyk, Anthony (A.)" w:date="2020-12-11T12:39:00Z"/>
          <w:rFonts w:cs="Arial"/>
        </w:rPr>
      </w:pPr>
      <w:ins w:id="7095" w:author="Strzelczyk, Anthony (A.)" w:date="2020-12-11T12:39:00Z">
        <w:r w:rsidRPr="00F56742">
          <w:rPr>
            <w:rFonts w:cs="Arial"/>
          </w:rPr>
          <w:t>The Front Fog Light feature shall be disabled if Snow Plow Mode is "ENABLED".</w:t>
        </w:r>
      </w:ins>
    </w:p>
    <w:p w14:paraId="7D035722" w14:textId="77777777" w:rsidR="00E16892" w:rsidRPr="004051D0" w:rsidRDefault="00E16892" w:rsidP="00E16892">
      <w:pPr>
        <w:rPr>
          <w:ins w:id="7096" w:author="Strzelczyk, Anthony (A.)" w:date="2020-12-11T12:38: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16892" w:rsidRPr="004051D0" w14:paraId="27B7A4FE" w14:textId="77777777" w:rsidTr="00FF66A0">
        <w:trPr>
          <w:gridAfter w:val="1"/>
          <w:wAfter w:w="15" w:type="dxa"/>
          <w:hidden/>
          <w:ins w:id="7097" w:author="Strzelczyk, Anthony (A.)" w:date="2020-12-11T12:38: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2B0DC" w14:textId="5551F085" w:rsidR="00E16892" w:rsidRPr="004051D0" w:rsidRDefault="00E16892" w:rsidP="00FF66A0">
            <w:pPr>
              <w:rPr>
                <w:ins w:id="7098" w:author="Strzelczyk, Anthony (A.)" w:date="2020-12-11T12:38:00Z"/>
                <w:rFonts w:eastAsiaTheme="minorHAnsi" w:cs="Arial"/>
                <w:bCs/>
                <w:vanish/>
                <w:color w:val="808080" w:themeColor="background1" w:themeShade="80"/>
                <w:sz w:val="16"/>
                <w:szCs w:val="14"/>
              </w:rPr>
            </w:pPr>
            <w:ins w:id="7099" w:author="Strzelczyk, Anthony (A.)" w:date="2020-12-11T12:38: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R_F_Front Fog Snow Plow Mode_00011</w:t>
              </w:r>
              <w:r w:rsidRPr="004051D0">
                <w:rPr>
                  <w:rFonts w:cs="Arial"/>
                  <w:bCs/>
                  <w:vanish/>
                  <w:color w:val="808080" w:themeColor="background1" w:themeShade="80"/>
                  <w:sz w:val="16"/>
                  <w:szCs w:val="14"/>
                </w:rPr>
                <w:t>###</w:t>
              </w:r>
            </w:ins>
          </w:p>
        </w:tc>
      </w:tr>
      <w:tr w:rsidR="00E16892" w:rsidRPr="004051D0" w14:paraId="11650E8D" w14:textId="77777777" w:rsidTr="00FF66A0">
        <w:trPr>
          <w:hidden/>
          <w:ins w:id="7100" w:author="Strzelczyk, Anthony (A.)" w:date="2020-12-11T12: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41592C" w14:textId="77777777" w:rsidR="00E16892" w:rsidRPr="004051D0" w:rsidRDefault="00E16892" w:rsidP="00FF66A0">
            <w:pPr>
              <w:rPr>
                <w:ins w:id="7101" w:author="Strzelczyk, Anthony (A.)" w:date="2020-12-11T12:38:00Z"/>
                <w:rFonts w:eastAsiaTheme="minorHAnsi" w:cs="Arial"/>
                <w:b/>
                <w:bCs/>
                <w:vanish/>
                <w:sz w:val="16"/>
                <w:szCs w:val="14"/>
              </w:rPr>
            </w:pPr>
            <w:ins w:id="7102" w:author="Strzelczyk, Anthony (A.)" w:date="2020-12-11T12:38: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6CFF7" w14:textId="5AF2BA96" w:rsidR="00E16892" w:rsidRPr="004051D0" w:rsidRDefault="004550B1" w:rsidP="00FF66A0">
            <w:pPr>
              <w:rPr>
                <w:ins w:id="7103" w:author="Strzelczyk, Anthony (A.)" w:date="2020-12-11T12:38:00Z"/>
                <w:rFonts w:cs="Arial"/>
                <w:vanish/>
                <w:color w:val="000000" w:themeColor="text1"/>
                <w:sz w:val="16"/>
                <w:szCs w:val="14"/>
              </w:rPr>
            </w:pPr>
            <w:r>
              <w:rPr>
                <w:rFonts w:cs="Arial"/>
                <w:vanish/>
                <w:color w:val="000000" w:themeColor="text1"/>
                <w:sz w:val="16"/>
                <w:szCs w:val="14"/>
              </w:rPr>
              <w:t>To prevent the front fog lamp light from reflecting off the snow plow and glaring the driver.</w:t>
            </w:r>
          </w:p>
        </w:tc>
      </w:tr>
      <w:tr w:rsidR="00E16892" w:rsidRPr="004051D0" w14:paraId="49622920" w14:textId="77777777" w:rsidTr="00FF66A0">
        <w:trPr>
          <w:hidden/>
          <w:ins w:id="7104" w:author="Strzelczyk, Anthony (A.)" w:date="2020-12-11T12: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BE633" w14:textId="77777777" w:rsidR="00E16892" w:rsidRPr="004051D0" w:rsidRDefault="00E16892" w:rsidP="00FF66A0">
            <w:pPr>
              <w:rPr>
                <w:ins w:id="7105" w:author="Strzelczyk, Anthony (A.)" w:date="2020-12-11T12:38:00Z"/>
                <w:rFonts w:eastAsiaTheme="minorHAnsi" w:cs="Arial"/>
                <w:b/>
                <w:bCs/>
                <w:vanish/>
                <w:sz w:val="16"/>
                <w:szCs w:val="14"/>
              </w:rPr>
            </w:pPr>
            <w:ins w:id="7106" w:author="Strzelczyk, Anthony (A.)" w:date="2020-12-11T12:38: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B2E76" w14:textId="77777777" w:rsidR="00E16892" w:rsidRPr="004051D0" w:rsidRDefault="00E16892" w:rsidP="00FF66A0">
            <w:pPr>
              <w:rPr>
                <w:ins w:id="7107" w:author="Strzelczyk, Anthony (A.)" w:date="2020-12-11T12:38:00Z"/>
                <w:rFonts w:cs="Arial"/>
                <w:vanish/>
                <w:color w:val="000000" w:themeColor="text1"/>
                <w:sz w:val="16"/>
                <w:szCs w:val="14"/>
              </w:rPr>
            </w:pPr>
          </w:p>
        </w:tc>
      </w:tr>
      <w:tr w:rsidR="00E16892" w:rsidRPr="004051D0" w14:paraId="7B6AA2BC" w14:textId="77777777" w:rsidTr="00FF66A0">
        <w:trPr>
          <w:hidden/>
          <w:ins w:id="7108" w:author="Strzelczyk, Anthony (A.)" w:date="2020-12-11T12: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09CAC" w14:textId="77777777" w:rsidR="00E16892" w:rsidRPr="004051D0" w:rsidRDefault="00E16892" w:rsidP="00FF66A0">
            <w:pPr>
              <w:rPr>
                <w:ins w:id="7109" w:author="Strzelczyk, Anthony (A.)" w:date="2020-12-11T12:38:00Z"/>
                <w:rFonts w:cs="Arial"/>
                <w:vanish/>
                <w:sz w:val="16"/>
                <w:szCs w:val="14"/>
              </w:rPr>
            </w:pPr>
            <w:ins w:id="7110" w:author="Strzelczyk, Anthony (A.)" w:date="2020-12-11T12:38: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7497A" w14:textId="77777777" w:rsidR="00E16892" w:rsidRPr="004051D0" w:rsidRDefault="00E16892" w:rsidP="00FF66A0">
            <w:pPr>
              <w:rPr>
                <w:ins w:id="7111" w:author="Strzelczyk, Anthony (A.)" w:date="2020-12-11T12:38:00Z"/>
                <w:rFonts w:cs="Arial"/>
                <w:vanish/>
                <w:color w:val="000000" w:themeColor="text1"/>
                <w:sz w:val="16"/>
                <w:szCs w:val="14"/>
              </w:rPr>
            </w:pPr>
          </w:p>
        </w:tc>
      </w:tr>
      <w:tr w:rsidR="00E16892" w:rsidRPr="004051D0" w14:paraId="4C73B6B0" w14:textId="77777777" w:rsidTr="00FF66A0">
        <w:trPr>
          <w:hidden/>
          <w:ins w:id="7112" w:author="Strzelczyk, Anthony (A.)" w:date="2020-12-11T12: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20932" w14:textId="77777777" w:rsidR="00E16892" w:rsidRPr="004051D0" w:rsidRDefault="00E16892" w:rsidP="00FF66A0">
            <w:pPr>
              <w:rPr>
                <w:ins w:id="7113" w:author="Strzelczyk, Anthony (A.)" w:date="2020-12-11T12:38:00Z"/>
                <w:rFonts w:cs="Arial"/>
                <w:b/>
                <w:bCs/>
                <w:vanish/>
                <w:sz w:val="16"/>
                <w:szCs w:val="14"/>
              </w:rPr>
            </w:pPr>
            <w:ins w:id="7114" w:author="Strzelczyk, Anthony (A.)" w:date="2020-12-11T12:38: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7A998" w14:textId="4368AAB8" w:rsidR="00E16892" w:rsidRPr="004051D0" w:rsidRDefault="00CB6510" w:rsidP="00FF66A0">
            <w:pPr>
              <w:rPr>
                <w:ins w:id="7115" w:author="Strzelczyk, Anthony (A.)" w:date="2020-12-11T12:38:00Z"/>
                <w:rFonts w:cs="Arial"/>
                <w:vanish/>
                <w:color w:val="000000" w:themeColor="text1"/>
                <w:sz w:val="16"/>
                <w:szCs w:val="14"/>
              </w:rPr>
            </w:pPr>
            <w:r>
              <w:rPr>
                <w:rFonts w:cs="Arial"/>
                <w:vanish/>
                <w:color w:val="000000" w:themeColor="text1"/>
                <w:sz w:val="16"/>
                <w:szCs w:val="14"/>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11EB50" w14:textId="77777777" w:rsidR="00E16892" w:rsidRPr="004051D0" w:rsidRDefault="00E16892" w:rsidP="00FF66A0">
            <w:pPr>
              <w:ind w:left="139"/>
              <w:rPr>
                <w:ins w:id="7116" w:author="Strzelczyk, Anthony (A.)" w:date="2020-12-11T12:38:00Z"/>
                <w:rFonts w:cs="Arial"/>
                <w:b/>
                <w:bCs/>
                <w:vanish/>
                <w:sz w:val="16"/>
                <w:szCs w:val="14"/>
              </w:rPr>
            </w:pPr>
            <w:ins w:id="7117" w:author="Strzelczyk, Anthony (A.)" w:date="2020-12-11T12:38: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D0D4B" w14:textId="7CB189A4" w:rsidR="00E16892" w:rsidRPr="004051D0" w:rsidRDefault="003F7C5C" w:rsidP="00DE1291">
            <w:pPr>
              <w:rPr>
                <w:ins w:id="7118" w:author="Strzelczyk, Anthony (A.)" w:date="2020-12-11T12:38:00Z"/>
                <w:rFonts w:cs="Arial"/>
                <w:vanish/>
                <w:color w:val="000000" w:themeColor="text1"/>
                <w:sz w:val="16"/>
                <w:szCs w:val="14"/>
              </w:rPr>
            </w:pPr>
            <w:ins w:id="7119" w:author="Strzelczyk, Anthony (A.)" w:date="2021-01-25T09:45:00Z">
              <w:r>
                <w:rPr>
                  <w:rFonts w:cs="Arial"/>
                  <w:vanish/>
                  <w:color w:val="000000" w:themeColor="text1"/>
                  <w:sz w:val="16"/>
                  <w:szCs w:val="14"/>
                </w:rPr>
                <w:t xml:space="preserve">PD </w:t>
              </w:r>
            </w:ins>
          </w:p>
        </w:tc>
      </w:tr>
      <w:tr w:rsidR="00E16892" w:rsidRPr="004051D0" w14:paraId="77BEB55F" w14:textId="77777777" w:rsidTr="00FF66A0">
        <w:trPr>
          <w:hidden/>
          <w:ins w:id="7120" w:author="Strzelczyk, Anthony (A.)" w:date="2020-12-11T12: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45081" w14:textId="77777777" w:rsidR="00E16892" w:rsidRPr="004051D0" w:rsidRDefault="00E16892" w:rsidP="00FF66A0">
            <w:pPr>
              <w:rPr>
                <w:ins w:id="7121" w:author="Strzelczyk, Anthony (A.)" w:date="2020-12-11T12:38:00Z"/>
                <w:rFonts w:cs="Arial"/>
                <w:b/>
                <w:bCs/>
                <w:vanish/>
                <w:sz w:val="16"/>
                <w:szCs w:val="14"/>
              </w:rPr>
            </w:pPr>
            <w:ins w:id="7122" w:author="Strzelczyk, Anthony (A.)" w:date="2020-12-11T12:38: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10F80" w14:textId="0006D2D7" w:rsidR="00E16892" w:rsidRPr="004051D0" w:rsidRDefault="00CB6510" w:rsidP="00FF66A0">
            <w:pPr>
              <w:rPr>
                <w:ins w:id="7123" w:author="Strzelczyk, Anthony (A.)" w:date="2020-12-11T12:38:00Z"/>
                <w:rFonts w:cs="Arial"/>
                <w:vanish/>
                <w:color w:val="000000" w:themeColor="text1"/>
                <w:sz w:val="16"/>
                <w:szCs w:val="16"/>
              </w:rPr>
            </w:pPr>
            <w:r>
              <w:rPr>
                <w:rFonts w:cs="Arial"/>
                <w:vanish/>
                <w:color w:val="000000" w:themeColor="text1"/>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BC628A" w14:textId="77777777" w:rsidR="00E16892" w:rsidRPr="004051D0" w:rsidRDefault="00E16892" w:rsidP="00FF66A0">
            <w:pPr>
              <w:ind w:left="139"/>
              <w:rPr>
                <w:ins w:id="7124" w:author="Strzelczyk, Anthony (A.)" w:date="2020-12-11T12:38:00Z"/>
                <w:rFonts w:cs="Arial"/>
                <w:b/>
                <w:bCs/>
                <w:vanish/>
                <w:sz w:val="16"/>
                <w:szCs w:val="16"/>
              </w:rPr>
            </w:pPr>
            <w:ins w:id="7125" w:author="Strzelczyk, Anthony (A.)" w:date="2020-12-11T12:38: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D1515" w14:textId="32FA16F0" w:rsidR="00E16892" w:rsidRPr="004051D0" w:rsidRDefault="00CB6510" w:rsidP="00FF66A0">
            <w:pPr>
              <w:rPr>
                <w:ins w:id="7126" w:author="Strzelczyk, Anthony (A.)" w:date="2020-12-11T12:38:00Z"/>
                <w:rFonts w:cs="Arial"/>
                <w:vanish/>
                <w:color w:val="000000" w:themeColor="text1"/>
                <w:sz w:val="16"/>
                <w:szCs w:val="14"/>
              </w:rPr>
            </w:pPr>
            <w:r>
              <w:rPr>
                <w:rFonts w:cs="Arial"/>
                <w:vanish/>
                <w:color w:val="000000" w:themeColor="text1"/>
                <w:sz w:val="16"/>
                <w:szCs w:val="14"/>
              </w:rPr>
              <w:t>System level, Bread Board, HIL</w:t>
            </w:r>
          </w:p>
        </w:tc>
      </w:tr>
      <w:tr w:rsidR="00E16892" w:rsidRPr="004051D0" w14:paraId="6F0401E6" w14:textId="77777777" w:rsidTr="00FF66A0">
        <w:trPr>
          <w:trHeight w:val="133"/>
          <w:hidden/>
          <w:ins w:id="7127" w:author="Strzelczyk, Anthony (A.)" w:date="2020-12-11T12: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0E955" w14:textId="77777777" w:rsidR="00E16892" w:rsidRPr="004051D0" w:rsidRDefault="00E16892" w:rsidP="00FF66A0">
            <w:pPr>
              <w:rPr>
                <w:ins w:id="7128" w:author="Strzelczyk, Anthony (A.)" w:date="2020-12-11T12:38:00Z"/>
                <w:rFonts w:eastAsiaTheme="minorHAnsi" w:cs="Arial"/>
                <w:b/>
                <w:bCs/>
                <w:vanish/>
                <w:sz w:val="16"/>
                <w:szCs w:val="14"/>
              </w:rPr>
            </w:pPr>
            <w:ins w:id="7129" w:author="Strzelczyk, Anthony (A.)" w:date="2020-12-11T12:38:00Z">
              <w:r w:rsidRPr="004051D0">
                <w:rPr>
                  <w:rFonts w:cs="Arial"/>
                  <w:b/>
                  <w:bCs/>
                  <w:vanish/>
                  <w:sz w:val="16"/>
                  <w:szCs w:val="14"/>
                </w:rPr>
                <w:t>Type</w:t>
              </w:r>
            </w:ins>
          </w:p>
        </w:tc>
        <w:customXmlInsRangeStart w:id="7130" w:author="Strzelczyk, Anthony (A.)" w:date="2020-12-11T12:38:00Z"/>
        <w:sdt>
          <w:sdtPr>
            <w:rPr>
              <w:rFonts w:cs="Arial"/>
              <w:vanish/>
              <w:color w:val="000000" w:themeColor="text1"/>
              <w:sz w:val="16"/>
              <w:szCs w:val="14"/>
            </w:rPr>
            <w:alias w:val="Requirement Type"/>
            <w:tag w:val="Requirements Type"/>
            <w:id w:val="-1018238497"/>
            <w:placeholder>
              <w:docPart w:val="BBCAF4EEE34D494E902FE4C96ECD9E29"/>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7130"/>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444A67" w14:textId="0060D5BA" w:rsidR="00E16892" w:rsidRPr="004051D0" w:rsidRDefault="00695DDE" w:rsidP="00FF66A0">
                <w:pPr>
                  <w:rPr>
                    <w:ins w:id="7131" w:author="Strzelczyk, Anthony (A.)" w:date="2020-12-11T12:38:00Z"/>
                    <w:rFonts w:cs="Arial"/>
                    <w:vanish/>
                    <w:color w:val="000000" w:themeColor="text1"/>
                    <w:sz w:val="16"/>
                    <w:szCs w:val="14"/>
                  </w:rPr>
                </w:pPr>
                <w:ins w:id="7132" w:author="Strzelczyk, Anthony (A.)" w:date="2020-12-11T12:38:00Z">
                  <w:r>
                    <w:rPr>
                      <w:rFonts w:cs="Arial"/>
                      <w:vanish/>
                      <w:color w:val="000000" w:themeColor="text1"/>
                      <w:sz w:val="16"/>
                      <w:szCs w:val="14"/>
                    </w:rPr>
                    <w:t>Functional</w:t>
                  </w:r>
                </w:ins>
              </w:p>
            </w:tc>
            <w:customXmlInsRangeStart w:id="7133" w:author="Strzelczyk, Anthony (A.)" w:date="2020-12-11T12:38:00Z"/>
          </w:sdtContent>
        </w:sdt>
        <w:customXmlInsRangeEnd w:id="7133"/>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73A2A" w14:textId="77777777" w:rsidR="00E16892" w:rsidRPr="004051D0" w:rsidRDefault="00E16892" w:rsidP="00FF66A0">
            <w:pPr>
              <w:rPr>
                <w:ins w:id="7134" w:author="Strzelczyk, Anthony (A.)" w:date="2020-12-11T12:38:00Z"/>
                <w:rFonts w:cs="Arial"/>
                <w:b/>
                <w:bCs/>
                <w:vanish/>
                <w:sz w:val="16"/>
                <w:szCs w:val="14"/>
              </w:rPr>
            </w:pPr>
            <w:ins w:id="7135" w:author="Strzelczyk, Anthony (A.)" w:date="2020-12-11T12:38:00Z">
              <w:r w:rsidRPr="004051D0">
                <w:rPr>
                  <w:rFonts w:cs="Arial"/>
                  <w:b/>
                  <w:bCs/>
                  <w:vanish/>
                  <w:sz w:val="16"/>
                  <w:szCs w:val="14"/>
                </w:rPr>
                <w:t>Priority</w:t>
              </w:r>
            </w:ins>
          </w:p>
        </w:tc>
        <w:customXmlInsRangeStart w:id="7136" w:author="Strzelczyk, Anthony (A.)" w:date="2020-12-11T12:38:00Z"/>
        <w:sdt>
          <w:sdtPr>
            <w:rPr>
              <w:rFonts w:cs="Arial"/>
              <w:vanish/>
              <w:color w:val="000000" w:themeColor="text1"/>
              <w:sz w:val="16"/>
              <w:szCs w:val="14"/>
            </w:rPr>
            <w:alias w:val="Requirement Priority"/>
            <w:tag w:val="Requirement Priority"/>
            <w:id w:val="-2088146779"/>
            <w:placeholder>
              <w:docPart w:val="1E0C6DA520D541DB9E38FCB995E59BEF"/>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7136"/>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F5AE9" w14:textId="22CE2382" w:rsidR="00E16892" w:rsidRPr="004051D0" w:rsidRDefault="00341CEA" w:rsidP="00FF66A0">
                <w:pPr>
                  <w:rPr>
                    <w:ins w:id="7137" w:author="Strzelczyk, Anthony (A.)" w:date="2020-12-11T12:38:00Z"/>
                    <w:rFonts w:cs="Arial"/>
                    <w:vanish/>
                    <w:color w:val="000000" w:themeColor="text1"/>
                    <w:sz w:val="16"/>
                    <w:szCs w:val="14"/>
                  </w:rPr>
                </w:pPr>
                <w:ins w:id="7138" w:author="Strzelczyk, Anthony (A.)" w:date="2020-12-11T12:38:00Z">
                  <w:r>
                    <w:rPr>
                      <w:rFonts w:cs="Arial"/>
                      <w:vanish/>
                      <w:color w:val="000000" w:themeColor="text1"/>
                      <w:sz w:val="16"/>
                      <w:szCs w:val="14"/>
                    </w:rPr>
                    <w:t>Medium (Highly Recommended)</w:t>
                  </w:r>
                </w:ins>
              </w:p>
            </w:tc>
            <w:customXmlInsRangeStart w:id="7139" w:author="Strzelczyk, Anthony (A.)" w:date="2020-12-11T12:38:00Z"/>
          </w:sdtContent>
        </w:sdt>
        <w:customXmlInsRangeEnd w:id="7139"/>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F8E03" w14:textId="77777777" w:rsidR="00E16892" w:rsidRPr="004051D0" w:rsidRDefault="00E16892" w:rsidP="00FF66A0">
            <w:pPr>
              <w:ind w:left="128"/>
              <w:rPr>
                <w:ins w:id="7140" w:author="Strzelczyk, Anthony (A.)" w:date="2020-12-11T12:38:00Z"/>
                <w:rFonts w:cs="Arial"/>
                <w:b/>
                <w:bCs/>
                <w:vanish/>
                <w:sz w:val="16"/>
                <w:szCs w:val="14"/>
              </w:rPr>
            </w:pPr>
            <w:ins w:id="7141" w:author="Strzelczyk, Anthony (A.)" w:date="2020-12-11T12:38:00Z">
              <w:r w:rsidRPr="004051D0">
                <w:rPr>
                  <w:rFonts w:cs="Arial"/>
                  <w:b/>
                  <w:bCs/>
                  <w:vanish/>
                  <w:sz w:val="16"/>
                  <w:szCs w:val="14"/>
                </w:rPr>
                <w:t>Status</w:t>
              </w:r>
            </w:ins>
          </w:p>
        </w:tc>
        <w:customXmlInsRangeStart w:id="7142" w:author="Strzelczyk, Anthony (A.)" w:date="2020-12-11T12:38:00Z"/>
        <w:sdt>
          <w:sdtPr>
            <w:rPr>
              <w:rFonts w:cs="Arial"/>
              <w:vanish/>
              <w:color w:val="000000" w:themeColor="text1"/>
              <w:sz w:val="16"/>
              <w:szCs w:val="14"/>
            </w:rPr>
            <w:alias w:val="Requirement Status"/>
            <w:tag w:val="Requirement Status"/>
            <w:id w:val="-379478386"/>
            <w:placeholder>
              <w:docPart w:val="C684F6AA147B477989C405AFE4058297"/>
            </w:placeholder>
            <w:dropDownList>
              <w:listItem w:value="Choose an item."/>
              <w:listItem w:displayText="Draft" w:value="Draft"/>
              <w:listItem w:displayText="Reviewed" w:value="Reviewed"/>
              <w:listItem w:displayText="Approved" w:value="Approved"/>
            </w:dropDownList>
          </w:sdtPr>
          <w:sdtEndPr/>
          <w:sdtContent>
            <w:customXmlInsRangeEnd w:id="7142"/>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37DC1B" w14:textId="1BBB029B" w:rsidR="00E16892" w:rsidRPr="000302BF" w:rsidRDefault="00341CEA" w:rsidP="00FF66A0">
                <w:pPr>
                  <w:rPr>
                    <w:ins w:id="7143" w:author="Strzelczyk, Anthony (A.)" w:date="2020-12-11T12:38:00Z"/>
                    <w:rFonts w:cs="Arial"/>
                    <w:vanish/>
                    <w:color w:val="000000" w:themeColor="text1"/>
                    <w:sz w:val="16"/>
                    <w:szCs w:val="14"/>
                  </w:rPr>
                </w:pPr>
                <w:ins w:id="7144" w:author="Strzelczyk, Anthony (A.)" w:date="2020-12-11T12:38:00Z">
                  <w:r>
                    <w:rPr>
                      <w:rFonts w:cs="Arial"/>
                      <w:vanish/>
                      <w:color w:val="000000" w:themeColor="text1"/>
                      <w:sz w:val="16"/>
                      <w:szCs w:val="14"/>
                    </w:rPr>
                    <w:t>Approved</w:t>
                  </w:r>
                </w:ins>
              </w:p>
            </w:tc>
            <w:customXmlInsRangeStart w:id="7145" w:author="Strzelczyk, Anthony (A.)" w:date="2020-12-11T12:38:00Z"/>
          </w:sdtContent>
        </w:sdt>
        <w:customXmlInsRangeEnd w:id="7145"/>
      </w:tr>
      <w:tr w:rsidR="00E16892" w:rsidRPr="004051D0" w14:paraId="01BCC4F4" w14:textId="77777777" w:rsidTr="00FF66A0">
        <w:trPr>
          <w:gridAfter w:val="1"/>
          <w:wAfter w:w="15" w:type="dxa"/>
          <w:ins w:id="7146" w:author="Strzelczyk, Anthony (A.)" w:date="2020-12-11T12:38: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C9CBC5" w14:textId="77777777" w:rsidR="00E16892" w:rsidRPr="004051D0" w:rsidRDefault="00E16892" w:rsidP="00FF66A0">
            <w:pPr>
              <w:rPr>
                <w:ins w:id="7147" w:author="Strzelczyk, Anthony (A.)" w:date="2020-12-11T12:38:00Z"/>
                <w:rFonts w:cs="Arial"/>
                <w:bCs/>
                <w:vanish/>
                <w:color w:val="808080" w:themeColor="background1" w:themeShade="80"/>
                <w:sz w:val="16"/>
                <w:szCs w:val="14"/>
              </w:rPr>
            </w:pPr>
            <w:ins w:id="7148" w:author="Strzelczyk, Anthony (A.)" w:date="2020-12-11T12:38: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AF7BE" w14:textId="3E2FEC40" w:rsidR="00E16892" w:rsidRPr="004051D0" w:rsidRDefault="00E16892" w:rsidP="00FF66A0">
            <w:pPr>
              <w:rPr>
                <w:ins w:id="7149" w:author="Strzelczyk, Anthony (A.)" w:date="2020-12-11T12:38:00Z"/>
                <w:rFonts w:cs="Arial"/>
                <w:bCs/>
                <w:vanish/>
                <w:color w:val="808080" w:themeColor="background1" w:themeShade="80"/>
                <w:sz w:val="16"/>
                <w:szCs w:val="14"/>
              </w:rPr>
            </w:pPr>
            <w:ins w:id="7150" w:author="Strzelczyk, Anthony (A.)" w:date="2020-12-11T12:38: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7151" w:author="Strzelczyk, Anthony (A.)" w:date="2020-12-11T12:38: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7152" w:author="Strzelczyk, Anthony (A.)" w:date="2020-12-11T12:38: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1F102F" w14:textId="77777777" w:rsidR="00E16892" w:rsidRPr="004051D0" w:rsidRDefault="00E16892" w:rsidP="00FF66A0">
            <w:pPr>
              <w:jc w:val="right"/>
              <w:rPr>
                <w:ins w:id="7153" w:author="Strzelczyk, Anthony (A.)" w:date="2020-12-11T12:38:00Z"/>
                <w:rFonts w:cs="Arial"/>
                <w:bCs/>
                <w:color w:val="808080" w:themeColor="background1" w:themeShade="80"/>
                <w:sz w:val="16"/>
                <w:szCs w:val="14"/>
              </w:rPr>
            </w:pPr>
            <w:ins w:id="7154" w:author="Strzelczyk, Anthony (A.)" w:date="2020-12-11T12:38:00Z">
              <w:r w:rsidRPr="004051D0">
                <w:rPr>
                  <w:rFonts w:cs="Arial"/>
                  <w:bCs/>
                  <w:color w:val="808080" w:themeColor="background1" w:themeShade="80"/>
                  <w:sz w:val="16"/>
                  <w:szCs w:val="14"/>
                </w:rPr>
                <w:t>End of Requirement</w:t>
              </w:r>
            </w:ins>
          </w:p>
        </w:tc>
      </w:tr>
    </w:tbl>
    <w:p w14:paraId="41DC6B01" w14:textId="23A46AEA" w:rsidR="00E16892" w:rsidRDefault="00E16892" w:rsidP="00E16892">
      <w:pPr>
        <w:rPr>
          <w:ins w:id="7155" w:author="Strzelczyk, Anthony (A.)" w:date="2020-12-11T12:39:00Z"/>
          <w:rFonts w:cs="Arial"/>
        </w:rPr>
      </w:pPr>
    </w:p>
    <w:p w14:paraId="4890169F" w14:textId="7FAFE381" w:rsidR="00C1443D" w:rsidRPr="0017445F" w:rsidDel="00E16892" w:rsidRDefault="00C1443D">
      <w:pPr>
        <w:pStyle w:val="RERequirement"/>
        <w:shd w:val="clear" w:color="auto" w:fill="F2F2F2" w:themeFill="background1" w:themeFillShade="F2"/>
        <w:spacing w:line="240" w:lineRule="atLeast"/>
        <w:rPr>
          <w:del w:id="7156" w:author="Strzelczyk, Anthony (A.)" w:date="2020-12-11T12:39:00Z"/>
        </w:rPr>
        <w:pPrChange w:id="7157" w:author="Strzelczyk, Anthony (A.)" w:date="2020-12-11T12:24:00Z">
          <w:pPr>
            <w:pStyle w:val="RERequirement"/>
            <w:shd w:val="clear" w:color="auto" w:fill="F2F2F2" w:themeFill="background1" w:themeFillShade="F2"/>
          </w:pPr>
        </w:pPrChange>
      </w:pPr>
      <w:bookmarkStart w:id="7158" w:name="_Toc89439655"/>
      <w:bookmarkEnd w:id="7158"/>
    </w:p>
    <w:p w14:paraId="5AC0A754" w14:textId="6FCC4108" w:rsidR="00C1443D" w:rsidDel="00E16892" w:rsidRDefault="00C1443D">
      <w:pPr>
        <w:spacing w:line="240" w:lineRule="atLeast"/>
        <w:rPr>
          <w:del w:id="7159" w:author="Strzelczyk, Anthony (A.)" w:date="2020-12-11T12:39:00Z"/>
          <w:rFonts w:cs="Arial"/>
        </w:rPr>
        <w:pPrChange w:id="7160" w:author="Strzelczyk, Anthony (A.)" w:date="2020-12-11T12:24:00Z">
          <w:pPr/>
        </w:pPrChange>
      </w:pPr>
      <w:del w:id="7161" w:author="Strzelczyk, Anthony (A.)" w:date="2020-12-11T12:39:00Z">
        <w:r w:rsidDel="00E16892">
          <w:rPr>
            <w:rFonts w:cs="Arial"/>
          </w:rPr>
          <w:delText>The Front Fog Light feature shall be disabled if Snow Plow Mode is "ENABLED".</w:delText>
        </w:r>
        <w:bookmarkStart w:id="7162" w:name="_Toc89439656"/>
        <w:bookmarkEnd w:id="7162"/>
      </w:del>
    </w:p>
    <w:p w14:paraId="2BE02BFE" w14:textId="09E7BC7B" w:rsidR="00C1443D" w:rsidDel="00E16892" w:rsidRDefault="00C1443D">
      <w:pPr>
        <w:spacing w:line="240" w:lineRule="atLeast"/>
        <w:rPr>
          <w:del w:id="7163" w:author="Strzelczyk, Anthony (A.)" w:date="2020-12-11T12:39:00Z"/>
          <w:rFonts w:cs="Arial"/>
        </w:rPr>
        <w:pPrChange w:id="7164" w:author="Strzelczyk, Anthony (A.)" w:date="2020-12-11T12:24:00Z">
          <w:pPr/>
        </w:pPrChange>
      </w:pPr>
      <w:bookmarkStart w:id="7165" w:name="_Toc89439657"/>
      <w:bookmarkEnd w:id="7165"/>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1443D" w:rsidRPr="00B3499B" w:rsidDel="00E16892" w14:paraId="0DF10A0E" w14:textId="078A80EB" w:rsidTr="00305341">
        <w:trPr>
          <w:del w:id="7166" w:author="Strzelczyk, Anthony (A.)" w:date="2020-12-11T12:39: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046705" w14:textId="36521F60" w:rsidR="00C1443D" w:rsidRPr="00B3499B" w:rsidDel="00E16892" w:rsidRDefault="00C1443D">
            <w:pPr>
              <w:spacing w:line="240" w:lineRule="atLeast"/>
              <w:rPr>
                <w:del w:id="7167" w:author="Strzelczyk, Anthony (A.)" w:date="2020-12-11T12:39:00Z"/>
                <w:rFonts w:eastAsiaTheme="minorHAnsi" w:cs="Arial"/>
                <w:bCs/>
                <w:color w:val="808080" w:themeColor="background1" w:themeShade="80"/>
                <w:sz w:val="16"/>
                <w:szCs w:val="14"/>
              </w:rPr>
              <w:pPrChange w:id="7168" w:author="Strzelczyk, Anthony (A.)" w:date="2020-12-11T12:24:00Z">
                <w:pPr/>
              </w:pPrChange>
            </w:pPr>
            <w:del w:id="7169" w:author="Strzelczyk, Anthony (A.)" w:date="2020-12-11T12:39:00Z">
              <w:r w:rsidRPr="00B3499B" w:rsidDel="00E16892">
                <w:rPr>
                  <w:rFonts w:cs="Arial"/>
                  <w:bCs/>
                  <w:color w:val="808080" w:themeColor="background1" w:themeShade="80"/>
                  <w:sz w:val="16"/>
                  <w:szCs w:val="14"/>
                </w:rPr>
                <w:delText xml:space="preserve">Requirement ID: </w:delText>
              </w:r>
              <w:bookmarkStart w:id="7170" w:name="_Toc89439658"/>
              <w:bookmarkEnd w:id="7170"/>
            </w:del>
          </w:p>
        </w:tc>
        <w:bookmarkStart w:id="7171" w:name="_Toc89439659"/>
        <w:bookmarkEnd w:id="7171"/>
      </w:tr>
      <w:tr w:rsidR="00C1443D" w:rsidRPr="00B3499B" w:rsidDel="00E16892" w14:paraId="0B74218F" w14:textId="6636AA01" w:rsidTr="00305341">
        <w:trPr>
          <w:del w:id="7172" w:author="Strzelczyk, Anthony (A.)" w:date="2020-12-11T12: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B6964" w14:textId="42CC8CCF" w:rsidR="00C1443D" w:rsidRPr="00B3499B" w:rsidDel="00E16892" w:rsidRDefault="00C1443D">
            <w:pPr>
              <w:spacing w:line="240" w:lineRule="atLeast"/>
              <w:rPr>
                <w:del w:id="7173" w:author="Strzelczyk, Anthony (A.)" w:date="2020-12-11T12:39:00Z"/>
                <w:rFonts w:eastAsiaTheme="minorHAnsi" w:cs="Arial"/>
                <w:b/>
                <w:bCs/>
                <w:sz w:val="16"/>
                <w:szCs w:val="14"/>
              </w:rPr>
              <w:pPrChange w:id="7174" w:author="Strzelczyk, Anthony (A.)" w:date="2020-12-11T12:24:00Z">
                <w:pPr/>
              </w:pPrChange>
            </w:pPr>
            <w:del w:id="7175" w:author="Strzelczyk, Anthony (A.)" w:date="2020-12-11T12:39:00Z">
              <w:r w:rsidRPr="00B3499B" w:rsidDel="00E16892">
                <w:rPr>
                  <w:rFonts w:cs="Arial"/>
                  <w:b/>
                  <w:bCs/>
                  <w:sz w:val="16"/>
                  <w:szCs w:val="14"/>
                </w:rPr>
                <w:delText>Rationale</w:delText>
              </w:r>
              <w:bookmarkStart w:id="7176" w:name="_Toc89439660"/>
              <w:bookmarkEnd w:id="7176"/>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704E8" w14:textId="3C42B56B" w:rsidR="00C1443D" w:rsidDel="00E16892" w:rsidRDefault="00C1443D">
            <w:pPr>
              <w:spacing w:line="240" w:lineRule="atLeast"/>
              <w:rPr>
                <w:del w:id="7177" w:author="Strzelczyk, Anthony (A.)" w:date="2020-12-11T12:39:00Z"/>
              </w:rPr>
              <w:pPrChange w:id="7178" w:author="Strzelczyk, Anthony (A.)" w:date="2020-12-11T12:24:00Z">
                <w:pPr/>
              </w:pPrChange>
            </w:pPr>
            <w:bookmarkStart w:id="7179" w:name="_Toc89439661"/>
            <w:bookmarkEnd w:id="7179"/>
          </w:p>
        </w:tc>
        <w:bookmarkStart w:id="7180" w:name="_Toc89439662"/>
        <w:bookmarkEnd w:id="7180"/>
      </w:tr>
      <w:tr w:rsidR="00C1443D" w:rsidRPr="00B3499B" w:rsidDel="00E16892" w14:paraId="36D5C1DE" w14:textId="1D54DB48" w:rsidTr="00305341">
        <w:trPr>
          <w:del w:id="7181" w:author="Strzelczyk, Anthony (A.)" w:date="2020-12-11T12: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8265F" w14:textId="4F7D3396" w:rsidR="00C1443D" w:rsidRPr="00B3499B" w:rsidDel="00E16892" w:rsidRDefault="00C1443D">
            <w:pPr>
              <w:spacing w:line="240" w:lineRule="atLeast"/>
              <w:rPr>
                <w:del w:id="7182" w:author="Strzelczyk, Anthony (A.)" w:date="2020-12-11T12:39:00Z"/>
                <w:rFonts w:eastAsiaTheme="minorHAnsi" w:cs="Arial"/>
                <w:b/>
                <w:bCs/>
                <w:sz w:val="16"/>
                <w:szCs w:val="14"/>
              </w:rPr>
              <w:pPrChange w:id="7183" w:author="Strzelczyk, Anthony (A.)" w:date="2020-12-11T12:24:00Z">
                <w:pPr/>
              </w:pPrChange>
            </w:pPr>
            <w:del w:id="7184" w:author="Strzelczyk, Anthony (A.)" w:date="2020-12-11T12:39:00Z">
              <w:r w:rsidRPr="00B3499B" w:rsidDel="00E16892">
                <w:rPr>
                  <w:rFonts w:cs="Arial"/>
                  <w:b/>
                  <w:bCs/>
                  <w:sz w:val="16"/>
                  <w:szCs w:val="14"/>
                </w:rPr>
                <w:delText>Acceptance Criteria</w:delText>
              </w:r>
              <w:bookmarkStart w:id="7185" w:name="_Toc89439663"/>
              <w:bookmarkEnd w:id="7185"/>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4BF8F" w14:textId="1130EF31" w:rsidR="00C1443D" w:rsidDel="00E16892" w:rsidRDefault="00C1443D">
            <w:pPr>
              <w:spacing w:line="240" w:lineRule="atLeast"/>
              <w:rPr>
                <w:del w:id="7186" w:author="Strzelczyk, Anthony (A.)" w:date="2020-12-11T12:39:00Z"/>
              </w:rPr>
              <w:pPrChange w:id="7187" w:author="Strzelczyk, Anthony (A.)" w:date="2020-12-11T12:24:00Z">
                <w:pPr/>
              </w:pPrChange>
            </w:pPr>
            <w:bookmarkStart w:id="7188" w:name="_Toc89439664"/>
            <w:bookmarkEnd w:id="7188"/>
          </w:p>
        </w:tc>
        <w:bookmarkStart w:id="7189" w:name="_Toc89439665"/>
        <w:bookmarkEnd w:id="7189"/>
      </w:tr>
      <w:tr w:rsidR="00C1443D" w:rsidRPr="00B3499B" w:rsidDel="00E16892" w14:paraId="722B2944" w14:textId="434AB0E7" w:rsidTr="00305341">
        <w:trPr>
          <w:del w:id="7190" w:author="Strzelczyk, Anthony (A.)" w:date="2020-12-11T12: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7B3CB0" w14:textId="0489F1FF" w:rsidR="00C1443D" w:rsidRPr="00B3499B" w:rsidDel="00E16892" w:rsidRDefault="00C1443D">
            <w:pPr>
              <w:spacing w:line="240" w:lineRule="atLeast"/>
              <w:rPr>
                <w:del w:id="7191" w:author="Strzelczyk, Anthony (A.)" w:date="2020-12-11T12:39:00Z"/>
                <w:rFonts w:cs="Arial"/>
                <w:sz w:val="16"/>
                <w:szCs w:val="14"/>
              </w:rPr>
              <w:pPrChange w:id="7192" w:author="Strzelczyk, Anthony (A.)" w:date="2020-12-11T12:24:00Z">
                <w:pPr/>
              </w:pPrChange>
            </w:pPr>
            <w:del w:id="7193" w:author="Strzelczyk, Anthony (A.)" w:date="2020-12-11T12:39:00Z">
              <w:r w:rsidRPr="00B3499B" w:rsidDel="00E16892">
                <w:rPr>
                  <w:rFonts w:cs="Arial"/>
                  <w:b/>
                  <w:bCs/>
                  <w:sz w:val="16"/>
                  <w:szCs w:val="14"/>
                </w:rPr>
                <w:delText>Notes</w:delText>
              </w:r>
              <w:bookmarkStart w:id="7194" w:name="_Toc89439666"/>
              <w:bookmarkEnd w:id="7194"/>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3FA04" w14:textId="3B1582E0" w:rsidR="00C1443D" w:rsidDel="00E16892" w:rsidRDefault="00C1443D">
            <w:pPr>
              <w:spacing w:line="240" w:lineRule="atLeast"/>
              <w:rPr>
                <w:del w:id="7195" w:author="Strzelczyk, Anthony (A.)" w:date="2020-12-11T12:39:00Z"/>
              </w:rPr>
              <w:pPrChange w:id="7196" w:author="Strzelczyk, Anthony (A.)" w:date="2020-12-11T12:24:00Z">
                <w:pPr/>
              </w:pPrChange>
            </w:pPr>
            <w:bookmarkStart w:id="7197" w:name="_Toc89439667"/>
            <w:bookmarkEnd w:id="7197"/>
          </w:p>
        </w:tc>
        <w:bookmarkStart w:id="7198" w:name="_Toc89439668"/>
        <w:bookmarkEnd w:id="7198"/>
      </w:tr>
      <w:tr w:rsidR="00C1443D" w:rsidRPr="00B3499B" w:rsidDel="00E16892" w14:paraId="232BBA31" w14:textId="101913ED" w:rsidTr="00305341">
        <w:trPr>
          <w:del w:id="7199" w:author="Strzelczyk, Anthony (A.)" w:date="2020-12-11T12: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DB1048" w14:textId="515B6700" w:rsidR="00C1443D" w:rsidRPr="00B3499B" w:rsidDel="00E16892" w:rsidRDefault="00C1443D">
            <w:pPr>
              <w:spacing w:line="240" w:lineRule="atLeast"/>
              <w:rPr>
                <w:del w:id="7200" w:author="Strzelczyk, Anthony (A.)" w:date="2020-12-11T12:39:00Z"/>
                <w:rFonts w:cs="Arial"/>
                <w:b/>
                <w:bCs/>
                <w:sz w:val="16"/>
                <w:szCs w:val="14"/>
              </w:rPr>
              <w:pPrChange w:id="7201" w:author="Strzelczyk, Anthony (A.)" w:date="2020-12-11T12:24:00Z">
                <w:pPr/>
              </w:pPrChange>
            </w:pPr>
            <w:del w:id="7202" w:author="Strzelczyk, Anthony (A.)" w:date="2020-12-11T12:39:00Z">
              <w:r w:rsidRPr="00B3499B" w:rsidDel="00E16892">
                <w:rPr>
                  <w:rFonts w:cs="Arial"/>
                  <w:b/>
                  <w:bCs/>
                  <w:sz w:val="16"/>
                  <w:szCs w:val="14"/>
                </w:rPr>
                <w:delText>Source</w:delText>
              </w:r>
              <w:bookmarkStart w:id="7203" w:name="_Toc89439669"/>
              <w:bookmarkEnd w:id="7203"/>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CA0A6" w14:textId="3A8B4D4E" w:rsidR="00C1443D" w:rsidDel="00E16892" w:rsidRDefault="00C1443D">
            <w:pPr>
              <w:spacing w:line="240" w:lineRule="atLeast"/>
              <w:rPr>
                <w:del w:id="7204" w:author="Strzelczyk, Anthony (A.)" w:date="2020-12-11T12:39:00Z"/>
              </w:rPr>
              <w:pPrChange w:id="7205" w:author="Strzelczyk, Anthony (A.)" w:date="2020-12-11T12:24:00Z">
                <w:pPr/>
              </w:pPrChange>
            </w:pPr>
            <w:bookmarkStart w:id="7206" w:name="_Toc89439670"/>
            <w:bookmarkEnd w:id="7206"/>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C024F" w14:textId="5B7E1253" w:rsidR="00C1443D" w:rsidRPr="00B3499B" w:rsidDel="00E16892" w:rsidRDefault="00C1443D">
            <w:pPr>
              <w:spacing w:line="240" w:lineRule="atLeast"/>
              <w:ind w:left="139"/>
              <w:rPr>
                <w:del w:id="7207" w:author="Strzelczyk, Anthony (A.)" w:date="2020-12-11T12:39:00Z"/>
                <w:rFonts w:cs="Arial"/>
                <w:b/>
                <w:bCs/>
                <w:sz w:val="16"/>
                <w:szCs w:val="14"/>
              </w:rPr>
              <w:pPrChange w:id="7208" w:author="Strzelczyk, Anthony (A.)" w:date="2020-12-11T12:24:00Z">
                <w:pPr>
                  <w:ind w:left="139"/>
                </w:pPr>
              </w:pPrChange>
            </w:pPr>
            <w:del w:id="7209" w:author="Strzelczyk, Anthony (A.)" w:date="2020-12-11T12:39:00Z">
              <w:r w:rsidRPr="00B3499B" w:rsidDel="00E16892">
                <w:rPr>
                  <w:rFonts w:cs="Arial"/>
                  <w:b/>
                  <w:bCs/>
                  <w:sz w:val="16"/>
                  <w:szCs w:val="14"/>
                </w:rPr>
                <w:delText>Owner</w:delText>
              </w:r>
              <w:bookmarkStart w:id="7210" w:name="_Toc89439671"/>
              <w:bookmarkEnd w:id="7210"/>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149DE" w14:textId="0E91F2B7" w:rsidR="00C1443D" w:rsidDel="00E16892" w:rsidRDefault="00C1443D">
            <w:pPr>
              <w:spacing w:line="240" w:lineRule="atLeast"/>
              <w:rPr>
                <w:del w:id="7211" w:author="Strzelczyk, Anthony (A.)" w:date="2020-12-11T12:39:00Z"/>
              </w:rPr>
              <w:pPrChange w:id="7212" w:author="Strzelczyk, Anthony (A.)" w:date="2020-12-11T12:24:00Z">
                <w:pPr/>
              </w:pPrChange>
            </w:pPr>
            <w:bookmarkStart w:id="7213" w:name="_Toc89439672"/>
            <w:bookmarkEnd w:id="7213"/>
          </w:p>
        </w:tc>
        <w:bookmarkStart w:id="7214" w:name="_Toc89439673"/>
        <w:bookmarkEnd w:id="7214"/>
      </w:tr>
      <w:tr w:rsidR="00C1443D" w:rsidRPr="00B3499B" w:rsidDel="00E16892" w14:paraId="05D14C62" w14:textId="2001C07B" w:rsidTr="00305341">
        <w:trPr>
          <w:del w:id="7215" w:author="Strzelczyk, Anthony (A.)" w:date="2020-12-11T12: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2BCE5" w14:textId="773742B1" w:rsidR="00C1443D" w:rsidRPr="00B3499B" w:rsidDel="00E16892" w:rsidRDefault="00C1443D">
            <w:pPr>
              <w:spacing w:line="240" w:lineRule="atLeast"/>
              <w:rPr>
                <w:del w:id="7216" w:author="Strzelczyk, Anthony (A.)" w:date="2020-12-11T12:39:00Z"/>
                <w:rFonts w:cs="Arial"/>
                <w:b/>
                <w:bCs/>
                <w:sz w:val="16"/>
                <w:szCs w:val="14"/>
              </w:rPr>
              <w:pPrChange w:id="7217" w:author="Strzelczyk, Anthony (A.)" w:date="2020-12-11T12:24:00Z">
                <w:pPr/>
              </w:pPrChange>
            </w:pPr>
            <w:del w:id="7218" w:author="Strzelczyk, Anthony (A.)" w:date="2020-12-11T12:39:00Z">
              <w:r w:rsidRPr="00B3499B" w:rsidDel="00E16892">
                <w:rPr>
                  <w:rFonts w:cs="Arial"/>
                  <w:b/>
                  <w:bCs/>
                  <w:sz w:val="16"/>
                  <w:szCs w:val="14"/>
                </w:rPr>
                <w:delText>Source Req.</w:delText>
              </w:r>
              <w:bookmarkStart w:id="7219" w:name="_Toc89439674"/>
              <w:bookmarkEnd w:id="7219"/>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587E4" w14:textId="1E06805B" w:rsidR="00C1443D" w:rsidDel="00E16892" w:rsidRDefault="00C1443D">
            <w:pPr>
              <w:spacing w:line="240" w:lineRule="atLeast"/>
              <w:rPr>
                <w:del w:id="7220" w:author="Strzelczyk, Anthony (A.)" w:date="2020-12-11T12:39:00Z"/>
              </w:rPr>
              <w:pPrChange w:id="7221" w:author="Strzelczyk, Anthony (A.)" w:date="2020-12-11T12:24:00Z">
                <w:pPr/>
              </w:pPrChange>
            </w:pPr>
            <w:bookmarkStart w:id="7222" w:name="_Toc89439675"/>
            <w:bookmarkEnd w:id="7222"/>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B027B" w14:textId="3E83BB40" w:rsidR="00C1443D" w:rsidRPr="00B3499B" w:rsidDel="00E16892" w:rsidRDefault="00C1443D">
            <w:pPr>
              <w:spacing w:line="240" w:lineRule="atLeast"/>
              <w:ind w:left="139"/>
              <w:rPr>
                <w:del w:id="7223" w:author="Strzelczyk, Anthony (A.)" w:date="2020-12-11T12:39:00Z"/>
                <w:rFonts w:cs="Arial"/>
                <w:b/>
                <w:bCs/>
                <w:sz w:val="16"/>
                <w:szCs w:val="16"/>
              </w:rPr>
              <w:pPrChange w:id="7224" w:author="Strzelczyk, Anthony (A.)" w:date="2020-12-11T12:24:00Z">
                <w:pPr>
                  <w:ind w:left="139"/>
                </w:pPr>
              </w:pPrChange>
            </w:pPr>
            <w:del w:id="7225" w:author="Strzelczyk, Anthony (A.)" w:date="2020-12-11T12:39:00Z">
              <w:r w:rsidRPr="00B3499B" w:rsidDel="00E16892">
                <w:rPr>
                  <w:rFonts w:cs="Arial"/>
                  <w:b/>
                  <w:bCs/>
                  <w:sz w:val="16"/>
                  <w:szCs w:val="16"/>
                </w:rPr>
                <w:delText>V&amp;V Method</w:delText>
              </w:r>
              <w:bookmarkStart w:id="7226" w:name="_Toc89439676"/>
              <w:bookmarkEnd w:id="7226"/>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AFB8E" w14:textId="5EB34F9A" w:rsidR="00C1443D" w:rsidDel="00E16892" w:rsidRDefault="00C1443D">
            <w:pPr>
              <w:spacing w:line="240" w:lineRule="atLeast"/>
              <w:rPr>
                <w:del w:id="7227" w:author="Strzelczyk, Anthony (A.)" w:date="2020-12-11T12:39:00Z"/>
              </w:rPr>
              <w:pPrChange w:id="7228" w:author="Strzelczyk, Anthony (A.)" w:date="2020-12-11T12:24:00Z">
                <w:pPr/>
              </w:pPrChange>
            </w:pPr>
            <w:bookmarkStart w:id="7229" w:name="_Toc89439677"/>
            <w:bookmarkEnd w:id="7229"/>
          </w:p>
        </w:tc>
        <w:bookmarkStart w:id="7230" w:name="_Toc89439678"/>
        <w:bookmarkEnd w:id="7230"/>
      </w:tr>
      <w:tr w:rsidR="009A7C67" w:rsidRPr="00B3499B" w:rsidDel="00E16892" w14:paraId="421EEF80" w14:textId="64A9EB0E" w:rsidTr="00305341">
        <w:trPr>
          <w:trHeight w:val="133"/>
          <w:del w:id="7231" w:author="Strzelczyk, Anthony (A.)" w:date="2020-12-11T12: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BFE41" w14:textId="44202771" w:rsidR="00C1443D" w:rsidRPr="00B3499B" w:rsidDel="00E16892" w:rsidRDefault="00C1443D">
            <w:pPr>
              <w:spacing w:line="240" w:lineRule="atLeast"/>
              <w:rPr>
                <w:del w:id="7232" w:author="Strzelczyk, Anthony (A.)" w:date="2020-12-11T12:39:00Z"/>
                <w:rFonts w:eastAsiaTheme="minorHAnsi" w:cs="Arial"/>
                <w:b/>
                <w:bCs/>
                <w:sz w:val="16"/>
                <w:szCs w:val="14"/>
              </w:rPr>
              <w:pPrChange w:id="7233" w:author="Strzelczyk, Anthony (A.)" w:date="2020-12-11T12:24:00Z">
                <w:pPr/>
              </w:pPrChange>
            </w:pPr>
            <w:del w:id="7234" w:author="Strzelczyk, Anthony (A.)" w:date="2020-12-11T12:39:00Z">
              <w:r w:rsidRPr="00B3499B" w:rsidDel="00E16892">
                <w:rPr>
                  <w:rFonts w:cs="Arial"/>
                  <w:b/>
                  <w:bCs/>
                  <w:sz w:val="16"/>
                  <w:szCs w:val="14"/>
                </w:rPr>
                <w:delText>Type</w:delText>
              </w:r>
              <w:bookmarkStart w:id="7235" w:name="_Toc89439679"/>
              <w:bookmarkEnd w:id="7235"/>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05D55C" w14:textId="32BD4EE2" w:rsidR="00C1443D" w:rsidRPr="00B3499B" w:rsidDel="00E16892" w:rsidRDefault="00C1443D">
            <w:pPr>
              <w:spacing w:line="240" w:lineRule="atLeast"/>
              <w:rPr>
                <w:del w:id="7236" w:author="Strzelczyk, Anthony (A.)" w:date="2020-12-11T12:39:00Z"/>
                <w:rFonts w:cs="Arial"/>
                <w:color w:val="000000" w:themeColor="text1"/>
                <w:sz w:val="16"/>
                <w:szCs w:val="14"/>
              </w:rPr>
              <w:pPrChange w:id="7237" w:author="Strzelczyk, Anthony (A.)" w:date="2020-12-11T12:24:00Z">
                <w:pPr/>
              </w:pPrChange>
            </w:pPr>
            <w:del w:id="7238" w:author="Strzelczyk, Anthony (A.)" w:date="2020-12-11T12:39:00Z">
              <w:r w:rsidRPr="00B3499B" w:rsidDel="00E16892">
                <w:rPr>
                  <w:rFonts w:cs="Arial"/>
                  <w:color w:val="000000" w:themeColor="text1"/>
                  <w:sz w:val="16"/>
                  <w:szCs w:val="14"/>
                </w:rPr>
                <w:delText>Functional</w:delText>
              </w:r>
              <w:bookmarkStart w:id="7239" w:name="_Toc89439680"/>
              <w:bookmarkEnd w:id="7239"/>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70AC8" w14:textId="32558D36" w:rsidR="00C1443D" w:rsidRPr="00B3499B" w:rsidDel="00E16892" w:rsidRDefault="00C1443D">
            <w:pPr>
              <w:spacing w:line="240" w:lineRule="atLeast"/>
              <w:rPr>
                <w:del w:id="7240" w:author="Strzelczyk, Anthony (A.)" w:date="2020-12-11T12:39:00Z"/>
                <w:rFonts w:cs="Arial"/>
                <w:b/>
                <w:bCs/>
                <w:sz w:val="16"/>
                <w:szCs w:val="14"/>
              </w:rPr>
              <w:pPrChange w:id="7241" w:author="Strzelczyk, Anthony (A.)" w:date="2020-12-11T12:24:00Z">
                <w:pPr/>
              </w:pPrChange>
            </w:pPr>
            <w:del w:id="7242" w:author="Strzelczyk, Anthony (A.)" w:date="2020-12-11T12:39:00Z">
              <w:r w:rsidRPr="00B3499B" w:rsidDel="00E16892">
                <w:rPr>
                  <w:rFonts w:cs="Arial"/>
                  <w:b/>
                  <w:bCs/>
                  <w:sz w:val="16"/>
                  <w:szCs w:val="14"/>
                </w:rPr>
                <w:delText>Priority</w:delText>
              </w:r>
              <w:bookmarkStart w:id="7243" w:name="_Toc89439681"/>
              <w:bookmarkEnd w:id="7243"/>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564C3" w14:textId="6D1B2F50" w:rsidR="00C1443D" w:rsidRPr="00B3499B" w:rsidDel="00E16892" w:rsidRDefault="00C1443D">
            <w:pPr>
              <w:spacing w:line="240" w:lineRule="atLeast"/>
              <w:rPr>
                <w:del w:id="7244" w:author="Strzelczyk, Anthony (A.)" w:date="2020-12-11T12:39:00Z"/>
                <w:rFonts w:cs="Arial"/>
                <w:color w:val="000000" w:themeColor="text1"/>
                <w:sz w:val="16"/>
                <w:szCs w:val="14"/>
              </w:rPr>
              <w:pPrChange w:id="7245" w:author="Strzelczyk, Anthony (A.)" w:date="2020-12-11T12:24:00Z">
                <w:pPr/>
              </w:pPrChange>
            </w:pPr>
            <w:del w:id="7246" w:author="Strzelczyk, Anthony (A.)" w:date="2020-12-11T12:39:00Z">
              <w:r w:rsidRPr="00B3499B" w:rsidDel="00E16892">
                <w:rPr>
                  <w:rFonts w:cs="Arial"/>
                  <w:color w:val="000000" w:themeColor="text1"/>
                  <w:sz w:val="16"/>
                  <w:szCs w:val="14"/>
                </w:rPr>
                <w:delText>1 - High</w:delText>
              </w:r>
              <w:bookmarkStart w:id="7247" w:name="_Toc89439682"/>
              <w:bookmarkEnd w:id="7247"/>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758F8" w14:textId="751D19F3" w:rsidR="00C1443D" w:rsidRPr="00B3499B" w:rsidDel="00E16892" w:rsidRDefault="00C1443D">
            <w:pPr>
              <w:spacing w:line="240" w:lineRule="atLeast"/>
              <w:ind w:left="128"/>
              <w:rPr>
                <w:del w:id="7248" w:author="Strzelczyk, Anthony (A.)" w:date="2020-12-11T12:39:00Z"/>
                <w:rFonts w:cs="Arial"/>
                <w:b/>
                <w:bCs/>
                <w:sz w:val="16"/>
                <w:szCs w:val="14"/>
              </w:rPr>
              <w:pPrChange w:id="7249" w:author="Strzelczyk, Anthony (A.)" w:date="2020-12-11T12:24:00Z">
                <w:pPr>
                  <w:ind w:left="128"/>
                </w:pPr>
              </w:pPrChange>
            </w:pPr>
            <w:del w:id="7250" w:author="Strzelczyk, Anthony (A.)" w:date="2020-12-11T12:39:00Z">
              <w:r w:rsidRPr="00B3499B" w:rsidDel="00E16892">
                <w:rPr>
                  <w:rFonts w:cs="Arial"/>
                  <w:b/>
                  <w:bCs/>
                  <w:sz w:val="16"/>
                  <w:szCs w:val="14"/>
                </w:rPr>
                <w:delText>Status</w:delText>
              </w:r>
              <w:bookmarkStart w:id="7251" w:name="_Toc89439683"/>
              <w:bookmarkEnd w:id="7251"/>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DCEA8C" w14:textId="78796879" w:rsidR="00C1443D" w:rsidDel="00E16892" w:rsidRDefault="00C1443D">
            <w:pPr>
              <w:spacing w:line="240" w:lineRule="atLeast"/>
              <w:rPr>
                <w:del w:id="7252" w:author="Strzelczyk, Anthony (A.)" w:date="2020-12-11T12:39:00Z"/>
              </w:rPr>
              <w:pPrChange w:id="7253" w:author="Strzelczyk, Anthony (A.)" w:date="2020-12-11T12:24:00Z">
                <w:pPr/>
              </w:pPrChange>
            </w:pPr>
            <w:bookmarkStart w:id="7254" w:name="_Toc89439684"/>
            <w:bookmarkEnd w:id="7254"/>
          </w:p>
        </w:tc>
        <w:bookmarkStart w:id="7255" w:name="_Toc89439685"/>
        <w:bookmarkEnd w:id="7255"/>
      </w:tr>
      <w:tr w:rsidR="00C1443D" w:rsidRPr="00B3499B" w:rsidDel="00E16892" w14:paraId="1452B361" w14:textId="509DE9E6" w:rsidTr="00305341">
        <w:trPr>
          <w:del w:id="7256" w:author="Strzelczyk, Anthony (A.)" w:date="2020-12-11T12:3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D6D80B" w14:textId="33C03534" w:rsidR="00C1443D" w:rsidRPr="00B3499B" w:rsidDel="00E16892" w:rsidRDefault="002824A3">
            <w:pPr>
              <w:spacing w:line="240" w:lineRule="atLeast"/>
              <w:rPr>
                <w:del w:id="7257" w:author="Strzelczyk, Anthony (A.)" w:date="2020-12-11T12:39:00Z"/>
                <w:rFonts w:cs="Arial"/>
                <w:bCs/>
                <w:color w:val="808080" w:themeColor="background1" w:themeShade="80"/>
                <w:sz w:val="16"/>
                <w:szCs w:val="14"/>
              </w:rPr>
              <w:pPrChange w:id="7258" w:author="Strzelczyk, Anthony (A.)" w:date="2020-12-11T12:24:00Z">
                <w:pPr/>
              </w:pPrChange>
            </w:pPr>
            <w:del w:id="7259" w:author="Strzelczyk, Anthony (A.)" w:date="2020-12-11T12:39:00Z">
              <w:r w:rsidDel="00E16892">
                <w:fldChar w:fldCharType="begin"/>
              </w:r>
              <w:r w:rsidDel="00E16892">
                <w:delInstrText xml:space="preserve"> HYPERLINK "http://wiki.ford.com/display/RequirementsEngineering/Requirements+Attributes" </w:delInstrText>
              </w:r>
              <w:r w:rsidDel="00E16892">
                <w:fldChar w:fldCharType="separate"/>
              </w:r>
              <w:r w:rsidR="00C1443D" w:rsidRPr="00B3499B" w:rsidDel="00E16892">
                <w:rPr>
                  <w:rStyle w:val="Hyperlink"/>
                  <w:rFonts w:cs="Arial"/>
                  <w:bCs/>
                  <w:sz w:val="16"/>
                  <w:szCs w:val="14"/>
                </w:rPr>
                <w:delText>Req. Template</w:delText>
              </w:r>
              <w:r w:rsidDel="00E16892">
                <w:rPr>
                  <w:rStyle w:val="Hyperlink"/>
                  <w:rFonts w:cs="Arial"/>
                  <w:bCs/>
                  <w:sz w:val="16"/>
                  <w:szCs w:val="14"/>
                </w:rPr>
                <w:fldChar w:fldCharType="end"/>
              </w:r>
              <w:r w:rsidR="00C1443D" w:rsidRPr="00B3499B" w:rsidDel="00E16892">
                <w:rPr>
                  <w:rFonts w:cs="Arial"/>
                  <w:bCs/>
                  <w:color w:val="808080" w:themeColor="background1" w:themeShade="80"/>
                  <w:sz w:val="16"/>
                  <w:szCs w:val="14"/>
                </w:rPr>
                <w:delText xml:space="preserve"> Version</w:delText>
              </w:r>
              <w:bookmarkStart w:id="7260" w:name="_Toc89439686"/>
              <w:bookmarkEnd w:id="7260"/>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2AEFF8" w14:textId="3C13E4EF" w:rsidR="00C1443D" w:rsidRPr="00B3499B" w:rsidDel="00E16892" w:rsidRDefault="00C1443D">
            <w:pPr>
              <w:spacing w:line="240" w:lineRule="atLeast"/>
              <w:rPr>
                <w:del w:id="7261" w:author="Strzelczyk, Anthony (A.)" w:date="2020-12-11T12:39:00Z"/>
                <w:rFonts w:cs="Arial"/>
                <w:bCs/>
                <w:color w:val="808080" w:themeColor="background1" w:themeShade="80"/>
                <w:sz w:val="16"/>
                <w:szCs w:val="14"/>
              </w:rPr>
              <w:pPrChange w:id="7262" w:author="Strzelczyk, Anthony (A.)" w:date="2020-12-11T12:24:00Z">
                <w:pPr/>
              </w:pPrChange>
            </w:pPr>
            <w:del w:id="7263" w:author="Strzelczyk, Anthony (A.)" w:date="2020-12-11T12:39:00Z">
              <w:r w:rsidRPr="00B3499B" w:rsidDel="00E16892">
                <w:rPr>
                  <w:rFonts w:cs="Arial"/>
                  <w:bCs/>
                  <w:color w:val="808080" w:themeColor="background1" w:themeShade="80"/>
                  <w:sz w:val="16"/>
                  <w:szCs w:val="14"/>
                </w:rPr>
                <w:fldChar w:fldCharType="begin"/>
              </w:r>
              <w:r w:rsidRPr="00B3499B" w:rsidDel="00E16892">
                <w:rPr>
                  <w:rFonts w:cs="Arial"/>
                  <w:bCs/>
                  <w:color w:val="808080" w:themeColor="background1" w:themeShade="80"/>
                  <w:sz w:val="16"/>
                  <w:szCs w:val="14"/>
                </w:rPr>
                <w:delInstrText xml:space="preserve"> DOCPROPERTY  TemplateVersion  \* MERGEFORMAT </w:delInstrText>
              </w:r>
              <w:r w:rsidRPr="00B3499B" w:rsidDel="00E16892">
                <w:rPr>
                  <w:rFonts w:cs="Arial"/>
                  <w:bCs/>
                  <w:color w:val="808080" w:themeColor="background1" w:themeShade="80"/>
                  <w:sz w:val="16"/>
                  <w:szCs w:val="14"/>
                </w:rPr>
                <w:fldChar w:fldCharType="separate"/>
              </w:r>
              <w:r w:rsidR="00C24607" w:rsidDel="00E16892">
                <w:rPr>
                  <w:rFonts w:cs="Arial"/>
                  <w:bCs/>
                  <w:color w:val="808080" w:themeColor="background1" w:themeShade="80"/>
                  <w:sz w:val="16"/>
                  <w:szCs w:val="14"/>
                </w:rPr>
                <w:delText>6</w:delText>
              </w:r>
              <w:r w:rsidRPr="00B3499B" w:rsidDel="00E16892">
                <w:rPr>
                  <w:rFonts w:cs="Arial"/>
                  <w:bCs/>
                  <w:color w:val="808080" w:themeColor="background1" w:themeShade="80"/>
                  <w:sz w:val="16"/>
                  <w:szCs w:val="14"/>
                </w:rPr>
                <w:fldChar w:fldCharType="end"/>
              </w:r>
              <w:r w:rsidRPr="00B3499B" w:rsidDel="00E16892">
                <w:rPr>
                  <w:rFonts w:cs="Arial"/>
                  <w:bCs/>
                  <w:color w:val="808080" w:themeColor="background1" w:themeShade="80"/>
                  <w:sz w:val="16"/>
                  <w:szCs w:val="14"/>
                </w:rPr>
                <w:delText>.</w:delText>
              </w:r>
              <w:r w:rsidRPr="00B3499B" w:rsidDel="00E16892">
                <w:rPr>
                  <w:rFonts w:cs="Arial"/>
                  <w:bCs/>
                  <w:color w:val="808080" w:themeColor="background1" w:themeShade="80"/>
                  <w:sz w:val="16"/>
                  <w:szCs w:val="14"/>
                </w:rPr>
                <w:fldChar w:fldCharType="begin"/>
              </w:r>
              <w:r w:rsidRPr="00B3499B" w:rsidDel="00E16892">
                <w:rPr>
                  <w:rFonts w:cs="Arial"/>
                  <w:bCs/>
                  <w:color w:val="808080" w:themeColor="background1" w:themeShade="80"/>
                  <w:sz w:val="16"/>
                  <w:szCs w:val="14"/>
                </w:rPr>
                <w:delInstrText xml:space="preserve"> DOCPROPERTY  TemplateRevision  \* MERGEFORMAT </w:delInstrText>
              </w:r>
              <w:r w:rsidRPr="00B3499B" w:rsidDel="00E16892">
                <w:rPr>
                  <w:rFonts w:cs="Arial"/>
                  <w:bCs/>
                  <w:color w:val="808080" w:themeColor="background1" w:themeShade="80"/>
                  <w:sz w:val="16"/>
                  <w:szCs w:val="14"/>
                </w:rPr>
                <w:fldChar w:fldCharType="separate"/>
              </w:r>
            </w:del>
            <w:del w:id="7264" w:author="Strzelczyk, Anthony (A.)" w:date="2020-12-10T12:02:00Z">
              <w:r w:rsidDel="00C24607">
                <w:rPr>
                  <w:rFonts w:cs="Arial"/>
                  <w:bCs/>
                  <w:color w:val="808080" w:themeColor="background1" w:themeShade="80"/>
                  <w:sz w:val="16"/>
                  <w:szCs w:val="14"/>
                </w:rPr>
                <w:delText>0</w:delText>
              </w:r>
            </w:del>
            <w:del w:id="7265" w:author="Strzelczyk, Anthony (A.)" w:date="2020-12-11T12:39:00Z">
              <w:r w:rsidRPr="00B3499B" w:rsidDel="00E16892">
                <w:rPr>
                  <w:rFonts w:cs="Arial"/>
                  <w:bCs/>
                  <w:color w:val="808080" w:themeColor="background1" w:themeShade="80"/>
                  <w:sz w:val="16"/>
                  <w:szCs w:val="14"/>
                </w:rPr>
                <w:fldChar w:fldCharType="end"/>
              </w:r>
              <w:bookmarkStart w:id="7266" w:name="_Toc89439687"/>
              <w:bookmarkEnd w:id="7266"/>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4CBFF" w14:textId="2CABA9CD" w:rsidR="00C1443D" w:rsidRPr="00B3499B" w:rsidDel="00E16892" w:rsidRDefault="00C1443D">
            <w:pPr>
              <w:spacing w:line="240" w:lineRule="atLeast"/>
              <w:jc w:val="right"/>
              <w:rPr>
                <w:del w:id="7267" w:author="Strzelczyk, Anthony (A.)" w:date="2020-12-11T12:39:00Z"/>
                <w:rFonts w:cs="Arial"/>
                <w:bCs/>
                <w:color w:val="808080" w:themeColor="background1" w:themeShade="80"/>
                <w:sz w:val="16"/>
                <w:szCs w:val="14"/>
              </w:rPr>
              <w:pPrChange w:id="7268" w:author="Strzelczyk, Anthony (A.)" w:date="2020-12-11T12:24:00Z">
                <w:pPr>
                  <w:jc w:val="right"/>
                </w:pPr>
              </w:pPrChange>
            </w:pPr>
            <w:del w:id="7269" w:author="Strzelczyk, Anthony (A.)" w:date="2020-12-11T12:39:00Z">
              <w:r w:rsidRPr="00B3499B" w:rsidDel="00E16892">
                <w:rPr>
                  <w:rFonts w:cs="Arial"/>
                  <w:bCs/>
                  <w:color w:val="808080" w:themeColor="background1" w:themeShade="80"/>
                  <w:sz w:val="16"/>
                  <w:szCs w:val="14"/>
                </w:rPr>
                <w:delText>End of Requirement</w:delText>
              </w:r>
              <w:bookmarkStart w:id="7270" w:name="_Toc89439688"/>
              <w:bookmarkEnd w:id="7270"/>
            </w:del>
          </w:p>
        </w:tc>
        <w:bookmarkStart w:id="7271" w:name="_Toc89439689"/>
        <w:bookmarkEnd w:id="7271"/>
      </w:tr>
    </w:tbl>
    <w:p w14:paraId="43B85D7D" w14:textId="552300E2" w:rsidR="00C1443D" w:rsidDel="00E16892" w:rsidRDefault="00C1443D">
      <w:pPr>
        <w:spacing w:line="240" w:lineRule="atLeast"/>
        <w:rPr>
          <w:del w:id="7272" w:author="Strzelczyk, Anthony (A.)" w:date="2020-12-11T12:39:00Z"/>
        </w:rPr>
        <w:pPrChange w:id="7273" w:author="Strzelczyk, Anthony (A.)" w:date="2020-12-11T12:24:00Z">
          <w:pPr/>
        </w:pPrChange>
      </w:pPr>
      <w:bookmarkStart w:id="7274" w:name="_Toc89439690"/>
      <w:bookmarkEnd w:id="7274"/>
    </w:p>
    <w:p w14:paraId="12E768AB" w14:textId="19CA08C5" w:rsidR="00C1443D" w:rsidRPr="0017445F" w:rsidDel="00E16892" w:rsidRDefault="00C1443D">
      <w:pPr>
        <w:pStyle w:val="RERequirement"/>
        <w:shd w:val="clear" w:color="auto" w:fill="F2F2F2" w:themeFill="background1" w:themeFillShade="F2"/>
        <w:spacing w:line="240" w:lineRule="atLeast"/>
        <w:rPr>
          <w:del w:id="7275" w:author="Strzelczyk, Anthony (A.)" w:date="2020-12-11T12:40:00Z"/>
        </w:rPr>
        <w:pPrChange w:id="7276" w:author="Strzelczyk, Anthony (A.)" w:date="2020-12-11T12:24:00Z">
          <w:pPr>
            <w:pStyle w:val="RERequirement"/>
            <w:shd w:val="clear" w:color="auto" w:fill="F2F2F2" w:themeFill="background1" w:themeFillShade="F2"/>
          </w:pPr>
        </w:pPrChange>
      </w:pPr>
      <w:bookmarkStart w:id="7277" w:name="_bce9fa45c8d4487bee18fc1f7f15950c"/>
      <w:bookmarkEnd w:id="7277"/>
      <w:del w:id="7278" w:author="Strzelczyk, Anthony (A.)" w:date="2020-12-11T12:39:00Z">
        <w:r w:rsidDel="00E16892">
          <w:delText xml:space="preserve"> </w:delText>
        </w:r>
      </w:del>
      <w:del w:id="7279" w:author="Strzelczyk, Anthony (A.)" w:date="2020-12-11T12:40:00Z">
        <w:r w:rsidDel="00E16892">
          <w:delText>FFL enabling front light state</w:delText>
        </w:r>
        <w:bookmarkStart w:id="7280" w:name="_Toc89439691"/>
        <w:bookmarkEnd w:id="7280"/>
      </w:del>
    </w:p>
    <w:p w14:paraId="52A71CF2" w14:textId="21124A40" w:rsidR="00C1443D" w:rsidDel="00E16892" w:rsidRDefault="00C1443D">
      <w:pPr>
        <w:spacing w:line="240" w:lineRule="atLeast"/>
        <w:rPr>
          <w:del w:id="7281" w:author="Strzelczyk, Anthony (A.)" w:date="2020-12-11T12:40:00Z"/>
          <w:rFonts w:cs="Arial"/>
        </w:rPr>
        <w:pPrChange w:id="7282" w:author="Strzelczyk, Anthony (A.)" w:date="2020-12-11T12:24:00Z">
          <w:pPr/>
        </w:pPrChange>
      </w:pPr>
      <w:del w:id="7283" w:author="Strzelczyk, Anthony (A.)" w:date="2020-12-11T12:40:00Z">
        <w:r w:rsidDel="00E16892">
          <w:rPr>
            <w:rFonts w:cs="Arial"/>
          </w:rPr>
          <w:delText>The Front Fog Light feature shall be enabled with light switch state POS/ LB/ AUTO.</w:delText>
        </w:r>
        <w:bookmarkStart w:id="7284" w:name="_Toc89439692"/>
        <w:bookmarkEnd w:id="7284"/>
      </w:del>
    </w:p>
    <w:p w14:paraId="700E4BEC" w14:textId="55B749CC" w:rsidR="00C1443D" w:rsidDel="00E16892" w:rsidRDefault="00C1443D">
      <w:pPr>
        <w:spacing w:line="240" w:lineRule="atLeast"/>
        <w:rPr>
          <w:del w:id="7285" w:author="Strzelczyk, Anthony (A.)" w:date="2020-12-11T12:40:00Z"/>
          <w:rFonts w:cs="Arial"/>
        </w:rPr>
        <w:pPrChange w:id="7286" w:author="Strzelczyk, Anthony (A.)" w:date="2020-12-11T12:24:00Z">
          <w:pPr/>
        </w:pPrChange>
      </w:pPr>
      <w:bookmarkStart w:id="7287" w:name="_Toc89439693"/>
      <w:bookmarkEnd w:id="7287"/>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1443D" w:rsidRPr="00B3499B" w:rsidDel="00E16892" w14:paraId="2778F151" w14:textId="32A9F9FB" w:rsidTr="00305341">
        <w:trPr>
          <w:del w:id="7288" w:author="Strzelczyk, Anthony (A.)" w:date="2020-12-11T12:40: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39F08" w14:textId="022A7A7F" w:rsidR="00C1443D" w:rsidRPr="00B3499B" w:rsidDel="00E16892" w:rsidRDefault="00C1443D">
            <w:pPr>
              <w:spacing w:line="240" w:lineRule="atLeast"/>
              <w:rPr>
                <w:del w:id="7289" w:author="Strzelczyk, Anthony (A.)" w:date="2020-12-11T12:40:00Z"/>
                <w:rFonts w:eastAsiaTheme="minorHAnsi" w:cs="Arial"/>
                <w:bCs/>
                <w:color w:val="808080" w:themeColor="background1" w:themeShade="80"/>
                <w:sz w:val="16"/>
                <w:szCs w:val="14"/>
              </w:rPr>
              <w:pPrChange w:id="7290" w:author="Strzelczyk, Anthony (A.)" w:date="2020-12-11T12:24:00Z">
                <w:pPr/>
              </w:pPrChange>
            </w:pPr>
            <w:del w:id="7291" w:author="Strzelczyk, Anthony (A.)" w:date="2020-12-11T12:40:00Z">
              <w:r w:rsidRPr="00B3499B" w:rsidDel="00E16892">
                <w:rPr>
                  <w:rFonts w:cs="Arial"/>
                  <w:bCs/>
                  <w:color w:val="808080" w:themeColor="background1" w:themeShade="80"/>
                  <w:sz w:val="16"/>
                  <w:szCs w:val="14"/>
                </w:rPr>
                <w:delText xml:space="preserve">Requirement ID: </w:delText>
              </w:r>
              <w:bookmarkStart w:id="7292" w:name="_Toc89439694"/>
              <w:bookmarkEnd w:id="7292"/>
            </w:del>
          </w:p>
        </w:tc>
        <w:bookmarkStart w:id="7293" w:name="_Toc89439695"/>
        <w:bookmarkEnd w:id="7293"/>
      </w:tr>
      <w:tr w:rsidR="00C1443D" w:rsidRPr="00B3499B" w:rsidDel="00E16892" w14:paraId="6016470F" w14:textId="189828A2" w:rsidTr="00305341">
        <w:trPr>
          <w:del w:id="7294" w:author="Strzelczyk, Anthony (A.)" w:date="2020-12-11T12:40: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E6A32" w14:textId="0678DDCC" w:rsidR="00C1443D" w:rsidRPr="00B3499B" w:rsidDel="00E16892" w:rsidRDefault="00C1443D">
            <w:pPr>
              <w:spacing w:line="240" w:lineRule="atLeast"/>
              <w:rPr>
                <w:del w:id="7295" w:author="Strzelczyk, Anthony (A.)" w:date="2020-12-11T12:40:00Z"/>
                <w:rFonts w:eastAsiaTheme="minorHAnsi" w:cs="Arial"/>
                <w:b/>
                <w:bCs/>
                <w:sz w:val="16"/>
                <w:szCs w:val="14"/>
              </w:rPr>
              <w:pPrChange w:id="7296" w:author="Strzelczyk, Anthony (A.)" w:date="2020-12-11T12:24:00Z">
                <w:pPr/>
              </w:pPrChange>
            </w:pPr>
            <w:del w:id="7297" w:author="Strzelczyk, Anthony (A.)" w:date="2020-12-11T12:40:00Z">
              <w:r w:rsidRPr="00B3499B" w:rsidDel="00E16892">
                <w:rPr>
                  <w:rFonts w:cs="Arial"/>
                  <w:b/>
                  <w:bCs/>
                  <w:sz w:val="16"/>
                  <w:szCs w:val="14"/>
                </w:rPr>
                <w:delText>Rationale</w:delText>
              </w:r>
              <w:bookmarkStart w:id="7298" w:name="_Toc89439696"/>
              <w:bookmarkEnd w:id="7298"/>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CDBBA" w14:textId="65E18AD6" w:rsidR="00C1443D" w:rsidDel="00E16892" w:rsidRDefault="00C1443D">
            <w:pPr>
              <w:spacing w:line="240" w:lineRule="atLeast"/>
              <w:rPr>
                <w:del w:id="7299" w:author="Strzelczyk, Anthony (A.)" w:date="2020-12-11T12:40:00Z"/>
              </w:rPr>
              <w:pPrChange w:id="7300" w:author="Strzelczyk, Anthony (A.)" w:date="2020-12-11T12:24:00Z">
                <w:pPr/>
              </w:pPrChange>
            </w:pPr>
            <w:bookmarkStart w:id="7301" w:name="_Toc89439697"/>
            <w:bookmarkEnd w:id="7301"/>
          </w:p>
        </w:tc>
        <w:bookmarkStart w:id="7302" w:name="_Toc89439698"/>
        <w:bookmarkEnd w:id="7302"/>
      </w:tr>
      <w:tr w:rsidR="00C1443D" w:rsidRPr="00B3499B" w:rsidDel="00E16892" w14:paraId="7E5C09FF" w14:textId="2FDE0CA0" w:rsidTr="00305341">
        <w:trPr>
          <w:del w:id="7303" w:author="Strzelczyk, Anthony (A.)" w:date="2020-12-11T12:40: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0F825" w14:textId="73B48A64" w:rsidR="00C1443D" w:rsidRPr="00B3499B" w:rsidDel="00E16892" w:rsidRDefault="00C1443D">
            <w:pPr>
              <w:spacing w:line="240" w:lineRule="atLeast"/>
              <w:rPr>
                <w:del w:id="7304" w:author="Strzelczyk, Anthony (A.)" w:date="2020-12-11T12:40:00Z"/>
                <w:rFonts w:eastAsiaTheme="minorHAnsi" w:cs="Arial"/>
                <w:b/>
                <w:bCs/>
                <w:sz w:val="16"/>
                <w:szCs w:val="14"/>
              </w:rPr>
              <w:pPrChange w:id="7305" w:author="Strzelczyk, Anthony (A.)" w:date="2020-12-11T12:24:00Z">
                <w:pPr/>
              </w:pPrChange>
            </w:pPr>
            <w:del w:id="7306" w:author="Strzelczyk, Anthony (A.)" w:date="2020-12-11T12:40:00Z">
              <w:r w:rsidRPr="00B3499B" w:rsidDel="00E16892">
                <w:rPr>
                  <w:rFonts w:cs="Arial"/>
                  <w:b/>
                  <w:bCs/>
                  <w:sz w:val="16"/>
                  <w:szCs w:val="14"/>
                </w:rPr>
                <w:delText>Acceptance Criteria</w:delText>
              </w:r>
              <w:bookmarkStart w:id="7307" w:name="_Toc89439699"/>
              <w:bookmarkEnd w:id="7307"/>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C7A49" w14:textId="702E00B5" w:rsidR="00C1443D" w:rsidDel="00E16892" w:rsidRDefault="00C1443D">
            <w:pPr>
              <w:spacing w:line="240" w:lineRule="atLeast"/>
              <w:rPr>
                <w:del w:id="7308" w:author="Strzelczyk, Anthony (A.)" w:date="2020-12-11T12:40:00Z"/>
              </w:rPr>
              <w:pPrChange w:id="7309" w:author="Strzelczyk, Anthony (A.)" w:date="2020-12-11T12:24:00Z">
                <w:pPr/>
              </w:pPrChange>
            </w:pPr>
            <w:bookmarkStart w:id="7310" w:name="_Toc89439700"/>
            <w:bookmarkEnd w:id="7310"/>
          </w:p>
        </w:tc>
        <w:bookmarkStart w:id="7311" w:name="_Toc89439701"/>
        <w:bookmarkEnd w:id="7311"/>
      </w:tr>
      <w:tr w:rsidR="00C1443D" w:rsidRPr="00B3499B" w:rsidDel="00E16892" w14:paraId="4BEFC797" w14:textId="59DB3BB8" w:rsidTr="00305341">
        <w:trPr>
          <w:del w:id="7312" w:author="Strzelczyk, Anthony (A.)" w:date="2020-12-11T12:40: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886C8" w14:textId="66AAAD51" w:rsidR="00C1443D" w:rsidRPr="00B3499B" w:rsidDel="00E16892" w:rsidRDefault="00C1443D">
            <w:pPr>
              <w:spacing w:line="240" w:lineRule="atLeast"/>
              <w:rPr>
                <w:del w:id="7313" w:author="Strzelczyk, Anthony (A.)" w:date="2020-12-11T12:40:00Z"/>
                <w:rFonts w:cs="Arial"/>
                <w:sz w:val="16"/>
                <w:szCs w:val="14"/>
              </w:rPr>
              <w:pPrChange w:id="7314" w:author="Strzelczyk, Anthony (A.)" w:date="2020-12-11T12:24:00Z">
                <w:pPr/>
              </w:pPrChange>
            </w:pPr>
            <w:del w:id="7315" w:author="Strzelczyk, Anthony (A.)" w:date="2020-12-11T12:40:00Z">
              <w:r w:rsidRPr="00B3499B" w:rsidDel="00E16892">
                <w:rPr>
                  <w:rFonts w:cs="Arial"/>
                  <w:b/>
                  <w:bCs/>
                  <w:sz w:val="16"/>
                  <w:szCs w:val="14"/>
                </w:rPr>
                <w:delText>Notes</w:delText>
              </w:r>
              <w:bookmarkStart w:id="7316" w:name="_Toc89439702"/>
              <w:bookmarkEnd w:id="7316"/>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765F8" w14:textId="3CC7D8F6" w:rsidR="00C1443D" w:rsidDel="00E16892" w:rsidRDefault="00C1443D">
            <w:pPr>
              <w:spacing w:line="240" w:lineRule="atLeast"/>
              <w:rPr>
                <w:del w:id="7317" w:author="Strzelczyk, Anthony (A.)" w:date="2020-12-11T12:40:00Z"/>
              </w:rPr>
              <w:pPrChange w:id="7318" w:author="Strzelczyk, Anthony (A.)" w:date="2020-12-11T12:24:00Z">
                <w:pPr/>
              </w:pPrChange>
            </w:pPr>
            <w:bookmarkStart w:id="7319" w:name="_Toc89439703"/>
            <w:bookmarkEnd w:id="7319"/>
          </w:p>
        </w:tc>
        <w:bookmarkStart w:id="7320" w:name="_Toc89439704"/>
        <w:bookmarkEnd w:id="7320"/>
      </w:tr>
      <w:tr w:rsidR="00C1443D" w:rsidRPr="00B3499B" w:rsidDel="00E16892" w14:paraId="480F0DF8" w14:textId="6B3915C8" w:rsidTr="00305341">
        <w:trPr>
          <w:del w:id="7321" w:author="Strzelczyk, Anthony (A.)" w:date="2020-12-11T12:40: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C8C64B" w14:textId="6640D23A" w:rsidR="00C1443D" w:rsidRPr="00B3499B" w:rsidDel="00E16892" w:rsidRDefault="00C1443D">
            <w:pPr>
              <w:spacing w:line="240" w:lineRule="atLeast"/>
              <w:rPr>
                <w:del w:id="7322" w:author="Strzelczyk, Anthony (A.)" w:date="2020-12-11T12:40:00Z"/>
                <w:rFonts w:cs="Arial"/>
                <w:b/>
                <w:bCs/>
                <w:sz w:val="16"/>
                <w:szCs w:val="14"/>
              </w:rPr>
              <w:pPrChange w:id="7323" w:author="Strzelczyk, Anthony (A.)" w:date="2020-12-11T12:24:00Z">
                <w:pPr/>
              </w:pPrChange>
            </w:pPr>
            <w:del w:id="7324" w:author="Strzelczyk, Anthony (A.)" w:date="2020-12-11T12:40:00Z">
              <w:r w:rsidRPr="00B3499B" w:rsidDel="00E16892">
                <w:rPr>
                  <w:rFonts w:cs="Arial"/>
                  <w:b/>
                  <w:bCs/>
                  <w:sz w:val="16"/>
                  <w:szCs w:val="14"/>
                </w:rPr>
                <w:delText>Source</w:delText>
              </w:r>
              <w:bookmarkStart w:id="7325" w:name="_Toc89439705"/>
              <w:bookmarkEnd w:id="7325"/>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C0E4D" w14:textId="5FCDE17F" w:rsidR="00C1443D" w:rsidDel="00E16892" w:rsidRDefault="00C1443D">
            <w:pPr>
              <w:spacing w:line="240" w:lineRule="atLeast"/>
              <w:rPr>
                <w:del w:id="7326" w:author="Strzelczyk, Anthony (A.)" w:date="2020-12-11T12:40:00Z"/>
              </w:rPr>
              <w:pPrChange w:id="7327" w:author="Strzelczyk, Anthony (A.)" w:date="2020-12-11T12:24:00Z">
                <w:pPr/>
              </w:pPrChange>
            </w:pPr>
            <w:bookmarkStart w:id="7328" w:name="_Toc89439706"/>
            <w:bookmarkEnd w:id="7328"/>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6D7EC2" w14:textId="49AD3A72" w:rsidR="00C1443D" w:rsidRPr="00B3499B" w:rsidDel="00E16892" w:rsidRDefault="00C1443D">
            <w:pPr>
              <w:spacing w:line="240" w:lineRule="atLeast"/>
              <w:ind w:left="139"/>
              <w:rPr>
                <w:del w:id="7329" w:author="Strzelczyk, Anthony (A.)" w:date="2020-12-11T12:40:00Z"/>
                <w:rFonts w:cs="Arial"/>
                <w:b/>
                <w:bCs/>
                <w:sz w:val="16"/>
                <w:szCs w:val="14"/>
              </w:rPr>
              <w:pPrChange w:id="7330" w:author="Strzelczyk, Anthony (A.)" w:date="2020-12-11T12:24:00Z">
                <w:pPr>
                  <w:ind w:left="139"/>
                </w:pPr>
              </w:pPrChange>
            </w:pPr>
            <w:del w:id="7331" w:author="Strzelczyk, Anthony (A.)" w:date="2020-12-11T12:40:00Z">
              <w:r w:rsidRPr="00B3499B" w:rsidDel="00E16892">
                <w:rPr>
                  <w:rFonts w:cs="Arial"/>
                  <w:b/>
                  <w:bCs/>
                  <w:sz w:val="16"/>
                  <w:szCs w:val="14"/>
                </w:rPr>
                <w:delText>Owner</w:delText>
              </w:r>
              <w:bookmarkStart w:id="7332" w:name="_Toc89439707"/>
              <w:bookmarkEnd w:id="7332"/>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A4A9B4" w14:textId="15A80E4B" w:rsidR="00C1443D" w:rsidDel="00E16892" w:rsidRDefault="00C1443D">
            <w:pPr>
              <w:spacing w:line="240" w:lineRule="atLeast"/>
              <w:rPr>
                <w:del w:id="7333" w:author="Strzelczyk, Anthony (A.)" w:date="2020-12-11T12:40:00Z"/>
              </w:rPr>
              <w:pPrChange w:id="7334" w:author="Strzelczyk, Anthony (A.)" w:date="2020-12-11T12:24:00Z">
                <w:pPr/>
              </w:pPrChange>
            </w:pPr>
            <w:bookmarkStart w:id="7335" w:name="_Toc89439708"/>
            <w:bookmarkEnd w:id="7335"/>
          </w:p>
        </w:tc>
        <w:bookmarkStart w:id="7336" w:name="_Toc89439709"/>
        <w:bookmarkEnd w:id="7336"/>
      </w:tr>
      <w:tr w:rsidR="00C1443D" w:rsidRPr="00B3499B" w:rsidDel="00E16892" w14:paraId="6B28DF6A" w14:textId="2C4E7E47" w:rsidTr="00305341">
        <w:trPr>
          <w:del w:id="7337" w:author="Strzelczyk, Anthony (A.)" w:date="2020-12-11T12:40: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7CA0D" w14:textId="55E18D3A" w:rsidR="00C1443D" w:rsidRPr="00B3499B" w:rsidDel="00E16892" w:rsidRDefault="00C1443D">
            <w:pPr>
              <w:spacing w:line="240" w:lineRule="atLeast"/>
              <w:rPr>
                <w:del w:id="7338" w:author="Strzelczyk, Anthony (A.)" w:date="2020-12-11T12:40:00Z"/>
                <w:rFonts w:cs="Arial"/>
                <w:b/>
                <w:bCs/>
                <w:sz w:val="16"/>
                <w:szCs w:val="14"/>
              </w:rPr>
              <w:pPrChange w:id="7339" w:author="Strzelczyk, Anthony (A.)" w:date="2020-12-11T12:24:00Z">
                <w:pPr/>
              </w:pPrChange>
            </w:pPr>
            <w:del w:id="7340" w:author="Strzelczyk, Anthony (A.)" w:date="2020-12-11T12:40:00Z">
              <w:r w:rsidRPr="00B3499B" w:rsidDel="00E16892">
                <w:rPr>
                  <w:rFonts w:cs="Arial"/>
                  <w:b/>
                  <w:bCs/>
                  <w:sz w:val="16"/>
                  <w:szCs w:val="14"/>
                </w:rPr>
                <w:delText>Source Req.</w:delText>
              </w:r>
              <w:bookmarkStart w:id="7341" w:name="_Toc89439710"/>
              <w:bookmarkEnd w:id="7341"/>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F0354" w14:textId="5D4AAD90" w:rsidR="00C1443D" w:rsidRPr="00B3499B" w:rsidDel="00E16892" w:rsidRDefault="00C1443D">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7342" w:author="Strzelczyk, Anthony (A.)" w:date="2020-12-11T12:40:00Z"/>
                <w:rFonts w:ascii="Arial" w:hAnsi="Arial" w:cs="Arial"/>
                <w:color w:val="000000" w:themeColor="text1"/>
                <w:sz w:val="16"/>
                <w:szCs w:val="16"/>
              </w:rPr>
              <w:pPrChange w:id="7343"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7344" w:author="Strzelczyk, Anthony (A.)" w:date="2020-12-11T12:40:00Z">
              <w:r w:rsidDel="00E16892">
                <w:rPr>
                  <w:noProof/>
                </w:rPr>
                <w:drawing>
                  <wp:inline distT="0" distB="0" distL="0" distR="0" wp14:anchorId="0F0C823E" wp14:editId="6DED3B72">
                    <wp:extent cx="152400" cy="152400"/>
                    <wp:effectExtent l="0" t="0" r="0" b="0"/>
                    <wp:docPr id="14" name="Picture -819696737.jpg" descr="-819696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9696737.jpg"/>
                            <pic:cNvPicPr/>
                          </pic:nvPicPr>
                          <pic:blipFill>
                            <a:blip r:embed="rId44" cstate="print"/>
                            <a:stretch>
                              <a:fillRect/>
                            </a:stretch>
                          </pic:blipFill>
                          <pic:spPr>
                            <a:xfrm>
                              <a:off x="0" y="0"/>
                              <a:ext cx="152400" cy="152400"/>
                            </a:xfrm>
                            <a:prstGeom prst="rect">
                              <a:avLst/>
                            </a:prstGeom>
                          </pic:spPr>
                        </pic:pic>
                      </a:graphicData>
                    </a:graphic>
                  </wp:inline>
                </w:drawing>
              </w:r>
              <w:r w:rsidRPr="00B3499B" w:rsidDel="00E16892">
                <w:rPr>
                  <w:rFonts w:ascii="Arial" w:hAnsi="Arial" w:cs="Arial"/>
                  <w:color w:val="000000" w:themeColor="text1"/>
                  <w:sz w:val="16"/>
                  <w:szCs w:val="16"/>
                </w:rPr>
                <w:delText xml:space="preserve">   Improve Vision</w:delText>
              </w:r>
              <w:bookmarkStart w:id="7345" w:name="_Toc89439711"/>
              <w:bookmarkEnd w:id="7345"/>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9F869A" w14:textId="0888463B" w:rsidR="00C1443D" w:rsidRPr="00B3499B" w:rsidDel="00E16892" w:rsidRDefault="00C1443D">
            <w:pPr>
              <w:spacing w:line="240" w:lineRule="atLeast"/>
              <w:ind w:left="139"/>
              <w:rPr>
                <w:del w:id="7346" w:author="Strzelczyk, Anthony (A.)" w:date="2020-12-11T12:40:00Z"/>
                <w:rFonts w:cs="Arial"/>
                <w:b/>
                <w:bCs/>
                <w:sz w:val="16"/>
                <w:szCs w:val="16"/>
              </w:rPr>
              <w:pPrChange w:id="7347" w:author="Strzelczyk, Anthony (A.)" w:date="2020-12-11T12:24:00Z">
                <w:pPr>
                  <w:ind w:left="139"/>
                </w:pPr>
              </w:pPrChange>
            </w:pPr>
            <w:del w:id="7348" w:author="Strzelczyk, Anthony (A.)" w:date="2020-12-11T12:40:00Z">
              <w:r w:rsidRPr="00B3499B" w:rsidDel="00E16892">
                <w:rPr>
                  <w:rFonts w:cs="Arial"/>
                  <w:b/>
                  <w:bCs/>
                  <w:sz w:val="16"/>
                  <w:szCs w:val="16"/>
                </w:rPr>
                <w:delText>V&amp;V Method</w:delText>
              </w:r>
              <w:bookmarkStart w:id="7349" w:name="_Toc89439712"/>
              <w:bookmarkEnd w:id="7349"/>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BC107" w14:textId="6EFAF323" w:rsidR="00C1443D" w:rsidDel="00E16892" w:rsidRDefault="00C1443D">
            <w:pPr>
              <w:spacing w:line="240" w:lineRule="atLeast"/>
              <w:rPr>
                <w:del w:id="7350" w:author="Strzelczyk, Anthony (A.)" w:date="2020-12-11T12:40:00Z"/>
              </w:rPr>
              <w:pPrChange w:id="7351" w:author="Strzelczyk, Anthony (A.)" w:date="2020-12-11T12:24:00Z">
                <w:pPr/>
              </w:pPrChange>
            </w:pPr>
            <w:bookmarkStart w:id="7352" w:name="_Toc89439713"/>
            <w:bookmarkEnd w:id="7352"/>
          </w:p>
        </w:tc>
        <w:bookmarkStart w:id="7353" w:name="_Toc89439714"/>
        <w:bookmarkEnd w:id="7353"/>
      </w:tr>
      <w:tr w:rsidR="009A7C67" w:rsidRPr="00B3499B" w:rsidDel="00E16892" w14:paraId="09599D94" w14:textId="31B0F0E6" w:rsidTr="00305341">
        <w:trPr>
          <w:trHeight w:val="133"/>
          <w:del w:id="7354" w:author="Strzelczyk, Anthony (A.)" w:date="2020-12-11T12:40: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FD65A" w14:textId="29A3E069" w:rsidR="00C1443D" w:rsidRPr="00B3499B" w:rsidDel="00E16892" w:rsidRDefault="00C1443D">
            <w:pPr>
              <w:spacing w:line="240" w:lineRule="atLeast"/>
              <w:rPr>
                <w:del w:id="7355" w:author="Strzelczyk, Anthony (A.)" w:date="2020-12-11T12:40:00Z"/>
                <w:rFonts w:eastAsiaTheme="minorHAnsi" w:cs="Arial"/>
                <w:b/>
                <w:bCs/>
                <w:sz w:val="16"/>
                <w:szCs w:val="14"/>
              </w:rPr>
              <w:pPrChange w:id="7356" w:author="Strzelczyk, Anthony (A.)" w:date="2020-12-11T12:24:00Z">
                <w:pPr/>
              </w:pPrChange>
            </w:pPr>
            <w:del w:id="7357" w:author="Strzelczyk, Anthony (A.)" w:date="2020-12-11T12:40:00Z">
              <w:r w:rsidRPr="00B3499B" w:rsidDel="00E16892">
                <w:rPr>
                  <w:rFonts w:cs="Arial"/>
                  <w:b/>
                  <w:bCs/>
                  <w:sz w:val="16"/>
                  <w:szCs w:val="14"/>
                </w:rPr>
                <w:delText>Type</w:delText>
              </w:r>
              <w:bookmarkStart w:id="7358" w:name="_Toc89439715"/>
              <w:bookmarkEnd w:id="7358"/>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9F0373" w14:textId="7E67B11D" w:rsidR="00C1443D" w:rsidRPr="00B3499B" w:rsidDel="00E16892" w:rsidRDefault="00C1443D">
            <w:pPr>
              <w:spacing w:line="240" w:lineRule="atLeast"/>
              <w:rPr>
                <w:del w:id="7359" w:author="Strzelczyk, Anthony (A.)" w:date="2020-12-11T12:40:00Z"/>
                <w:rFonts w:cs="Arial"/>
                <w:color w:val="000000" w:themeColor="text1"/>
                <w:sz w:val="16"/>
                <w:szCs w:val="14"/>
              </w:rPr>
              <w:pPrChange w:id="7360" w:author="Strzelczyk, Anthony (A.)" w:date="2020-12-11T12:24:00Z">
                <w:pPr/>
              </w:pPrChange>
            </w:pPr>
            <w:del w:id="7361" w:author="Strzelczyk, Anthony (A.)" w:date="2020-12-11T12:40:00Z">
              <w:r w:rsidRPr="00B3499B" w:rsidDel="00E16892">
                <w:rPr>
                  <w:rFonts w:cs="Arial"/>
                  <w:color w:val="000000" w:themeColor="text1"/>
                  <w:sz w:val="16"/>
                  <w:szCs w:val="14"/>
                </w:rPr>
                <w:delText>Functional</w:delText>
              </w:r>
              <w:bookmarkStart w:id="7362" w:name="_Toc89439716"/>
              <w:bookmarkEnd w:id="7362"/>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43AEE" w14:textId="6185BF6B" w:rsidR="00C1443D" w:rsidRPr="00B3499B" w:rsidDel="00E16892" w:rsidRDefault="00C1443D">
            <w:pPr>
              <w:spacing w:line="240" w:lineRule="atLeast"/>
              <w:rPr>
                <w:del w:id="7363" w:author="Strzelczyk, Anthony (A.)" w:date="2020-12-11T12:40:00Z"/>
                <w:rFonts w:cs="Arial"/>
                <w:b/>
                <w:bCs/>
                <w:sz w:val="16"/>
                <w:szCs w:val="14"/>
              </w:rPr>
              <w:pPrChange w:id="7364" w:author="Strzelczyk, Anthony (A.)" w:date="2020-12-11T12:24:00Z">
                <w:pPr/>
              </w:pPrChange>
            </w:pPr>
            <w:del w:id="7365" w:author="Strzelczyk, Anthony (A.)" w:date="2020-12-11T12:40:00Z">
              <w:r w:rsidRPr="00B3499B" w:rsidDel="00E16892">
                <w:rPr>
                  <w:rFonts w:cs="Arial"/>
                  <w:b/>
                  <w:bCs/>
                  <w:sz w:val="16"/>
                  <w:szCs w:val="14"/>
                </w:rPr>
                <w:delText>Priority</w:delText>
              </w:r>
              <w:bookmarkStart w:id="7366" w:name="_Toc89439717"/>
              <w:bookmarkEnd w:id="7366"/>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58285" w14:textId="1473AC87" w:rsidR="00C1443D" w:rsidRPr="00B3499B" w:rsidDel="00E16892" w:rsidRDefault="00C1443D">
            <w:pPr>
              <w:spacing w:line="240" w:lineRule="atLeast"/>
              <w:rPr>
                <w:del w:id="7367" w:author="Strzelczyk, Anthony (A.)" w:date="2020-12-11T12:40:00Z"/>
                <w:rFonts w:cs="Arial"/>
                <w:color w:val="000000" w:themeColor="text1"/>
                <w:sz w:val="16"/>
                <w:szCs w:val="14"/>
              </w:rPr>
              <w:pPrChange w:id="7368" w:author="Strzelczyk, Anthony (A.)" w:date="2020-12-11T12:24:00Z">
                <w:pPr/>
              </w:pPrChange>
            </w:pPr>
            <w:del w:id="7369" w:author="Strzelczyk, Anthony (A.)" w:date="2020-12-11T12:40:00Z">
              <w:r w:rsidRPr="00B3499B" w:rsidDel="00E16892">
                <w:rPr>
                  <w:rFonts w:cs="Arial"/>
                  <w:color w:val="000000" w:themeColor="text1"/>
                  <w:sz w:val="16"/>
                  <w:szCs w:val="14"/>
                </w:rPr>
                <w:delText>1 - High</w:delText>
              </w:r>
              <w:bookmarkStart w:id="7370" w:name="_Toc89439718"/>
              <w:bookmarkEnd w:id="7370"/>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4CFBCA" w14:textId="21D1C6A5" w:rsidR="00C1443D" w:rsidRPr="00B3499B" w:rsidDel="00E16892" w:rsidRDefault="00C1443D">
            <w:pPr>
              <w:spacing w:line="240" w:lineRule="atLeast"/>
              <w:ind w:left="128"/>
              <w:rPr>
                <w:del w:id="7371" w:author="Strzelczyk, Anthony (A.)" w:date="2020-12-11T12:40:00Z"/>
                <w:rFonts w:cs="Arial"/>
                <w:b/>
                <w:bCs/>
                <w:sz w:val="16"/>
                <w:szCs w:val="14"/>
              </w:rPr>
              <w:pPrChange w:id="7372" w:author="Strzelczyk, Anthony (A.)" w:date="2020-12-11T12:24:00Z">
                <w:pPr>
                  <w:ind w:left="128"/>
                </w:pPr>
              </w:pPrChange>
            </w:pPr>
            <w:del w:id="7373" w:author="Strzelczyk, Anthony (A.)" w:date="2020-12-11T12:40:00Z">
              <w:r w:rsidRPr="00B3499B" w:rsidDel="00E16892">
                <w:rPr>
                  <w:rFonts w:cs="Arial"/>
                  <w:b/>
                  <w:bCs/>
                  <w:sz w:val="16"/>
                  <w:szCs w:val="14"/>
                </w:rPr>
                <w:delText>Status</w:delText>
              </w:r>
              <w:bookmarkStart w:id="7374" w:name="_Toc89439719"/>
              <w:bookmarkEnd w:id="7374"/>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643531" w14:textId="07BE7C3D" w:rsidR="00C1443D" w:rsidDel="00E16892" w:rsidRDefault="00C1443D">
            <w:pPr>
              <w:spacing w:line="240" w:lineRule="atLeast"/>
              <w:rPr>
                <w:del w:id="7375" w:author="Strzelczyk, Anthony (A.)" w:date="2020-12-11T12:40:00Z"/>
              </w:rPr>
              <w:pPrChange w:id="7376" w:author="Strzelczyk, Anthony (A.)" w:date="2020-12-11T12:24:00Z">
                <w:pPr/>
              </w:pPrChange>
            </w:pPr>
            <w:bookmarkStart w:id="7377" w:name="_Toc89439720"/>
            <w:bookmarkEnd w:id="7377"/>
          </w:p>
        </w:tc>
        <w:bookmarkStart w:id="7378" w:name="_Toc89439721"/>
        <w:bookmarkEnd w:id="7378"/>
      </w:tr>
      <w:tr w:rsidR="00C1443D" w:rsidRPr="00B3499B" w:rsidDel="00E16892" w14:paraId="1BFCF107" w14:textId="727CFC64" w:rsidTr="00305341">
        <w:trPr>
          <w:del w:id="7379" w:author="Strzelczyk, Anthony (A.)" w:date="2020-12-11T12:40: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FEE525" w14:textId="634A705E" w:rsidR="00C1443D" w:rsidRPr="00B3499B" w:rsidDel="00E16892" w:rsidRDefault="002824A3">
            <w:pPr>
              <w:spacing w:line="240" w:lineRule="atLeast"/>
              <w:rPr>
                <w:del w:id="7380" w:author="Strzelczyk, Anthony (A.)" w:date="2020-12-11T12:40:00Z"/>
                <w:rFonts w:cs="Arial"/>
                <w:bCs/>
                <w:color w:val="808080" w:themeColor="background1" w:themeShade="80"/>
                <w:sz w:val="16"/>
                <w:szCs w:val="14"/>
              </w:rPr>
              <w:pPrChange w:id="7381" w:author="Strzelczyk, Anthony (A.)" w:date="2020-12-11T12:24:00Z">
                <w:pPr/>
              </w:pPrChange>
            </w:pPr>
            <w:del w:id="7382" w:author="Strzelczyk, Anthony (A.)" w:date="2020-12-11T12:40:00Z">
              <w:r w:rsidDel="00E16892">
                <w:fldChar w:fldCharType="begin"/>
              </w:r>
              <w:r w:rsidDel="00E16892">
                <w:delInstrText xml:space="preserve"> HYPERLINK "http://wiki.ford.com/display/RequirementsEngineering/Requirements+Attributes" </w:delInstrText>
              </w:r>
              <w:r w:rsidDel="00E16892">
                <w:fldChar w:fldCharType="separate"/>
              </w:r>
              <w:r w:rsidR="00C1443D" w:rsidRPr="00B3499B" w:rsidDel="00E16892">
                <w:rPr>
                  <w:rStyle w:val="Hyperlink"/>
                  <w:rFonts w:cs="Arial"/>
                  <w:bCs/>
                  <w:sz w:val="16"/>
                  <w:szCs w:val="14"/>
                </w:rPr>
                <w:delText>Req. Template</w:delText>
              </w:r>
              <w:r w:rsidDel="00E16892">
                <w:rPr>
                  <w:rStyle w:val="Hyperlink"/>
                  <w:rFonts w:cs="Arial"/>
                  <w:bCs/>
                  <w:sz w:val="16"/>
                  <w:szCs w:val="14"/>
                </w:rPr>
                <w:fldChar w:fldCharType="end"/>
              </w:r>
              <w:r w:rsidR="00C1443D" w:rsidRPr="00B3499B" w:rsidDel="00E16892">
                <w:rPr>
                  <w:rFonts w:cs="Arial"/>
                  <w:bCs/>
                  <w:color w:val="808080" w:themeColor="background1" w:themeShade="80"/>
                  <w:sz w:val="16"/>
                  <w:szCs w:val="14"/>
                </w:rPr>
                <w:delText xml:space="preserve"> Version</w:delText>
              </w:r>
              <w:bookmarkStart w:id="7383" w:name="_Toc89439722"/>
              <w:bookmarkEnd w:id="7383"/>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9A6FD" w14:textId="77485E5E" w:rsidR="00C1443D" w:rsidRPr="00B3499B" w:rsidDel="00E16892" w:rsidRDefault="00C1443D">
            <w:pPr>
              <w:spacing w:line="240" w:lineRule="atLeast"/>
              <w:rPr>
                <w:del w:id="7384" w:author="Strzelczyk, Anthony (A.)" w:date="2020-12-11T12:40:00Z"/>
                <w:rFonts w:cs="Arial"/>
                <w:bCs/>
                <w:color w:val="808080" w:themeColor="background1" w:themeShade="80"/>
                <w:sz w:val="16"/>
                <w:szCs w:val="14"/>
              </w:rPr>
              <w:pPrChange w:id="7385" w:author="Strzelczyk, Anthony (A.)" w:date="2020-12-11T12:24:00Z">
                <w:pPr/>
              </w:pPrChange>
            </w:pPr>
            <w:del w:id="7386" w:author="Strzelczyk, Anthony (A.)" w:date="2020-12-11T12:40:00Z">
              <w:r w:rsidRPr="00B3499B" w:rsidDel="00E16892">
                <w:rPr>
                  <w:rFonts w:cs="Arial"/>
                  <w:bCs/>
                  <w:color w:val="808080" w:themeColor="background1" w:themeShade="80"/>
                  <w:sz w:val="16"/>
                  <w:szCs w:val="14"/>
                </w:rPr>
                <w:fldChar w:fldCharType="begin"/>
              </w:r>
              <w:r w:rsidRPr="00B3499B" w:rsidDel="00E16892">
                <w:rPr>
                  <w:rFonts w:cs="Arial"/>
                  <w:bCs/>
                  <w:color w:val="808080" w:themeColor="background1" w:themeShade="80"/>
                  <w:sz w:val="16"/>
                  <w:szCs w:val="14"/>
                </w:rPr>
                <w:delInstrText xml:space="preserve"> DOCPROPERTY  TemplateVersion  \* MERGEFORMAT </w:delInstrText>
              </w:r>
              <w:r w:rsidRPr="00B3499B" w:rsidDel="00E16892">
                <w:rPr>
                  <w:rFonts w:cs="Arial"/>
                  <w:bCs/>
                  <w:color w:val="808080" w:themeColor="background1" w:themeShade="80"/>
                  <w:sz w:val="16"/>
                  <w:szCs w:val="14"/>
                </w:rPr>
                <w:fldChar w:fldCharType="separate"/>
              </w:r>
              <w:r w:rsidR="00C24607" w:rsidDel="00E16892">
                <w:rPr>
                  <w:rFonts w:cs="Arial"/>
                  <w:bCs/>
                  <w:color w:val="808080" w:themeColor="background1" w:themeShade="80"/>
                  <w:sz w:val="16"/>
                  <w:szCs w:val="14"/>
                </w:rPr>
                <w:delText>6</w:delText>
              </w:r>
              <w:r w:rsidRPr="00B3499B" w:rsidDel="00E16892">
                <w:rPr>
                  <w:rFonts w:cs="Arial"/>
                  <w:bCs/>
                  <w:color w:val="808080" w:themeColor="background1" w:themeShade="80"/>
                  <w:sz w:val="16"/>
                  <w:szCs w:val="14"/>
                </w:rPr>
                <w:fldChar w:fldCharType="end"/>
              </w:r>
              <w:r w:rsidRPr="00B3499B" w:rsidDel="00E16892">
                <w:rPr>
                  <w:rFonts w:cs="Arial"/>
                  <w:bCs/>
                  <w:color w:val="808080" w:themeColor="background1" w:themeShade="80"/>
                  <w:sz w:val="16"/>
                  <w:szCs w:val="14"/>
                </w:rPr>
                <w:delText>.</w:delText>
              </w:r>
              <w:r w:rsidRPr="00B3499B" w:rsidDel="00E16892">
                <w:rPr>
                  <w:rFonts w:cs="Arial"/>
                  <w:bCs/>
                  <w:color w:val="808080" w:themeColor="background1" w:themeShade="80"/>
                  <w:sz w:val="16"/>
                  <w:szCs w:val="14"/>
                </w:rPr>
                <w:fldChar w:fldCharType="begin"/>
              </w:r>
              <w:r w:rsidRPr="00B3499B" w:rsidDel="00E16892">
                <w:rPr>
                  <w:rFonts w:cs="Arial"/>
                  <w:bCs/>
                  <w:color w:val="808080" w:themeColor="background1" w:themeShade="80"/>
                  <w:sz w:val="16"/>
                  <w:szCs w:val="14"/>
                </w:rPr>
                <w:delInstrText xml:space="preserve"> DOCPROPERTY  TemplateRevision  \* MERGEFORMAT </w:delInstrText>
              </w:r>
              <w:r w:rsidRPr="00B3499B" w:rsidDel="00E16892">
                <w:rPr>
                  <w:rFonts w:cs="Arial"/>
                  <w:bCs/>
                  <w:color w:val="808080" w:themeColor="background1" w:themeShade="80"/>
                  <w:sz w:val="16"/>
                  <w:szCs w:val="14"/>
                </w:rPr>
                <w:fldChar w:fldCharType="separate"/>
              </w:r>
            </w:del>
            <w:del w:id="7387" w:author="Strzelczyk, Anthony (A.)" w:date="2020-12-10T12:02:00Z">
              <w:r w:rsidDel="00C24607">
                <w:rPr>
                  <w:rFonts w:cs="Arial"/>
                  <w:bCs/>
                  <w:color w:val="808080" w:themeColor="background1" w:themeShade="80"/>
                  <w:sz w:val="16"/>
                  <w:szCs w:val="14"/>
                </w:rPr>
                <w:delText>0</w:delText>
              </w:r>
            </w:del>
            <w:del w:id="7388" w:author="Strzelczyk, Anthony (A.)" w:date="2020-12-11T12:40:00Z">
              <w:r w:rsidRPr="00B3499B" w:rsidDel="00E16892">
                <w:rPr>
                  <w:rFonts w:cs="Arial"/>
                  <w:bCs/>
                  <w:color w:val="808080" w:themeColor="background1" w:themeShade="80"/>
                  <w:sz w:val="16"/>
                  <w:szCs w:val="14"/>
                </w:rPr>
                <w:fldChar w:fldCharType="end"/>
              </w:r>
              <w:bookmarkStart w:id="7389" w:name="_Toc89439723"/>
              <w:bookmarkEnd w:id="7389"/>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781CFC" w14:textId="4EB78BDA" w:rsidR="00C1443D" w:rsidRPr="00B3499B" w:rsidDel="00E16892" w:rsidRDefault="00C1443D">
            <w:pPr>
              <w:spacing w:line="240" w:lineRule="atLeast"/>
              <w:jc w:val="right"/>
              <w:rPr>
                <w:del w:id="7390" w:author="Strzelczyk, Anthony (A.)" w:date="2020-12-11T12:40:00Z"/>
                <w:rFonts w:cs="Arial"/>
                <w:bCs/>
                <w:color w:val="808080" w:themeColor="background1" w:themeShade="80"/>
                <w:sz w:val="16"/>
                <w:szCs w:val="14"/>
              </w:rPr>
              <w:pPrChange w:id="7391" w:author="Strzelczyk, Anthony (A.)" w:date="2020-12-11T12:24:00Z">
                <w:pPr>
                  <w:jc w:val="right"/>
                </w:pPr>
              </w:pPrChange>
            </w:pPr>
            <w:del w:id="7392" w:author="Strzelczyk, Anthony (A.)" w:date="2020-12-11T12:40:00Z">
              <w:r w:rsidRPr="00B3499B" w:rsidDel="00E16892">
                <w:rPr>
                  <w:rFonts w:cs="Arial"/>
                  <w:bCs/>
                  <w:color w:val="808080" w:themeColor="background1" w:themeShade="80"/>
                  <w:sz w:val="16"/>
                  <w:szCs w:val="14"/>
                </w:rPr>
                <w:delText>End of Requirement</w:delText>
              </w:r>
              <w:bookmarkStart w:id="7393" w:name="_Toc89439724"/>
              <w:bookmarkEnd w:id="7393"/>
            </w:del>
          </w:p>
        </w:tc>
        <w:bookmarkStart w:id="7394" w:name="_Toc89439725"/>
        <w:bookmarkEnd w:id="7394"/>
      </w:tr>
    </w:tbl>
    <w:p w14:paraId="51B74839" w14:textId="37D2B513" w:rsidR="00C1443D" w:rsidDel="00E16892" w:rsidRDefault="00C1443D">
      <w:pPr>
        <w:spacing w:line="240" w:lineRule="atLeast"/>
        <w:rPr>
          <w:del w:id="7395" w:author="Strzelczyk, Anthony (A.)" w:date="2020-12-11T12:40:00Z"/>
        </w:rPr>
        <w:pPrChange w:id="7396" w:author="Strzelczyk, Anthony (A.)" w:date="2020-12-11T12:24:00Z">
          <w:pPr/>
        </w:pPrChange>
      </w:pPr>
      <w:bookmarkStart w:id="7397" w:name="_Toc89439726"/>
      <w:bookmarkEnd w:id="7397"/>
    </w:p>
    <w:p w14:paraId="7F5A92C3" w14:textId="35B54414" w:rsidR="00C1443D" w:rsidRPr="0017445F" w:rsidDel="00E16892" w:rsidRDefault="00C1443D">
      <w:pPr>
        <w:pStyle w:val="RERequirement"/>
        <w:shd w:val="clear" w:color="auto" w:fill="F2F2F2" w:themeFill="background1" w:themeFillShade="F2"/>
        <w:spacing w:line="240" w:lineRule="atLeast"/>
        <w:rPr>
          <w:del w:id="7398" w:author="Strzelczyk, Anthony (A.)" w:date="2020-12-11T12:42:00Z"/>
        </w:rPr>
        <w:pPrChange w:id="7399" w:author="Strzelczyk, Anthony (A.)" w:date="2020-12-11T12:24:00Z">
          <w:pPr>
            <w:pStyle w:val="RERequirement"/>
            <w:shd w:val="clear" w:color="auto" w:fill="F2F2F2" w:themeFill="background1" w:themeFillShade="F2"/>
          </w:pPr>
        </w:pPrChange>
      </w:pPr>
      <w:bookmarkStart w:id="7400" w:name="_2add3f4a9ed0c3807e2b2c603191473c"/>
      <w:bookmarkEnd w:id="7400"/>
      <w:del w:id="7401" w:author="Strzelczyk, Anthony (A.)" w:date="2020-12-11T12:42:00Z">
        <w:r w:rsidDel="00E16892">
          <w:delText xml:space="preserve"> Auto Canceling Front Fog</w:delText>
        </w:r>
        <w:bookmarkStart w:id="7402" w:name="_Toc89439727"/>
        <w:bookmarkEnd w:id="7402"/>
      </w:del>
    </w:p>
    <w:p w14:paraId="50BD3DCC" w14:textId="05D3E7DF" w:rsidR="00C1443D" w:rsidDel="00E16892" w:rsidRDefault="00C1443D">
      <w:pPr>
        <w:spacing w:line="240" w:lineRule="atLeast"/>
        <w:rPr>
          <w:del w:id="7403" w:author="Strzelczyk, Anthony (A.)" w:date="2020-12-11T12:42:00Z"/>
          <w:rFonts w:cs="Arial"/>
        </w:rPr>
        <w:pPrChange w:id="7404" w:author="Strzelczyk, Anthony (A.)" w:date="2020-12-11T12:24:00Z">
          <w:pPr/>
        </w:pPrChange>
      </w:pPr>
      <w:del w:id="7405" w:author="Strzelczyk, Anthony (A.)" w:date="2020-12-11T12:42:00Z">
        <w:r w:rsidDel="00E16892">
          <w:rPr>
            <w:rFonts w:cs="Arial"/>
          </w:rPr>
          <w:delText>There shall be a configurable parameter to determine if Ignition switch cycling or turning off position/parklamps will cancel the Front Fog Lamps active state</w:delText>
        </w:r>
        <w:bookmarkStart w:id="7406" w:name="_Toc89439728"/>
        <w:bookmarkEnd w:id="7406"/>
      </w:del>
    </w:p>
    <w:p w14:paraId="06F897CD" w14:textId="2D7303B8" w:rsidR="00C1443D" w:rsidDel="00E16892" w:rsidRDefault="00C1443D">
      <w:pPr>
        <w:spacing w:line="240" w:lineRule="atLeast"/>
        <w:rPr>
          <w:del w:id="7407" w:author="Strzelczyk, Anthony (A.)" w:date="2020-12-11T12:42:00Z"/>
          <w:rFonts w:cs="Arial"/>
        </w:rPr>
        <w:pPrChange w:id="7408" w:author="Strzelczyk, Anthony (A.)" w:date="2020-12-11T12:24:00Z">
          <w:pPr/>
        </w:pPrChange>
      </w:pPr>
      <w:bookmarkStart w:id="7409" w:name="_Toc89439729"/>
      <w:bookmarkEnd w:id="7409"/>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1443D" w:rsidRPr="00B3499B" w:rsidDel="00E16892" w14:paraId="13B99E84" w14:textId="48E8F36E" w:rsidTr="00305341">
        <w:trPr>
          <w:del w:id="7410" w:author="Strzelczyk, Anthony (A.)" w:date="2020-12-11T12:42: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43B0A" w14:textId="4D3D6F70" w:rsidR="00C1443D" w:rsidRPr="00B3499B" w:rsidDel="00E16892" w:rsidRDefault="00C1443D">
            <w:pPr>
              <w:spacing w:line="240" w:lineRule="atLeast"/>
              <w:rPr>
                <w:del w:id="7411" w:author="Strzelczyk, Anthony (A.)" w:date="2020-12-11T12:42:00Z"/>
                <w:rFonts w:eastAsiaTheme="minorHAnsi" w:cs="Arial"/>
                <w:bCs/>
                <w:color w:val="808080" w:themeColor="background1" w:themeShade="80"/>
                <w:sz w:val="16"/>
                <w:szCs w:val="14"/>
              </w:rPr>
              <w:pPrChange w:id="7412" w:author="Strzelczyk, Anthony (A.)" w:date="2020-12-11T12:24:00Z">
                <w:pPr/>
              </w:pPrChange>
            </w:pPr>
            <w:del w:id="7413" w:author="Strzelczyk, Anthony (A.)" w:date="2020-12-11T12:42:00Z">
              <w:r w:rsidRPr="00B3499B" w:rsidDel="00E16892">
                <w:rPr>
                  <w:rFonts w:cs="Arial"/>
                  <w:bCs/>
                  <w:color w:val="808080" w:themeColor="background1" w:themeShade="80"/>
                  <w:sz w:val="16"/>
                  <w:szCs w:val="14"/>
                </w:rPr>
                <w:delText xml:space="preserve">Requirement ID: </w:delText>
              </w:r>
              <w:bookmarkStart w:id="7414" w:name="_Toc89439730"/>
              <w:bookmarkEnd w:id="7414"/>
            </w:del>
          </w:p>
        </w:tc>
        <w:bookmarkStart w:id="7415" w:name="_Toc89439731"/>
        <w:bookmarkEnd w:id="7415"/>
      </w:tr>
      <w:tr w:rsidR="00C1443D" w:rsidRPr="00B3499B" w:rsidDel="00E16892" w14:paraId="0E383C6B" w14:textId="3EEEAE1B" w:rsidTr="00305341">
        <w:trPr>
          <w:del w:id="7416" w:author="Strzelczyk, Anthony (A.)" w:date="2020-12-11T12:4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02E40D" w14:textId="550769EE" w:rsidR="00C1443D" w:rsidRPr="00B3499B" w:rsidDel="00E16892" w:rsidRDefault="00C1443D">
            <w:pPr>
              <w:spacing w:line="240" w:lineRule="atLeast"/>
              <w:rPr>
                <w:del w:id="7417" w:author="Strzelczyk, Anthony (A.)" w:date="2020-12-11T12:42:00Z"/>
                <w:rFonts w:eastAsiaTheme="minorHAnsi" w:cs="Arial"/>
                <w:b/>
                <w:bCs/>
                <w:sz w:val="16"/>
                <w:szCs w:val="14"/>
              </w:rPr>
              <w:pPrChange w:id="7418" w:author="Strzelczyk, Anthony (A.)" w:date="2020-12-11T12:24:00Z">
                <w:pPr/>
              </w:pPrChange>
            </w:pPr>
            <w:del w:id="7419" w:author="Strzelczyk, Anthony (A.)" w:date="2020-12-11T12:42:00Z">
              <w:r w:rsidRPr="00B3499B" w:rsidDel="00E16892">
                <w:rPr>
                  <w:rFonts w:cs="Arial"/>
                  <w:b/>
                  <w:bCs/>
                  <w:sz w:val="16"/>
                  <w:szCs w:val="14"/>
                </w:rPr>
                <w:delText>Rationale</w:delText>
              </w:r>
              <w:bookmarkStart w:id="7420" w:name="_Toc89439732"/>
              <w:bookmarkEnd w:id="7420"/>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3A61C" w14:textId="2EE9159B" w:rsidR="00C1443D" w:rsidRPr="00B3499B" w:rsidDel="00E16892" w:rsidRDefault="00C1443D">
            <w:pPr>
              <w:spacing w:line="240" w:lineRule="atLeast"/>
              <w:rPr>
                <w:del w:id="7421" w:author="Strzelczyk, Anthony (A.)" w:date="2020-12-11T12:42:00Z"/>
                <w:rFonts w:cs="Arial"/>
                <w:color w:val="000000" w:themeColor="text1"/>
                <w:sz w:val="16"/>
                <w:szCs w:val="14"/>
              </w:rPr>
              <w:pPrChange w:id="7422" w:author="Strzelczyk, Anthony (A.)" w:date="2020-12-11T12:24:00Z">
                <w:pPr/>
              </w:pPrChange>
            </w:pPr>
            <w:del w:id="7423" w:author="Strzelczyk, Anthony (A.)" w:date="2020-12-11T12:42:00Z">
              <w:r w:rsidRPr="00B3499B" w:rsidDel="00E16892">
                <w:rPr>
                  <w:rFonts w:cs="Arial"/>
                  <w:color w:val="000000" w:themeColor="text1"/>
                  <w:sz w:val="16"/>
                  <w:szCs w:val="14"/>
                </w:rPr>
                <w:delText>For ECE, when switching the ignition to OFF or ACC the Front Fog Lights shall be canceled.</w:delText>
              </w:r>
              <w:bookmarkStart w:id="7424" w:name="_Toc89439733"/>
              <w:bookmarkEnd w:id="7424"/>
            </w:del>
          </w:p>
        </w:tc>
        <w:bookmarkStart w:id="7425" w:name="_Toc89439734"/>
        <w:bookmarkEnd w:id="7425"/>
      </w:tr>
      <w:tr w:rsidR="00C1443D" w:rsidRPr="00B3499B" w:rsidDel="00E16892" w14:paraId="61529590" w14:textId="64C96809" w:rsidTr="00305341">
        <w:trPr>
          <w:del w:id="7426" w:author="Strzelczyk, Anthony (A.)" w:date="2020-12-11T12:4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289D9" w14:textId="627CF3FC" w:rsidR="00C1443D" w:rsidRPr="00B3499B" w:rsidDel="00E16892" w:rsidRDefault="00C1443D">
            <w:pPr>
              <w:spacing w:line="240" w:lineRule="atLeast"/>
              <w:rPr>
                <w:del w:id="7427" w:author="Strzelczyk, Anthony (A.)" w:date="2020-12-11T12:42:00Z"/>
                <w:rFonts w:eastAsiaTheme="minorHAnsi" w:cs="Arial"/>
                <w:b/>
                <w:bCs/>
                <w:sz w:val="16"/>
                <w:szCs w:val="14"/>
              </w:rPr>
              <w:pPrChange w:id="7428" w:author="Strzelczyk, Anthony (A.)" w:date="2020-12-11T12:24:00Z">
                <w:pPr/>
              </w:pPrChange>
            </w:pPr>
            <w:del w:id="7429" w:author="Strzelczyk, Anthony (A.)" w:date="2020-12-11T12:42:00Z">
              <w:r w:rsidRPr="00B3499B" w:rsidDel="00E16892">
                <w:rPr>
                  <w:rFonts w:cs="Arial"/>
                  <w:b/>
                  <w:bCs/>
                  <w:sz w:val="16"/>
                  <w:szCs w:val="14"/>
                </w:rPr>
                <w:delText>Acceptance Criteria</w:delText>
              </w:r>
              <w:bookmarkStart w:id="7430" w:name="_Toc89439735"/>
              <w:bookmarkEnd w:id="7430"/>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F0D6B" w14:textId="6EA90248" w:rsidR="00C1443D" w:rsidDel="00E16892" w:rsidRDefault="00C1443D">
            <w:pPr>
              <w:spacing w:line="240" w:lineRule="atLeast"/>
              <w:rPr>
                <w:del w:id="7431" w:author="Strzelczyk, Anthony (A.)" w:date="2020-12-11T12:42:00Z"/>
              </w:rPr>
              <w:pPrChange w:id="7432" w:author="Strzelczyk, Anthony (A.)" w:date="2020-12-11T12:24:00Z">
                <w:pPr/>
              </w:pPrChange>
            </w:pPr>
            <w:bookmarkStart w:id="7433" w:name="_Toc89439736"/>
            <w:bookmarkEnd w:id="7433"/>
          </w:p>
        </w:tc>
        <w:bookmarkStart w:id="7434" w:name="_Toc89439737"/>
        <w:bookmarkEnd w:id="7434"/>
      </w:tr>
      <w:tr w:rsidR="00C1443D" w:rsidRPr="00B3499B" w:rsidDel="00E16892" w14:paraId="1700C588" w14:textId="1068B09C" w:rsidTr="00305341">
        <w:trPr>
          <w:del w:id="7435" w:author="Strzelczyk, Anthony (A.)" w:date="2020-12-11T12:4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0B165" w14:textId="7773EA4E" w:rsidR="00C1443D" w:rsidRPr="00B3499B" w:rsidDel="00E16892" w:rsidRDefault="00C1443D">
            <w:pPr>
              <w:spacing w:line="240" w:lineRule="atLeast"/>
              <w:rPr>
                <w:del w:id="7436" w:author="Strzelczyk, Anthony (A.)" w:date="2020-12-11T12:42:00Z"/>
                <w:rFonts w:cs="Arial"/>
                <w:sz w:val="16"/>
                <w:szCs w:val="14"/>
              </w:rPr>
              <w:pPrChange w:id="7437" w:author="Strzelczyk, Anthony (A.)" w:date="2020-12-11T12:24:00Z">
                <w:pPr/>
              </w:pPrChange>
            </w:pPr>
            <w:del w:id="7438" w:author="Strzelczyk, Anthony (A.)" w:date="2020-12-11T12:42:00Z">
              <w:r w:rsidRPr="00B3499B" w:rsidDel="00E16892">
                <w:rPr>
                  <w:rFonts w:cs="Arial"/>
                  <w:b/>
                  <w:bCs/>
                  <w:sz w:val="16"/>
                  <w:szCs w:val="14"/>
                </w:rPr>
                <w:delText>Notes</w:delText>
              </w:r>
              <w:bookmarkStart w:id="7439" w:name="_Toc89439738"/>
              <w:bookmarkEnd w:id="7439"/>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241BD" w14:textId="34F0AEA5" w:rsidR="00C1443D" w:rsidDel="00E16892" w:rsidRDefault="00C1443D">
            <w:pPr>
              <w:spacing w:line="240" w:lineRule="atLeast"/>
              <w:rPr>
                <w:del w:id="7440" w:author="Strzelczyk, Anthony (A.)" w:date="2020-12-11T12:42:00Z"/>
              </w:rPr>
              <w:pPrChange w:id="7441" w:author="Strzelczyk, Anthony (A.)" w:date="2020-12-11T12:24:00Z">
                <w:pPr/>
              </w:pPrChange>
            </w:pPr>
            <w:bookmarkStart w:id="7442" w:name="_Toc89439739"/>
            <w:bookmarkEnd w:id="7442"/>
          </w:p>
        </w:tc>
        <w:bookmarkStart w:id="7443" w:name="_Toc89439740"/>
        <w:bookmarkEnd w:id="7443"/>
      </w:tr>
      <w:tr w:rsidR="00C1443D" w:rsidRPr="00B3499B" w:rsidDel="00E16892" w14:paraId="34E78656" w14:textId="703A7CA6" w:rsidTr="00305341">
        <w:trPr>
          <w:del w:id="7444" w:author="Strzelczyk, Anthony (A.)" w:date="2020-12-11T12:4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6AC07" w14:textId="4CE0A7A4" w:rsidR="00C1443D" w:rsidRPr="00B3499B" w:rsidDel="00E16892" w:rsidRDefault="00C1443D">
            <w:pPr>
              <w:spacing w:line="240" w:lineRule="atLeast"/>
              <w:rPr>
                <w:del w:id="7445" w:author="Strzelczyk, Anthony (A.)" w:date="2020-12-11T12:42:00Z"/>
                <w:rFonts w:cs="Arial"/>
                <w:b/>
                <w:bCs/>
                <w:sz w:val="16"/>
                <w:szCs w:val="14"/>
              </w:rPr>
              <w:pPrChange w:id="7446" w:author="Strzelczyk, Anthony (A.)" w:date="2020-12-11T12:24:00Z">
                <w:pPr/>
              </w:pPrChange>
            </w:pPr>
            <w:del w:id="7447" w:author="Strzelczyk, Anthony (A.)" w:date="2020-12-11T12:42:00Z">
              <w:r w:rsidRPr="00B3499B" w:rsidDel="00E16892">
                <w:rPr>
                  <w:rFonts w:cs="Arial"/>
                  <w:b/>
                  <w:bCs/>
                  <w:sz w:val="16"/>
                  <w:szCs w:val="14"/>
                </w:rPr>
                <w:delText>Source</w:delText>
              </w:r>
              <w:bookmarkStart w:id="7448" w:name="_Toc89439741"/>
              <w:bookmarkEnd w:id="7448"/>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2562A" w14:textId="618C2860" w:rsidR="00C1443D" w:rsidDel="00E16892" w:rsidRDefault="00C1443D">
            <w:pPr>
              <w:spacing w:line="240" w:lineRule="atLeast"/>
              <w:rPr>
                <w:del w:id="7449" w:author="Strzelczyk, Anthony (A.)" w:date="2020-12-11T12:42:00Z"/>
              </w:rPr>
              <w:pPrChange w:id="7450" w:author="Strzelczyk, Anthony (A.)" w:date="2020-12-11T12:24:00Z">
                <w:pPr/>
              </w:pPrChange>
            </w:pPr>
            <w:bookmarkStart w:id="7451" w:name="_Toc89439742"/>
            <w:bookmarkEnd w:id="7451"/>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0905A" w14:textId="6A45D298" w:rsidR="00C1443D" w:rsidRPr="00B3499B" w:rsidDel="00E16892" w:rsidRDefault="00C1443D">
            <w:pPr>
              <w:spacing w:line="240" w:lineRule="atLeast"/>
              <w:ind w:left="139"/>
              <w:rPr>
                <w:del w:id="7452" w:author="Strzelczyk, Anthony (A.)" w:date="2020-12-11T12:42:00Z"/>
                <w:rFonts w:cs="Arial"/>
                <w:b/>
                <w:bCs/>
                <w:sz w:val="16"/>
                <w:szCs w:val="14"/>
              </w:rPr>
              <w:pPrChange w:id="7453" w:author="Strzelczyk, Anthony (A.)" w:date="2020-12-11T12:24:00Z">
                <w:pPr>
                  <w:ind w:left="139"/>
                </w:pPr>
              </w:pPrChange>
            </w:pPr>
            <w:del w:id="7454" w:author="Strzelczyk, Anthony (A.)" w:date="2020-12-11T12:42:00Z">
              <w:r w:rsidRPr="00B3499B" w:rsidDel="00E16892">
                <w:rPr>
                  <w:rFonts w:cs="Arial"/>
                  <w:b/>
                  <w:bCs/>
                  <w:sz w:val="16"/>
                  <w:szCs w:val="14"/>
                </w:rPr>
                <w:delText>Owner</w:delText>
              </w:r>
              <w:bookmarkStart w:id="7455" w:name="_Toc89439743"/>
              <w:bookmarkEnd w:id="7455"/>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EB9B7" w14:textId="13AD08E2" w:rsidR="00C1443D" w:rsidDel="00E16892" w:rsidRDefault="00C1443D">
            <w:pPr>
              <w:spacing w:line="240" w:lineRule="atLeast"/>
              <w:rPr>
                <w:del w:id="7456" w:author="Strzelczyk, Anthony (A.)" w:date="2020-12-11T12:42:00Z"/>
              </w:rPr>
              <w:pPrChange w:id="7457" w:author="Strzelczyk, Anthony (A.)" w:date="2020-12-11T12:24:00Z">
                <w:pPr/>
              </w:pPrChange>
            </w:pPr>
            <w:bookmarkStart w:id="7458" w:name="_Toc89439744"/>
            <w:bookmarkEnd w:id="7458"/>
          </w:p>
        </w:tc>
        <w:bookmarkStart w:id="7459" w:name="_Toc89439745"/>
        <w:bookmarkEnd w:id="7459"/>
      </w:tr>
      <w:tr w:rsidR="00C1443D" w:rsidRPr="00B3499B" w:rsidDel="00E16892" w14:paraId="0CADC32B" w14:textId="6629C74C" w:rsidTr="00305341">
        <w:trPr>
          <w:del w:id="7460" w:author="Strzelczyk, Anthony (A.)" w:date="2020-12-11T12:4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95774" w14:textId="62333BAB" w:rsidR="00C1443D" w:rsidRPr="00B3499B" w:rsidDel="00E16892" w:rsidRDefault="00C1443D">
            <w:pPr>
              <w:spacing w:line="240" w:lineRule="atLeast"/>
              <w:rPr>
                <w:del w:id="7461" w:author="Strzelczyk, Anthony (A.)" w:date="2020-12-11T12:42:00Z"/>
                <w:rFonts w:cs="Arial"/>
                <w:b/>
                <w:bCs/>
                <w:sz w:val="16"/>
                <w:szCs w:val="14"/>
              </w:rPr>
              <w:pPrChange w:id="7462" w:author="Strzelczyk, Anthony (A.)" w:date="2020-12-11T12:24:00Z">
                <w:pPr/>
              </w:pPrChange>
            </w:pPr>
            <w:del w:id="7463" w:author="Strzelczyk, Anthony (A.)" w:date="2020-12-11T12:42:00Z">
              <w:r w:rsidRPr="00B3499B" w:rsidDel="00E16892">
                <w:rPr>
                  <w:rFonts w:cs="Arial"/>
                  <w:b/>
                  <w:bCs/>
                  <w:sz w:val="16"/>
                  <w:szCs w:val="14"/>
                </w:rPr>
                <w:delText>Source Req.</w:delText>
              </w:r>
              <w:bookmarkStart w:id="7464" w:name="_Toc89439746"/>
              <w:bookmarkEnd w:id="7464"/>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CB82F" w14:textId="6284F3AC" w:rsidR="00C1443D" w:rsidDel="00E16892" w:rsidRDefault="00C1443D">
            <w:pPr>
              <w:spacing w:line="240" w:lineRule="atLeast"/>
              <w:rPr>
                <w:del w:id="7465" w:author="Strzelczyk, Anthony (A.)" w:date="2020-12-11T12:42:00Z"/>
              </w:rPr>
              <w:pPrChange w:id="7466" w:author="Strzelczyk, Anthony (A.)" w:date="2020-12-11T12:24:00Z">
                <w:pPr/>
              </w:pPrChange>
            </w:pPr>
            <w:bookmarkStart w:id="7467" w:name="_Toc89439747"/>
            <w:bookmarkEnd w:id="7467"/>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2C203" w14:textId="070C3A64" w:rsidR="00C1443D" w:rsidRPr="00B3499B" w:rsidDel="00E16892" w:rsidRDefault="00C1443D">
            <w:pPr>
              <w:spacing w:line="240" w:lineRule="atLeast"/>
              <w:ind w:left="139"/>
              <w:rPr>
                <w:del w:id="7468" w:author="Strzelczyk, Anthony (A.)" w:date="2020-12-11T12:42:00Z"/>
                <w:rFonts w:cs="Arial"/>
                <w:b/>
                <w:bCs/>
                <w:sz w:val="16"/>
                <w:szCs w:val="16"/>
              </w:rPr>
              <w:pPrChange w:id="7469" w:author="Strzelczyk, Anthony (A.)" w:date="2020-12-11T12:24:00Z">
                <w:pPr>
                  <w:ind w:left="139"/>
                </w:pPr>
              </w:pPrChange>
            </w:pPr>
            <w:del w:id="7470" w:author="Strzelczyk, Anthony (A.)" w:date="2020-12-11T12:42:00Z">
              <w:r w:rsidRPr="00B3499B" w:rsidDel="00E16892">
                <w:rPr>
                  <w:rFonts w:cs="Arial"/>
                  <w:b/>
                  <w:bCs/>
                  <w:sz w:val="16"/>
                  <w:szCs w:val="16"/>
                </w:rPr>
                <w:delText>V&amp;V Method</w:delText>
              </w:r>
              <w:bookmarkStart w:id="7471" w:name="_Toc89439748"/>
              <w:bookmarkEnd w:id="7471"/>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89A5E4" w14:textId="7B28C566" w:rsidR="00C1443D" w:rsidDel="00E16892" w:rsidRDefault="00C1443D">
            <w:pPr>
              <w:spacing w:line="240" w:lineRule="atLeast"/>
              <w:rPr>
                <w:del w:id="7472" w:author="Strzelczyk, Anthony (A.)" w:date="2020-12-11T12:42:00Z"/>
              </w:rPr>
              <w:pPrChange w:id="7473" w:author="Strzelczyk, Anthony (A.)" w:date="2020-12-11T12:24:00Z">
                <w:pPr/>
              </w:pPrChange>
            </w:pPr>
            <w:bookmarkStart w:id="7474" w:name="_Toc89439749"/>
            <w:bookmarkEnd w:id="7474"/>
          </w:p>
        </w:tc>
        <w:bookmarkStart w:id="7475" w:name="_Toc89439750"/>
        <w:bookmarkEnd w:id="7475"/>
      </w:tr>
      <w:tr w:rsidR="009A7C67" w:rsidRPr="00B3499B" w:rsidDel="00E16892" w14:paraId="20C32677" w14:textId="3A4431DE" w:rsidTr="00305341">
        <w:trPr>
          <w:trHeight w:val="133"/>
          <w:del w:id="7476" w:author="Strzelczyk, Anthony (A.)" w:date="2020-12-11T12:4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509F6" w14:textId="1880BE1A" w:rsidR="00C1443D" w:rsidRPr="00B3499B" w:rsidDel="00E16892" w:rsidRDefault="00C1443D">
            <w:pPr>
              <w:spacing w:line="240" w:lineRule="atLeast"/>
              <w:rPr>
                <w:del w:id="7477" w:author="Strzelczyk, Anthony (A.)" w:date="2020-12-11T12:42:00Z"/>
                <w:rFonts w:eastAsiaTheme="minorHAnsi" w:cs="Arial"/>
                <w:b/>
                <w:bCs/>
                <w:sz w:val="16"/>
                <w:szCs w:val="14"/>
              </w:rPr>
              <w:pPrChange w:id="7478" w:author="Strzelczyk, Anthony (A.)" w:date="2020-12-11T12:24:00Z">
                <w:pPr/>
              </w:pPrChange>
            </w:pPr>
            <w:del w:id="7479" w:author="Strzelczyk, Anthony (A.)" w:date="2020-12-11T12:42:00Z">
              <w:r w:rsidRPr="00B3499B" w:rsidDel="00E16892">
                <w:rPr>
                  <w:rFonts w:cs="Arial"/>
                  <w:b/>
                  <w:bCs/>
                  <w:sz w:val="16"/>
                  <w:szCs w:val="14"/>
                </w:rPr>
                <w:delText>Type</w:delText>
              </w:r>
              <w:bookmarkStart w:id="7480" w:name="_Toc89439751"/>
              <w:bookmarkEnd w:id="7480"/>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FBE4D5" w14:textId="7239945E" w:rsidR="00C1443D" w:rsidRPr="00B3499B" w:rsidDel="00E16892" w:rsidRDefault="00C1443D">
            <w:pPr>
              <w:spacing w:line="240" w:lineRule="atLeast"/>
              <w:rPr>
                <w:del w:id="7481" w:author="Strzelczyk, Anthony (A.)" w:date="2020-12-11T12:42:00Z"/>
                <w:rFonts w:cs="Arial"/>
                <w:color w:val="000000" w:themeColor="text1"/>
                <w:sz w:val="16"/>
                <w:szCs w:val="14"/>
              </w:rPr>
              <w:pPrChange w:id="7482" w:author="Strzelczyk, Anthony (A.)" w:date="2020-12-11T12:24:00Z">
                <w:pPr/>
              </w:pPrChange>
            </w:pPr>
            <w:del w:id="7483" w:author="Strzelczyk, Anthony (A.)" w:date="2020-12-11T12:42:00Z">
              <w:r w:rsidRPr="00B3499B" w:rsidDel="00E16892">
                <w:rPr>
                  <w:rFonts w:cs="Arial"/>
                  <w:color w:val="000000" w:themeColor="text1"/>
                  <w:sz w:val="16"/>
                  <w:szCs w:val="14"/>
                </w:rPr>
                <w:delText>Functional</w:delText>
              </w:r>
              <w:bookmarkStart w:id="7484" w:name="_Toc89439752"/>
              <w:bookmarkEnd w:id="7484"/>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67747" w14:textId="176C37E9" w:rsidR="00C1443D" w:rsidRPr="00B3499B" w:rsidDel="00E16892" w:rsidRDefault="00C1443D">
            <w:pPr>
              <w:spacing w:line="240" w:lineRule="atLeast"/>
              <w:rPr>
                <w:del w:id="7485" w:author="Strzelczyk, Anthony (A.)" w:date="2020-12-11T12:42:00Z"/>
                <w:rFonts w:cs="Arial"/>
                <w:b/>
                <w:bCs/>
                <w:sz w:val="16"/>
                <w:szCs w:val="14"/>
              </w:rPr>
              <w:pPrChange w:id="7486" w:author="Strzelczyk, Anthony (A.)" w:date="2020-12-11T12:24:00Z">
                <w:pPr/>
              </w:pPrChange>
            </w:pPr>
            <w:del w:id="7487" w:author="Strzelczyk, Anthony (A.)" w:date="2020-12-11T12:42:00Z">
              <w:r w:rsidRPr="00B3499B" w:rsidDel="00E16892">
                <w:rPr>
                  <w:rFonts w:cs="Arial"/>
                  <w:b/>
                  <w:bCs/>
                  <w:sz w:val="16"/>
                  <w:szCs w:val="14"/>
                </w:rPr>
                <w:delText>Priority</w:delText>
              </w:r>
              <w:bookmarkStart w:id="7488" w:name="_Toc89439753"/>
              <w:bookmarkEnd w:id="7488"/>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AB11A" w14:textId="5ED9E6A1" w:rsidR="00C1443D" w:rsidRPr="00B3499B" w:rsidDel="00E16892" w:rsidRDefault="00C1443D">
            <w:pPr>
              <w:spacing w:line="240" w:lineRule="atLeast"/>
              <w:rPr>
                <w:del w:id="7489" w:author="Strzelczyk, Anthony (A.)" w:date="2020-12-11T12:42:00Z"/>
                <w:rFonts w:cs="Arial"/>
                <w:color w:val="000000" w:themeColor="text1"/>
                <w:sz w:val="16"/>
                <w:szCs w:val="14"/>
              </w:rPr>
              <w:pPrChange w:id="7490" w:author="Strzelczyk, Anthony (A.)" w:date="2020-12-11T12:24:00Z">
                <w:pPr/>
              </w:pPrChange>
            </w:pPr>
            <w:del w:id="7491" w:author="Strzelczyk, Anthony (A.)" w:date="2020-12-11T12:42:00Z">
              <w:r w:rsidRPr="00B3499B" w:rsidDel="00E16892">
                <w:rPr>
                  <w:rFonts w:cs="Arial"/>
                  <w:color w:val="000000" w:themeColor="text1"/>
                  <w:sz w:val="16"/>
                  <w:szCs w:val="14"/>
                </w:rPr>
                <w:delText>1 - High</w:delText>
              </w:r>
              <w:bookmarkStart w:id="7492" w:name="_Toc89439754"/>
              <w:bookmarkEnd w:id="7492"/>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8DF8E" w14:textId="69E34984" w:rsidR="00C1443D" w:rsidRPr="00B3499B" w:rsidDel="00E16892" w:rsidRDefault="00C1443D">
            <w:pPr>
              <w:spacing w:line="240" w:lineRule="atLeast"/>
              <w:ind w:left="128"/>
              <w:rPr>
                <w:del w:id="7493" w:author="Strzelczyk, Anthony (A.)" w:date="2020-12-11T12:42:00Z"/>
                <w:rFonts w:cs="Arial"/>
                <w:b/>
                <w:bCs/>
                <w:sz w:val="16"/>
                <w:szCs w:val="14"/>
              </w:rPr>
              <w:pPrChange w:id="7494" w:author="Strzelczyk, Anthony (A.)" w:date="2020-12-11T12:24:00Z">
                <w:pPr>
                  <w:ind w:left="128"/>
                </w:pPr>
              </w:pPrChange>
            </w:pPr>
            <w:del w:id="7495" w:author="Strzelczyk, Anthony (A.)" w:date="2020-12-11T12:42:00Z">
              <w:r w:rsidRPr="00B3499B" w:rsidDel="00E16892">
                <w:rPr>
                  <w:rFonts w:cs="Arial"/>
                  <w:b/>
                  <w:bCs/>
                  <w:sz w:val="16"/>
                  <w:szCs w:val="14"/>
                </w:rPr>
                <w:delText>Status</w:delText>
              </w:r>
              <w:bookmarkStart w:id="7496" w:name="_Toc89439755"/>
              <w:bookmarkEnd w:id="7496"/>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50B66" w14:textId="4F884822" w:rsidR="00C1443D" w:rsidDel="00E16892" w:rsidRDefault="00C1443D">
            <w:pPr>
              <w:spacing w:line="240" w:lineRule="atLeast"/>
              <w:rPr>
                <w:del w:id="7497" w:author="Strzelczyk, Anthony (A.)" w:date="2020-12-11T12:42:00Z"/>
              </w:rPr>
              <w:pPrChange w:id="7498" w:author="Strzelczyk, Anthony (A.)" w:date="2020-12-11T12:24:00Z">
                <w:pPr/>
              </w:pPrChange>
            </w:pPr>
            <w:bookmarkStart w:id="7499" w:name="_Toc89439756"/>
            <w:bookmarkEnd w:id="7499"/>
          </w:p>
        </w:tc>
        <w:bookmarkStart w:id="7500" w:name="_Toc89439757"/>
        <w:bookmarkEnd w:id="7500"/>
      </w:tr>
      <w:tr w:rsidR="00C1443D" w:rsidRPr="00B3499B" w:rsidDel="00E16892" w14:paraId="1DBF2EE8" w14:textId="5823DB0F" w:rsidTr="00305341">
        <w:trPr>
          <w:del w:id="7501" w:author="Strzelczyk, Anthony (A.)" w:date="2020-12-11T12:42: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A777F9" w14:textId="3E74E634" w:rsidR="00C1443D" w:rsidRPr="00B3499B" w:rsidDel="00E16892" w:rsidRDefault="002824A3">
            <w:pPr>
              <w:spacing w:line="240" w:lineRule="atLeast"/>
              <w:rPr>
                <w:del w:id="7502" w:author="Strzelczyk, Anthony (A.)" w:date="2020-12-11T12:42:00Z"/>
                <w:rFonts w:cs="Arial"/>
                <w:bCs/>
                <w:color w:val="808080" w:themeColor="background1" w:themeShade="80"/>
                <w:sz w:val="16"/>
                <w:szCs w:val="14"/>
              </w:rPr>
              <w:pPrChange w:id="7503" w:author="Strzelczyk, Anthony (A.)" w:date="2020-12-11T12:24:00Z">
                <w:pPr/>
              </w:pPrChange>
            </w:pPr>
            <w:del w:id="7504" w:author="Strzelczyk, Anthony (A.)" w:date="2020-12-11T12:42:00Z">
              <w:r w:rsidDel="00E16892">
                <w:fldChar w:fldCharType="begin"/>
              </w:r>
              <w:r w:rsidDel="00E16892">
                <w:delInstrText xml:space="preserve"> HYPERLINK "http://wiki.ford.com/display/RequirementsEngineering/Requirements+Attributes" </w:delInstrText>
              </w:r>
              <w:r w:rsidDel="00E16892">
                <w:fldChar w:fldCharType="separate"/>
              </w:r>
              <w:r w:rsidR="00C1443D" w:rsidRPr="00B3499B" w:rsidDel="00E16892">
                <w:rPr>
                  <w:rStyle w:val="Hyperlink"/>
                  <w:rFonts w:cs="Arial"/>
                  <w:bCs/>
                  <w:sz w:val="16"/>
                  <w:szCs w:val="14"/>
                </w:rPr>
                <w:delText>Req. Template</w:delText>
              </w:r>
              <w:r w:rsidDel="00E16892">
                <w:rPr>
                  <w:rStyle w:val="Hyperlink"/>
                  <w:rFonts w:cs="Arial"/>
                  <w:bCs/>
                  <w:sz w:val="16"/>
                  <w:szCs w:val="14"/>
                </w:rPr>
                <w:fldChar w:fldCharType="end"/>
              </w:r>
              <w:r w:rsidR="00C1443D" w:rsidRPr="00B3499B" w:rsidDel="00E16892">
                <w:rPr>
                  <w:rFonts w:cs="Arial"/>
                  <w:bCs/>
                  <w:color w:val="808080" w:themeColor="background1" w:themeShade="80"/>
                  <w:sz w:val="16"/>
                  <w:szCs w:val="14"/>
                </w:rPr>
                <w:delText xml:space="preserve"> Version</w:delText>
              </w:r>
              <w:bookmarkStart w:id="7505" w:name="_Toc89439758"/>
              <w:bookmarkEnd w:id="7505"/>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B27602" w14:textId="62308B1E" w:rsidR="00C1443D" w:rsidRPr="00B3499B" w:rsidDel="00E16892" w:rsidRDefault="00C1443D">
            <w:pPr>
              <w:spacing w:line="240" w:lineRule="atLeast"/>
              <w:rPr>
                <w:del w:id="7506" w:author="Strzelczyk, Anthony (A.)" w:date="2020-12-11T12:42:00Z"/>
                <w:rFonts w:cs="Arial"/>
                <w:bCs/>
                <w:color w:val="808080" w:themeColor="background1" w:themeShade="80"/>
                <w:sz w:val="16"/>
                <w:szCs w:val="14"/>
              </w:rPr>
              <w:pPrChange w:id="7507" w:author="Strzelczyk, Anthony (A.)" w:date="2020-12-11T12:24:00Z">
                <w:pPr/>
              </w:pPrChange>
            </w:pPr>
            <w:del w:id="7508" w:author="Strzelczyk, Anthony (A.)" w:date="2020-12-11T12:42:00Z">
              <w:r w:rsidRPr="00B3499B" w:rsidDel="00E16892">
                <w:rPr>
                  <w:rFonts w:cs="Arial"/>
                  <w:bCs/>
                  <w:color w:val="808080" w:themeColor="background1" w:themeShade="80"/>
                  <w:sz w:val="16"/>
                  <w:szCs w:val="14"/>
                </w:rPr>
                <w:fldChar w:fldCharType="begin"/>
              </w:r>
              <w:r w:rsidRPr="00B3499B" w:rsidDel="00E16892">
                <w:rPr>
                  <w:rFonts w:cs="Arial"/>
                  <w:bCs/>
                  <w:color w:val="808080" w:themeColor="background1" w:themeShade="80"/>
                  <w:sz w:val="16"/>
                  <w:szCs w:val="14"/>
                </w:rPr>
                <w:delInstrText xml:space="preserve"> DOCPROPERTY  TemplateVersion  \* MERGEFORMAT </w:delInstrText>
              </w:r>
              <w:r w:rsidRPr="00B3499B" w:rsidDel="00E16892">
                <w:rPr>
                  <w:rFonts w:cs="Arial"/>
                  <w:bCs/>
                  <w:color w:val="808080" w:themeColor="background1" w:themeShade="80"/>
                  <w:sz w:val="16"/>
                  <w:szCs w:val="14"/>
                </w:rPr>
                <w:fldChar w:fldCharType="separate"/>
              </w:r>
              <w:r w:rsidR="00C24607" w:rsidDel="00E16892">
                <w:rPr>
                  <w:rFonts w:cs="Arial"/>
                  <w:bCs/>
                  <w:color w:val="808080" w:themeColor="background1" w:themeShade="80"/>
                  <w:sz w:val="16"/>
                  <w:szCs w:val="14"/>
                </w:rPr>
                <w:delText>6</w:delText>
              </w:r>
              <w:r w:rsidRPr="00B3499B" w:rsidDel="00E16892">
                <w:rPr>
                  <w:rFonts w:cs="Arial"/>
                  <w:bCs/>
                  <w:color w:val="808080" w:themeColor="background1" w:themeShade="80"/>
                  <w:sz w:val="16"/>
                  <w:szCs w:val="14"/>
                </w:rPr>
                <w:fldChar w:fldCharType="end"/>
              </w:r>
              <w:r w:rsidRPr="00B3499B" w:rsidDel="00E16892">
                <w:rPr>
                  <w:rFonts w:cs="Arial"/>
                  <w:bCs/>
                  <w:color w:val="808080" w:themeColor="background1" w:themeShade="80"/>
                  <w:sz w:val="16"/>
                  <w:szCs w:val="14"/>
                </w:rPr>
                <w:delText>.</w:delText>
              </w:r>
              <w:r w:rsidRPr="00B3499B" w:rsidDel="00E16892">
                <w:rPr>
                  <w:rFonts w:cs="Arial"/>
                  <w:bCs/>
                  <w:color w:val="808080" w:themeColor="background1" w:themeShade="80"/>
                  <w:sz w:val="16"/>
                  <w:szCs w:val="14"/>
                </w:rPr>
                <w:fldChar w:fldCharType="begin"/>
              </w:r>
              <w:r w:rsidRPr="00B3499B" w:rsidDel="00E16892">
                <w:rPr>
                  <w:rFonts w:cs="Arial"/>
                  <w:bCs/>
                  <w:color w:val="808080" w:themeColor="background1" w:themeShade="80"/>
                  <w:sz w:val="16"/>
                  <w:szCs w:val="14"/>
                </w:rPr>
                <w:delInstrText xml:space="preserve"> DOCPROPERTY  TemplateRevision  \* MERGEFORMAT </w:delInstrText>
              </w:r>
              <w:r w:rsidRPr="00B3499B" w:rsidDel="00E16892">
                <w:rPr>
                  <w:rFonts w:cs="Arial"/>
                  <w:bCs/>
                  <w:color w:val="808080" w:themeColor="background1" w:themeShade="80"/>
                  <w:sz w:val="16"/>
                  <w:szCs w:val="14"/>
                </w:rPr>
                <w:fldChar w:fldCharType="separate"/>
              </w:r>
            </w:del>
            <w:del w:id="7509" w:author="Strzelczyk, Anthony (A.)" w:date="2020-12-10T12:02:00Z">
              <w:r w:rsidDel="00C24607">
                <w:rPr>
                  <w:rFonts w:cs="Arial"/>
                  <w:bCs/>
                  <w:color w:val="808080" w:themeColor="background1" w:themeShade="80"/>
                  <w:sz w:val="16"/>
                  <w:szCs w:val="14"/>
                </w:rPr>
                <w:delText>0</w:delText>
              </w:r>
            </w:del>
            <w:del w:id="7510" w:author="Strzelczyk, Anthony (A.)" w:date="2020-12-11T12:42:00Z">
              <w:r w:rsidRPr="00B3499B" w:rsidDel="00E16892">
                <w:rPr>
                  <w:rFonts w:cs="Arial"/>
                  <w:bCs/>
                  <w:color w:val="808080" w:themeColor="background1" w:themeShade="80"/>
                  <w:sz w:val="16"/>
                  <w:szCs w:val="14"/>
                </w:rPr>
                <w:fldChar w:fldCharType="end"/>
              </w:r>
              <w:bookmarkStart w:id="7511" w:name="_Toc89439759"/>
              <w:bookmarkEnd w:id="7511"/>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65E997" w14:textId="2C050880" w:rsidR="00C1443D" w:rsidRPr="00B3499B" w:rsidDel="00E16892" w:rsidRDefault="00C1443D">
            <w:pPr>
              <w:spacing w:line="240" w:lineRule="atLeast"/>
              <w:jc w:val="right"/>
              <w:rPr>
                <w:del w:id="7512" w:author="Strzelczyk, Anthony (A.)" w:date="2020-12-11T12:42:00Z"/>
                <w:rFonts w:cs="Arial"/>
                <w:bCs/>
                <w:color w:val="808080" w:themeColor="background1" w:themeShade="80"/>
                <w:sz w:val="16"/>
                <w:szCs w:val="14"/>
              </w:rPr>
              <w:pPrChange w:id="7513" w:author="Strzelczyk, Anthony (A.)" w:date="2020-12-11T12:24:00Z">
                <w:pPr>
                  <w:jc w:val="right"/>
                </w:pPr>
              </w:pPrChange>
            </w:pPr>
            <w:del w:id="7514" w:author="Strzelczyk, Anthony (A.)" w:date="2020-12-11T12:42:00Z">
              <w:r w:rsidRPr="00B3499B" w:rsidDel="00E16892">
                <w:rPr>
                  <w:rFonts w:cs="Arial"/>
                  <w:bCs/>
                  <w:color w:val="808080" w:themeColor="background1" w:themeShade="80"/>
                  <w:sz w:val="16"/>
                  <w:szCs w:val="14"/>
                </w:rPr>
                <w:delText>End of Requirement</w:delText>
              </w:r>
              <w:bookmarkStart w:id="7515" w:name="_Toc89439760"/>
              <w:bookmarkEnd w:id="7515"/>
            </w:del>
          </w:p>
        </w:tc>
        <w:bookmarkStart w:id="7516" w:name="_Toc89439761"/>
        <w:bookmarkEnd w:id="7516"/>
      </w:tr>
    </w:tbl>
    <w:p w14:paraId="4A774715" w14:textId="57EE133E" w:rsidR="00C1443D" w:rsidDel="00E16892" w:rsidRDefault="00C1443D">
      <w:pPr>
        <w:spacing w:line="240" w:lineRule="atLeast"/>
        <w:rPr>
          <w:del w:id="7517" w:author="Strzelczyk, Anthony (A.)" w:date="2020-12-11T12:43:00Z"/>
        </w:rPr>
        <w:pPrChange w:id="7518" w:author="Strzelczyk, Anthony (A.)" w:date="2020-12-11T12:24:00Z">
          <w:pPr/>
        </w:pPrChange>
      </w:pPr>
      <w:bookmarkStart w:id="7519" w:name="_Toc89439762"/>
      <w:bookmarkEnd w:id="7519"/>
    </w:p>
    <w:p w14:paraId="5CEED16F" w14:textId="3B30735C" w:rsidR="00C1443D" w:rsidRPr="0017445F" w:rsidDel="00E16892" w:rsidRDefault="00C1443D">
      <w:pPr>
        <w:pStyle w:val="RERequirement"/>
        <w:shd w:val="clear" w:color="auto" w:fill="F2F2F2" w:themeFill="background1" w:themeFillShade="F2"/>
        <w:spacing w:line="240" w:lineRule="atLeast"/>
        <w:rPr>
          <w:del w:id="7520" w:author="Strzelczyk, Anthony (A.)" w:date="2020-12-11T12:43:00Z"/>
        </w:rPr>
        <w:pPrChange w:id="7521" w:author="Strzelczyk, Anthony (A.)" w:date="2020-12-11T12:24:00Z">
          <w:pPr>
            <w:pStyle w:val="RERequirement"/>
            <w:shd w:val="clear" w:color="auto" w:fill="F2F2F2" w:themeFill="background1" w:themeFillShade="F2"/>
          </w:pPr>
        </w:pPrChange>
      </w:pPr>
      <w:bookmarkStart w:id="7522" w:name="_ce7c88d0de9a45c2fe504eea64e7e2e9"/>
      <w:bookmarkEnd w:id="7522"/>
      <w:del w:id="7523" w:author="Strzelczyk, Anthony (A.)" w:date="2020-12-11T12:43:00Z">
        <w:r w:rsidDel="00E16892">
          <w:delText xml:space="preserve"> FFL enabling igniton State</w:delText>
        </w:r>
        <w:bookmarkStart w:id="7524" w:name="_Toc89439763"/>
        <w:bookmarkEnd w:id="7524"/>
      </w:del>
    </w:p>
    <w:p w14:paraId="50E5833D" w14:textId="741AF02C" w:rsidR="00C1443D" w:rsidDel="00E16892" w:rsidRDefault="00C1443D">
      <w:pPr>
        <w:spacing w:line="240" w:lineRule="atLeast"/>
        <w:rPr>
          <w:del w:id="7525" w:author="Strzelczyk, Anthony (A.)" w:date="2020-12-11T12:43:00Z"/>
          <w:rFonts w:cs="Arial"/>
        </w:rPr>
        <w:pPrChange w:id="7526" w:author="Strzelczyk, Anthony (A.)" w:date="2020-12-11T12:24:00Z">
          <w:pPr/>
        </w:pPrChange>
      </w:pPr>
      <w:del w:id="7527" w:author="Strzelczyk, Anthony (A.)" w:date="2020-12-11T12:43:00Z">
        <w:r w:rsidDel="00E16892">
          <w:rPr>
            <w:rFonts w:cs="Arial"/>
          </w:rPr>
          <w:delText>The Front Fog Light feature shall be enabled in ignition state RUN only.</w:delText>
        </w:r>
        <w:bookmarkStart w:id="7528" w:name="_Toc89439764"/>
        <w:bookmarkEnd w:id="7528"/>
      </w:del>
    </w:p>
    <w:p w14:paraId="0FE894ED" w14:textId="487CB4C8" w:rsidR="00C1443D" w:rsidDel="00E16892" w:rsidRDefault="00C1443D">
      <w:pPr>
        <w:spacing w:line="240" w:lineRule="atLeast"/>
        <w:rPr>
          <w:del w:id="7529" w:author="Strzelczyk, Anthony (A.)" w:date="2020-12-11T12:43:00Z"/>
          <w:rFonts w:cs="Arial"/>
        </w:rPr>
        <w:pPrChange w:id="7530" w:author="Strzelczyk, Anthony (A.)" w:date="2020-12-11T12:24:00Z">
          <w:pPr/>
        </w:pPrChange>
      </w:pPr>
      <w:bookmarkStart w:id="7531" w:name="_Toc89439765"/>
      <w:bookmarkEnd w:id="7531"/>
    </w:p>
    <w:tbl>
      <w:tblPr>
        <w:tblW w:w="10170" w:type="dxa"/>
        <w:tblLayout w:type="fixed"/>
        <w:tblCellMar>
          <w:left w:w="0" w:type="dxa"/>
          <w:right w:w="0" w:type="dxa"/>
        </w:tblCellMar>
        <w:tblLook w:val="04A0" w:firstRow="1" w:lastRow="0" w:firstColumn="1" w:lastColumn="0" w:noHBand="0" w:noVBand="1"/>
      </w:tblPr>
      <w:tblGrid>
        <w:gridCol w:w="1800"/>
        <w:gridCol w:w="1350"/>
        <w:gridCol w:w="900"/>
        <w:gridCol w:w="1530"/>
        <w:gridCol w:w="1800"/>
        <w:gridCol w:w="2790"/>
      </w:tblGrid>
      <w:tr w:rsidR="00C1443D" w:rsidRPr="00B3499B" w:rsidDel="00E16892" w14:paraId="462C1FFC" w14:textId="265D802C" w:rsidTr="00305341">
        <w:trPr>
          <w:del w:id="7532" w:author="Strzelczyk, Anthony (A.)" w:date="2020-12-11T12:43:00Z"/>
        </w:trPr>
        <w:tc>
          <w:tcPr>
            <w:tcW w:w="10170"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612CD" w14:textId="1A2C08E2" w:rsidR="00C1443D" w:rsidRPr="00B3499B" w:rsidDel="00E16892" w:rsidRDefault="00C1443D">
            <w:pPr>
              <w:spacing w:line="240" w:lineRule="atLeast"/>
              <w:rPr>
                <w:del w:id="7533" w:author="Strzelczyk, Anthony (A.)" w:date="2020-12-11T12:43:00Z"/>
                <w:rFonts w:eastAsiaTheme="minorHAnsi" w:cs="Arial"/>
                <w:bCs/>
                <w:color w:val="808080" w:themeColor="background1" w:themeShade="80"/>
                <w:sz w:val="16"/>
                <w:szCs w:val="14"/>
              </w:rPr>
              <w:pPrChange w:id="7534" w:author="Strzelczyk, Anthony (A.)" w:date="2020-12-11T12:24:00Z">
                <w:pPr/>
              </w:pPrChange>
            </w:pPr>
            <w:del w:id="7535" w:author="Strzelczyk, Anthony (A.)" w:date="2020-12-11T12:43:00Z">
              <w:r w:rsidRPr="00B3499B" w:rsidDel="00E16892">
                <w:rPr>
                  <w:rFonts w:cs="Arial"/>
                  <w:bCs/>
                  <w:color w:val="808080" w:themeColor="background1" w:themeShade="80"/>
                  <w:sz w:val="16"/>
                  <w:szCs w:val="14"/>
                </w:rPr>
                <w:delText xml:space="preserve">Requirement ID: </w:delText>
              </w:r>
              <w:bookmarkStart w:id="7536" w:name="_Toc89439766"/>
              <w:bookmarkEnd w:id="7536"/>
            </w:del>
          </w:p>
        </w:tc>
        <w:bookmarkStart w:id="7537" w:name="_Toc89439767"/>
        <w:bookmarkEnd w:id="7537"/>
      </w:tr>
      <w:tr w:rsidR="00C1443D" w:rsidRPr="00B3499B" w:rsidDel="00E16892" w14:paraId="62B3A319" w14:textId="325C04F2" w:rsidTr="00305341">
        <w:trPr>
          <w:del w:id="7538" w:author="Strzelczyk, Anthony (A.)" w:date="2020-12-11T12:4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3D466" w14:textId="799BAC74" w:rsidR="00C1443D" w:rsidRPr="00B3499B" w:rsidDel="00E16892" w:rsidRDefault="00C1443D">
            <w:pPr>
              <w:spacing w:line="240" w:lineRule="atLeast"/>
              <w:rPr>
                <w:del w:id="7539" w:author="Strzelczyk, Anthony (A.)" w:date="2020-12-11T12:43:00Z"/>
                <w:rFonts w:eastAsiaTheme="minorHAnsi" w:cs="Arial"/>
                <w:b/>
                <w:bCs/>
                <w:sz w:val="16"/>
                <w:szCs w:val="14"/>
              </w:rPr>
              <w:pPrChange w:id="7540" w:author="Strzelczyk, Anthony (A.)" w:date="2020-12-11T12:24:00Z">
                <w:pPr/>
              </w:pPrChange>
            </w:pPr>
            <w:del w:id="7541" w:author="Strzelczyk, Anthony (A.)" w:date="2020-12-11T12:43:00Z">
              <w:r w:rsidRPr="00B3499B" w:rsidDel="00E16892">
                <w:rPr>
                  <w:rFonts w:cs="Arial"/>
                  <w:b/>
                  <w:bCs/>
                  <w:sz w:val="16"/>
                  <w:szCs w:val="14"/>
                </w:rPr>
                <w:delText>Rationale</w:delText>
              </w:r>
              <w:bookmarkStart w:id="7542" w:name="_Toc89439768"/>
              <w:bookmarkEnd w:id="7542"/>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81C54" w14:textId="6433CD68" w:rsidR="00C1443D" w:rsidDel="00E16892" w:rsidRDefault="00C1443D">
            <w:pPr>
              <w:spacing w:line="240" w:lineRule="atLeast"/>
              <w:rPr>
                <w:del w:id="7543" w:author="Strzelczyk, Anthony (A.)" w:date="2020-12-11T12:43:00Z"/>
              </w:rPr>
              <w:pPrChange w:id="7544" w:author="Strzelczyk, Anthony (A.)" w:date="2020-12-11T12:24:00Z">
                <w:pPr/>
              </w:pPrChange>
            </w:pPr>
            <w:bookmarkStart w:id="7545" w:name="_Toc89439769"/>
            <w:bookmarkEnd w:id="7545"/>
          </w:p>
        </w:tc>
        <w:bookmarkStart w:id="7546" w:name="_Toc89439770"/>
        <w:bookmarkEnd w:id="7546"/>
      </w:tr>
      <w:tr w:rsidR="00C1443D" w:rsidRPr="00B3499B" w:rsidDel="00E16892" w14:paraId="61AB93A0" w14:textId="4CD332FC" w:rsidTr="00305341">
        <w:trPr>
          <w:del w:id="7547" w:author="Strzelczyk, Anthony (A.)" w:date="2020-12-11T12:4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84D518" w14:textId="3854EF63" w:rsidR="00C1443D" w:rsidRPr="00B3499B" w:rsidDel="00E16892" w:rsidRDefault="00C1443D">
            <w:pPr>
              <w:spacing w:line="240" w:lineRule="atLeast"/>
              <w:rPr>
                <w:del w:id="7548" w:author="Strzelczyk, Anthony (A.)" w:date="2020-12-11T12:43:00Z"/>
                <w:rFonts w:eastAsiaTheme="minorHAnsi" w:cs="Arial"/>
                <w:b/>
                <w:bCs/>
                <w:sz w:val="16"/>
                <w:szCs w:val="14"/>
              </w:rPr>
              <w:pPrChange w:id="7549" w:author="Strzelczyk, Anthony (A.)" w:date="2020-12-11T12:24:00Z">
                <w:pPr/>
              </w:pPrChange>
            </w:pPr>
            <w:del w:id="7550" w:author="Strzelczyk, Anthony (A.)" w:date="2020-12-11T12:43:00Z">
              <w:r w:rsidRPr="00B3499B" w:rsidDel="00E16892">
                <w:rPr>
                  <w:rFonts w:cs="Arial"/>
                  <w:b/>
                  <w:bCs/>
                  <w:sz w:val="16"/>
                  <w:szCs w:val="14"/>
                </w:rPr>
                <w:delText>Acceptance Criteria</w:delText>
              </w:r>
              <w:bookmarkStart w:id="7551" w:name="_Toc89439771"/>
              <w:bookmarkEnd w:id="7551"/>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FB97C" w14:textId="2D706B5A" w:rsidR="00C1443D" w:rsidDel="00E16892" w:rsidRDefault="00C1443D">
            <w:pPr>
              <w:spacing w:line="240" w:lineRule="atLeast"/>
              <w:rPr>
                <w:del w:id="7552" w:author="Strzelczyk, Anthony (A.)" w:date="2020-12-11T12:43:00Z"/>
              </w:rPr>
              <w:pPrChange w:id="7553" w:author="Strzelczyk, Anthony (A.)" w:date="2020-12-11T12:24:00Z">
                <w:pPr/>
              </w:pPrChange>
            </w:pPr>
            <w:bookmarkStart w:id="7554" w:name="_Toc89439772"/>
            <w:bookmarkEnd w:id="7554"/>
          </w:p>
        </w:tc>
        <w:bookmarkStart w:id="7555" w:name="_Toc89439773"/>
        <w:bookmarkEnd w:id="7555"/>
      </w:tr>
      <w:tr w:rsidR="00C1443D" w:rsidRPr="00B3499B" w:rsidDel="00E16892" w14:paraId="42F9CB09" w14:textId="3F908800" w:rsidTr="00305341">
        <w:trPr>
          <w:del w:id="7556" w:author="Strzelczyk, Anthony (A.)" w:date="2020-12-11T12:4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B4934" w14:textId="0F0CAA29" w:rsidR="00C1443D" w:rsidRPr="00B3499B" w:rsidDel="00E16892" w:rsidRDefault="00C1443D">
            <w:pPr>
              <w:spacing w:line="240" w:lineRule="atLeast"/>
              <w:rPr>
                <w:del w:id="7557" w:author="Strzelczyk, Anthony (A.)" w:date="2020-12-11T12:43:00Z"/>
                <w:rFonts w:cs="Arial"/>
                <w:sz w:val="16"/>
                <w:szCs w:val="14"/>
              </w:rPr>
              <w:pPrChange w:id="7558" w:author="Strzelczyk, Anthony (A.)" w:date="2020-12-11T12:24:00Z">
                <w:pPr/>
              </w:pPrChange>
            </w:pPr>
            <w:del w:id="7559" w:author="Strzelczyk, Anthony (A.)" w:date="2020-12-11T12:43:00Z">
              <w:r w:rsidRPr="00B3499B" w:rsidDel="00E16892">
                <w:rPr>
                  <w:rFonts w:cs="Arial"/>
                  <w:b/>
                  <w:bCs/>
                  <w:sz w:val="16"/>
                  <w:szCs w:val="14"/>
                </w:rPr>
                <w:delText>Notes</w:delText>
              </w:r>
              <w:bookmarkStart w:id="7560" w:name="_Toc89439774"/>
              <w:bookmarkEnd w:id="7560"/>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40ED4" w14:textId="73E8A861" w:rsidR="00C1443D" w:rsidDel="00E16892" w:rsidRDefault="00C1443D">
            <w:pPr>
              <w:spacing w:line="240" w:lineRule="atLeast"/>
              <w:rPr>
                <w:del w:id="7561" w:author="Strzelczyk, Anthony (A.)" w:date="2020-12-11T12:43:00Z"/>
              </w:rPr>
              <w:pPrChange w:id="7562" w:author="Strzelczyk, Anthony (A.)" w:date="2020-12-11T12:24:00Z">
                <w:pPr/>
              </w:pPrChange>
            </w:pPr>
            <w:bookmarkStart w:id="7563" w:name="_Toc89439775"/>
            <w:bookmarkEnd w:id="7563"/>
          </w:p>
        </w:tc>
        <w:bookmarkStart w:id="7564" w:name="_Toc89439776"/>
        <w:bookmarkEnd w:id="7564"/>
      </w:tr>
      <w:tr w:rsidR="00C1443D" w:rsidRPr="00B3499B" w:rsidDel="00E16892" w14:paraId="04144B4D" w14:textId="0D929ACF" w:rsidTr="00305341">
        <w:trPr>
          <w:del w:id="7565" w:author="Strzelczyk, Anthony (A.)" w:date="2020-12-11T12:4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EE107" w14:textId="6B60ED3E" w:rsidR="00C1443D" w:rsidRPr="00B3499B" w:rsidDel="00E16892" w:rsidRDefault="00C1443D">
            <w:pPr>
              <w:spacing w:line="240" w:lineRule="atLeast"/>
              <w:rPr>
                <w:del w:id="7566" w:author="Strzelczyk, Anthony (A.)" w:date="2020-12-11T12:43:00Z"/>
                <w:rFonts w:cs="Arial"/>
                <w:b/>
                <w:bCs/>
                <w:sz w:val="16"/>
                <w:szCs w:val="14"/>
              </w:rPr>
              <w:pPrChange w:id="7567" w:author="Strzelczyk, Anthony (A.)" w:date="2020-12-11T12:24:00Z">
                <w:pPr/>
              </w:pPrChange>
            </w:pPr>
            <w:del w:id="7568" w:author="Strzelczyk, Anthony (A.)" w:date="2020-12-11T12:43:00Z">
              <w:r w:rsidRPr="00B3499B" w:rsidDel="00E16892">
                <w:rPr>
                  <w:rFonts w:cs="Arial"/>
                  <w:b/>
                  <w:bCs/>
                  <w:sz w:val="16"/>
                  <w:szCs w:val="14"/>
                </w:rPr>
                <w:delText>Source</w:delText>
              </w:r>
              <w:bookmarkStart w:id="7569" w:name="_Toc89439777"/>
              <w:bookmarkEnd w:id="7569"/>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B8B54" w14:textId="007A4B27" w:rsidR="00C1443D" w:rsidDel="00E16892" w:rsidRDefault="00C1443D">
            <w:pPr>
              <w:spacing w:line="240" w:lineRule="atLeast"/>
              <w:rPr>
                <w:del w:id="7570" w:author="Strzelczyk, Anthony (A.)" w:date="2020-12-11T12:43:00Z"/>
              </w:rPr>
              <w:pPrChange w:id="7571" w:author="Strzelczyk, Anthony (A.)" w:date="2020-12-11T12:24:00Z">
                <w:pPr/>
              </w:pPrChange>
            </w:pPr>
            <w:bookmarkStart w:id="7572" w:name="_Toc89439778"/>
            <w:bookmarkEnd w:id="7572"/>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D01C9" w14:textId="511E5FA6" w:rsidR="00C1443D" w:rsidRPr="00B3499B" w:rsidDel="00E16892" w:rsidRDefault="00C1443D">
            <w:pPr>
              <w:spacing w:line="240" w:lineRule="atLeast"/>
              <w:ind w:left="139"/>
              <w:rPr>
                <w:del w:id="7573" w:author="Strzelczyk, Anthony (A.)" w:date="2020-12-11T12:43:00Z"/>
                <w:rFonts w:cs="Arial"/>
                <w:b/>
                <w:bCs/>
                <w:sz w:val="16"/>
                <w:szCs w:val="14"/>
              </w:rPr>
              <w:pPrChange w:id="7574" w:author="Strzelczyk, Anthony (A.)" w:date="2020-12-11T12:24:00Z">
                <w:pPr>
                  <w:ind w:left="139"/>
                </w:pPr>
              </w:pPrChange>
            </w:pPr>
            <w:del w:id="7575" w:author="Strzelczyk, Anthony (A.)" w:date="2020-12-11T12:43:00Z">
              <w:r w:rsidRPr="00B3499B" w:rsidDel="00E16892">
                <w:rPr>
                  <w:rFonts w:cs="Arial"/>
                  <w:b/>
                  <w:bCs/>
                  <w:sz w:val="16"/>
                  <w:szCs w:val="14"/>
                </w:rPr>
                <w:delText>Owner</w:delText>
              </w:r>
              <w:bookmarkStart w:id="7576" w:name="_Toc89439779"/>
              <w:bookmarkEnd w:id="7576"/>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A67FF" w14:textId="15483128" w:rsidR="00C1443D" w:rsidDel="00E16892" w:rsidRDefault="00C1443D">
            <w:pPr>
              <w:spacing w:line="240" w:lineRule="atLeast"/>
              <w:rPr>
                <w:del w:id="7577" w:author="Strzelczyk, Anthony (A.)" w:date="2020-12-11T12:43:00Z"/>
              </w:rPr>
              <w:pPrChange w:id="7578" w:author="Strzelczyk, Anthony (A.)" w:date="2020-12-11T12:24:00Z">
                <w:pPr/>
              </w:pPrChange>
            </w:pPr>
            <w:bookmarkStart w:id="7579" w:name="_Toc89439780"/>
            <w:bookmarkEnd w:id="7579"/>
          </w:p>
        </w:tc>
        <w:bookmarkStart w:id="7580" w:name="_Toc89439781"/>
        <w:bookmarkEnd w:id="7580"/>
      </w:tr>
      <w:tr w:rsidR="00C1443D" w:rsidRPr="00B3499B" w:rsidDel="00E16892" w14:paraId="3D11D01C" w14:textId="46DDD10B" w:rsidTr="00305341">
        <w:trPr>
          <w:del w:id="7581" w:author="Strzelczyk, Anthony (A.)" w:date="2020-12-11T12:4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97C27" w14:textId="422834E1" w:rsidR="00C1443D" w:rsidRPr="00B3499B" w:rsidDel="00E16892" w:rsidRDefault="00C1443D">
            <w:pPr>
              <w:spacing w:line="240" w:lineRule="atLeast"/>
              <w:rPr>
                <w:del w:id="7582" w:author="Strzelczyk, Anthony (A.)" w:date="2020-12-11T12:43:00Z"/>
                <w:rFonts w:cs="Arial"/>
                <w:b/>
                <w:bCs/>
                <w:sz w:val="16"/>
                <w:szCs w:val="14"/>
              </w:rPr>
              <w:pPrChange w:id="7583" w:author="Strzelczyk, Anthony (A.)" w:date="2020-12-11T12:24:00Z">
                <w:pPr/>
              </w:pPrChange>
            </w:pPr>
            <w:del w:id="7584" w:author="Strzelczyk, Anthony (A.)" w:date="2020-12-11T12:43:00Z">
              <w:r w:rsidRPr="00B3499B" w:rsidDel="00E16892">
                <w:rPr>
                  <w:rFonts w:cs="Arial"/>
                  <w:b/>
                  <w:bCs/>
                  <w:sz w:val="16"/>
                  <w:szCs w:val="14"/>
                </w:rPr>
                <w:delText>Source Req.</w:delText>
              </w:r>
              <w:bookmarkStart w:id="7585" w:name="_Toc89439782"/>
              <w:bookmarkEnd w:id="7585"/>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3C99F8" w14:textId="1B8181DE" w:rsidR="00C1443D" w:rsidDel="00E16892" w:rsidRDefault="00C1443D">
            <w:pPr>
              <w:spacing w:line="240" w:lineRule="atLeast"/>
              <w:rPr>
                <w:del w:id="7586" w:author="Strzelczyk, Anthony (A.)" w:date="2020-12-11T12:43:00Z"/>
              </w:rPr>
              <w:pPrChange w:id="7587" w:author="Strzelczyk, Anthony (A.)" w:date="2020-12-11T12:24:00Z">
                <w:pPr/>
              </w:pPrChange>
            </w:pPr>
            <w:bookmarkStart w:id="7588" w:name="_Toc89439783"/>
            <w:bookmarkEnd w:id="7588"/>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B829B" w14:textId="44CFF825" w:rsidR="00C1443D" w:rsidRPr="00B3499B" w:rsidDel="00E16892" w:rsidRDefault="00C1443D">
            <w:pPr>
              <w:spacing w:line="240" w:lineRule="atLeast"/>
              <w:ind w:left="139"/>
              <w:rPr>
                <w:del w:id="7589" w:author="Strzelczyk, Anthony (A.)" w:date="2020-12-11T12:43:00Z"/>
                <w:rFonts w:cs="Arial"/>
                <w:b/>
                <w:bCs/>
                <w:sz w:val="16"/>
                <w:szCs w:val="16"/>
              </w:rPr>
              <w:pPrChange w:id="7590" w:author="Strzelczyk, Anthony (A.)" w:date="2020-12-11T12:24:00Z">
                <w:pPr>
                  <w:ind w:left="139"/>
                </w:pPr>
              </w:pPrChange>
            </w:pPr>
            <w:del w:id="7591" w:author="Strzelczyk, Anthony (A.)" w:date="2020-12-11T12:43:00Z">
              <w:r w:rsidRPr="00B3499B" w:rsidDel="00E16892">
                <w:rPr>
                  <w:rFonts w:cs="Arial"/>
                  <w:b/>
                  <w:bCs/>
                  <w:sz w:val="16"/>
                  <w:szCs w:val="16"/>
                </w:rPr>
                <w:delText>V&amp;V Method</w:delText>
              </w:r>
              <w:bookmarkStart w:id="7592" w:name="_Toc89439784"/>
              <w:bookmarkEnd w:id="7592"/>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E4109" w14:textId="796F88BE" w:rsidR="00C1443D" w:rsidDel="00E16892" w:rsidRDefault="00C1443D">
            <w:pPr>
              <w:spacing w:line="240" w:lineRule="atLeast"/>
              <w:rPr>
                <w:del w:id="7593" w:author="Strzelczyk, Anthony (A.)" w:date="2020-12-11T12:43:00Z"/>
              </w:rPr>
              <w:pPrChange w:id="7594" w:author="Strzelczyk, Anthony (A.)" w:date="2020-12-11T12:24:00Z">
                <w:pPr/>
              </w:pPrChange>
            </w:pPr>
            <w:bookmarkStart w:id="7595" w:name="_Toc89439785"/>
            <w:bookmarkEnd w:id="7595"/>
          </w:p>
        </w:tc>
        <w:bookmarkStart w:id="7596" w:name="_Toc89439786"/>
        <w:bookmarkEnd w:id="7596"/>
      </w:tr>
      <w:tr w:rsidR="009A7C67" w:rsidRPr="00B3499B" w:rsidDel="00E16892" w14:paraId="6C3FBB38" w14:textId="6DB4A3F1" w:rsidTr="00305341">
        <w:trPr>
          <w:trHeight w:val="133"/>
          <w:del w:id="7597" w:author="Strzelczyk, Anthony (A.)" w:date="2020-12-11T12:4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993D7" w14:textId="6A31BCE6" w:rsidR="00C1443D" w:rsidRPr="00B3499B" w:rsidDel="00E16892" w:rsidRDefault="00C1443D">
            <w:pPr>
              <w:spacing w:line="240" w:lineRule="atLeast"/>
              <w:rPr>
                <w:del w:id="7598" w:author="Strzelczyk, Anthony (A.)" w:date="2020-12-11T12:43:00Z"/>
                <w:rFonts w:eastAsiaTheme="minorHAnsi" w:cs="Arial"/>
                <w:b/>
                <w:bCs/>
                <w:sz w:val="16"/>
                <w:szCs w:val="14"/>
              </w:rPr>
              <w:pPrChange w:id="7599" w:author="Strzelczyk, Anthony (A.)" w:date="2020-12-11T12:24:00Z">
                <w:pPr/>
              </w:pPrChange>
            </w:pPr>
            <w:del w:id="7600" w:author="Strzelczyk, Anthony (A.)" w:date="2020-12-11T12:43:00Z">
              <w:r w:rsidRPr="00B3499B" w:rsidDel="00E16892">
                <w:rPr>
                  <w:rFonts w:cs="Arial"/>
                  <w:b/>
                  <w:bCs/>
                  <w:sz w:val="16"/>
                  <w:szCs w:val="14"/>
                </w:rPr>
                <w:delText>Type</w:delText>
              </w:r>
              <w:bookmarkStart w:id="7601" w:name="_Toc89439787"/>
              <w:bookmarkEnd w:id="7601"/>
            </w:del>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599EDC" w14:textId="60EE1D8C" w:rsidR="00C1443D" w:rsidRPr="00B3499B" w:rsidDel="00E16892" w:rsidRDefault="00C1443D">
            <w:pPr>
              <w:spacing w:line="240" w:lineRule="atLeast"/>
              <w:rPr>
                <w:del w:id="7602" w:author="Strzelczyk, Anthony (A.)" w:date="2020-12-11T12:43:00Z"/>
                <w:rFonts w:cs="Arial"/>
                <w:color w:val="000000" w:themeColor="text1"/>
                <w:sz w:val="16"/>
                <w:szCs w:val="14"/>
              </w:rPr>
              <w:pPrChange w:id="7603" w:author="Strzelczyk, Anthony (A.)" w:date="2020-12-11T12:24:00Z">
                <w:pPr/>
              </w:pPrChange>
            </w:pPr>
            <w:del w:id="7604" w:author="Strzelczyk, Anthony (A.)" w:date="2020-12-11T12:43:00Z">
              <w:r w:rsidRPr="00B3499B" w:rsidDel="00E16892">
                <w:rPr>
                  <w:rFonts w:cs="Arial"/>
                  <w:color w:val="000000" w:themeColor="text1"/>
                  <w:sz w:val="16"/>
                  <w:szCs w:val="14"/>
                </w:rPr>
                <w:delText>Functional</w:delText>
              </w:r>
              <w:bookmarkStart w:id="7605" w:name="_Toc89439788"/>
              <w:bookmarkEnd w:id="7605"/>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02C39" w14:textId="08834875" w:rsidR="00C1443D" w:rsidRPr="00B3499B" w:rsidDel="00E16892" w:rsidRDefault="00C1443D">
            <w:pPr>
              <w:spacing w:line="240" w:lineRule="atLeast"/>
              <w:rPr>
                <w:del w:id="7606" w:author="Strzelczyk, Anthony (A.)" w:date="2020-12-11T12:43:00Z"/>
                <w:rFonts w:cs="Arial"/>
                <w:b/>
                <w:bCs/>
                <w:sz w:val="16"/>
                <w:szCs w:val="14"/>
              </w:rPr>
              <w:pPrChange w:id="7607" w:author="Strzelczyk, Anthony (A.)" w:date="2020-12-11T12:24:00Z">
                <w:pPr/>
              </w:pPrChange>
            </w:pPr>
            <w:del w:id="7608" w:author="Strzelczyk, Anthony (A.)" w:date="2020-12-11T12:43:00Z">
              <w:r w:rsidRPr="00B3499B" w:rsidDel="00E16892">
                <w:rPr>
                  <w:rFonts w:cs="Arial"/>
                  <w:b/>
                  <w:bCs/>
                  <w:sz w:val="16"/>
                  <w:szCs w:val="14"/>
                </w:rPr>
                <w:delText>Priority</w:delText>
              </w:r>
              <w:bookmarkStart w:id="7609" w:name="_Toc89439789"/>
              <w:bookmarkEnd w:id="7609"/>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D596D" w14:textId="4576227E" w:rsidR="00C1443D" w:rsidRPr="00B3499B" w:rsidDel="00E16892" w:rsidRDefault="00C1443D">
            <w:pPr>
              <w:spacing w:line="240" w:lineRule="atLeast"/>
              <w:rPr>
                <w:del w:id="7610" w:author="Strzelczyk, Anthony (A.)" w:date="2020-12-11T12:43:00Z"/>
                <w:rFonts w:cs="Arial"/>
                <w:color w:val="000000" w:themeColor="text1"/>
                <w:sz w:val="16"/>
                <w:szCs w:val="14"/>
              </w:rPr>
              <w:pPrChange w:id="7611" w:author="Strzelczyk, Anthony (A.)" w:date="2020-12-11T12:24:00Z">
                <w:pPr/>
              </w:pPrChange>
            </w:pPr>
            <w:del w:id="7612" w:author="Strzelczyk, Anthony (A.)" w:date="2020-12-11T12:43:00Z">
              <w:r w:rsidRPr="00B3499B" w:rsidDel="00E16892">
                <w:rPr>
                  <w:rFonts w:cs="Arial"/>
                  <w:color w:val="000000" w:themeColor="text1"/>
                  <w:sz w:val="16"/>
                  <w:szCs w:val="14"/>
                </w:rPr>
                <w:delText>1 - High</w:delText>
              </w:r>
              <w:bookmarkStart w:id="7613" w:name="_Toc89439790"/>
              <w:bookmarkEnd w:id="7613"/>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C98D0" w14:textId="4B676CC6" w:rsidR="00C1443D" w:rsidRPr="00B3499B" w:rsidDel="00E16892" w:rsidRDefault="00C1443D">
            <w:pPr>
              <w:spacing w:line="240" w:lineRule="atLeast"/>
              <w:ind w:left="128"/>
              <w:rPr>
                <w:del w:id="7614" w:author="Strzelczyk, Anthony (A.)" w:date="2020-12-11T12:43:00Z"/>
                <w:rFonts w:cs="Arial"/>
                <w:b/>
                <w:bCs/>
                <w:sz w:val="16"/>
                <w:szCs w:val="14"/>
              </w:rPr>
              <w:pPrChange w:id="7615" w:author="Strzelczyk, Anthony (A.)" w:date="2020-12-11T12:24:00Z">
                <w:pPr>
                  <w:ind w:left="128"/>
                </w:pPr>
              </w:pPrChange>
            </w:pPr>
            <w:del w:id="7616" w:author="Strzelczyk, Anthony (A.)" w:date="2020-12-11T12:43:00Z">
              <w:r w:rsidRPr="00B3499B" w:rsidDel="00E16892">
                <w:rPr>
                  <w:rFonts w:cs="Arial"/>
                  <w:b/>
                  <w:bCs/>
                  <w:sz w:val="16"/>
                  <w:szCs w:val="14"/>
                </w:rPr>
                <w:delText>Status</w:delText>
              </w:r>
              <w:bookmarkStart w:id="7617" w:name="_Toc89439791"/>
              <w:bookmarkEnd w:id="7617"/>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F6B30" w14:textId="59C4CB35" w:rsidR="00C1443D" w:rsidDel="00E16892" w:rsidRDefault="00C1443D">
            <w:pPr>
              <w:spacing w:line="240" w:lineRule="atLeast"/>
              <w:rPr>
                <w:del w:id="7618" w:author="Strzelczyk, Anthony (A.)" w:date="2020-12-11T12:43:00Z"/>
              </w:rPr>
              <w:pPrChange w:id="7619" w:author="Strzelczyk, Anthony (A.)" w:date="2020-12-11T12:24:00Z">
                <w:pPr/>
              </w:pPrChange>
            </w:pPr>
            <w:bookmarkStart w:id="7620" w:name="_Toc89439792"/>
            <w:bookmarkEnd w:id="7620"/>
          </w:p>
        </w:tc>
        <w:bookmarkStart w:id="7621" w:name="_Toc89439793"/>
        <w:bookmarkEnd w:id="7621"/>
      </w:tr>
    </w:tbl>
    <w:p w14:paraId="2D37266F" w14:textId="1242F519" w:rsidR="00B552B9" w:rsidRDefault="00B552B9">
      <w:pPr>
        <w:pStyle w:val="Heading2"/>
        <w:tabs>
          <w:tab w:val="num" w:pos="718"/>
        </w:tabs>
        <w:spacing w:line="240" w:lineRule="atLeast"/>
        <w:ind w:left="601" w:hanging="601"/>
        <w:rPr>
          <w:ins w:id="7622" w:author="Strzelczyk, Anthony (A.)" w:date="2020-12-11T13:20:00Z"/>
        </w:rPr>
        <w:pPrChange w:id="7623" w:author="Strzelczyk, Anthony (A.)" w:date="2020-12-11T12:24:00Z">
          <w:pPr>
            <w:pStyle w:val="Heading2"/>
            <w:tabs>
              <w:tab w:val="num" w:pos="718"/>
            </w:tabs>
            <w:ind w:left="601" w:hanging="601"/>
          </w:pPr>
        </w:pPrChange>
      </w:pPr>
      <w:bookmarkStart w:id="7624" w:name="_Toc89439794"/>
      <w:r>
        <w:t xml:space="preserve">Rear Fog </w:t>
      </w:r>
      <w:r w:rsidRPr="007C20FA">
        <w:t>Functional Requirements</w:t>
      </w:r>
      <w:bookmarkEnd w:id="7624"/>
    </w:p>
    <w:p w14:paraId="798B2312" w14:textId="77777777" w:rsidR="004516AB" w:rsidRDefault="004516AB">
      <w:pPr>
        <w:spacing w:line="240" w:lineRule="atLeast"/>
        <w:rPr>
          <w:ins w:id="7625" w:author="Strzelczyk, Anthony (A.)" w:date="2020-12-18T09:19:00Z"/>
          <w:rFonts w:cs="Arial"/>
        </w:rPr>
        <w:pPrChange w:id="7626" w:author="Strzelczyk, Anthony (A.)" w:date="2020-12-18T09:18:00Z">
          <w:pPr>
            <w:overflowPunct/>
            <w:textAlignment w:val="auto"/>
          </w:pPr>
        </w:pPrChange>
      </w:pPr>
    </w:p>
    <w:p w14:paraId="50115064" w14:textId="27EAEDC4" w:rsidR="00734D37" w:rsidRPr="004051D0" w:rsidRDefault="00734D37" w:rsidP="00734D37">
      <w:pPr>
        <w:pStyle w:val="RERequirement"/>
        <w:shd w:val="clear" w:color="auto" w:fill="F2F2F2" w:themeFill="background1" w:themeFillShade="F2"/>
        <w:rPr>
          <w:ins w:id="7627" w:author="Strzelczyk, Anthony (A.)" w:date="2020-12-18T08:43:00Z"/>
          <w:rFonts w:ascii="Arial" w:hAnsi="Arial" w:cs="Arial"/>
        </w:rPr>
      </w:pPr>
      <w:ins w:id="7628" w:author="Strzelczyk, Anthony (A.)" w:date="2020-12-18T08:43:00Z">
        <w:r w:rsidRPr="004051D0">
          <w:rPr>
            <w:rFonts w:ascii="Arial" w:hAnsi="Arial" w:cs="Arial"/>
          </w:rPr>
          <w:t>###</w:t>
        </w:r>
        <w:bookmarkStart w:id="7629" w:name="R_ID_F_00056_Telltale_Display"/>
        <w:r>
          <w:rPr>
            <w:rFonts w:ascii="Arial" w:hAnsi="Arial" w:cs="Arial"/>
          </w:rPr>
          <w:t>R_F_Rear Fog Telltale Display_00</w:t>
        </w:r>
      </w:ins>
      <w:bookmarkEnd w:id="7629"/>
      <w:r w:rsidR="00035E9B">
        <w:rPr>
          <w:rFonts w:ascii="Arial" w:hAnsi="Arial" w:cs="Arial"/>
        </w:rPr>
        <w:t>10</w:t>
      </w:r>
      <w:ins w:id="7630" w:author="Strzelczyk, Anthony (A.)" w:date="2020-12-18T08:43:00Z">
        <w:r w:rsidRPr="004051D0">
          <w:rPr>
            <w:rFonts w:ascii="Arial" w:hAnsi="Arial" w:cs="Arial"/>
          </w:rPr>
          <w:t xml:space="preserve">### </w:t>
        </w:r>
        <w:r>
          <w:rPr>
            <w:rFonts w:ascii="Arial" w:hAnsi="Arial" w:cs="Arial"/>
          </w:rPr>
          <w:t>Telltale Display</w:t>
        </w:r>
      </w:ins>
    </w:p>
    <w:p w14:paraId="6CC9A3B6" w14:textId="209C7E67" w:rsidR="00734D37" w:rsidRDefault="00734D37" w:rsidP="00A479EC">
      <w:pPr>
        <w:spacing w:line="240" w:lineRule="atLeast"/>
        <w:rPr>
          <w:rFonts w:cs="Arial"/>
        </w:rPr>
      </w:pPr>
      <w:ins w:id="7631" w:author="Strzelczyk, Anthony (A.)" w:date="2020-12-18T08:43:00Z">
        <w:r w:rsidRPr="002824CB">
          <w:rPr>
            <w:rFonts w:cs="Arial"/>
          </w:rPr>
          <w:lastRenderedPageBreak/>
          <w:t xml:space="preserve">The </w:t>
        </w:r>
      </w:ins>
      <w:ins w:id="7632" w:author="Strzelczyk, Anthony (A.)" w:date="2020-12-18T08:44:00Z">
        <w:r w:rsidRPr="002824CB">
          <w:rPr>
            <w:rFonts w:cs="Arial"/>
          </w:rPr>
          <w:t>Rear</w:t>
        </w:r>
      </w:ins>
      <w:ins w:id="7633" w:author="Strzelczyk, Anthony (A.)" w:date="2020-12-18T08:43:00Z">
        <w:r w:rsidR="002A6EE4">
          <w:rPr>
            <w:rFonts w:cs="Arial"/>
          </w:rPr>
          <w:t xml:space="preserve"> Fog Telltale indicator</w:t>
        </w:r>
        <w:r w:rsidRPr="002824CB">
          <w:rPr>
            <w:rFonts w:cs="Arial"/>
          </w:rPr>
          <w:t xml:space="preserve"> </w:t>
        </w:r>
      </w:ins>
      <w:r w:rsidR="004369A9">
        <w:rPr>
          <w:rFonts w:cs="Arial"/>
        </w:rPr>
        <w:t xml:space="preserve">shall be </w:t>
      </w:r>
      <w:ins w:id="7634" w:author="Strzelczyk, Anthony (A.)" w:date="2020-12-18T08:43:00Z">
        <w:r w:rsidRPr="002824CB">
          <w:rPr>
            <w:rFonts w:cs="Arial"/>
          </w:rPr>
          <w:t>illuminated</w:t>
        </w:r>
      </w:ins>
      <w:ins w:id="7635" w:author="Strzelczyk, Anthony (A.)" w:date="2020-12-21T13:11:00Z">
        <w:r w:rsidR="00AC33BE">
          <w:rPr>
            <w:rFonts w:cs="Arial"/>
          </w:rPr>
          <w:t xml:space="preserve"> whenever the r</w:t>
        </w:r>
        <w:r w:rsidR="00AD1F55">
          <w:rPr>
            <w:rFonts w:cs="Arial"/>
          </w:rPr>
          <w:t>ear fog lamps are activated and</w:t>
        </w:r>
      </w:ins>
      <w:ins w:id="7636" w:author="Strzelczyk, Anthony (A.)" w:date="2020-12-18T08:43:00Z">
        <w:r w:rsidRPr="002824CB">
          <w:rPr>
            <w:rFonts w:cs="Arial"/>
          </w:rPr>
          <w:t xml:space="preserve"> shall be easily visible and recognizable to the vehicle operator during the operation of the vehicle.</w:t>
        </w:r>
      </w:ins>
    </w:p>
    <w:p w14:paraId="2EA9F33C" w14:textId="77777777" w:rsidR="00A479EC" w:rsidRPr="004051D0" w:rsidRDefault="00A479EC" w:rsidP="00A479EC">
      <w:pPr>
        <w:spacing w:line="240" w:lineRule="atLeast"/>
        <w:rPr>
          <w:ins w:id="7637" w:author="Strzelczyk, Anthony (A.)" w:date="2020-12-18T08:43: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734D37" w:rsidRPr="004051D0" w14:paraId="561A37E1" w14:textId="77777777" w:rsidTr="00FB0CAE">
        <w:trPr>
          <w:gridAfter w:val="1"/>
          <w:wAfter w:w="15" w:type="dxa"/>
          <w:hidden/>
          <w:ins w:id="7638" w:author="Strzelczyk, Anthony (A.)" w:date="2020-12-18T08:43: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9A7229" w14:textId="0C5EDC04" w:rsidR="00734D37" w:rsidRPr="004051D0" w:rsidRDefault="00734D37" w:rsidP="00FB0CAE">
            <w:pPr>
              <w:rPr>
                <w:ins w:id="7639" w:author="Strzelczyk, Anthony (A.)" w:date="2020-12-18T08:43:00Z"/>
                <w:rFonts w:eastAsiaTheme="minorHAnsi" w:cs="Arial"/>
                <w:bCs/>
                <w:vanish/>
                <w:color w:val="808080" w:themeColor="background1" w:themeShade="80"/>
                <w:sz w:val="16"/>
                <w:szCs w:val="14"/>
              </w:rPr>
            </w:pPr>
            <w:ins w:id="7640" w:author="Strzelczyk, Anthony (A.)" w:date="2020-12-18T08:43: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R_F_Rear Fog Telltale Display_00056</w:t>
              </w:r>
              <w:r w:rsidRPr="004051D0">
                <w:rPr>
                  <w:rFonts w:cs="Arial"/>
                  <w:bCs/>
                  <w:vanish/>
                  <w:color w:val="808080" w:themeColor="background1" w:themeShade="80"/>
                  <w:sz w:val="16"/>
                  <w:szCs w:val="14"/>
                </w:rPr>
                <w:t>###</w:t>
              </w:r>
            </w:ins>
          </w:p>
        </w:tc>
      </w:tr>
      <w:tr w:rsidR="00734D37" w:rsidRPr="004051D0" w14:paraId="631BE311" w14:textId="77777777" w:rsidTr="00FB0CAE">
        <w:trPr>
          <w:hidden/>
          <w:ins w:id="7641" w:author="Strzelczyk, Anthony (A.)" w:date="2020-12-18T08:4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E9A4A" w14:textId="77777777" w:rsidR="00734D37" w:rsidRPr="004051D0" w:rsidRDefault="00734D37" w:rsidP="00FB0CAE">
            <w:pPr>
              <w:rPr>
                <w:ins w:id="7642" w:author="Strzelczyk, Anthony (A.)" w:date="2020-12-18T08:43:00Z"/>
                <w:rFonts w:eastAsiaTheme="minorHAnsi" w:cs="Arial"/>
                <w:b/>
                <w:bCs/>
                <w:vanish/>
                <w:sz w:val="16"/>
                <w:szCs w:val="14"/>
              </w:rPr>
            </w:pPr>
            <w:ins w:id="7643" w:author="Strzelczyk, Anthony (A.)" w:date="2020-12-18T08:43: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1E3C5" w14:textId="10F2F973" w:rsidR="00734D37" w:rsidRPr="004051D0" w:rsidRDefault="001637D5" w:rsidP="00FB0CAE">
            <w:pPr>
              <w:rPr>
                <w:ins w:id="7644" w:author="Strzelczyk, Anthony (A.)" w:date="2020-12-18T08:43:00Z"/>
                <w:rFonts w:cs="Arial"/>
                <w:vanish/>
                <w:color w:val="000000" w:themeColor="text1"/>
                <w:sz w:val="16"/>
                <w:szCs w:val="14"/>
              </w:rPr>
            </w:pPr>
            <w:r>
              <w:rPr>
                <w:rFonts w:cs="Arial"/>
                <w:vanish/>
                <w:color w:val="000000" w:themeColor="text1"/>
                <w:sz w:val="16"/>
                <w:szCs w:val="14"/>
              </w:rPr>
              <w:t>To inform the driver that the rear fog lamps are on.</w:t>
            </w:r>
          </w:p>
        </w:tc>
      </w:tr>
      <w:tr w:rsidR="00734D37" w:rsidRPr="004051D0" w14:paraId="4A529DE6" w14:textId="77777777" w:rsidTr="00FB0CAE">
        <w:trPr>
          <w:hidden/>
          <w:ins w:id="7645" w:author="Strzelczyk, Anthony (A.)" w:date="2020-12-18T08:4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2EF99" w14:textId="77777777" w:rsidR="00734D37" w:rsidRPr="004051D0" w:rsidRDefault="00734D37" w:rsidP="00FB0CAE">
            <w:pPr>
              <w:rPr>
                <w:ins w:id="7646" w:author="Strzelczyk, Anthony (A.)" w:date="2020-12-18T08:43:00Z"/>
                <w:rFonts w:eastAsiaTheme="minorHAnsi" w:cs="Arial"/>
                <w:b/>
                <w:bCs/>
                <w:vanish/>
                <w:sz w:val="16"/>
                <w:szCs w:val="14"/>
              </w:rPr>
            </w:pPr>
            <w:ins w:id="7647" w:author="Strzelczyk, Anthony (A.)" w:date="2020-12-18T08:43: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E940E" w14:textId="77777777" w:rsidR="00734D37" w:rsidRPr="004051D0" w:rsidRDefault="00734D37" w:rsidP="00FB0CAE">
            <w:pPr>
              <w:rPr>
                <w:ins w:id="7648" w:author="Strzelczyk, Anthony (A.)" w:date="2020-12-18T08:43:00Z"/>
                <w:rFonts w:cs="Arial"/>
                <w:vanish/>
                <w:color w:val="000000" w:themeColor="text1"/>
                <w:sz w:val="16"/>
                <w:szCs w:val="14"/>
              </w:rPr>
            </w:pPr>
          </w:p>
        </w:tc>
      </w:tr>
      <w:tr w:rsidR="00734D37" w:rsidRPr="004051D0" w14:paraId="7E857AF7" w14:textId="77777777" w:rsidTr="00FB0CAE">
        <w:trPr>
          <w:hidden/>
          <w:ins w:id="7649" w:author="Strzelczyk, Anthony (A.)" w:date="2020-12-18T08:4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05EF7" w14:textId="77777777" w:rsidR="00734D37" w:rsidRPr="004051D0" w:rsidRDefault="00734D37" w:rsidP="00FB0CAE">
            <w:pPr>
              <w:rPr>
                <w:ins w:id="7650" w:author="Strzelczyk, Anthony (A.)" w:date="2020-12-18T08:43:00Z"/>
                <w:rFonts w:cs="Arial"/>
                <w:vanish/>
                <w:sz w:val="16"/>
                <w:szCs w:val="14"/>
              </w:rPr>
            </w:pPr>
            <w:ins w:id="7651" w:author="Strzelczyk, Anthony (A.)" w:date="2020-12-18T08:43: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80C1C" w14:textId="77777777" w:rsidR="00734D37" w:rsidRPr="004051D0" w:rsidRDefault="00734D37" w:rsidP="00FB0CAE">
            <w:pPr>
              <w:rPr>
                <w:ins w:id="7652" w:author="Strzelczyk, Anthony (A.)" w:date="2020-12-18T08:43:00Z"/>
                <w:rFonts w:cs="Arial"/>
                <w:vanish/>
                <w:color w:val="000000" w:themeColor="text1"/>
                <w:sz w:val="16"/>
                <w:szCs w:val="14"/>
              </w:rPr>
            </w:pPr>
          </w:p>
        </w:tc>
      </w:tr>
      <w:tr w:rsidR="00734D37" w:rsidRPr="004051D0" w14:paraId="7CA5E350" w14:textId="77777777" w:rsidTr="00FB0CAE">
        <w:trPr>
          <w:hidden/>
          <w:ins w:id="7653" w:author="Strzelczyk, Anthony (A.)" w:date="2020-12-18T08:4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B4C0A" w14:textId="77777777" w:rsidR="00734D37" w:rsidRPr="004051D0" w:rsidRDefault="00734D37" w:rsidP="00FB0CAE">
            <w:pPr>
              <w:rPr>
                <w:ins w:id="7654" w:author="Strzelczyk, Anthony (A.)" w:date="2020-12-18T08:43:00Z"/>
                <w:rFonts w:cs="Arial"/>
                <w:b/>
                <w:bCs/>
                <w:vanish/>
                <w:sz w:val="16"/>
                <w:szCs w:val="14"/>
              </w:rPr>
            </w:pPr>
            <w:ins w:id="7655" w:author="Strzelczyk, Anthony (A.)" w:date="2020-12-18T08:43: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114A4" w14:textId="1EB6EA82" w:rsidR="00734D37" w:rsidRPr="004051D0" w:rsidRDefault="00DE7907" w:rsidP="00FB0CAE">
            <w:pPr>
              <w:rPr>
                <w:ins w:id="7656" w:author="Strzelczyk, Anthony (A.)" w:date="2020-12-18T08:43:00Z"/>
                <w:rFonts w:cs="Arial"/>
                <w:vanish/>
                <w:color w:val="000000" w:themeColor="text1"/>
                <w:sz w:val="16"/>
                <w:szCs w:val="14"/>
              </w:rPr>
            </w:pPr>
            <w:ins w:id="7657" w:author="Strzelczyk, Anthony (A.)" w:date="2020-12-18T09:28:00Z">
              <w:r w:rsidRPr="00B3499B">
                <w:rPr>
                  <w:rFonts w:cs="Arial"/>
                  <w:color w:val="000000" w:themeColor="text1"/>
                  <w:sz w:val="16"/>
                  <w:szCs w:val="14"/>
                </w:rPr>
                <w:t>ECE R48  6.11.8 ;ECE R121</w:t>
              </w:r>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1BED5" w14:textId="77777777" w:rsidR="00734D37" w:rsidRPr="004051D0" w:rsidRDefault="00734D37" w:rsidP="00FB0CAE">
            <w:pPr>
              <w:ind w:left="139"/>
              <w:rPr>
                <w:ins w:id="7658" w:author="Strzelczyk, Anthony (A.)" w:date="2020-12-18T08:43:00Z"/>
                <w:rFonts w:cs="Arial"/>
                <w:b/>
                <w:bCs/>
                <w:vanish/>
                <w:sz w:val="16"/>
                <w:szCs w:val="14"/>
              </w:rPr>
            </w:pPr>
            <w:ins w:id="7659" w:author="Strzelczyk, Anthony (A.)" w:date="2020-12-18T08:43: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2B064" w14:textId="2B16B17B" w:rsidR="00734D37" w:rsidRPr="004051D0" w:rsidRDefault="00E52544" w:rsidP="00FB0CAE">
            <w:pPr>
              <w:rPr>
                <w:ins w:id="7660" w:author="Strzelczyk, Anthony (A.)" w:date="2020-12-18T08:43:00Z"/>
                <w:rFonts w:cs="Arial"/>
                <w:vanish/>
                <w:color w:val="000000" w:themeColor="text1"/>
                <w:sz w:val="16"/>
                <w:szCs w:val="14"/>
              </w:rPr>
            </w:pPr>
            <w:ins w:id="7661" w:author="Strzelczyk, Anthony (A.)" w:date="2021-01-25T09:47:00Z">
              <w:r>
                <w:rPr>
                  <w:rFonts w:cs="Arial"/>
                  <w:vanish/>
                  <w:color w:val="000000" w:themeColor="text1"/>
                  <w:sz w:val="16"/>
                  <w:szCs w:val="14"/>
                </w:rPr>
                <w:t xml:space="preserve">PD and </w:t>
              </w:r>
            </w:ins>
            <w:ins w:id="7662" w:author="Strzelczyk, Anthony (A.)" w:date="2021-01-25T09:48:00Z">
              <w:r>
                <w:rPr>
                  <w:rFonts w:cs="Arial"/>
                  <w:vanish/>
                  <w:color w:val="000000" w:themeColor="text1"/>
                  <w:sz w:val="16"/>
                  <w:szCs w:val="14"/>
                </w:rPr>
                <w:t>ASO</w:t>
              </w:r>
            </w:ins>
          </w:p>
        </w:tc>
      </w:tr>
      <w:tr w:rsidR="00734D37" w:rsidRPr="004051D0" w14:paraId="26B871EC" w14:textId="77777777" w:rsidTr="00FB0CAE">
        <w:trPr>
          <w:hidden/>
          <w:ins w:id="7663" w:author="Strzelczyk, Anthony (A.)" w:date="2020-12-18T08:4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E5EFD" w14:textId="77777777" w:rsidR="00734D37" w:rsidRPr="004051D0" w:rsidRDefault="00734D37" w:rsidP="00FB0CAE">
            <w:pPr>
              <w:rPr>
                <w:ins w:id="7664" w:author="Strzelczyk, Anthony (A.)" w:date="2020-12-18T08:43:00Z"/>
                <w:rFonts w:cs="Arial"/>
                <w:b/>
                <w:bCs/>
                <w:vanish/>
                <w:sz w:val="16"/>
                <w:szCs w:val="14"/>
              </w:rPr>
            </w:pPr>
            <w:ins w:id="7665" w:author="Strzelczyk, Anthony (A.)" w:date="2020-12-18T08:43: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ECB2D" w14:textId="363617BA" w:rsidR="00734D37" w:rsidRPr="004051D0" w:rsidRDefault="001637D5" w:rsidP="008A60BC">
            <w:pPr>
              <w:rPr>
                <w:ins w:id="7666" w:author="Strzelczyk, Anthony (A.)" w:date="2020-12-18T08:43:00Z"/>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A57131" w14:textId="77777777" w:rsidR="00734D37" w:rsidRPr="004051D0" w:rsidRDefault="00734D37" w:rsidP="00FB0CAE">
            <w:pPr>
              <w:ind w:left="139"/>
              <w:rPr>
                <w:ins w:id="7667" w:author="Strzelczyk, Anthony (A.)" w:date="2020-12-18T08:43:00Z"/>
                <w:rFonts w:cs="Arial"/>
                <w:b/>
                <w:bCs/>
                <w:vanish/>
                <w:sz w:val="16"/>
                <w:szCs w:val="16"/>
              </w:rPr>
            </w:pPr>
            <w:ins w:id="7668" w:author="Strzelczyk, Anthony (A.)" w:date="2020-12-18T08:43: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F4283C" w14:textId="04062178" w:rsidR="00734D37" w:rsidRPr="004051D0" w:rsidRDefault="00CB6510" w:rsidP="00FB0CAE">
            <w:pPr>
              <w:rPr>
                <w:ins w:id="7669" w:author="Strzelczyk, Anthony (A.)" w:date="2020-12-18T08:43:00Z"/>
                <w:rFonts w:cs="Arial"/>
                <w:vanish/>
                <w:color w:val="000000" w:themeColor="text1"/>
                <w:sz w:val="16"/>
                <w:szCs w:val="14"/>
              </w:rPr>
            </w:pPr>
            <w:r>
              <w:rPr>
                <w:rFonts w:cs="Arial"/>
                <w:vanish/>
                <w:color w:val="000000" w:themeColor="text1"/>
                <w:sz w:val="16"/>
                <w:szCs w:val="14"/>
              </w:rPr>
              <w:t>System level, Bread Board, HIL</w:t>
            </w:r>
          </w:p>
        </w:tc>
      </w:tr>
      <w:tr w:rsidR="00734D37" w:rsidRPr="004051D0" w14:paraId="6265345F" w14:textId="77777777" w:rsidTr="00FB0CAE">
        <w:trPr>
          <w:trHeight w:val="133"/>
          <w:hidden/>
          <w:ins w:id="7670" w:author="Strzelczyk, Anthony (A.)" w:date="2020-12-18T08:4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72269" w14:textId="77777777" w:rsidR="00734D37" w:rsidRPr="004051D0" w:rsidRDefault="00734D37" w:rsidP="00FB0CAE">
            <w:pPr>
              <w:rPr>
                <w:ins w:id="7671" w:author="Strzelczyk, Anthony (A.)" w:date="2020-12-18T08:43:00Z"/>
                <w:rFonts w:eastAsiaTheme="minorHAnsi" w:cs="Arial"/>
                <w:b/>
                <w:bCs/>
                <w:vanish/>
                <w:sz w:val="16"/>
                <w:szCs w:val="14"/>
              </w:rPr>
            </w:pPr>
            <w:ins w:id="7672" w:author="Strzelczyk, Anthony (A.)" w:date="2020-12-18T08:43:00Z">
              <w:r w:rsidRPr="004051D0">
                <w:rPr>
                  <w:rFonts w:cs="Arial"/>
                  <w:b/>
                  <w:bCs/>
                  <w:vanish/>
                  <w:sz w:val="16"/>
                  <w:szCs w:val="14"/>
                </w:rPr>
                <w:t>Type</w:t>
              </w:r>
            </w:ins>
          </w:p>
        </w:tc>
        <w:customXmlInsRangeStart w:id="7673" w:author="Strzelczyk, Anthony (A.)" w:date="2020-12-18T08:43:00Z"/>
        <w:sdt>
          <w:sdtPr>
            <w:rPr>
              <w:rFonts w:cs="Arial"/>
              <w:vanish/>
              <w:color w:val="000000" w:themeColor="text1"/>
              <w:sz w:val="16"/>
              <w:szCs w:val="14"/>
            </w:rPr>
            <w:alias w:val="Requirement Type"/>
            <w:tag w:val="Requirements Type"/>
            <w:id w:val="1409431384"/>
            <w:placeholder>
              <w:docPart w:val="7912ED8635974E0885B0F13100271045"/>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7673"/>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EFC80B" w14:textId="02149274" w:rsidR="00734D37" w:rsidRPr="004051D0" w:rsidRDefault="00734D37" w:rsidP="00FB0CAE">
                <w:pPr>
                  <w:rPr>
                    <w:ins w:id="7674" w:author="Strzelczyk, Anthony (A.)" w:date="2020-12-18T08:43:00Z"/>
                    <w:rFonts w:cs="Arial"/>
                    <w:vanish/>
                    <w:color w:val="000000" w:themeColor="text1"/>
                    <w:sz w:val="16"/>
                    <w:szCs w:val="14"/>
                  </w:rPr>
                </w:pPr>
                <w:ins w:id="7675" w:author="Strzelczyk, Anthony (A.)" w:date="2020-12-18T08:43:00Z">
                  <w:r>
                    <w:rPr>
                      <w:rFonts w:cs="Arial"/>
                      <w:vanish/>
                      <w:color w:val="000000" w:themeColor="text1"/>
                      <w:sz w:val="16"/>
                      <w:szCs w:val="14"/>
                    </w:rPr>
                    <w:t>Functional</w:t>
                  </w:r>
                </w:ins>
              </w:p>
            </w:tc>
            <w:customXmlInsRangeStart w:id="7676" w:author="Strzelczyk, Anthony (A.)" w:date="2020-12-18T08:43:00Z"/>
          </w:sdtContent>
        </w:sdt>
        <w:customXmlInsRangeEnd w:id="7676"/>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A4D27" w14:textId="77777777" w:rsidR="00734D37" w:rsidRPr="004051D0" w:rsidRDefault="00734D37" w:rsidP="00FB0CAE">
            <w:pPr>
              <w:rPr>
                <w:ins w:id="7677" w:author="Strzelczyk, Anthony (A.)" w:date="2020-12-18T08:43:00Z"/>
                <w:rFonts w:cs="Arial"/>
                <w:b/>
                <w:bCs/>
                <w:vanish/>
                <w:sz w:val="16"/>
                <w:szCs w:val="14"/>
              </w:rPr>
            </w:pPr>
            <w:ins w:id="7678" w:author="Strzelczyk, Anthony (A.)" w:date="2020-12-18T08:43:00Z">
              <w:r w:rsidRPr="004051D0">
                <w:rPr>
                  <w:rFonts w:cs="Arial"/>
                  <w:b/>
                  <w:bCs/>
                  <w:vanish/>
                  <w:sz w:val="16"/>
                  <w:szCs w:val="14"/>
                </w:rPr>
                <w:t>Priority</w:t>
              </w:r>
            </w:ins>
          </w:p>
        </w:tc>
        <w:customXmlInsRangeStart w:id="7679" w:author="Strzelczyk, Anthony (A.)" w:date="2020-12-18T08:43:00Z"/>
        <w:sdt>
          <w:sdtPr>
            <w:rPr>
              <w:rFonts w:cs="Arial"/>
              <w:vanish/>
              <w:color w:val="000000" w:themeColor="text1"/>
              <w:sz w:val="16"/>
              <w:szCs w:val="14"/>
            </w:rPr>
            <w:alias w:val="Requirement Priority"/>
            <w:tag w:val="Requirement Priority"/>
            <w:id w:val="2081562808"/>
            <w:placeholder>
              <w:docPart w:val="640B45A1628F47E5917C050CD8FFF851"/>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7679"/>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E8E16" w14:textId="4405A555" w:rsidR="00734D37" w:rsidRPr="004051D0" w:rsidRDefault="00734D37" w:rsidP="00FB0CAE">
                <w:pPr>
                  <w:rPr>
                    <w:ins w:id="7680" w:author="Strzelczyk, Anthony (A.)" w:date="2020-12-18T08:43:00Z"/>
                    <w:rFonts w:cs="Arial"/>
                    <w:vanish/>
                    <w:color w:val="000000" w:themeColor="text1"/>
                    <w:sz w:val="16"/>
                    <w:szCs w:val="14"/>
                  </w:rPr>
                </w:pPr>
                <w:ins w:id="7681" w:author="Strzelczyk, Anthony (A.)" w:date="2020-12-18T08:43:00Z">
                  <w:r>
                    <w:rPr>
                      <w:rFonts w:cs="Arial"/>
                      <w:vanish/>
                      <w:color w:val="000000" w:themeColor="text1"/>
                      <w:sz w:val="16"/>
                      <w:szCs w:val="14"/>
                    </w:rPr>
                    <w:t>High (Mandatory)</w:t>
                  </w:r>
                </w:ins>
              </w:p>
            </w:tc>
            <w:customXmlInsRangeStart w:id="7682" w:author="Strzelczyk, Anthony (A.)" w:date="2020-12-18T08:43:00Z"/>
          </w:sdtContent>
        </w:sdt>
        <w:customXmlInsRangeEnd w:id="7682"/>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DAF52" w14:textId="77777777" w:rsidR="00734D37" w:rsidRPr="004051D0" w:rsidRDefault="00734D37" w:rsidP="00FB0CAE">
            <w:pPr>
              <w:ind w:left="128"/>
              <w:rPr>
                <w:ins w:id="7683" w:author="Strzelczyk, Anthony (A.)" w:date="2020-12-18T08:43:00Z"/>
                <w:rFonts w:cs="Arial"/>
                <w:b/>
                <w:bCs/>
                <w:vanish/>
                <w:sz w:val="16"/>
                <w:szCs w:val="14"/>
              </w:rPr>
            </w:pPr>
            <w:ins w:id="7684" w:author="Strzelczyk, Anthony (A.)" w:date="2020-12-18T08:43:00Z">
              <w:r w:rsidRPr="004051D0">
                <w:rPr>
                  <w:rFonts w:cs="Arial"/>
                  <w:b/>
                  <w:bCs/>
                  <w:vanish/>
                  <w:sz w:val="16"/>
                  <w:szCs w:val="14"/>
                </w:rPr>
                <w:t>Status</w:t>
              </w:r>
            </w:ins>
          </w:p>
        </w:tc>
        <w:customXmlInsRangeStart w:id="7685" w:author="Strzelczyk, Anthony (A.)" w:date="2020-12-18T08:43:00Z"/>
        <w:sdt>
          <w:sdtPr>
            <w:rPr>
              <w:rFonts w:cs="Arial"/>
              <w:vanish/>
              <w:color w:val="000000" w:themeColor="text1"/>
              <w:sz w:val="16"/>
              <w:szCs w:val="14"/>
            </w:rPr>
            <w:alias w:val="Requirement Status"/>
            <w:tag w:val="Requirement Status"/>
            <w:id w:val="2026442483"/>
            <w:placeholder>
              <w:docPart w:val="5C34911DD5074485A21AE3D2A3B10525"/>
            </w:placeholder>
            <w:dropDownList>
              <w:listItem w:value="Choose an item."/>
              <w:listItem w:displayText="Draft" w:value="Draft"/>
              <w:listItem w:displayText="Reviewed" w:value="Reviewed"/>
              <w:listItem w:displayText="Approved" w:value="Approved"/>
            </w:dropDownList>
          </w:sdtPr>
          <w:sdtEndPr/>
          <w:sdtContent>
            <w:customXmlInsRangeEnd w:id="7685"/>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BA1A6" w14:textId="0E5EE75F" w:rsidR="00734D37" w:rsidRPr="000302BF" w:rsidRDefault="001637D5" w:rsidP="00FB0CAE">
                <w:pPr>
                  <w:rPr>
                    <w:ins w:id="7686" w:author="Strzelczyk, Anthony (A.)" w:date="2020-12-18T08:43:00Z"/>
                    <w:rFonts w:cs="Arial"/>
                    <w:vanish/>
                    <w:color w:val="000000" w:themeColor="text1"/>
                    <w:sz w:val="16"/>
                    <w:szCs w:val="14"/>
                  </w:rPr>
                </w:pPr>
                <w:ins w:id="7687" w:author="Strzelczyk, Anthony (A.)" w:date="2020-12-18T08:43:00Z">
                  <w:r>
                    <w:rPr>
                      <w:rFonts w:cs="Arial"/>
                      <w:vanish/>
                      <w:color w:val="000000" w:themeColor="text1"/>
                      <w:sz w:val="16"/>
                      <w:szCs w:val="14"/>
                    </w:rPr>
                    <w:t>Approved</w:t>
                  </w:r>
                </w:ins>
              </w:p>
            </w:tc>
            <w:customXmlInsRangeStart w:id="7688" w:author="Strzelczyk, Anthony (A.)" w:date="2020-12-18T08:43:00Z"/>
          </w:sdtContent>
        </w:sdt>
        <w:customXmlInsRangeEnd w:id="7688"/>
      </w:tr>
      <w:tr w:rsidR="00734D37" w:rsidRPr="004051D0" w14:paraId="28071641" w14:textId="77777777" w:rsidTr="00FB0CAE">
        <w:trPr>
          <w:gridAfter w:val="1"/>
          <w:wAfter w:w="15" w:type="dxa"/>
          <w:ins w:id="7689" w:author="Strzelczyk, Anthony (A.)" w:date="2020-12-18T08:43: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96FCE6" w14:textId="77777777" w:rsidR="00734D37" w:rsidRPr="004051D0" w:rsidRDefault="00734D37" w:rsidP="00FB0CAE">
            <w:pPr>
              <w:rPr>
                <w:ins w:id="7690" w:author="Strzelczyk, Anthony (A.)" w:date="2020-12-18T08:43:00Z"/>
                <w:rFonts w:cs="Arial"/>
                <w:bCs/>
                <w:vanish/>
                <w:color w:val="808080" w:themeColor="background1" w:themeShade="80"/>
                <w:sz w:val="16"/>
                <w:szCs w:val="14"/>
              </w:rPr>
            </w:pPr>
            <w:ins w:id="7691" w:author="Strzelczyk, Anthony (A.)" w:date="2020-12-18T08:43: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70DBF8" w14:textId="3CD4DC63" w:rsidR="00734D37" w:rsidRPr="004051D0" w:rsidRDefault="00734D37" w:rsidP="00FB0CAE">
            <w:pPr>
              <w:rPr>
                <w:ins w:id="7692" w:author="Strzelczyk, Anthony (A.)" w:date="2020-12-18T08:43:00Z"/>
                <w:rFonts w:cs="Arial"/>
                <w:bCs/>
                <w:vanish/>
                <w:color w:val="808080" w:themeColor="background1" w:themeShade="80"/>
                <w:sz w:val="16"/>
                <w:szCs w:val="14"/>
              </w:rPr>
            </w:pPr>
            <w:ins w:id="7693" w:author="Strzelczyk, Anthony (A.)" w:date="2020-12-18T08:43: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7694" w:author="Strzelczyk, Anthony (A.)" w:date="2020-12-18T08:43: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7695" w:author="Strzelczyk, Anthony (A.)" w:date="2020-12-18T08:43: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B39FD3" w14:textId="77777777" w:rsidR="00734D37" w:rsidRPr="004051D0" w:rsidRDefault="00734D37" w:rsidP="00FB0CAE">
            <w:pPr>
              <w:jc w:val="right"/>
              <w:rPr>
                <w:ins w:id="7696" w:author="Strzelczyk, Anthony (A.)" w:date="2020-12-18T08:43:00Z"/>
                <w:rFonts w:cs="Arial"/>
                <w:bCs/>
                <w:color w:val="808080" w:themeColor="background1" w:themeShade="80"/>
                <w:sz w:val="16"/>
                <w:szCs w:val="14"/>
              </w:rPr>
            </w:pPr>
            <w:ins w:id="7697" w:author="Strzelczyk, Anthony (A.)" w:date="2020-12-18T08:43:00Z">
              <w:r w:rsidRPr="004051D0">
                <w:rPr>
                  <w:rFonts w:cs="Arial"/>
                  <w:bCs/>
                  <w:color w:val="808080" w:themeColor="background1" w:themeShade="80"/>
                  <w:sz w:val="16"/>
                  <w:szCs w:val="14"/>
                </w:rPr>
                <w:t>End of Requirement</w:t>
              </w:r>
            </w:ins>
          </w:p>
        </w:tc>
      </w:tr>
    </w:tbl>
    <w:p w14:paraId="0FCF065B" w14:textId="77777777" w:rsidR="0067467E" w:rsidRPr="00F03EA7" w:rsidRDefault="0067467E" w:rsidP="00026B33">
      <w:pPr>
        <w:rPr>
          <w:ins w:id="7698" w:author="Strzelczyk, Anthony (A.)" w:date="2020-12-12T22:12:00Z"/>
          <w:rFonts w:cs="Arial"/>
        </w:rPr>
      </w:pPr>
    </w:p>
    <w:p w14:paraId="36E8F5C6" w14:textId="77078DA5" w:rsidR="00026B33" w:rsidRDefault="00026B33" w:rsidP="00026B33">
      <w:pPr>
        <w:pStyle w:val="RERequirement"/>
        <w:shd w:val="clear" w:color="auto" w:fill="F2F2F2" w:themeFill="background1" w:themeFillShade="F2"/>
        <w:rPr>
          <w:ins w:id="7699" w:author="Strzelczyk, Anthony (A.)" w:date="2020-12-21T15:24:00Z"/>
          <w:rFonts w:ascii="Arial" w:hAnsi="Arial" w:cs="Arial"/>
        </w:rPr>
      </w:pPr>
      <w:ins w:id="7700" w:author="Strzelczyk, Anthony (A.)" w:date="2020-12-12T22:12:00Z">
        <w:r w:rsidRPr="004051D0">
          <w:rPr>
            <w:rFonts w:ascii="Arial" w:hAnsi="Arial" w:cs="Arial"/>
          </w:rPr>
          <w:t>###</w:t>
        </w:r>
        <w:bookmarkStart w:id="7701" w:name="R_ID_F_00029_Switch_select_deselect"/>
        <w:r>
          <w:rPr>
            <w:rFonts w:ascii="Arial" w:hAnsi="Arial" w:cs="Arial"/>
          </w:rPr>
          <w:t>R_F_</w:t>
        </w:r>
        <w:r w:rsidR="00AC33BE">
          <w:rPr>
            <w:rFonts w:ascii="Arial" w:hAnsi="Arial" w:cs="Arial"/>
          </w:rPr>
          <w:t xml:space="preserve">Rear Fog Light </w:t>
        </w:r>
      </w:ins>
      <w:ins w:id="7702" w:author="Strzelczyk, Anthony (A.)" w:date="2020-12-21T13:08:00Z">
        <w:r w:rsidR="00AC33BE">
          <w:rPr>
            <w:rFonts w:ascii="Arial" w:hAnsi="Arial" w:cs="Arial"/>
          </w:rPr>
          <w:t xml:space="preserve">enabling condition </w:t>
        </w:r>
      </w:ins>
      <w:ins w:id="7703" w:author="Strzelczyk, Anthony (A.)" w:date="2020-12-12T22:12:00Z">
        <w:r>
          <w:rPr>
            <w:rFonts w:ascii="Arial" w:hAnsi="Arial" w:cs="Arial"/>
          </w:rPr>
          <w:t>_00</w:t>
        </w:r>
      </w:ins>
      <w:bookmarkEnd w:id="7701"/>
      <w:r w:rsidR="00004E55">
        <w:rPr>
          <w:rFonts w:ascii="Arial" w:hAnsi="Arial" w:cs="Arial"/>
        </w:rPr>
        <w:t>11</w:t>
      </w:r>
      <w:ins w:id="7704" w:author="Strzelczyk, Anthony (A.)" w:date="2020-12-12T22:12:00Z">
        <w:r w:rsidRPr="004051D0">
          <w:rPr>
            <w:rFonts w:ascii="Arial" w:hAnsi="Arial" w:cs="Arial"/>
          </w:rPr>
          <w:t xml:space="preserve">### </w:t>
        </w:r>
      </w:ins>
      <w:r w:rsidR="002E765B">
        <w:rPr>
          <w:rFonts w:ascii="Arial" w:hAnsi="Arial" w:cs="Arial"/>
        </w:rPr>
        <w:t xml:space="preserve">Rear Fog </w:t>
      </w:r>
      <w:r w:rsidR="00324757">
        <w:rPr>
          <w:rFonts w:ascii="Arial" w:hAnsi="Arial" w:cs="Arial"/>
        </w:rPr>
        <w:t>Li</w:t>
      </w:r>
      <w:r w:rsidR="00004E55">
        <w:rPr>
          <w:rFonts w:ascii="Arial" w:hAnsi="Arial" w:cs="Arial"/>
        </w:rPr>
        <w:t>ght enabling condition</w:t>
      </w:r>
    </w:p>
    <w:p w14:paraId="2A559115" w14:textId="28C6BF30" w:rsidR="00026B33" w:rsidRPr="00A92B95" w:rsidRDefault="006A4616">
      <w:pPr>
        <w:spacing w:line="240" w:lineRule="atLeast"/>
        <w:rPr>
          <w:ins w:id="7705" w:author="Strzelczyk, Anthony (A.)" w:date="2021-01-22T10:30:00Z"/>
          <w:rFonts w:cs="Arial"/>
        </w:rPr>
        <w:pPrChange w:id="7706" w:author="Strzelczyk, Anthony (A.)" w:date="2021-01-25T09:49:00Z">
          <w:pPr/>
        </w:pPrChange>
      </w:pPr>
      <w:ins w:id="7707" w:author="Strzelczyk, Anthony (A.)" w:date="2021-01-22T10:30:00Z">
        <w:r w:rsidRPr="00A92B95">
          <w:rPr>
            <w:rFonts w:cs="Arial"/>
          </w:rPr>
          <w:t xml:space="preserve">The </w:t>
        </w:r>
      </w:ins>
      <w:ins w:id="7708" w:author="Strzelczyk, Anthony (A.)" w:date="2020-12-13T07:59:00Z">
        <w:r w:rsidR="00A92B95" w:rsidRPr="00797AD9">
          <w:rPr>
            <w:rFonts w:cs="Arial"/>
            <w:rPrChange w:id="7709" w:author="Strzelczyk, Anthony (A.)" w:date="2021-01-25T11:13:00Z">
              <w:rPr>
                <w:rFonts w:ascii="Times New Roman" w:hAnsi="Times New Roman"/>
              </w:rPr>
            </w:rPrChange>
          </w:rPr>
          <w:t xml:space="preserve">Rear Fog </w:t>
        </w:r>
      </w:ins>
      <w:r w:rsidR="002E765B">
        <w:rPr>
          <w:rFonts w:cs="Arial"/>
        </w:rPr>
        <w:t>L</w:t>
      </w:r>
      <w:r w:rsidR="00F255B7">
        <w:rPr>
          <w:rFonts w:cs="Arial"/>
        </w:rPr>
        <w:t>ight</w:t>
      </w:r>
      <w:ins w:id="7710" w:author="Strzelczyk, Anthony (A.)" w:date="2021-01-22T10:30:00Z">
        <w:r w:rsidRPr="00A92B95">
          <w:rPr>
            <w:rFonts w:cs="Arial"/>
          </w:rPr>
          <w:t xml:space="preserve">(s) </w:t>
        </w:r>
      </w:ins>
      <w:r w:rsidR="00916434" w:rsidRPr="00A92B95">
        <w:rPr>
          <w:rFonts w:cs="Arial"/>
        </w:rPr>
        <w:t xml:space="preserve">shall </w:t>
      </w:r>
      <w:r w:rsidR="004369A9">
        <w:rPr>
          <w:rFonts w:cs="Arial"/>
        </w:rPr>
        <w:t>turn</w:t>
      </w:r>
      <w:ins w:id="7711" w:author="Strzelczyk, Anthony (A.)" w:date="2021-01-22T10:30:00Z">
        <w:r w:rsidRPr="00A92B95">
          <w:rPr>
            <w:rFonts w:cs="Arial"/>
          </w:rPr>
          <w:t xml:space="preserve"> ON </w:t>
        </w:r>
      </w:ins>
      <w:ins w:id="7712" w:author="Strzelczyk, Anthony (A.)" w:date="2021-01-14T08:43:00Z">
        <w:r w:rsidR="004268F7" w:rsidRPr="004268F7">
          <w:rPr>
            <w:rFonts w:cs="Arial"/>
          </w:rPr>
          <w:t xml:space="preserve">when Ignition is in </w:t>
        </w:r>
        <w:del w:id="7713" w:author="Anthony" w:date="2021-03-06T12:03:00Z">
          <w:r w:rsidR="004268F7" w:rsidRPr="004268F7" w:rsidDel="00671AD7">
            <w:rPr>
              <w:rFonts w:cs="Arial"/>
            </w:rPr>
            <w:delText xml:space="preserve">either </w:delText>
          </w:r>
        </w:del>
        <w:del w:id="7714" w:author="Anthony" w:date="2021-03-06T12:34:00Z">
          <w:r w:rsidR="004268F7" w:rsidRPr="004268F7" w:rsidDel="00E73E97">
            <w:rPr>
              <w:rFonts w:cs="Arial"/>
            </w:rPr>
            <w:delText>run</w:delText>
          </w:r>
        </w:del>
      </w:ins>
      <w:ins w:id="7715" w:author="Anthony" w:date="2021-03-06T12:34:00Z">
        <w:r w:rsidR="004268F7" w:rsidRPr="004268F7">
          <w:rPr>
            <w:rFonts w:cs="Arial"/>
          </w:rPr>
          <w:t>RUN</w:t>
        </w:r>
      </w:ins>
      <w:ins w:id="7716" w:author="Strzelczyk, Anthony (A.)" w:date="2021-01-14T08:43:00Z">
        <w:r w:rsidR="004268F7" w:rsidRPr="004268F7">
          <w:rPr>
            <w:rFonts w:cs="Arial"/>
          </w:rPr>
          <w:t xml:space="preserve"> </w:t>
        </w:r>
        <w:del w:id="7717" w:author="Anthony" w:date="2021-03-06T12:03:00Z">
          <w:r w:rsidR="004268F7" w:rsidRPr="004268F7" w:rsidDel="00671AD7">
            <w:rPr>
              <w:rFonts w:cs="Arial"/>
            </w:rPr>
            <w:delText xml:space="preserve">or ACC </w:delText>
          </w:r>
        </w:del>
        <w:r w:rsidR="004268F7" w:rsidRPr="004268F7">
          <w:rPr>
            <w:rFonts w:cs="Arial"/>
          </w:rPr>
          <w:t xml:space="preserve">and Front Fog is ON </w:t>
        </w:r>
        <w:r w:rsidR="004268F7" w:rsidRPr="004268F7">
          <w:rPr>
            <w:rFonts w:cs="Arial"/>
            <w:b/>
            <w:bCs/>
          </w:rPr>
          <w:t>OR</w:t>
        </w:r>
      </w:ins>
      <w:r w:rsidR="004268F7" w:rsidRPr="004268F7">
        <w:rPr>
          <w:rFonts w:cs="Arial"/>
        </w:rPr>
        <w:t xml:space="preserve"> </w:t>
      </w:r>
      <w:ins w:id="7718" w:author="Strzelczyk, Anthony (A.)" w:date="2021-01-14T08:43:00Z">
        <w:r w:rsidR="004268F7" w:rsidRPr="004268F7">
          <w:rPr>
            <w:rFonts w:cs="Arial"/>
          </w:rPr>
          <w:t>Low beam is ON</w:t>
        </w:r>
      </w:ins>
      <w:ins w:id="7719" w:author="Strzelczyk, Anthony (A.)" w:date="2021-01-20T06:45:00Z">
        <w:r w:rsidR="004268F7" w:rsidRPr="004268F7">
          <w:rPr>
            <w:rFonts w:cs="Arial"/>
          </w:rPr>
          <w:t xml:space="preserve"> </w:t>
        </w:r>
        <w:r w:rsidR="004268F7" w:rsidRPr="004268F7">
          <w:rPr>
            <w:rFonts w:cs="Arial"/>
            <w:b/>
            <w:bCs/>
          </w:rPr>
          <w:t>AND</w:t>
        </w:r>
        <w:r w:rsidR="004268F7" w:rsidRPr="004268F7">
          <w:rPr>
            <w:rFonts w:cs="Arial"/>
          </w:rPr>
          <w:t xml:space="preserve"> Rear Fog switch is turned ON</w:t>
        </w:r>
      </w:ins>
    </w:p>
    <w:p w14:paraId="3F7FFC52" w14:textId="77777777" w:rsidR="00E52544" w:rsidRPr="004051D0" w:rsidRDefault="00E52544">
      <w:pPr>
        <w:pStyle w:val="CommentText"/>
        <w:rPr>
          <w:ins w:id="7720" w:author="Strzelczyk, Anthony (A.)" w:date="2020-12-12T22:12:00Z"/>
          <w:rFonts w:cs="Arial"/>
        </w:rPr>
        <w:pPrChange w:id="7721" w:author="Strzelczyk, Anthony (A.)" w:date="2021-01-25T09:49:00Z">
          <w:pPr/>
        </w:pPrChange>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26B33" w:rsidRPr="004051D0" w14:paraId="649790B5" w14:textId="77777777" w:rsidTr="00772DC4">
        <w:trPr>
          <w:gridAfter w:val="1"/>
          <w:wAfter w:w="15" w:type="dxa"/>
          <w:hidden/>
          <w:ins w:id="7722" w:author="Strzelczyk, Anthony (A.)" w:date="2020-12-12T22:12: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B959E" w14:textId="38D09E7B" w:rsidR="00026B33" w:rsidRPr="004051D0" w:rsidRDefault="00026B33" w:rsidP="00772DC4">
            <w:pPr>
              <w:rPr>
                <w:ins w:id="7723" w:author="Strzelczyk, Anthony (A.)" w:date="2020-12-12T22:12:00Z"/>
                <w:rFonts w:eastAsiaTheme="minorHAnsi" w:cs="Arial"/>
                <w:bCs/>
                <w:vanish/>
                <w:color w:val="808080" w:themeColor="background1" w:themeShade="80"/>
                <w:sz w:val="16"/>
                <w:szCs w:val="14"/>
              </w:rPr>
            </w:pPr>
            <w:ins w:id="7724" w:author="Strzelczyk, Anthony (A.)" w:date="2020-12-12T22:12: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R_F_Rear Fog Lighting Switch select/deselect_00029</w:t>
              </w:r>
              <w:r w:rsidRPr="004051D0">
                <w:rPr>
                  <w:rFonts w:cs="Arial"/>
                  <w:bCs/>
                  <w:vanish/>
                  <w:color w:val="808080" w:themeColor="background1" w:themeShade="80"/>
                  <w:sz w:val="16"/>
                  <w:szCs w:val="14"/>
                </w:rPr>
                <w:t>###</w:t>
              </w:r>
            </w:ins>
          </w:p>
        </w:tc>
      </w:tr>
      <w:tr w:rsidR="00026B33" w:rsidRPr="004051D0" w14:paraId="433FCD1F" w14:textId="77777777" w:rsidTr="00772DC4">
        <w:trPr>
          <w:hidden/>
          <w:ins w:id="7725" w:author="Strzelczyk, Anthony (A.)" w:date="2020-12-12T22:1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76671" w14:textId="77777777" w:rsidR="00026B33" w:rsidRPr="004051D0" w:rsidRDefault="00026B33" w:rsidP="00772DC4">
            <w:pPr>
              <w:rPr>
                <w:ins w:id="7726" w:author="Strzelczyk, Anthony (A.)" w:date="2020-12-12T22:12:00Z"/>
                <w:rFonts w:eastAsiaTheme="minorHAnsi" w:cs="Arial"/>
                <w:b/>
                <w:bCs/>
                <w:vanish/>
                <w:sz w:val="16"/>
                <w:szCs w:val="14"/>
              </w:rPr>
            </w:pPr>
            <w:ins w:id="7727" w:author="Strzelczyk, Anthony (A.)" w:date="2020-12-12T22:12: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1CC1A" w14:textId="433F59E6" w:rsidR="00026B33" w:rsidRPr="004051D0" w:rsidRDefault="00725ED0" w:rsidP="00772DC4">
            <w:pPr>
              <w:rPr>
                <w:ins w:id="7728" w:author="Strzelczyk, Anthony (A.)" w:date="2020-12-12T22:12:00Z"/>
                <w:rFonts w:cs="Arial"/>
                <w:vanish/>
                <w:color w:val="000000" w:themeColor="text1"/>
                <w:sz w:val="16"/>
                <w:szCs w:val="14"/>
              </w:rPr>
            </w:pPr>
            <w:r>
              <w:rPr>
                <w:rFonts w:cs="Arial"/>
                <w:vanish/>
                <w:color w:val="000000" w:themeColor="text1"/>
                <w:sz w:val="16"/>
                <w:szCs w:val="14"/>
              </w:rPr>
              <w:t>Front fog lamps must be ON for the rear foglamps to be enabled.  If vehicle is not equipped with front fog lamps then the low beam</w:t>
            </w:r>
            <w:r w:rsidR="00E04E6F">
              <w:rPr>
                <w:rFonts w:cs="Arial"/>
                <w:vanish/>
                <w:color w:val="000000" w:themeColor="text1"/>
                <w:sz w:val="16"/>
                <w:szCs w:val="14"/>
              </w:rPr>
              <w:t>s</w:t>
            </w:r>
            <w:r>
              <w:rPr>
                <w:rFonts w:cs="Arial"/>
                <w:vanish/>
                <w:color w:val="000000" w:themeColor="text1"/>
                <w:sz w:val="16"/>
                <w:szCs w:val="14"/>
              </w:rPr>
              <w:t xml:space="preserve"> need to be</w:t>
            </w:r>
            <w:r w:rsidR="001E38CF">
              <w:rPr>
                <w:rFonts w:cs="Arial"/>
                <w:vanish/>
                <w:color w:val="000000" w:themeColor="text1"/>
                <w:sz w:val="16"/>
                <w:szCs w:val="14"/>
              </w:rPr>
              <w:t xml:space="preserve"> ON for the rear foglamps to be enabled.</w:t>
            </w:r>
          </w:p>
        </w:tc>
      </w:tr>
      <w:tr w:rsidR="00026B33" w:rsidRPr="004051D0" w14:paraId="439155B5" w14:textId="77777777" w:rsidTr="00772DC4">
        <w:trPr>
          <w:hidden/>
          <w:ins w:id="7729" w:author="Strzelczyk, Anthony (A.)" w:date="2020-12-12T22:1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D09A3" w14:textId="77777777" w:rsidR="00026B33" w:rsidRPr="004051D0" w:rsidRDefault="00026B33" w:rsidP="00772DC4">
            <w:pPr>
              <w:rPr>
                <w:ins w:id="7730" w:author="Strzelczyk, Anthony (A.)" w:date="2020-12-12T22:12:00Z"/>
                <w:rFonts w:eastAsiaTheme="minorHAnsi" w:cs="Arial"/>
                <w:b/>
                <w:bCs/>
                <w:vanish/>
                <w:sz w:val="16"/>
                <w:szCs w:val="14"/>
              </w:rPr>
            </w:pPr>
            <w:ins w:id="7731" w:author="Strzelczyk, Anthony (A.)" w:date="2020-12-12T22:12: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770DA" w14:textId="77777777" w:rsidR="00026B33" w:rsidRPr="004051D0" w:rsidRDefault="00026B33" w:rsidP="00772DC4">
            <w:pPr>
              <w:rPr>
                <w:ins w:id="7732" w:author="Strzelczyk, Anthony (A.)" w:date="2020-12-12T22:12:00Z"/>
                <w:rFonts w:cs="Arial"/>
                <w:vanish/>
                <w:color w:val="000000" w:themeColor="text1"/>
                <w:sz w:val="16"/>
                <w:szCs w:val="14"/>
              </w:rPr>
            </w:pPr>
          </w:p>
        </w:tc>
      </w:tr>
      <w:tr w:rsidR="00026B33" w:rsidRPr="004051D0" w14:paraId="1846E19E" w14:textId="77777777" w:rsidTr="00772DC4">
        <w:trPr>
          <w:hidden/>
          <w:ins w:id="7733" w:author="Strzelczyk, Anthony (A.)" w:date="2020-12-12T22:1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1CA8F" w14:textId="77777777" w:rsidR="00026B33" w:rsidRPr="004051D0" w:rsidRDefault="00026B33" w:rsidP="00772DC4">
            <w:pPr>
              <w:rPr>
                <w:ins w:id="7734" w:author="Strzelczyk, Anthony (A.)" w:date="2020-12-12T22:12:00Z"/>
                <w:rFonts w:cs="Arial"/>
                <w:vanish/>
                <w:sz w:val="16"/>
                <w:szCs w:val="14"/>
              </w:rPr>
            </w:pPr>
            <w:ins w:id="7735" w:author="Strzelczyk, Anthony (A.)" w:date="2020-12-12T22:12: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4A691" w14:textId="77777777" w:rsidR="00026B33" w:rsidRPr="004051D0" w:rsidRDefault="00026B33" w:rsidP="00772DC4">
            <w:pPr>
              <w:rPr>
                <w:ins w:id="7736" w:author="Strzelczyk, Anthony (A.)" w:date="2020-12-12T22:12:00Z"/>
                <w:rFonts w:cs="Arial"/>
                <w:vanish/>
                <w:color w:val="000000" w:themeColor="text1"/>
                <w:sz w:val="16"/>
                <w:szCs w:val="14"/>
              </w:rPr>
            </w:pPr>
          </w:p>
        </w:tc>
      </w:tr>
      <w:tr w:rsidR="00026B33" w:rsidRPr="004051D0" w14:paraId="6887E038" w14:textId="77777777" w:rsidTr="00772DC4">
        <w:trPr>
          <w:hidden/>
          <w:ins w:id="7737" w:author="Strzelczyk, Anthony (A.)" w:date="2020-12-12T22:1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A352D" w14:textId="77777777" w:rsidR="00026B33" w:rsidRPr="004051D0" w:rsidRDefault="00026B33" w:rsidP="00772DC4">
            <w:pPr>
              <w:rPr>
                <w:ins w:id="7738" w:author="Strzelczyk, Anthony (A.)" w:date="2020-12-12T22:12:00Z"/>
                <w:rFonts w:cs="Arial"/>
                <w:b/>
                <w:bCs/>
                <w:vanish/>
                <w:sz w:val="16"/>
                <w:szCs w:val="14"/>
              </w:rPr>
            </w:pPr>
            <w:ins w:id="7739" w:author="Strzelczyk, Anthony (A.)" w:date="2020-12-12T22:12: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6E3D4" w14:textId="3AF06E26" w:rsidR="00026B33" w:rsidRPr="004051D0" w:rsidRDefault="00E52544" w:rsidP="00772DC4">
            <w:pPr>
              <w:rPr>
                <w:ins w:id="7740" w:author="Strzelczyk, Anthony (A.)" w:date="2020-12-12T22:12:00Z"/>
                <w:rFonts w:cs="Arial"/>
                <w:vanish/>
                <w:color w:val="000000" w:themeColor="text1"/>
                <w:sz w:val="16"/>
                <w:szCs w:val="14"/>
              </w:rPr>
            </w:pPr>
            <w:ins w:id="7741" w:author="Strzelczyk, Anthony (A.)" w:date="2021-01-25T09:49:00Z">
              <w:r>
                <w:rPr>
                  <w:rFonts w:cs="Arial"/>
                  <w:vanish/>
                  <w:color w:val="000000" w:themeColor="text1"/>
                  <w:sz w:val="16"/>
                  <w:szCs w:val="14"/>
                </w:rPr>
                <w:t>ECE R48 6.11.7</w:t>
              </w:r>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F05D1" w14:textId="77777777" w:rsidR="00026B33" w:rsidRPr="004051D0" w:rsidRDefault="00026B33" w:rsidP="00772DC4">
            <w:pPr>
              <w:ind w:left="139"/>
              <w:rPr>
                <w:ins w:id="7742" w:author="Strzelczyk, Anthony (A.)" w:date="2020-12-12T22:12:00Z"/>
                <w:rFonts w:cs="Arial"/>
                <w:b/>
                <w:bCs/>
                <w:vanish/>
                <w:sz w:val="16"/>
                <w:szCs w:val="14"/>
              </w:rPr>
            </w:pPr>
            <w:ins w:id="7743" w:author="Strzelczyk, Anthony (A.)" w:date="2020-12-12T22:12: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F1FE9" w14:textId="2E8A79CC" w:rsidR="00026B33" w:rsidRPr="004051D0" w:rsidRDefault="00E52544" w:rsidP="00772DC4">
            <w:pPr>
              <w:rPr>
                <w:ins w:id="7744" w:author="Strzelczyk, Anthony (A.)" w:date="2020-12-12T22:12:00Z"/>
                <w:rFonts w:cs="Arial"/>
                <w:vanish/>
                <w:color w:val="000000" w:themeColor="text1"/>
                <w:sz w:val="16"/>
                <w:szCs w:val="14"/>
              </w:rPr>
            </w:pPr>
            <w:ins w:id="7745" w:author="Strzelczyk, Anthony (A.)" w:date="2021-01-25T09:50:00Z">
              <w:r>
                <w:rPr>
                  <w:rFonts w:cs="Arial"/>
                  <w:vanish/>
                  <w:color w:val="000000" w:themeColor="text1"/>
                  <w:sz w:val="16"/>
                  <w:szCs w:val="14"/>
                </w:rPr>
                <w:t>PD and ASO</w:t>
              </w:r>
            </w:ins>
          </w:p>
        </w:tc>
      </w:tr>
      <w:tr w:rsidR="00026B33" w:rsidRPr="004051D0" w14:paraId="69C0FFD3" w14:textId="77777777" w:rsidTr="00772DC4">
        <w:trPr>
          <w:hidden/>
          <w:ins w:id="7746" w:author="Strzelczyk, Anthony (A.)" w:date="2020-12-12T22:1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1B57C" w14:textId="77777777" w:rsidR="00026B33" w:rsidRPr="004051D0" w:rsidRDefault="00026B33" w:rsidP="00772DC4">
            <w:pPr>
              <w:rPr>
                <w:ins w:id="7747" w:author="Strzelczyk, Anthony (A.)" w:date="2020-12-12T22:12:00Z"/>
                <w:rFonts w:cs="Arial"/>
                <w:b/>
                <w:bCs/>
                <w:vanish/>
                <w:sz w:val="16"/>
                <w:szCs w:val="14"/>
              </w:rPr>
            </w:pPr>
            <w:ins w:id="7748" w:author="Strzelczyk, Anthony (A.)" w:date="2020-12-12T22:12: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C3A87" w14:textId="6199FCAF" w:rsidR="00026B33" w:rsidRPr="004051D0" w:rsidRDefault="001E38CF" w:rsidP="00772DC4">
            <w:pPr>
              <w:rPr>
                <w:ins w:id="7749" w:author="Strzelczyk, Anthony (A.)" w:date="2020-12-12T22:12:00Z"/>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E16C5" w14:textId="77777777" w:rsidR="00026B33" w:rsidRPr="004051D0" w:rsidRDefault="00026B33" w:rsidP="00772DC4">
            <w:pPr>
              <w:ind w:left="139"/>
              <w:rPr>
                <w:ins w:id="7750" w:author="Strzelczyk, Anthony (A.)" w:date="2020-12-12T22:12:00Z"/>
                <w:rFonts w:cs="Arial"/>
                <w:b/>
                <w:bCs/>
                <w:vanish/>
                <w:sz w:val="16"/>
                <w:szCs w:val="16"/>
              </w:rPr>
            </w:pPr>
            <w:ins w:id="7751" w:author="Strzelczyk, Anthony (A.)" w:date="2020-12-12T22:12: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C7993" w14:textId="0547ABC4" w:rsidR="00026B33" w:rsidRPr="004051D0" w:rsidRDefault="007F44B7" w:rsidP="00772DC4">
            <w:pPr>
              <w:rPr>
                <w:ins w:id="7752" w:author="Strzelczyk, Anthony (A.)" w:date="2020-12-12T22:12:00Z"/>
                <w:rFonts w:cs="Arial"/>
                <w:vanish/>
                <w:color w:val="000000" w:themeColor="text1"/>
                <w:sz w:val="16"/>
                <w:szCs w:val="14"/>
              </w:rPr>
            </w:pPr>
            <w:r>
              <w:rPr>
                <w:rFonts w:cs="Arial"/>
                <w:vanish/>
                <w:color w:val="000000" w:themeColor="text1"/>
                <w:sz w:val="16"/>
                <w:szCs w:val="14"/>
              </w:rPr>
              <w:t>System level, Bread Board, HIL</w:t>
            </w:r>
          </w:p>
        </w:tc>
      </w:tr>
      <w:tr w:rsidR="00026B33" w:rsidRPr="004051D0" w14:paraId="4704471F" w14:textId="77777777" w:rsidTr="00772DC4">
        <w:trPr>
          <w:trHeight w:val="133"/>
          <w:hidden/>
          <w:ins w:id="7753" w:author="Strzelczyk, Anthony (A.)" w:date="2020-12-12T22:12: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33292" w14:textId="77777777" w:rsidR="00026B33" w:rsidRPr="004051D0" w:rsidRDefault="00026B33" w:rsidP="00772DC4">
            <w:pPr>
              <w:rPr>
                <w:ins w:id="7754" w:author="Strzelczyk, Anthony (A.)" w:date="2020-12-12T22:12:00Z"/>
                <w:rFonts w:eastAsiaTheme="minorHAnsi" w:cs="Arial"/>
                <w:b/>
                <w:bCs/>
                <w:vanish/>
                <w:sz w:val="16"/>
                <w:szCs w:val="14"/>
              </w:rPr>
            </w:pPr>
            <w:ins w:id="7755" w:author="Strzelczyk, Anthony (A.)" w:date="2020-12-12T22:12:00Z">
              <w:r w:rsidRPr="004051D0">
                <w:rPr>
                  <w:rFonts w:cs="Arial"/>
                  <w:b/>
                  <w:bCs/>
                  <w:vanish/>
                  <w:sz w:val="16"/>
                  <w:szCs w:val="14"/>
                </w:rPr>
                <w:t>Type</w:t>
              </w:r>
            </w:ins>
          </w:p>
        </w:tc>
        <w:customXmlInsRangeStart w:id="7756" w:author="Strzelczyk, Anthony (A.)" w:date="2020-12-12T22:12:00Z"/>
        <w:sdt>
          <w:sdtPr>
            <w:rPr>
              <w:rFonts w:cs="Arial"/>
              <w:vanish/>
              <w:color w:val="000000" w:themeColor="text1"/>
              <w:sz w:val="16"/>
              <w:szCs w:val="14"/>
            </w:rPr>
            <w:alias w:val="Requirement Type"/>
            <w:tag w:val="Requirements Type"/>
            <w:id w:val="398560599"/>
            <w:placeholder>
              <w:docPart w:val="72AEF05D46A64F1B9A5F44811DCC8C85"/>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7756"/>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57DA9D" w14:textId="2C616843" w:rsidR="00026B33" w:rsidRPr="004051D0" w:rsidRDefault="00383EF0" w:rsidP="00772DC4">
                <w:pPr>
                  <w:rPr>
                    <w:ins w:id="7757" w:author="Strzelczyk, Anthony (A.)" w:date="2020-12-12T22:12:00Z"/>
                    <w:rFonts w:cs="Arial"/>
                    <w:vanish/>
                    <w:color w:val="000000" w:themeColor="text1"/>
                    <w:sz w:val="16"/>
                    <w:szCs w:val="14"/>
                  </w:rPr>
                </w:pPr>
                <w:ins w:id="7758" w:author="Strzelczyk, Anthony (A.)" w:date="2020-12-12T22:12:00Z">
                  <w:r>
                    <w:rPr>
                      <w:rFonts w:cs="Arial"/>
                      <w:vanish/>
                      <w:color w:val="000000" w:themeColor="text1"/>
                      <w:sz w:val="16"/>
                      <w:szCs w:val="14"/>
                    </w:rPr>
                    <w:t>Functional</w:t>
                  </w:r>
                </w:ins>
              </w:p>
            </w:tc>
            <w:customXmlInsRangeStart w:id="7759" w:author="Strzelczyk, Anthony (A.)" w:date="2020-12-12T22:12:00Z"/>
          </w:sdtContent>
        </w:sdt>
        <w:customXmlInsRangeEnd w:id="7759"/>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A8F22" w14:textId="77777777" w:rsidR="00026B33" w:rsidRPr="004051D0" w:rsidRDefault="00026B33" w:rsidP="00772DC4">
            <w:pPr>
              <w:rPr>
                <w:ins w:id="7760" w:author="Strzelczyk, Anthony (A.)" w:date="2020-12-12T22:12:00Z"/>
                <w:rFonts w:cs="Arial"/>
                <w:b/>
                <w:bCs/>
                <w:vanish/>
                <w:sz w:val="16"/>
                <w:szCs w:val="14"/>
              </w:rPr>
            </w:pPr>
            <w:ins w:id="7761" w:author="Strzelczyk, Anthony (A.)" w:date="2020-12-12T22:12:00Z">
              <w:r w:rsidRPr="004051D0">
                <w:rPr>
                  <w:rFonts w:cs="Arial"/>
                  <w:b/>
                  <w:bCs/>
                  <w:vanish/>
                  <w:sz w:val="16"/>
                  <w:szCs w:val="14"/>
                </w:rPr>
                <w:t>Priority</w:t>
              </w:r>
            </w:ins>
          </w:p>
        </w:tc>
        <w:customXmlInsRangeStart w:id="7762" w:author="Strzelczyk, Anthony (A.)" w:date="2020-12-12T22:12:00Z"/>
        <w:sdt>
          <w:sdtPr>
            <w:rPr>
              <w:rFonts w:cs="Arial"/>
              <w:vanish/>
              <w:color w:val="000000" w:themeColor="text1"/>
              <w:sz w:val="16"/>
              <w:szCs w:val="14"/>
            </w:rPr>
            <w:alias w:val="Requirement Priority"/>
            <w:tag w:val="Requirement Priority"/>
            <w:id w:val="-1532018533"/>
            <w:placeholder>
              <w:docPart w:val="6E4760E382F2492F9B4A0522C17A04DD"/>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7762"/>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1B384" w14:textId="2464B8D5" w:rsidR="00026B33" w:rsidRPr="004051D0" w:rsidRDefault="00383EF0" w:rsidP="00772DC4">
                <w:pPr>
                  <w:rPr>
                    <w:ins w:id="7763" w:author="Strzelczyk, Anthony (A.)" w:date="2020-12-12T22:12:00Z"/>
                    <w:rFonts w:cs="Arial"/>
                    <w:vanish/>
                    <w:color w:val="000000" w:themeColor="text1"/>
                    <w:sz w:val="16"/>
                    <w:szCs w:val="14"/>
                  </w:rPr>
                </w:pPr>
                <w:ins w:id="7764" w:author="Strzelczyk, Anthony (A.)" w:date="2020-12-12T22:12:00Z">
                  <w:r>
                    <w:rPr>
                      <w:rFonts w:cs="Arial"/>
                      <w:vanish/>
                      <w:color w:val="000000" w:themeColor="text1"/>
                      <w:sz w:val="16"/>
                      <w:szCs w:val="14"/>
                    </w:rPr>
                    <w:t>High (Mandatory)</w:t>
                  </w:r>
                </w:ins>
              </w:p>
            </w:tc>
            <w:customXmlInsRangeStart w:id="7765" w:author="Strzelczyk, Anthony (A.)" w:date="2020-12-12T22:12:00Z"/>
          </w:sdtContent>
        </w:sdt>
        <w:customXmlInsRangeEnd w:id="7765"/>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509037" w14:textId="77777777" w:rsidR="00026B33" w:rsidRPr="004051D0" w:rsidRDefault="00026B33" w:rsidP="00772DC4">
            <w:pPr>
              <w:ind w:left="128"/>
              <w:rPr>
                <w:ins w:id="7766" w:author="Strzelczyk, Anthony (A.)" w:date="2020-12-12T22:12:00Z"/>
                <w:rFonts w:cs="Arial"/>
                <w:b/>
                <w:bCs/>
                <w:vanish/>
                <w:sz w:val="16"/>
                <w:szCs w:val="14"/>
              </w:rPr>
            </w:pPr>
            <w:ins w:id="7767" w:author="Strzelczyk, Anthony (A.)" w:date="2020-12-12T22:12:00Z">
              <w:r w:rsidRPr="004051D0">
                <w:rPr>
                  <w:rFonts w:cs="Arial"/>
                  <w:b/>
                  <w:bCs/>
                  <w:vanish/>
                  <w:sz w:val="16"/>
                  <w:szCs w:val="14"/>
                </w:rPr>
                <w:t>Status</w:t>
              </w:r>
            </w:ins>
          </w:p>
        </w:tc>
        <w:customXmlInsRangeStart w:id="7768" w:author="Strzelczyk, Anthony (A.)" w:date="2020-12-12T22:12:00Z"/>
        <w:sdt>
          <w:sdtPr>
            <w:rPr>
              <w:rFonts w:cs="Arial"/>
              <w:vanish/>
              <w:color w:val="000000" w:themeColor="text1"/>
              <w:sz w:val="16"/>
              <w:szCs w:val="14"/>
            </w:rPr>
            <w:alias w:val="Requirement Status"/>
            <w:tag w:val="Requirement Status"/>
            <w:id w:val="-866061317"/>
            <w:placeholder>
              <w:docPart w:val="E1A1004A970A4E9481F43D439541A22E"/>
            </w:placeholder>
            <w:dropDownList>
              <w:listItem w:value="Choose an item."/>
              <w:listItem w:displayText="Draft" w:value="Draft"/>
              <w:listItem w:displayText="Reviewed" w:value="Reviewed"/>
              <w:listItem w:displayText="Approved" w:value="Approved"/>
            </w:dropDownList>
          </w:sdtPr>
          <w:sdtEndPr/>
          <w:sdtContent>
            <w:customXmlInsRangeEnd w:id="7768"/>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B96FD6" w14:textId="1B49E937" w:rsidR="00026B33" w:rsidRPr="000302BF" w:rsidRDefault="001E38CF" w:rsidP="00772DC4">
                <w:pPr>
                  <w:rPr>
                    <w:ins w:id="7769" w:author="Strzelczyk, Anthony (A.)" w:date="2020-12-12T22:12:00Z"/>
                    <w:rFonts w:cs="Arial"/>
                    <w:vanish/>
                    <w:color w:val="000000" w:themeColor="text1"/>
                    <w:sz w:val="16"/>
                    <w:szCs w:val="14"/>
                  </w:rPr>
                </w:pPr>
                <w:ins w:id="7770" w:author="Strzelczyk, Anthony (A.)" w:date="2020-12-12T22:12:00Z">
                  <w:r>
                    <w:rPr>
                      <w:rFonts w:cs="Arial"/>
                      <w:vanish/>
                      <w:color w:val="000000" w:themeColor="text1"/>
                      <w:sz w:val="16"/>
                      <w:szCs w:val="14"/>
                    </w:rPr>
                    <w:t>Approved</w:t>
                  </w:r>
                </w:ins>
              </w:p>
            </w:tc>
            <w:customXmlInsRangeStart w:id="7771" w:author="Strzelczyk, Anthony (A.)" w:date="2020-12-12T22:12:00Z"/>
          </w:sdtContent>
        </w:sdt>
        <w:customXmlInsRangeEnd w:id="7771"/>
      </w:tr>
      <w:tr w:rsidR="00026B33" w:rsidRPr="004051D0" w14:paraId="58B9418E" w14:textId="77777777" w:rsidTr="00772DC4">
        <w:trPr>
          <w:gridAfter w:val="1"/>
          <w:wAfter w:w="15" w:type="dxa"/>
          <w:ins w:id="7772" w:author="Strzelczyk, Anthony (A.)" w:date="2020-12-12T22:12: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295D10" w14:textId="77777777" w:rsidR="00026B33" w:rsidRPr="004051D0" w:rsidRDefault="00026B33" w:rsidP="00772DC4">
            <w:pPr>
              <w:rPr>
                <w:ins w:id="7773" w:author="Strzelczyk, Anthony (A.)" w:date="2020-12-12T22:12:00Z"/>
                <w:rFonts w:cs="Arial"/>
                <w:bCs/>
                <w:vanish/>
                <w:color w:val="808080" w:themeColor="background1" w:themeShade="80"/>
                <w:sz w:val="16"/>
                <w:szCs w:val="14"/>
              </w:rPr>
            </w:pPr>
            <w:ins w:id="7774" w:author="Strzelczyk, Anthony (A.)" w:date="2020-12-12T22:12: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3D865" w14:textId="33520460" w:rsidR="00026B33" w:rsidRPr="004051D0" w:rsidRDefault="00026B33" w:rsidP="00772DC4">
            <w:pPr>
              <w:rPr>
                <w:ins w:id="7775" w:author="Strzelczyk, Anthony (A.)" w:date="2020-12-12T22:12:00Z"/>
                <w:rFonts w:cs="Arial"/>
                <w:bCs/>
                <w:vanish/>
                <w:color w:val="808080" w:themeColor="background1" w:themeShade="80"/>
                <w:sz w:val="16"/>
                <w:szCs w:val="14"/>
              </w:rPr>
            </w:pPr>
            <w:ins w:id="7776" w:author="Strzelczyk, Anthony (A.)" w:date="2020-12-12T22:12: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7777" w:author="Strzelczyk, Anthony (A.)" w:date="2020-12-12T22:12: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7778" w:author="Strzelczyk, Anthony (A.)" w:date="2020-12-12T22:12: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F193A1" w14:textId="77777777" w:rsidR="00026B33" w:rsidRPr="004051D0" w:rsidRDefault="00026B33" w:rsidP="00772DC4">
            <w:pPr>
              <w:jc w:val="right"/>
              <w:rPr>
                <w:ins w:id="7779" w:author="Strzelczyk, Anthony (A.)" w:date="2020-12-12T22:12:00Z"/>
                <w:rFonts w:cs="Arial"/>
                <w:bCs/>
                <w:color w:val="808080" w:themeColor="background1" w:themeShade="80"/>
                <w:sz w:val="16"/>
                <w:szCs w:val="14"/>
              </w:rPr>
            </w:pPr>
            <w:ins w:id="7780" w:author="Strzelczyk, Anthony (A.)" w:date="2020-12-12T22:12:00Z">
              <w:r w:rsidRPr="004051D0">
                <w:rPr>
                  <w:rFonts w:cs="Arial"/>
                  <w:bCs/>
                  <w:color w:val="808080" w:themeColor="background1" w:themeShade="80"/>
                  <w:sz w:val="16"/>
                  <w:szCs w:val="14"/>
                </w:rPr>
                <w:t>End of Requirement</w:t>
              </w:r>
            </w:ins>
          </w:p>
        </w:tc>
      </w:tr>
    </w:tbl>
    <w:p w14:paraId="5614DC05" w14:textId="77777777" w:rsidR="00026B33" w:rsidRPr="00C66B68" w:rsidRDefault="00026B33" w:rsidP="00026B33">
      <w:pPr>
        <w:rPr>
          <w:ins w:id="7781" w:author="Strzelczyk, Anthony (A.)" w:date="2020-12-12T22:12:00Z"/>
          <w:rFonts w:cs="Arial"/>
        </w:rPr>
      </w:pPr>
    </w:p>
    <w:p w14:paraId="2DC17702" w14:textId="07BBAD04" w:rsidR="00DE2D1E" w:rsidRPr="00204577" w:rsidDel="00DE2D1E" w:rsidRDefault="00DE2D1E">
      <w:pPr>
        <w:rPr>
          <w:del w:id="7782" w:author="Strzelczyk, Anthony (A.)" w:date="2020-12-11T13:23:00Z"/>
        </w:rPr>
        <w:pPrChange w:id="7783" w:author="Strzelczyk, Anthony (A.)" w:date="2020-12-11T13:20:00Z">
          <w:pPr>
            <w:pStyle w:val="Heading2"/>
            <w:tabs>
              <w:tab w:val="num" w:pos="718"/>
            </w:tabs>
            <w:ind w:left="601" w:hanging="601"/>
          </w:pPr>
        </w:pPrChange>
      </w:pPr>
    </w:p>
    <w:p w14:paraId="37CA4764" w14:textId="0F672662" w:rsidR="00B552B9" w:rsidRPr="0017445F" w:rsidDel="00DE2D1E" w:rsidRDefault="00B552B9">
      <w:pPr>
        <w:pStyle w:val="RERequirement"/>
        <w:shd w:val="clear" w:color="auto" w:fill="F2F2F2" w:themeFill="background1" w:themeFillShade="F2"/>
        <w:spacing w:line="240" w:lineRule="atLeast"/>
        <w:rPr>
          <w:del w:id="7784" w:author="Strzelczyk, Anthony (A.)" w:date="2020-12-11T13:21:00Z"/>
        </w:rPr>
        <w:pPrChange w:id="7785" w:author="Strzelczyk, Anthony (A.)" w:date="2020-12-11T12:24:00Z">
          <w:pPr>
            <w:pStyle w:val="RERequirement"/>
            <w:shd w:val="clear" w:color="auto" w:fill="F2F2F2" w:themeFill="background1" w:themeFillShade="F2"/>
          </w:pPr>
        </w:pPrChange>
      </w:pPr>
      <w:del w:id="7786" w:author="Strzelczyk, Anthony (A.)" w:date="2020-12-11T13:21:00Z">
        <w:r w:rsidDel="00DE2D1E">
          <w:delText>RFL enabling ignition state</w:delText>
        </w:r>
      </w:del>
    </w:p>
    <w:p w14:paraId="6621A3B6" w14:textId="1CF946DD" w:rsidR="00B552B9" w:rsidDel="00DE2D1E" w:rsidRDefault="00B552B9">
      <w:pPr>
        <w:spacing w:line="240" w:lineRule="atLeast"/>
        <w:rPr>
          <w:del w:id="7787" w:author="Strzelczyk, Anthony (A.)" w:date="2020-12-11T13:21:00Z"/>
          <w:rFonts w:cs="Arial"/>
        </w:rPr>
        <w:pPrChange w:id="7788" w:author="Strzelczyk, Anthony (A.)" w:date="2020-12-11T12:24:00Z">
          <w:pPr/>
        </w:pPrChange>
      </w:pPr>
      <w:del w:id="7789" w:author="Strzelczyk, Anthony (A.)" w:date="2020-12-11T13:21:00Z">
        <w:r w:rsidDel="00DE2D1E">
          <w:rPr>
            <w:rFonts w:cs="Arial"/>
          </w:rPr>
          <w:delText>The Rear Fog Light feature shall be enabled in ignition state RUN only.</w:delText>
        </w:r>
      </w:del>
    </w:p>
    <w:p w14:paraId="33927BE6" w14:textId="22204F20" w:rsidR="00B552B9" w:rsidDel="00DE2D1E" w:rsidRDefault="00B552B9">
      <w:pPr>
        <w:spacing w:line="240" w:lineRule="atLeast"/>
        <w:rPr>
          <w:del w:id="7790" w:author="Strzelczyk, Anthony (A.)" w:date="2020-12-11T13:21:00Z"/>
          <w:rFonts w:cs="Arial"/>
        </w:rPr>
        <w:pPrChange w:id="7791" w:author="Strzelczyk, Anthony (A.)" w:date="2020-12-11T12:24:00Z">
          <w:pPr/>
        </w:pPrChange>
      </w:pPr>
    </w:p>
    <w:p w14:paraId="7D8DF69F" w14:textId="4DB87FDC" w:rsidR="00F03EA7" w:rsidRPr="004051D0" w:rsidRDefault="00F03EA7" w:rsidP="00F03EA7">
      <w:pPr>
        <w:pStyle w:val="RERequirement"/>
        <w:shd w:val="clear" w:color="auto" w:fill="F2F2F2" w:themeFill="background1" w:themeFillShade="F2"/>
        <w:rPr>
          <w:ins w:id="7792" w:author="Strzelczyk, Anthony (A.)" w:date="2020-12-13T07:57:00Z"/>
          <w:rFonts w:ascii="Arial" w:hAnsi="Arial" w:cs="Arial"/>
        </w:rPr>
      </w:pPr>
      <w:ins w:id="7793" w:author="Strzelczyk, Anthony (A.)" w:date="2020-12-13T07:57:00Z">
        <w:r w:rsidRPr="004051D0">
          <w:rPr>
            <w:rFonts w:ascii="Arial" w:hAnsi="Arial" w:cs="Arial"/>
          </w:rPr>
          <w:t>###</w:t>
        </w:r>
        <w:bookmarkStart w:id="7794" w:name="R_ID_F_00030_Rear_Fog_Reset_Cycle"/>
        <w:r>
          <w:rPr>
            <w:rFonts w:ascii="Arial" w:hAnsi="Arial" w:cs="Arial"/>
          </w:rPr>
          <w:t>R_F_Rear Fog Lighting deselect_00</w:t>
        </w:r>
      </w:ins>
      <w:bookmarkEnd w:id="7794"/>
      <w:r w:rsidR="008E087A">
        <w:rPr>
          <w:rFonts w:ascii="Arial" w:hAnsi="Arial" w:cs="Arial"/>
        </w:rPr>
        <w:t>12</w:t>
      </w:r>
      <w:ins w:id="7795" w:author="Strzelczyk, Anthony (A.)" w:date="2020-12-13T07:57:00Z">
        <w:r w:rsidRPr="004051D0">
          <w:rPr>
            <w:rFonts w:ascii="Arial" w:hAnsi="Arial" w:cs="Arial"/>
          </w:rPr>
          <w:t xml:space="preserve">### </w:t>
        </w:r>
        <w:r>
          <w:rPr>
            <w:rFonts w:ascii="Arial" w:hAnsi="Arial" w:cs="Arial"/>
          </w:rPr>
          <w:t>Rear Fog</w:t>
        </w:r>
      </w:ins>
      <w:r w:rsidR="008E087A">
        <w:rPr>
          <w:rFonts w:ascii="Arial" w:hAnsi="Arial" w:cs="Arial"/>
        </w:rPr>
        <w:t xml:space="preserve"> Light</w:t>
      </w:r>
      <w:ins w:id="7796" w:author="Strzelczyk, Anthony (A.)" w:date="2020-12-13T07:57:00Z">
        <w:r>
          <w:rPr>
            <w:rFonts w:ascii="Arial" w:hAnsi="Arial" w:cs="Arial"/>
          </w:rPr>
          <w:t xml:space="preserve"> </w:t>
        </w:r>
      </w:ins>
      <w:r w:rsidR="002E765B">
        <w:rPr>
          <w:rFonts w:ascii="Arial" w:hAnsi="Arial" w:cs="Arial"/>
        </w:rPr>
        <w:t>deactivation</w:t>
      </w:r>
    </w:p>
    <w:p w14:paraId="2D5616B7" w14:textId="08B022E8" w:rsidR="00F03EA7" w:rsidRPr="002824CB" w:rsidRDefault="00C10BB1">
      <w:pPr>
        <w:spacing w:line="240" w:lineRule="atLeast"/>
        <w:rPr>
          <w:ins w:id="7797" w:author="Strzelczyk, Anthony (A.)" w:date="2020-12-14T13:58:00Z"/>
          <w:rFonts w:cs="Arial"/>
          <w:rPrChange w:id="7798" w:author="Strzelczyk, Anthony (A.)" w:date="2020-12-18T09:03:00Z">
            <w:rPr>
              <w:ins w:id="7799" w:author="Strzelczyk, Anthony (A.)" w:date="2020-12-14T13:58:00Z"/>
              <w:rFonts w:ascii="Times New Roman" w:hAnsi="Times New Roman"/>
            </w:rPr>
          </w:rPrChange>
        </w:rPr>
        <w:pPrChange w:id="7800" w:author="Strzelczyk, Anthony (A.)" w:date="2020-12-18T09:03:00Z">
          <w:pPr/>
        </w:pPrChange>
      </w:pPr>
      <w:ins w:id="7801" w:author="Strzelczyk, Anthony (A.)" w:date="2020-12-13T07:59:00Z">
        <w:r w:rsidRPr="00797AD9">
          <w:rPr>
            <w:rFonts w:cs="Arial"/>
            <w:rPrChange w:id="7802" w:author="Strzelczyk, Anthony (A.)" w:date="2021-01-25T11:13:00Z">
              <w:rPr>
                <w:rFonts w:ascii="Times New Roman" w:hAnsi="Times New Roman"/>
              </w:rPr>
            </w:rPrChange>
          </w:rPr>
          <w:t>Rear Fog Light</w:t>
        </w:r>
      </w:ins>
      <w:r w:rsidR="00F255B7">
        <w:rPr>
          <w:rFonts w:cs="Arial"/>
        </w:rPr>
        <w:t>(s)</w:t>
      </w:r>
      <w:ins w:id="7803" w:author="Strzelczyk, Anthony (A.)" w:date="2020-12-13T07:59:00Z">
        <w:r w:rsidRPr="00797AD9">
          <w:rPr>
            <w:rFonts w:cs="Arial"/>
            <w:rPrChange w:id="7804" w:author="Strzelczyk, Anthony (A.)" w:date="2021-01-25T11:13:00Z">
              <w:rPr>
                <w:rFonts w:ascii="Times New Roman" w:hAnsi="Times New Roman"/>
              </w:rPr>
            </w:rPrChange>
          </w:rPr>
          <w:t xml:space="preserve"> shall be </w:t>
        </w:r>
      </w:ins>
      <w:r w:rsidR="00633534">
        <w:rPr>
          <w:rFonts w:cs="Arial"/>
        </w:rPr>
        <w:t>turned off</w:t>
      </w:r>
      <w:ins w:id="7805" w:author="Strzelczyk, Anthony (A.)" w:date="2020-12-13T07:59:00Z">
        <w:r w:rsidRPr="00797AD9">
          <w:rPr>
            <w:rFonts w:cs="Arial"/>
            <w:rPrChange w:id="7806" w:author="Strzelczyk, Anthony (A.)" w:date="2021-01-25T11:13:00Z">
              <w:rPr>
                <w:rFonts w:ascii="Times New Roman" w:hAnsi="Times New Roman"/>
              </w:rPr>
            </w:rPrChange>
          </w:rPr>
          <w:t xml:space="preserve"> </w:t>
        </w:r>
      </w:ins>
      <w:r w:rsidR="004268F7" w:rsidRPr="004268F7">
        <w:rPr>
          <w:rFonts w:cs="Arial"/>
        </w:rPr>
        <w:t xml:space="preserve">when Front Fog is OFF </w:t>
      </w:r>
      <w:r w:rsidR="00E531D1">
        <w:rPr>
          <w:rFonts w:cs="Arial"/>
          <w:b/>
          <w:bCs/>
        </w:rPr>
        <w:t>OR</w:t>
      </w:r>
      <w:r w:rsidR="004268F7" w:rsidRPr="004268F7">
        <w:rPr>
          <w:rFonts w:cs="Arial"/>
        </w:rPr>
        <w:t xml:space="preserve"> Low Beams are OFF </w:t>
      </w:r>
      <w:r w:rsidR="004268F7" w:rsidRPr="00181F54">
        <w:rPr>
          <w:rFonts w:cs="Arial"/>
          <w:b/>
          <w:bCs/>
        </w:rPr>
        <w:t>OR</w:t>
      </w:r>
      <w:r w:rsidR="004268F7" w:rsidRPr="004268F7">
        <w:rPr>
          <w:rFonts w:cs="Arial"/>
        </w:rPr>
        <w:t xml:space="preserve"> Rear Fog is turned OFF </w:t>
      </w:r>
      <w:r w:rsidR="004268F7" w:rsidRPr="00181F54">
        <w:rPr>
          <w:rFonts w:cs="Arial"/>
          <w:b/>
          <w:bCs/>
        </w:rPr>
        <w:t>OR</w:t>
      </w:r>
      <w:r w:rsidR="004268F7" w:rsidRPr="004268F7">
        <w:rPr>
          <w:rFonts w:cs="Arial"/>
        </w:rPr>
        <w:t xml:space="preserve"> Ignition is (OFF OR ACC)</w:t>
      </w:r>
    </w:p>
    <w:p w14:paraId="0C568A0F" w14:textId="77777777" w:rsidR="00D17734" w:rsidRPr="004051D0" w:rsidRDefault="00D17734">
      <w:pPr>
        <w:spacing w:line="240" w:lineRule="atLeast"/>
        <w:rPr>
          <w:ins w:id="7807" w:author="Strzelczyk, Anthony (A.)" w:date="2020-12-13T07:57:00Z"/>
          <w:rFonts w:cs="Arial"/>
        </w:rPr>
        <w:pPrChange w:id="7808" w:author="Strzelczyk, Anthony (A.)" w:date="2020-12-13T07:59:00Z">
          <w:pPr/>
        </w:pPrChange>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03EA7" w:rsidRPr="004051D0" w14:paraId="0297FF1D" w14:textId="77777777" w:rsidTr="00772DC4">
        <w:trPr>
          <w:gridAfter w:val="1"/>
          <w:wAfter w:w="15" w:type="dxa"/>
          <w:hidden/>
          <w:ins w:id="7809" w:author="Strzelczyk, Anthony (A.)" w:date="2020-12-13T07:57: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B23B40" w14:textId="6D70D03C" w:rsidR="00F03EA7" w:rsidRPr="004051D0" w:rsidRDefault="00F03EA7" w:rsidP="00772DC4">
            <w:pPr>
              <w:rPr>
                <w:ins w:id="7810" w:author="Strzelczyk, Anthony (A.)" w:date="2020-12-13T07:57:00Z"/>
                <w:rFonts w:eastAsiaTheme="minorHAnsi" w:cs="Arial"/>
                <w:bCs/>
                <w:vanish/>
                <w:color w:val="808080" w:themeColor="background1" w:themeShade="80"/>
                <w:sz w:val="16"/>
                <w:szCs w:val="14"/>
              </w:rPr>
            </w:pPr>
            <w:ins w:id="7811" w:author="Strzelczyk, Anthony (A.)" w:date="2020-12-13T07:57:00Z">
              <w:r w:rsidRPr="004051D0">
                <w:rPr>
                  <w:rFonts w:cs="Arial"/>
                  <w:bCs/>
                  <w:vanish/>
                  <w:color w:val="808080" w:themeColor="background1" w:themeShade="80"/>
                  <w:sz w:val="16"/>
                  <w:szCs w:val="14"/>
                </w:rPr>
                <w:t>Requirement ID: ###</w:t>
              </w:r>
            </w:ins>
            <w:ins w:id="7812" w:author="Strzelczyk, Anthony (A.)" w:date="2020-12-13T08:07:00Z">
              <w:r w:rsidR="00704812">
                <w:rPr>
                  <w:rFonts w:cs="Arial"/>
                  <w:bCs/>
                  <w:vanish/>
                  <w:color w:val="808080" w:themeColor="background1" w:themeShade="80"/>
                  <w:sz w:val="16"/>
                  <w:szCs w:val="14"/>
                </w:rPr>
                <w:t>R_F_Rear Fog Lighting Switch Status on CAN_00031</w:t>
              </w:r>
            </w:ins>
            <w:ins w:id="7813" w:author="Strzelczyk, Anthony (A.)" w:date="2020-12-13T07:57:00Z">
              <w:r w:rsidRPr="004051D0">
                <w:rPr>
                  <w:rFonts w:cs="Arial"/>
                  <w:bCs/>
                  <w:vanish/>
                  <w:color w:val="808080" w:themeColor="background1" w:themeShade="80"/>
                  <w:sz w:val="16"/>
                  <w:szCs w:val="14"/>
                </w:rPr>
                <w:t>###</w:t>
              </w:r>
            </w:ins>
          </w:p>
        </w:tc>
      </w:tr>
      <w:tr w:rsidR="00F03EA7" w:rsidRPr="004051D0" w14:paraId="26955F00" w14:textId="77777777" w:rsidTr="00772DC4">
        <w:trPr>
          <w:hidden/>
          <w:ins w:id="7814" w:author="Strzelczyk, Anthony (A.)" w:date="2020-12-13T07: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22AE7D" w14:textId="77777777" w:rsidR="00F03EA7" w:rsidRPr="004051D0" w:rsidRDefault="00F03EA7" w:rsidP="00772DC4">
            <w:pPr>
              <w:rPr>
                <w:ins w:id="7815" w:author="Strzelczyk, Anthony (A.)" w:date="2020-12-13T07:57:00Z"/>
                <w:rFonts w:eastAsiaTheme="minorHAnsi" w:cs="Arial"/>
                <w:b/>
                <w:bCs/>
                <w:vanish/>
                <w:sz w:val="16"/>
                <w:szCs w:val="14"/>
              </w:rPr>
            </w:pPr>
            <w:ins w:id="7816" w:author="Strzelczyk, Anthony (A.)" w:date="2020-12-13T07:57: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CB8AB" w14:textId="77777777" w:rsidR="00F03EA7" w:rsidRPr="004051D0" w:rsidRDefault="00F03EA7" w:rsidP="00772DC4">
            <w:pPr>
              <w:rPr>
                <w:ins w:id="7817" w:author="Strzelczyk, Anthony (A.)" w:date="2020-12-13T07:57:00Z"/>
                <w:rFonts w:cs="Arial"/>
                <w:vanish/>
                <w:color w:val="000000" w:themeColor="text1"/>
                <w:sz w:val="16"/>
                <w:szCs w:val="14"/>
              </w:rPr>
            </w:pPr>
          </w:p>
        </w:tc>
      </w:tr>
      <w:tr w:rsidR="00F03EA7" w:rsidRPr="004051D0" w14:paraId="0106F295" w14:textId="77777777" w:rsidTr="00772DC4">
        <w:trPr>
          <w:hidden/>
          <w:ins w:id="7818" w:author="Strzelczyk, Anthony (A.)" w:date="2020-12-13T07: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A459C" w14:textId="77777777" w:rsidR="00F03EA7" w:rsidRPr="004051D0" w:rsidRDefault="00F03EA7" w:rsidP="00772DC4">
            <w:pPr>
              <w:rPr>
                <w:ins w:id="7819" w:author="Strzelczyk, Anthony (A.)" w:date="2020-12-13T07:57:00Z"/>
                <w:rFonts w:eastAsiaTheme="minorHAnsi" w:cs="Arial"/>
                <w:b/>
                <w:bCs/>
                <w:vanish/>
                <w:sz w:val="16"/>
                <w:szCs w:val="14"/>
              </w:rPr>
            </w:pPr>
            <w:ins w:id="7820" w:author="Strzelczyk, Anthony (A.)" w:date="2020-12-13T07:57: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D5DDE" w14:textId="77777777" w:rsidR="00F03EA7" w:rsidRPr="004051D0" w:rsidRDefault="00F03EA7" w:rsidP="00772DC4">
            <w:pPr>
              <w:rPr>
                <w:ins w:id="7821" w:author="Strzelczyk, Anthony (A.)" w:date="2020-12-13T07:57:00Z"/>
                <w:rFonts w:cs="Arial"/>
                <w:vanish/>
                <w:color w:val="000000" w:themeColor="text1"/>
                <w:sz w:val="16"/>
                <w:szCs w:val="14"/>
              </w:rPr>
            </w:pPr>
          </w:p>
        </w:tc>
      </w:tr>
      <w:tr w:rsidR="00F03EA7" w:rsidRPr="004051D0" w14:paraId="504ED28D" w14:textId="77777777" w:rsidTr="00772DC4">
        <w:trPr>
          <w:hidden/>
          <w:ins w:id="7822" w:author="Strzelczyk, Anthony (A.)" w:date="2020-12-13T07: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4E4F2" w14:textId="77777777" w:rsidR="00F03EA7" w:rsidRPr="004051D0" w:rsidRDefault="00F03EA7" w:rsidP="00772DC4">
            <w:pPr>
              <w:rPr>
                <w:ins w:id="7823" w:author="Strzelczyk, Anthony (A.)" w:date="2020-12-13T07:57:00Z"/>
                <w:rFonts w:cs="Arial"/>
                <w:vanish/>
                <w:sz w:val="16"/>
                <w:szCs w:val="14"/>
              </w:rPr>
            </w:pPr>
            <w:ins w:id="7824" w:author="Strzelczyk, Anthony (A.)" w:date="2020-12-13T07:57: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FCED7" w14:textId="77777777" w:rsidR="00F03EA7" w:rsidRPr="004051D0" w:rsidRDefault="00F03EA7" w:rsidP="00772DC4">
            <w:pPr>
              <w:rPr>
                <w:ins w:id="7825" w:author="Strzelczyk, Anthony (A.)" w:date="2020-12-13T07:57:00Z"/>
                <w:rFonts w:cs="Arial"/>
                <w:vanish/>
                <w:color w:val="000000" w:themeColor="text1"/>
                <w:sz w:val="16"/>
                <w:szCs w:val="14"/>
              </w:rPr>
            </w:pPr>
          </w:p>
        </w:tc>
      </w:tr>
      <w:tr w:rsidR="00297825" w:rsidRPr="004051D0" w14:paraId="4EA93BBE" w14:textId="77777777" w:rsidTr="00772DC4">
        <w:trPr>
          <w:hidden/>
          <w:ins w:id="7826" w:author="Strzelczyk, Anthony (A.)" w:date="2020-12-13T07: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03E81" w14:textId="77777777" w:rsidR="00297825" w:rsidRPr="004051D0" w:rsidRDefault="00297825" w:rsidP="00297825">
            <w:pPr>
              <w:rPr>
                <w:ins w:id="7827" w:author="Strzelczyk, Anthony (A.)" w:date="2020-12-13T07:57:00Z"/>
                <w:rFonts w:cs="Arial"/>
                <w:b/>
                <w:bCs/>
                <w:vanish/>
                <w:sz w:val="16"/>
                <w:szCs w:val="14"/>
              </w:rPr>
            </w:pPr>
            <w:ins w:id="7828" w:author="Strzelczyk, Anthony (A.)" w:date="2020-12-13T07:57: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AC3C3" w14:textId="1EEEBCD2" w:rsidR="00297825" w:rsidRPr="004051D0" w:rsidRDefault="00297825" w:rsidP="00297825">
            <w:pPr>
              <w:rPr>
                <w:ins w:id="7829" w:author="Strzelczyk, Anthony (A.)" w:date="2020-12-13T07:57:00Z"/>
                <w:rFonts w:cs="Arial"/>
                <w:vanish/>
                <w:color w:val="000000" w:themeColor="text1"/>
                <w:sz w:val="16"/>
                <w:szCs w:val="14"/>
              </w:rPr>
            </w:pPr>
            <w:ins w:id="7830" w:author="Strzelczyk, Anthony (A.)" w:date="2021-01-25T09:49:00Z">
              <w:r>
                <w:rPr>
                  <w:rFonts w:cs="Arial"/>
                  <w:vanish/>
                  <w:color w:val="000000" w:themeColor="text1"/>
                  <w:sz w:val="16"/>
                  <w:szCs w:val="14"/>
                </w:rPr>
                <w:t>ECE R48 6.11.7</w:t>
              </w:r>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54F511" w14:textId="77777777" w:rsidR="00297825" w:rsidRPr="004051D0" w:rsidRDefault="00297825" w:rsidP="00297825">
            <w:pPr>
              <w:ind w:left="139"/>
              <w:rPr>
                <w:ins w:id="7831" w:author="Strzelczyk, Anthony (A.)" w:date="2020-12-13T07:57:00Z"/>
                <w:rFonts w:cs="Arial"/>
                <w:b/>
                <w:bCs/>
                <w:vanish/>
                <w:sz w:val="16"/>
                <w:szCs w:val="14"/>
              </w:rPr>
            </w:pPr>
            <w:ins w:id="7832" w:author="Strzelczyk, Anthony (A.)" w:date="2020-12-13T07:57: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4A764E" w14:textId="1E505E46" w:rsidR="00297825" w:rsidRPr="004051D0" w:rsidRDefault="00297825" w:rsidP="00297825">
            <w:pPr>
              <w:rPr>
                <w:ins w:id="7833" w:author="Strzelczyk, Anthony (A.)" w:date="2020-12-13T07:57:00Z"/>
                <w:rFonts w:cs="Arial"/>
                <w:vanish/>
                <w:color w:val="000000" w:themeColor="text1"/>
                <w:sz w:val="16"/>
                <w:szCs w:val="14"/>
              </w:rPr>
            </w:pPr>
            <w:r>
              <w:rPr>
                <w:rFonts w:cs="Arial"/>
                <w:vanish/>
                <w:color w:val="000000" w:themeColor="text1"/>
                <w:sz w:val="16"/>
                <w:szCs w:val="14"/>
              </w:rPr>
              <w:t>PD and ASO</w:t>
            </w:r>
          </w:p>
        </w:tc>
      </w:tr>
      <w:tr w:rsidR="00297825" w:rsidRPr="004051D0" w14:paraId="1F677726" w14:textId="77777777" w:rsidTr="00772DC4">
        <w:trPr>
          <w:hidden/>
          <w:ins w:id="7834" w:author="Strzelczyk, Anthony (A.)" w:date="2020-12-13T07: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5C4B6" w14:textId="77777777" w:rsidR="00297825" w:rsidRPr="004051D0" w:rsidRDefault="00297825" w:rsidP="00297825">
            <w:pPr>
              <w:rPr>
                <w:ins w:id="7835" w:author="Strzelczyk, Anthony (A.)" w:date="2020-12-13T07:57:00Z"/>
                <w:rFonts w:cs="Arial"/>
                <w:b/>
                <w:bCs/>
                <w:vanish/>
                <w:sz w:val="16"/>
                <w:szCs w:val="14"/>
              </w:rPr>
            </w:pPr>
            <w:ins w:id="7836" w:author="Strzelczyk, Anthony (A.)" w:date="2020-12-13T07:57: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8480B" w14:textId="56F50A74" w:rsidR="00297825" w:rsidRPr="004051D0" w:rsidRDefault="00297825" w:rsidP="00297825">
            <w:pPr>
              <w:rPr>
                <w:ins w:id="7837" w:author="Strzelczyk, Anthony (A.)" w:date="2020-12-13T07:57:00Z"/>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30A43E" w14:textId="77777777" w:rsidR="00297825" w:rsidRPr="004051D0" w:rsidRDefault="00297825" w:rsidP="00297825">
            <w:pPr>
              <w:ind w:left="139"/>
              <w:rPr>
                <w:ins w:id="7838" w:author="Strzelczyk, Anthony (A.)" w:date="2020-12-13T07:57:00Z"/>
                <w:rFonts w:cs="Arial"/>
                <w:b/>
                <w:bCs/>
                <w:vanish/>
                <w:sz w:val="16"/>
                <w:szCs w:val="16"/>
              </w:rPr>
            </w:pPr>
            <w:ins w:id="7839" w:author="Strzelczyk, Anthony (A.)" w:date="2020-12-13T07:57: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9949E" w14:textId="4456104D" w:rsidR="00297825" w:rsidRPr="004051D0" w:rsidRDefault="00297825" w:rsidP="00297825">
            <w:pPr>
              <w:rPr>
                <w:ins w:id="7840" w:author="Strzelczyk, Anthony (A.)" w:date="2020-12-13T07:57:00Z"/>
                <w:rFonts w:cs="Arial"/>
                <w:vanish/>
                <w:color w:val="000000" w:themeColor="text1"/>
                <w:sz w:val="16"/>
                <w:szCs w:val="14"/>
              </w:rPr>
            </w:pPr>
            <w:r>
              <w:rPr>
                <w:rFonts w:cs="Arial"/>
                <w:vanish/>
                <w:color w:val="000000" w:themeColor="text1"/>
                <w:sz w:val="16"/>
                <w:szCs w:val="14"/>
              </w:rPr>
              <w:t>System level, Bread Board, HIL</w:t>
            </w:r>
          </w:p>
        </w:tc>
      </w:tr>
      <w:tr w:rsidR="00F03EA7" w:rsidRPr="004051D0" w14:paraId="1A4C7272" w14:textId="77777777" w:rsidTr="00772DC4">
        <w:trPr>
          <w:trHeight w:val="133"/>
          <w:hidden/>
          <w:ins w:id="7841" w:author="Strzelczyk, Anthony (A.)" w:date="2020-12-13T07: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2A91F" w14:textId="77777777" w:rsidR="00F03EA7" w:rsidRPr="004051D0" w:rsidRDefault="00F03EA7" w:rsidP="00772DC4">
            <w:pPr>
              <w:rPr>
                <w:ins w:id="7842" w:author="Strzelczyk, Anthony (A.)" w:date="2020-12-13T07:57:00Z"/>
                <w:rFonts w:eastAsiaTheme="minorHAnsi" w:cs="Arial"/>
                <w:b/>
                <w:bCs/>
                <w:vanish/>
                <w:sz w:val="16"/>
                <w:szCs w:val="14"/>
              </w:rPr>
            </w:pPr>
            <w:ins w:id="7843" w:author="Strzelczyk, Anthony (A.)" w:date="2020-12-13T07:57:00Z">
              <w:r w:rsidRPr="004051D0">
                <w:rPr>
                  <w:rFonts w:cs="Arial"/>
                  <w:b/>
                  <w:bCs/>
                  <w:vanish/>
                  <w:sz w:val="16"/>
                  <w:szCs w:val="14"/>
                </w:rPr>
                <w:t>Type</w:t>
              </w:r>
            </w:ins>
          </w:p>
        </w:tc>
        <w:customXmlInsRangeStart w:id="7844" w:author="Strzelczyk, Anthony (A.)" w:date="2020-12-13T07:57:00Z"/>
        <w:sdt>
          <w:sdtPr>
            <w:rPr>
              <w:rFonts w:cs="Arial"/>
              <w:vanish/>
              <w:color w:val="000000" w:themeColor="text1"/>
              <w:sz w:val="16"/>
              <w:szCs w:val="14"/>
            </w:rPr>
            <w:alias w:val="Requirement Type"/>
            <w:tag w:val="Requirements Type"/>
            <w:id w:val="-1998797190"/>
            <w:placeholder>
              <w:docPart w:val="CA56B63D2A054CAFB5503861C33FC22B"/>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7844"/>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2EEC92" w14:textId="21145825" w:rsidR="00F03EA7" w:rsidRPr="004051D0" w:rsidRDefault="00C10BB1" w:rsidP="00772DC4">
                <w:pPr>
                  <w:rPr>
                    <w:ins w:id="7845" w:author="Strzelczyk, Anthony (A.)" w:date="2020-12-13T07:57:00Z"/>
                    <w:rFonts w:cs="Arial"/>
                    <w:vanish/>
                    <w:color w:val="000000" w:themeColor="text1"/>
                    <w:sz w:val="16"/>
                    <w:szCs w:val="14"/>
                  </w:rPr>
                </w:pPr>
                <w:ins w:id="7846" w:author="Strzelczyk, Anthony (A.)" w:date="2020-12-13T07:57:00Z">
                  <w:r>
                    <w:rPr>
                      <w:rFonts w:cs="Arial"/>
                      <w:vanish/>
                      <w:color w:val="000000" w:themeColor="text1"/>
                      <w:sz w:val="16"/>
                      <w:szCs w:val="14"/>
                    </w:rPr>
                    <w:t>Functional</w:t>
                  </w:r>
                </w:ins>
              </w:p>
            </w:tc>
            <w:customXmlInsRangeStart w:id="7847" w:author="Strzelczyk, Anthony (A.)" w:date="2020-12-13T07:57:00Z"/>
          </w:sdtContent>
        </w:sdt>
        <w:customXmlInsRangeEnd w:id="7847"/>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65C82" w14:textId="77777777" w:rsidR="00F03EA7" w:rsidRPr="004051D0" w:rsidRDefault="00F03EA7" w:rsidP="00772DC4">
            <w:pPr>
              <w:rPr>
                <w:ins w:id="7848" w:author="Strzelczyk, Anthony (A.)" w:date="2020-12-13T07:57:00Z"/>
                <w:rFonts w:cs="Arial"/>
                <w:b/>
                <w:bCs/>
                <w:vanish/>
                <w:sz w:val="16"/>
                <w:szCs w:val="14"/>
              </w:rPr>
            </w:pPr>
            <w:ins w:id="7849" w:author="Strzelczyk, Anthony (A.)" w:date="2020-12-13T07:57:00Z">
              <w:r w:rsidRPr="004051D0">
                <w:rPr>
                  <w:rFonts w:cs="Arial"/>
                  <w:b/>
                  <w:bCs/>
                  <w:vanish/>
                  <w:sz w:val="16"/>
                  <w:szCs w:val="14"/>
                </w:rPr>
                <w:t>Priority</w:t>
              </w:r>
            </w:ins>
          </w:p>
        </w:tc>
        <w:customXmlInsRangeStart w:id="7850" w:author="Strzelczyk, Anthony (A.)" w:date="2020-12-13T07:57:00Z"/>
        <w:sdt>
          <w:sdtPr>
            <w:rPr>
              <w:rFonts w:cs="Arial"/>
              <w:vanish/>
              <w:color w:val="000000" w:themeColor="text1"/>
              <w:sz w:val="16"/>
              <w:szCs w:val="14"/>
            </w:rPr>
            <w:alias w:val="Requirement Priority"/>
            <w:tag w:val="Requirement Priority"/>
            <w:id w:val="-1823723540"/>
            <w:placeholder>
              <w:docPart w:val="B172AF9EED8147E6A6C1DE6FE9D127E8"/>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7850"/>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794EF" w14:textId="32EB480F" w:rsidR="00F03EA7" w:rsidRPr="004051D0" w:rsidRDefault="00C10BB1" w:rsidP="00772DC4">
                <w:pPr>
                  <w:rPr>
                    <w:ins w:id="7851" w:author="Strzelczyk, Anthony (A.)" w:date="2020-12-13T07:57:00Z"/>
                    <w:rFonts w:cs="Arial"/>
                    <w:vanish/>
                    <w:color w:val="000000" w:themeColor="text1"/>
                    <w:sz w:val="16"/>
                    <w:szCs w:val="14"/>
                  </w:rPr>
                </w:pPr>
                <w:ins w:id="7852" w:author="Strzelczyk, Anthony (A.)" w:date="2020-12-13T07:57:00Z">
                  <w:r>
                    <w:rPr>
                      <w:rFonts w:cs="Arial"/>
                      <w:vanish/>
                      <w:color w:val="000000" w:themeColor="text1"/>
                      <w:sz w:val="16"/>
                      <w:szCs w:val="14"/>
                    </w:rPr>
                    <w:t>High (Mandatory)</w:t>
                  </w:r>
                </w:ins>
              </w:p>
            </w:tc>
            <w:customXmlInsRangeStart w:id="7853" w:author="Strzelczyk, Anthony (A.)" w:date="2020-12-13T07:57:00Z"/>
          </w:sdtContent>
        </w:sdt>
        <w:customXmlInsRangeEnd w:id="7853"/>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697286" w14:textId="77777777" w:rsidR="00F03EA7" w:rsidRPr="004051D0" w:rsidRDefault="00F03EA7" w:rsidP="00772DC4">
            <w:pPr>
              <w:ind w:left="128"/>
              <w:rPr>
                <w:ins w:id="7854" w:author="Strzelczyk, Anthony (A.)" w:date="2020-12-13T07:57:00Z"/>
                <w:rFonts w:cs="Arial"/>
                <w:b/>
                <w:bCs/>
                <w:vanish/>
                <w:sz w:val="16"/>
                <w:szCs w:val="14"/>
              </w:rPr>
            </w:pPr>
            <w:ins w:id="7855" w:author="Strzelczyk, Anthony (A.)" w:date="2020-12-13T07:57:00Z">
              <w:r w:rsidRPr="004051D0">
                <w:rPr>
                  <w:rFonts w:cs="Arial"/>
                  <w:b/>
                  <w:bCs/>
                  <w:vanish/>
                  <w:sz w:val="16"/>
                  <w:szCs w:val="14"/>
                </w:rPr>
                <w:t>Status</w:t>
              </w:r>
            </w:ins>
          </w:p>
        </w:tc>
        <w:customXmlInsRangeStart w:id="7856" w:author="Strzelczyk, Anthony (A.)" w:date="2020-12-13T07:57:00Z"/>
        <w:sdt>
          <w:sdtPr>
            <w:rPr>
              <w:rFonts w:cs="Arial"/>
              <w:vanish/>
              <w:color w:val="000000" w:themeColor="text1"/>
              <w:sz w:val="16"/>
              <w:szCs w:val="14"/>
            </w:rPr>
            <w:alias w:val="Requirement Status"/>
            <w:tag w:val="Requirement Status"/>
            <w:id w:val="-1337453671"/>
            <w:placeholder>
              <w:docPart w:val="E831F36103D04CA5917AEEAA98120EC2"/>
            </w:placeholder>
            <w:dropDownList>
              <w:listItem w:value="Choose an item."/>
              <w:listItem w:displayText="Draft" w:value="Draft"/>
              <w:listItem w:displayText="Reviewed" w:value="Reviewed"/>
              <w:listItem w:displayText="Approved" w:value="Approved"/>
            </w:dropDownList>
          </w:sdtPr>
          <w:sdtEndPr/>
          <w:sdtContent>
            <w:customXmlInsRangeEnd w:id="7856"/>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B36A6" w14:textId="2A0D7F01" w:rsidR="00F03EA7" w:rsidRPr="000302BF" w:rsidRDefault="00B5649D" w:rsidP="00772DC4">
                <w:pPr>
                  <w:rPr>
                    <w:ins w:id="7857" w:author="Strzelczyk, Anthony (A.)" w:date="2020-12-13T07:57:00Z"/>
                    <w:rFonts w:cs="Arial"/>
                    <w:vanish/>
                    <w:color w:val="000000" w:themeColor="text1"/>
                    <w:sz w:val="16"/>
                    <w:szCs w:val="14"/>
                  </w:rPr>
                </w:pPr>
                <w:ins w:id="7858" w:author="Strzelczyk, Anthony (A.)" w:date="2020-12-13T07:57:00Z">
                  <w:r>
                    <w:rPr>
                      <w:rFonts w:cs="Arial"/>
                      <w:vanish/>
                      <w:color w:val="000000" w:themeColor="text1"/>
                      <w:sz w:val="16"/>
                      <w:szCs w:val="14"/>
                    </w:rPr>
                    <w:t>Approved</w:t>
                  </w:r>
                </w:ins>
              </w:p>
            </w:tc>
            <w:customXmlInsRangeStart w:id="7859" w:author="Strzelczyk, Anthony (A.)" w:date="2020-12-13T07:57:00Z"/>
          </w:sdtContent>
        </w:sdt>
        <w:customXmlInsRangeEnd w:id="7859"/>
      </w:tr>
      <w:tr w:rsidR="00F03EA7" w:rsidRPr="004051D0" w14:paraId="75C6896A" w14:textId="77777777" w:rsidTr="00772DC4">
        <w:trPr>
          <w:gridAfter w:val="1"/>
          <w:wAfter w:w="15" w:type="dxa"/>
          <w:ins w:id="7860" w:author="Strzelczyk, Anthony (A.)" w:date="2020-12-13T07:57: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CF47B9" w14:textId="77777777" w:rsidR="00F03EA7" w:rsidRPr="004051D0" w:rsidRDefault="00F03EA7" w:rsidP="00772DC4">
            <w:pPr>
              <w:rPr>
                <w:ins w:id="7861" w:author="Strzelczyk, Anthony (A.)" w:date="2020-12-13T07:57:00Z"/>
                <w:rFonts w:cs="Arial"/>
                <w:bCs/>
                <w:vanish/>
                <w:color w:val="808080" w:themeColor="background1" w:themeShade="80"/>
                <w:sz w:val="16"/>
                <w:szCs w:val="14"/>
              </w:rPr>
            </w:pPr>
            <w:ins w:id="7862" w:author="Strzelczyk, Anthony (A.)" w:date="2020-12-13T07:57: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FF428D" w14:textId="7771BC39" w:rsidR="00F03EA7" w:rsidRPr="004051D0" w:rsidRDefault="00F03EA7" w:rsidP="00772DC4">
            <w:pPr>
              <w:rPr>
                <w:ins w:id="7863" w:author="Strzelczyk, Anthony (A.)" w:date="2020-12-13T07:57:00Z"/>
                <w:rFonts w:cs="Arial"/>
                <w:bCs/>
                <w:vanish/>
                <w:color w:val="808080" w:themeColor="background1" w:themeShade="80"/>
                <w:sz w:val="16"/>
                <w:szCs w:val="14"/>
              </w:rPr>
            </w:pPr>
            <w:ins w:id="7864" w:author="Strzelczyk, Anthony (A.)" w:date="2020-12-13T07:57: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7865" w:author="Strzelczyk, Anthony (A.)" w:date="2020-12-13T07:57: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7866" w:author="Strzelczyk, Anthony (A.)" w:date="2020-12-13T07:57: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8D37E" w14:textId="77777777" w:rsidR="00F03EA7" w:rsidRPr="004051D0" w:rsidRDefault="00F03EA7" w:rsidP="00772DC4">
            <w:pPr>
              <w:jc w:val="right"/>
              <w:rPr>
                <w:ins w:id="7867" w:author="Strzelczyk, Anthony (A.)" w:date="2020-12-13T07:57:00Z"/>
                <w:rFonts w:cs="Arial"/>
                <w:bCs/>
                <w:color w:val="808080" w:themeColor="background1" w:themeShade="80"/>
                <w:sz w:val="16"/>
                <w:szCs w:val="14"/>
              </w:rPr>
            </w:pPr>
            <w:ins w:id="7868" w:author="Strzelczyk, Anthony (A.)" w:date="2020-12-13T07:57:00Z">
              <w:r w:rsidRPr="004051D0">
                <w:rPr>
                  <w:rFonts w:cs="Arial"/>
                  <w:bCs/>
                  <w:color w:val="808080" w:themeColor="background1" w:themeShade="80"/>
                  <w:sz w:val="16"/>
                  <w:szCs w:val="14"/>
                </w:rPr>
                <w:t>End of Requirement</w:t>
              </w:r>
            </w:ins>
          </w:p>
        </w:tc>
      </w:tr>
    </w:tbl>
    <w:p w14:paraId="2D2D7811" w14:textId="7987A2FD" w:rsidR="00DE2D1E" w:rsidDel="00DE2D1E" w:rsidRDefault="00DE2D1E">
      <w:pPr>
        <w:spacing w:line="240" w:lineRule="atLeast"/>
        <w:rPr>
          <w:del w:id="7869" w:author="Strzelczyk, Anthony (A.)" w:date="2020-12-11T13:22:00Z"/>
        </w:rPr>
        <w:pPrChange w:id="7870" w:author="Strzelczyk, Anthony (A.)" w:date="2020-12-11T12:24:00Z">
          <w:pPr/>
        </w:pPrChange>
      </w:pPr>
    </w:p>
    <w:p w14:paraId="0853AB75" w14:textId="6384BFFD" w:rsidR="00B552B9" w:rsidRPr="0017445F" w:rsidDel="00DE2D1E" w:rsidRDefault="00B552B9">
      <w:pPr>
        <w:pStyle w:val="RERequirement"/>
        <w:shd w:val="clear" w:color="auto" w:fill="F2F2F2" w:themeFill="background1" w:themeFillShade="F2"/>
        <w:spacing w:line="240" w:lineRule="atLeast"/>
        <w:rPr>
          <w:del w:id="7871" w:author="Strzelczyk, Anthony (A.)" w:date="2020-12-11T13:22:00Z"/>
        </w:rPr>
        <w:pPrChange w:id="7872" w:author="Strzelczyk, Anthony (A.)" w:date="2020-12-11T13:22:00Z">
          <w:pPr>
            <w:pStyle w:val="RERequirement"/>
            <w:shd w:val="clear" w:color="auto" w:fill="F2F2F2" w:themeFill="background1" w:themeFillShade="F2"/>
          </w:pPr>
        </w:pPrChange>
      </w:pPr>
      <w:bookmarkStart w:id="7873" w:name="_26fe6ec07d75cb34e1d8b5ffae312346"/>
      <w:bookmarkEnd w:id="7873"/>
      <w:del w:id="7874" w:author="Strzelczyk, Anthony (A.)" w:date="2020-12-11T13:22:00Z">
        <w:r w:rsidDel="00DE2D1E">
          <w:delText xml:space="preserve"> RFL enabled with Front Fog</w:delText>
        </w:r>
      </w:del>
    </w:p>
    <w:p w14:paraId="0CE565D9" w14:textId="592ACF65" w:rsidR="00B552B9" w:rsidDel="00DE2D1E" w:rsidRDefault="00B552B9">
      <w:pPr>
        <w:pStyle w:val="RERequirement"/>
        <w:shd w:val="clear" w:color="auto" w:fill="F2F2F2" w:themeFill="background1" w:themeFillShade="F2"/>
        <w:spacing w:line="240" w:lineRule="atLeast"/>
        <w:rPr>
          <w:del w:id="7875" w:author="Strzelczyk, Anthony (A.)" w:date="2020-12-11T13:22:00Z"/>
          <w:rFonts w:cs="Arial"/>
        </w:rPr>
        <w:pPrChange w:id="7876" w:author="Strzelczyk, Anthony (A.)" w:date="2020-12-11T13:22:00Z">
          <w:pPr/>
        </w:pPrChange>
      </w:pPr>
      <w:del w:id="7877" w:author="Strzelczyk, Anthony (A.)" w:date="2020-12-11T13:22:00Z">
        <w:r w:rsidDel="00DE2D1E">
          <w:rPr>
            <w:rFonts w:cs="Arial"/>
          </w:rPr>
          <w:delText>The Rear Fog Light feature shall be activated by user only when Front Fog Light is switched on.</w:delText>
        </w:r>
      </w:del>
    </w:p>
    <w:p w14:paraId="5780EE1A" w14:textId="5A633812" w:rsidR="00B552B9" w:rsidDel="00DE2D1E" w:rsidRDefault="00B552B9">
      <w:pPr>
        <w:pStyle w:val="RERequirement"/>
        <w:shd w:val="clear" w:color="auto" w:fill="F2F2F2" w:themeFill="background1" w:themeFillShade="F2"/>
        <w:spacing w:line="240" w:lineRule="atLeast"/>
        <w:rPr>
          <w:del w:id="7878" w:author="Strzelczyk, Anthony (A.)" w:date="2020-12-11T13:22:00Z"/>
          <w:rFonts w:cs="Arial"/>
        </w:rPr>
        <w:pPrChange w:id="7879" w:author="Strzelczyk, Anthony (A.)" w:date="2020-12-11T13:22:00Z">
          <w:pPr/>
        </w:pPrChange>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552B9" w:rsidRPr="00B3499B" w:rsidDel="00DE2D1E" w14:paraId="64D687E7" w14:textId="1C532060" w:rsidTr="005C492B">
        <w:trPr>
          <w:del w:id="7880" w:author="Strzelczyk, Anthony (A.)" w:date="2020-12-11T13:22: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B4519" w14:textId="419F6E31" w:rsidR="00B552B9" w:rsidRPr="00B3499B" w:rsidDel="00DE2D1E" w:rsidRDefault="00B552B9">
            <w:pPr>
              <w:pStyle w:val="RERequirement"/>
              <w:shd w:val="clear" w:color="auto" w:fill="F2F2F2" w:themeFill="background1" w:themeFillShade="F2"/>
              <w:spacing w:line="240" w:lineRule="atLeast"/>
              <w:outlineLvl w:val="9"/>
              <w:rPr>
                <w:del w:id="7881" w:author="Strzelczyk, Anthony (A.)" w:date="2020-12-11T13:22:00Z"/>
                <w:rFonts w:eastAsiaTheme="minorHAnsi" w:cs="Arial"/>
                <w:bCs/>
                <w:color w:val="808080" w:themeColor="background1" w:themeShade="80"/>
                <w:sz w:val="16"/>
                <w:szCs w:val="14"/>
              </w:rPr>
              <w:pPrChange w:id="7882" w:author="Strzelczyk, Anthony (A.)" w:date="2020-12-11T13:22:00Z">
                <w:pPr/>
              </w:pPrChange>
            </w:pPr>
            <w:del w:id="7883" w:author="Strzelczyk, Anthony (A.)" w:date="2020-12-11T13:22:00Z">
              <w:r w:rsidRPr="00B3499B" w:rsidDel="00DE2D1E">
                <w:rPr>
                  <w:rFonts w:cs="Arial"/>
                  <w:bCs/>
                  <w:color w:val="808080" w:themeColor="background1" w:themeShade="80"/>
                  <w:sz w:val="16"/>
                  <w:szCs w:val="14"/>
                </w:rPr>
                <w:delText xml:space="preserve">Requirement ID: </w:delText>
              </w:r>
            </w:del>
          </w:p>
        </w:tc>
      </w:tr>
      <w:tr w:rsidR="00B552B9" w:rsidRPr="00B3499B" w:rsidDel="00DE2D1E" w14:paraId="474CB127" w14:textId="58B90CDF" w:rsidTr="005C492B">
        <w:trPr>
          <w:del w:id="7884" w:author="Strzelczyk, Anthony (A.)" w:date="2020-12-11T13:2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88F20" w14:textId="7610A13E" w:rsidR="00B552B9" w:rsidRPr="00B3499B" w:rsidDel="00DE2D1E" w:rsidRDefault="00B552B9">
            <w:pPr>
              <w:pStyle w:val="RERequirement"/>
              <w:shd w:val="clear" w:color="auto" w:fill="F2F2F2" w:themeFill="background1" w:themeFillShade="F2"/>
              <w:spacing w:line="240" w:lineRule="atLeast"/>
              <w:outlineLvl w:val="9"/>
              <w:rPr>
                <w:del w:id="7885" w:author="Strzelczyk, Anthony (A.)" w:date="2020-12-11T13:22:00Z"/>
                <w:rFonts w:eastAsiaTheme="minorHAnsi" w:cs="Arial"/>
                <w:bCs/>
                <w:sz w:val="16"/>
                <w:szCs w:val="14"/>
              </w:rPr>
              <w:pPrChange w:id="7886" w:author="Strzelczyk, Anthony (A.)" w:date="2020-12-11T13:22:00Z">
                <w:pPr/>
              </w:pPrChange>
            </w:pPr>
            <w:del w:id="7887" w:author="Strzelczyk, Anthony (A.)" w:date="2020-12-11T13:22:00Z">
              <w:r w:rsidRPr="00B3499B" w:rsidDel="00DE2D1E">
                <w:rPr>
                  <w:rFonts w:cs="Arial"/>
                  <w:bCs/>
                  <w:sz w:val="16"/>
                  <w:szCs w:val="14"/>
                </w:rPr>
                <w:delText>Rationale</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768CF" w14:textId="7706BE22" w:rsidR="00B552B9" w:rsidDel="00DE2D1E" w:rsidRDefault="00B552B9">
            <w:pPr>
              <w:pStyle w:val="RERequirement"/>
              <w:shd w:val="clear" w:color="auto" w:fill="F2F2F2" w:themeFill="background1" w:themeFillShade="F2"/>
              <w:spacing w:line="240" w:lineRule="atLeast"/>
              <w:outlineLvl w:val="9"/>
              <w:rPr>
                <w:del w:id="7888" w:author="Strzelczyk, Anthony (A.)" w:date="2020-12-11T13:22:00Z"/>
              </w:rPr>
              <w:pPrChange w:id="7889" w:author="Strzelczyk, Anthony (A.)" w:date="2020-12-11T13:22:00Z">
                <w:pPr/>
              </w:pPrChange>
            </w:pPr>
          </w:p>
        </w:tc>
      </w:tr>
      <w:tr w:rsidR="00B552B9" w:rsidRPr="00B3499B" w:rsidDel="00DE2D1E" w14:paraId="7FA89A2A" w14:textId="5A8727BF" w:rsidTr="005C492B">
        <w:trPr>
          <w:del w:id="7890" w:author="Strzelczyk, Anthony (A.)" w:date="2020-12-11T13:2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50AD8" w14:textId="13C7A20B" w:rsidR="00B552B9" w:rsidRPr="00B3499B" w:rsidDel="00DE2D1E" w:rsidRDefault="00B552B9">
            <w:pPr>
              <w:pStyle w:val="RERequirement"/>
              <w:shd w:val="clear" w:color="auto" w:fill="F2F2F2" w:themeFill="background1" w:themeFillShade="F2"/>
              <w:spacing w:line="240" w:lineRule="atLeast"/>
              <w:outlineLvl w:val="9"/>
              <w:rPr>
                <w:del w:id="7891" w:author="Strzelczyk, Anthony (A.)" w:date="2020-12-11T13:22:00Z"/>
                <w:rFonts w:eastAsiaTheme="minorHAnsi" w:cs="Arial"/>
                <w:bCs/>
                <w:sz w:val="16"/>
                <w:szCs w:val="14"/>
              </w:rPr>
              <w:pPrChange w:id="7892" w:author="Strzelczyk, Anthony (A.)" w:date="2020-12-11T13:22:00Z">
                <w:pPr/>
              </w:pPrChange>
            </w:pPr>
            <w:del w:id="7893" w:author="Strzelczyk, Anthony (A.)" w:date="2020-12-11T13:22:00Z">
              <w:r w:rsidRPr="00B3499B" w:rsidDel="00DE2D1E">
                <w:rPr>
                  <w:rFonts w:cs="Arial"/>
                  <w:bCs/>
                  <w:sz w:val="16"/>
                  <w:szCs w:val="14"/>
                </w:rPr>
                <w:delText>Acceptance Criteria</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DECF7" w14:textId="6CA03E69" w:rsidR="00B552B9" w:rsidDel="00DE2D1E" w:rsidRDefault="00B552B9">
            <w:pPr>
              <w:pStyle w:val="RERequirement"/>
              <w:shd w:val="clear" w:color="auto" w:fill="F2F2F2" w:themeFill="background1" w:themeFillShade="F2"/>
              <w:spacing w:line="240" w:lineRule="atLeast"/>
              <w:outlineLvl w:val="9"/>
              <w:rPr>
                <w:del w:id="7894" w:author="Strzelczyk, Anthony (A.)" w:date="2020-12-11T13:22:00Z"/>
              </w:rPr>
              <w:pPrChange w:id="7895" w:author="Strzelczyk, Anthony (A.)" w:date="2020-12-11T13:22:00Z">
                <w:pPr/>
              </w:pPrChange>
            </w:pPr>
          </w:p>
        </w:tc>
      </w:tr>
      <w:tr w:rsidR="00B552B9" w:rsidRPr="00B3499B" w:rsidDel="00DE2D1E" w14:paraId="12308CD2" w14:textId="1308A05E" w:rsidTr="005C492B">
        <w:trPr>
          <w:del w:id="7896" w:author="Strzelczyk, Anthony (A.)" w:date="2020-12-11T13:2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F46AE" w14:textId="17C58292" w:rsidR="00B552B9" w:rsidRPr="00B3499B" w:rsidDel="00DE2D1E" w:rsidRDefault="00B552B9">
            <w:pPr>
              <w:pStyle w:val="RERequirement"/>
              <w:shd w:val="clear" w:color="auto" w:fill="F2F2F2" w:themeFill="background1" w:themeFillShade="F2"/>
              <w:spacing w:line="240" w:lineRule="atLeast"/>
              <w:outlineLvl w:val="9"/>
              <w:rPr>
                <w:del w:id="7897" w:author="Strzelczyk, Anthony (A.)" w:date="2020-12-11T13:22:00Z"/>
                <w:rFonts w:cs="Arial"/>
                <w:sz w:val="16"/>
                <w:szCs w:val="14"/>
              </w:rPr>
              <w:pPrChange w:id="7898" w:author="Strzelczyk, Anthony (A.)" w:date="2020-12-11T13:22:00Z">
                <w:pPr/>
              </w:pPrChange>
            </w:pPr>
            <w:del w:id="7899" w:author="Strzelczyk, Anthony (A.)" w:date="2020-12-11T13:22:00Z">
              <w:r w:rsidRPr="00B3499B" w:rsidDel="00DE2D1E">
                <w:rPr>
                  <w:rFonts w:cs="Arial"/>
                  <w:bCs/>
                  <w:sz w:val="16"/>
                  <w:szCs w:val="14"/>
                </w:rPr>
                <w:delText>Notes</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739C8" w14:textId="0F2ED75C" w:rsidR="00B552B9" w:rsidDel="00DE2D1E" w:rsidRDefault="00B552B9">
            <w:pPr>
              <w:pStyle w:val="RERequirement"/>
              <w:shd w:val="clear" w:color="auto" w:fill="F2F2F2" w:themeFill="background1" w:themeFillShade="F2"/>
              <w:spacing w:line="240" w:lineRule="atLeast"/>
              <w:outlineLvl w:val="9"/>
              <w:rPr>
                <w:del w:id="7900" w:author="Strzelczyk, Anthony (A.)" w:date="2020-12-11T13:22:00Z"/>
              </w:rPr>
              <w:pPrChange w:id="7901" w:author="Strzelczyk, Anthony (A.)" w:date="2020-12-11T13:22:00Z">
                <w:pPr/>
              </w:pPrChange>
            </w:pPr>
          </w:p>
        </w:tc>
      </w:tr>
      <w:tr w:rsidR="00B552B9" w:rsidRPr="00B3499B" w:rsidDel="00DE2D1E" w14:paraId="24A1E81C" w14:textId="7B6FF195" w:rsidTr="005C492B">
        <w:trPr>
          <w:del w:id="7902" w:author="Strzelczyk, Anthony (A.)" w:date="2020-12-11T13:2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712A1" w14:textId="1F675C1B" w:rsidR="00B552B9" w:rsidRPr="00B3499B" w:rsidDel="00DE2D1E" w:rsidRDefault="00B552B9">
            <w:pPr>
              <w:pStyle w:val="RERequirement"/>
              <w:shd w:val="clear" w:color="auto" w:fill="F2F2F2" w:themeFill="background1" w:themeFillShade="F2"/>
              <w:spacing w:line="240" w:lineRule="atLeast"/>
              <w:outlineLvl w:val="9"/>
              <w:rPr>
                <w:del w:id="7903" w:author="Strzelczyk, Anthony (A.)" w:date="2020-12-11T13:22:00Z"/>
                <w:rFonts w:cs="Arial"/>
                <w:bCs/>
                <w:sz w:val="16"/>
                <w:szCs w:val="14"/>
              </w:rPr>
              <w:pPrChange w:id="7904" w:author="Strzelczyk, Anthony (A.)" w:date="2020-12-11T13:22:00Z">
                <w:pPr/>
              </w:pPrChange>
            </w:pPr>
            <w:del w:id="7905" w:author="Strzelczyk, Anthony (A.)" w:date="2020-12-11T13:22:00Z">
              <w:r w:rsidRPr="00B3499B" w:rsidDel="00DE2D1E">
                <w:rPr>
                  <w:rFonts w:cs="Arial"/>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28920" w14:textId="5B454A01" w:rsidR="00B552B9" w:rsidDel="00DE2D1E" w:rsidRDefault="00B552B9">
            <w:pPr>
              <w:pStyle w:val="RERequirement"/>
              <w:shd w:val="clear" w:color="auto" w:fill="F2F2F2" w:themeFill="background1" w:themeFillShade="F2"/>
              <w:spacing w:line="240" w:lineRule="atLeast"/>
              <w:outlineLvl w:val="9"/>
              <w:rPr>
                <w:del w:id="7906" w:author="Strzelczyk, Anthony (A.)" w:date="2020-12-11T13:22:00Z"/>
              </w:rPr>
              <w:pPrChange w:id="7907" w:author="Strzelczyk, Anthony (A.)" w:date="2020-12-11T13:22:00Z">
                <w:pPr/>
              </w:pPrChange>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353FC" w14:textId="6555055C" w:rsidR="00B552B9" w:rsidRPr="00B3499B" w:rsidDel="00DE2D1E" w:rsidRDefault="00B552B9">
            <w:pPr>
              <w:pStyle w:val="RERequirement"/>
              <w:shd w:val="clear" w:color="auto" w:fill="F2F2F2" w:themeFill="background1" w:themeFillShade="F2"/>
              <w:spacing w:line="240" w:lineRule="atLeast"/>
              <w:outlineLvl w:val="9"/>
              <w:rPr>
                <w:del w:id="7908" w:author="Strzelczyk, Anthony (A.)" w:date="2020-12-11T13:22:00Z"/>
                <w:rFonts w:cs="Arial"/>
                <w:bCs/>
                <w:sz w:val="16"/>
                <w:szCs w:val="14"/>
              </w:rPr>
              <w:pPrChange w:id="7909" w:author="Strzelczyk, Anthony (A.)" w:date="2020-12-11T13:22:00Z">
                <w:pPr>
                  <w:ind w:left="139"/>
                </w:pPr>
              </w:pPrChange>
            </w:pPr>
            <w:del w:id="7910" w:author="Strzelczyk, Anthony (A.)" w:date="2020-12-11T13:22:00Z">
              <w:r w:rsidRPr="00B3499B" w:rsidDel="00DE2D1E">
                <w:rPr>
                  <w:rFonts w:cs="Arial"/>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F9CFB3" w14:textId="09BB8F2A" w:rsidR="00B552B9" w:rsidDel="00DE2D1E" w:rsidRDefault="00B552B9">
            <w:pPr>
              <w:pStyle w:val="RERequirement"/>
              <w:shd w:val="clear" w:color="auto" w:fill="F2F2F2" w:themeFill="background1" w:themeFillShade="F2"/>
              <w:spacing w:line="240" w:lineRule="atLeast"/>
              <w:outlineLvl w:val="9"/>
              <w:rPr>
                <w:del w:id="7911" w:author="Strzelczyk, Anthony (A.)" w:date="2020-12-11T13:22:00Z"/>
              </w:rPr>
              <w:pPrChange w:id="7912" w:author="Strzelczyk, Anthony (A.)" w:date="2020-12-11T13:22:00Z">
                <w:pPr/>
              </w:pPrChange>
            </w:pPr>
          </w:p>
        </w:tc>
      </w:tr>
      <w:tr w:rsidR="00B552B9" w:rsidRPr="00B3499B" w:rsidDel="00DE2D1E" w14:paraId="38BA6721" w14:textId="6998ABFB" w:rsidTr="005C492B">
        <w:trPr>
          <w:del w:id="7913" w:author="Strzelczyk, Anthony (A.)" w:date="2020-12-11T13:2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24B17" w14:textId="10E851B4" w:rsidR="00B552B9" w:rsidRPr="00B3499B" w:rsidDel="00DE2D1E" w:rsidRDefault="00B552B9">
            <w:pPr>
              <w:pStyle w:val="RERequirement"/>
              <w:shd w:val="clear" w:color="auto" w:fill="F2F2F2" w:themeFill="background1" w:themeFillShade="F2"/>
              <w:spacing w:line="240" w:lineRule="atLeast"/>
              <w:outlineLvl w:val="9"/>
              <w:rPr>
                <w:del w:id="7914" w:author="Strzelczyk, Anthony (A.)" w:date="2020-12-11T13:22:00Z"/>
                <w:rFonts w:cs="Arial"/>
                <w:bCs/>
                <w:sz w:val="16"/>
                <w:szCs w:val="14"/>
              </w:rPr>
              <w:pPrChange w:id="7915" w:author="Strzelczyk, Anthony (A.)" w:date="2020-12-11T13:22:00Z">
                <w:pPr/>
              </w:pPrChange>
            </w:pPr>
            <w:del w:id="7916" w:author="Strzelczyk, Anthony (A.)" w:date="2020-12-11T13:22:00Z">
              <w:r w:rsidRPr="00B3499B" w:rsidDel="00DE2D1E">
                <w:rPr>
                  <w:rFonts w:cs="Arial"/>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7B826" w14:textId="3B9333DE" w:rsidR="00B552B9" w:rsidDel="00DE2D1E" w:rsidRDefault="00B552B9">
            <w:pPr>
              <w:pStyle w:val="RERequirement"/>
              <w:shd w:val="clear" w:color="auto" w:fill="F2F2F2" w:themeFill="background1" w:themeFillShade="F2"/>
              <w:spacing w:line="240" w:lineRule="atLeast"/>
              <w:outlineLvl w:val="9"/>
              <w:rPr>
                <w:del w:id="7917" w:author="Strzelczyk, Anthony (A.)" w:date="2020-12-11T13:22:00Z"/>
              </w:rPr>
              <w:pPrChange w:id="7918" w:author="Strzelczyk, Anthony (A.)" w:date="2020-12-11T13:22:00Z">
                <w:pPr/>
              </w:pPrChange>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08150" w14:textId="52804A3D" w:rsidR="00B552B9" w:rsidRPr="00B3499B" w:rsidDel="00DE2D1E" w:rsidRDefault="00B552B9">
            <w:pPr>
              <w:pStyle w:val="RERequirement"/>
              <w:shd w:val="clear" w:color="auto" w:fill="F2F2F2" w:themeFill="background1" w:themeFillShade="F2"/>
              <w:spacing w:line="240" w:lineRule="atLeast"/>
              <w:outlineLvl w:val="9"/>
              <w:rPr>
                <w:del w:id="7919" w:author="Strzelczyk, Anthony (A.)" w:date="2020-12-11T13:22:00Z"/>
                <w:rFonts w:cs="Arial"/>
                <w:bCs/>
                <w:sz w:val="16"/>
                <w:szCs w:val="16"/>
              </w:rPr>
              <w:pPrChange w:id="7920" w:author="Strzelczyk, Anthony (A.)" w:date="2020-12-11T13:22:00Z">
                <w:pPr>
                  <w:ind w:left="139"/>
                </w:pPr>
              </w:pPrChange>
            </w:pPr>
            <w:del w:id="7921" w:author="Strzelczyk, Anthony (A.)" w:date="2020-12-11T13:22:00Z">
              <w:r w:rsidRPr="00B3499B" w:rsidDel="00DE2D1E">
                <w:rPr>
                  <w:rFonts w:cs="Arial"/>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6DCF67" w14:textId="1EACE34C" w:rsidR="00B552B9" w:rsidDel="00DE2D1E" w:rsidRDefault="00B552B9">
            <w:pPr>
              <w:pStyle w:val="RERequirement"/>
              <w:shd w:val="clear" w:color="auto" w:fill="F2F2F2" w:themeFill="background1" w:themeFillShade="F2"/>
              <w:spacing w:line="240" w:lineRule="atLeast"/>
              <w:outlineLvl w:val="9"/>
              <w:rPr>
                <w:del w:id="7922" w:author="Strzelczyk, Anthony (A.)" w:date="2020-12-11T13:22:00Z"/>
              </w:rPr>
              <w:pPrChange w:id="7923" w:author="Strzelczyk, Anthony (A.)" w:date="2020-12-11T13:22:00Z">
                <w:pPr/>
              </w:pPrChange>
            </w:pPr>
          </w:p>
        </w:tc>
      </w:tr>
      <w:tr w:rsidR="009A7C67" w:rsidRPr="00B3499B" w:rsidDel="00DE2D1E" w14:paraId="14C25CCB" w14:textId="05BE811D" w:rsidTr="005C492B">
        <w:trPr>
          <w:trHeight w:val="133"/>
          <w:del w:id="7924" w:author="Strzelczyk, Anthony (A.)" w:date="2020-12-11T13:22: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3261E" w14:textId="2FAB6486" w:rsidR="00B552B9" w:rsidRPr="00B3499B" w:rsidDel="00DE2D1E" w:rsidRDefault="00B552B9">
            <w:pPr>
              <w:pStyle w:val="RERequirement"/>
              <w:shd w:val="clear" w:color="auto" w:fill="F2F2F2" w:themeFill="background1" w:themeFillShade="F2"/>
              <w:spacing w:line="240" w:lineRule="atLeast"/>
              <w:outlineLvl w:val="9"/>
              <w:rPr>
                <w:del w:id="7925" w:author="Strzelczyk, Anthony (A.)" w:date="2020-12-11T13:22:00Z"/>
                <w:rFonts w:eastAsiaTheme="minorHAnsi" w:cs="Arial"/>
                <w:bCs/>
                <w:sz w:val="16"/>
                <w:szCs w:val="14"/>
              </w:rPr>
              <w:pPrChange w:id="7926" w:author="Strzelczyk, Anthony (A.)" w:date="2020-12-11T13:22:00Z">
                <w:pPr/>
              </w:pPrChange>
            </w:pPr>
            <w:del w:id="7927" w:author="Strzelczyk, Anthony (A.)" w:date="2020-12-11T13:22:00Z">
              <w:r w:rsidRPr="00B3499B" w:rsidDel="00DE2D1E">
                <w:rPr>
                  <w:rFonts w:cs="Arial"/>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AA3188" w14:textId="697AD4E3" w:rsidR="00B552B9" w:rsidRPr="00B3499B" w:rsidDel="00DE2D1E" w:rsidRDefault="00B552B9">
            <w:pPr>
              <w:pStyle w:val="RERequirement"/>
              <w:shd w:val="clear" w:color="auto" w:fill="F2F2F2" w:themeFill="background1" w:themeFillShade="F2"/>
              <w:spacing w:line="240" w:lineRule="atLeast"/>
              <w:outlineLvl w:val="9"/>
              <w:rPr>
                <w:del w:id="7928" w:author="Strzelczyk, Anthony (A.)" w:date="2020-12-11T13:22:00Z"/>
                <w:rFonts w:cs="Arial"/>
                <w:color w:val="000000" w:themeColor="text1"/>
                <w:sz w:val="16"/>
                <w:szCs w:val="14"/>
              </w:rPr>
              <w:pPrChange w:id="7929" w:author="Strzelczyk, Anthony (A.)" w:date="2020-12-11T13:22:00Z">
                <w:pPr/>
              </w:pPrChange>
            </w:pPr>
            <w:del w:id="7930" w:author="Strzelczyk, Anthony (A.)" w:date="2020-12-11T13:22:00Z">
              <w:r w:rsidRPr="00B3499B" w:rsidDel="00DE2D1E">
                <w:rPr>
                  <w:rFonts w:cs="Arial"/>
                  <w:color w:val="000000" w:themeColor="text1"/>
                  <w:sz w:val="16"/>
                  <w:szCs w:val="14"/>
                </w:rPr>
                <w:delText>Functional</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ADFB7" w14:textId="1DF04606" w:rsidR="00B552B9" w:rsidRPr="00B3499B" w:rsidDel="00DE2D1E" w:rsidRDefault="00B552B9">
            <w:pPr>
              <w:pStyle w:val="RERequirement"/>
              <w:shd w:val="clear" w:color="auto" w:fill="F2F2F2" w:themeFill="background1" w:themeFillShade="F2"/>
              <w:spacing w:line="240" w:lineRule="atLeast"/>
              <w:outlineLvl w:val="9"/>
              <w:rPr>
                <w:del w:id="7931" w:author="Strzelczyk, Anthony (A.)" w:date="2020-12-11T13:22:00Z"/>
                <w:rFonts w:cs="Arial"/>
                <w:bCs/>
                <w:sz w:val="16"/>
                <w:szCs w:val="14"/>
              </w:rPr>
              <w:pPrChange w:id="7932" w:author="Strzelczyk, Anthony (A.)" w:date="2020-12-11T13:22:00Z">
                <w:pPr/>
              </w:pPrChange>
            </w:pPr>
            <w:del w:id="7933" w:author="Strzelczyk, Anthony (A.)" w:date="2020-12-11T13:22:00Z">
              <w:r w:rsidRPr="00B3499B" w:rsidDel="00DE2D1E">
                <w:rPr>
                  <w:rFonts w:cs="Arial"/>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51087" w14:textId="46FE771B" w:rsidR="00B552B9" w:rsidRPr="00B3499B" w:rsidDel="00DE2D1E" w:rsidRDefault="00B552B9">
            <w:pPr>
              <w:pStyle w:val="RERequirement"/>
              <w:shd w:val="clear" w:color="auto" w:fill="F2F2F2" w:themeFill="background1" w:themeFillShade="F2"/>
              <w:spacing w:line="240" w:lineRule="atLeast"/>
              <w:outlineLvl w:val="9"/>
              <w:rPr>
                <w:del w:id="7934" w:author="Strzelczyk, Anthony (A.)" w:date="2020-12-11T13:22:00Z"/>
                <w:rFonts w:cs="Arial"/>
                <w:color w:val="000000" w:themeColor="text1"/>
                <w:sz w:val="16"/>
                <w:szCs w:val="14"/>
              </w:rPr>
              <w:pPrChange w:id="7935" w:author="Strzelczyk, Anthony (A.)" w:date="2020-12-11T13:22:00Z">
                <w:pPr/>
              </w:pPrChange>
            </w:pPr>
            <w:del w:id="7936" w:author="Strzelczyk, Anthony (A.)" w:date="2020-12-11T13:22:00Z">
              <w:r w:rsidRPr="00B3499B" w:rsidDel="00DE2D1E">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7C27E" w14:textId="58D31C1F" w:rsidR="00B552B9" w:rsidRPr="00B3499B" w:rsidDel="00DE2D1E" w:rsidRDefault="00B552B9">
            <w:pPr>
              <w:pStyle w:val="RERequirement"/>
              <w:shd w:val="clear" w:color="auto" w:fill="F2F2F2" w:themeFill="background1" w:themeFillShade="F2"/>
              <w:spacing w:line="240" w:lineRule="atLeast"/>
              <w:outlineLvl w:val="9"/>
              <w:rPr>
                <w:del w:id="7937" w:author="Strzelczyk, Anthony (A.)" w:date="2020-12-11T13:22:00Z"/>
                <w:rFonts w:cs="Arial"/>
                <w:bCs/>
                <w:sz w:val="16"/>
                <w:szCs w:val="14"/>
              </w:rPr>
              <w:pPrChange w:id="7938" w:author="Strzelczyk, Anthony (A.)" w:date="2020-12-11T13:22:00Z">
                <w:pPr>
                  <w:ind w:left="128"/>
                </w:pPr>
              </w:pPrChange>
            </w:pPr>
            <w:del w:id="7939" w:author="Strzelczyk, Anthony (A.)" w:date="2020-12-11T13:22:00Z">
              <w:r w:rsidRPr="00B3499B" w:rsidDel="00DE2D1E">
                <w:rPr>
                  <w:rFonts w:cs="Arial"/>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D3621" w14:textId="35EAA4BC" w:rsidR="00B552B9" w:rsidDel="00DE2D1E" w:rsidRDefault="00B552B9">
            <w:pPr>
              <w:pStyle w:val="RERequirement"/>
              <w:shd w:val="clear" w:color="auto" w:fill="F2F2F2" w:themeFill="background1" w:themeFillShade="F2"/>
              <w:spacing w:line="240" w:lineRule="atLeast"/>
              <w:outlineLvl w:val="9"/>
              <w:rPr>
                <w:del w:id="7940" w:author="Strzelczyk, Anthony (A.)" w:date="2020-12-11T13:22:00Z"/>
              </w:rPr>
              <w:pPrChange w:id="7941" w:author="Strzelczyk, Anthony (A.)" w:date="2020-12-11T13:22:00Z">
                <w:pPr/>
              </w:pPrChange>
            </w:pPr>
          </w:p>
        </w:tc>
      </w:tr>
      <w:tr w:rsidR="00B552B9" w:rsidRPr="00B3499B" w:rsidDel="00DE2D1E" w14:paraId="4ED17E71" w14:textId="4A12A679" w:rsidTr="005C492B">
        <w:trPr>
          <w:del w:id="7942" w:author="Strzelczyk, Anthony (A.)" w:date="2020-12-11T13:22: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6E9230" w14:textId="68D3BA33" w:rsidR="00B552B9" w:rsidRPr="00B3499B" w:rsidDel="00DE2D1E" w:rsidRDefault="002824A3">
            <w:pPr>
              <w:pStyle w:val="RERequirement"/>
              <w:shd w:val="clear" w:color="auto" w:fill="F2F2F2" w:themeFill="background1" w:themeFillShade="F2"/>
              <w:spacing w:line="240" w:lineRule="atLeast"/>
              <w:outlineLvl w:val="9"/>
              <w:rPr>
                <w:del w:id="7943" w:author="Strzelczyk, Anthony (A.)" w:date="2020-12-11T13:22:00Z"/>
                <w:rFonts w:cs="Arial"/>
                <w:bCs/>
                <w:color w:val="808080" w:themeColor="background1" w:themeShade="80"/>
                <w:sz w:val="16"/>
                <w:szCs w:val="14"/>
              </w:rPr>
              <w:pPrChange w:id="7944" w:author="Strzelczyk, Anthony (A.)" w:date="2020-12-11T13:22:00Z">
                <w:pPr/>
              </w:pPrChange>
            </w:pPr>
            <w:del w:id="7945" w:author="Strzelczyk, Anthony (A.)" w:date="2020-12-11T13:22:00Z">
              <w:r w:rsidDel="00DE2D1E">
                <w:rPr>
                  <w:sz w:val="20"/>
                </w:rPr>
                <w:fldChar w:fldCharType="begin"/>
              </w:r>
              <w:r w:rsidDel="00DE2D1E">
                <w:delInstrText xml:space="preserve"> HYPERLINK "http://wiki.ford.com/display/RequirementsEngineering/Requirements+Attributes" </w:delInstrText>
              </w:r>
              <w:r w:rsidDel="00DE2D1E">
                <w:rPr>
                  <w:sz w:val="20"/>
                </w:rPr>
                <w:fldChar w:fldCharType="separate"/>
              </w:r>
              <w:r w:rsidR="00B552B9" w:rsidRPr="00B3499B" w:rsidDel="00DE2D1E">
                <w:rPr>
                  <w:rStyle w:val="Hyperlink"/>
                  <w:rFonts w:cs="Arial"/>
                  <w:bCs/>
                  <w:sz w:val="16"/>
                  <w:szCs w:val="14"/>
                </w:rPr>
                <w:delText>Req. Template</w:delText>
              </w:r>
              <w:r w:rsidDel="00DE2D1E">
                <w:rPr>
                  <w:rStyle w:val="Hyperlink"/>
                  <w:rFonts w:cs="Arial"/>
                  <w:sz w:val="16"/>
                  <w:szCs w:val="14"/>
                </w:rPr>
                <w:fldChar w:fldCharType="end"/>
              </w:r>
              <w:r w:rsidR="00B552B9" w:rsidRPr="00B3499B" w:rsidDel="00DE2D1E">
                <w:rPr>
                  <w:rFonts w:cs="Arial"/>
                  <w:bCs/>
                  <w:color w:val="808080" w:themeColor="background1" w:themeShade="80"/>
                  <w:sz w:val="16"/>
                  <w:szCs w:val="14"/>
                </w:rPr>
                <w:delText xml:space="preserve"> Version</w:delText>
              </w:r>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B2F5A" w14:textId="0E60DE79" w:rsidR="00B552B9" w:rsidRPr="00B3499B" w:rsidDel="00DE2D1E" w:rsidRDefault="00B552B9">
            <w:pPr>
              <w:pStyle w:val="RERequirement"/>
              <w:shd w:val="clear" w:color="auto" w:fill="F2F2F2" w:themeFill="background1" w:themeFillShade="F2"/>
              <w:spacing w:line="240" w:lineRule="atLeast"/>
              <w:outlineLvl w:val="9"/>
              <w:rPr>
                <w:del w:id="7946" w:author="Strzelczyk, Anthony (A.)" w:date="2020-12-11T13:22:00Z"/>
                <w:rFonts w:cs="Arial"/>
                <w:bCs/>
                <w:color w:val="808080" w:themeColor="background1" w:themeShade="80"/>
                <w:sz w:val="16"/>
                <w:szCs w:val="14"/>
              </w:rPr>
              <w:pPrChange w:id="7947" w:author="Strzelczyk, Anthony (A.)" w:date="2020-12-11T13:22:00Z">
                <w:pPr/>
              </w:pPrChange>
            </w:pPr>
            <w:del w:id="7948" w:author="Strzelczyk, Anthony (A.)" w:date="2020-12-11T13:22:00Z">
              <w:r w:rsidRPr="00B3499B" w:rsidDel="00DE2D1E">
                <w:rPr>
                  <w:rFonts w:cs="Arial"/>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TemplateVersion  \* MERGEFORMAT </w:delInstrText>
              </w:r>
              <w:r w:rsidRPr="00B3499B" w:rsidDel="00DE2D1E">
                <w:rPr>
                  <w:rFonts w:cs="Arial"/>
                  <w:color w:val="808080" w:themeColor="background1" w:themeShade="80"/>
                  <w:sz w:val="16"/>
                  <w:szCs w:val="14"/>
                </w:rPr>
                <w:fldChar w:fldCharType="separate"/>
              </w:r>
              <w:r w:rsidR="00C24607" w:rsidDel="00DE2D1E">
                <w:rPr>
                  <w:rFonts w:cs="Arial"/>
                  <w:bCs/>
                  <w:color w:val="808080" w:themeColor="background1" w:themeShade="80"/>
                  <w:sz w:val="16"/>
                  <w:szCs w:val="14"/>
                </w:rPr>
                <w:delText>6</w:delText>
              </w:r>
              <w:r w:rsidRPr="00B3499B" w:rsidDel="00DE2D1E">
                <w:rPr>
                  <w:rFonts w:cs="Arial"/>
                  <w:color w:val="808080" w:themeColor="background1" w:themeShade="80"/>
                  <w:sz w:val="16"/>
                  <w:szCs w:val="14"/>
                </w:rPr>
                <w:fldChar w:fldCharType="end"/>
              </w:r>
              <w:r w:rsidRPr="00B3499B" w:rsidDel="00DE2D1E">
                <w:rPr>
                  <w:rFonts w:cs="Arial"/>
                  <w:bCs/>
                  <w:color w:val="808080" w:themeColor="background1" w:themeShade="80"/>
                  <w:sz w:val="16"/>
                  <w:szCs w:val="14"/>
                </w:rPr>
                <w:delText>.</w:delText>
              </w:r>
              <w:r w:rsidRPr="00B3499B" w:rsidDel="00DE2D1E">
                <w:rPr>
                  <w:rFonts w:cs="Arial"/>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TemplateRevision  \* MERGEFORMAT </w:delInstrText>
              </w:r>
              <w:r w:rsidRPr="00B3499B" w:rsidDel="00DE2D1E">
                <w:rPr>
                  <w:rFonts w:cs="Arial"/>
                  <w:color w:val="808080" w:themeColor="background1" w:themeShade="80"/>
                  <w:sz w:val="16"/>
                  <w:szCs w:val="14"/>
                </w:rPr>
                <w:fldChar w:fldCharType="separate"/>
              </w:r>
            </w:del>
            <w:del w:id="7949" w:author="Strzelczyk, Anthony (A.)" w:date="2020-12-10T12:02:00Z">
              <w:r w:rsidDel="00C24607">
                <w:rPr>
                  <w:rFonts w:cs="Arial"/>
                  <w:bCs/>
                  <w:color w:val="808080" w:themeColor="background1" w:themeShade="80"/>
                  <w:sz w:val="16"/>
                  <w:szCs w:val="14"/>
                </w:rPr>
                <w:delText>0</w:delText>
              </w:r>
            </w:del>
            <w:del w:id="7950" w:author="Strzelczyk, Anthony (A.)" w:date="2020-12-11T13:22:00Z">
              <w:r w:rsidRPr="00B3499B" w:rsidDel="00DE2D1E">
                <w:rPr>
                  <w:rFonts w:cs="Arial"/>
                  <w:color w:val="808080" w:themeColor="background1" w:themeShade="80"/>
                  <w:sz w:val="16"/>
                  <w:szCs w:val="14"/>
                </w:rPr>
                <w:fldChar w:fldCharType="end"/>
              </w:r>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4698A" w14:textId="7BB78267" w:rsidR="00B552B9" w:rsidRPr="00B3499B" w:rsidDel="00DE2D1E" w:rsidRDefault="00B552B9">
            <w:pPr>
              <w:pStyle w:val="RERequirement"/>
              <w:shd w:val="clear" w:color="auto" w:fill="F2F2F2" w:themeFill="background1" w:themeFillShade="F2"/>
              <w:spacing w:line="240" w:lineRule="atLeast"/>
              <w:outlineLvl w:val="9"/>
              <w:rPr>
                <w:del w:id="7951" w:author="Strzelczyk, Anthony (A.)" w:date="2020-12-11T13:22:00Z"/>
                <w:rFonts w:cs="Arial"/>
                <w:bCs/>
                <w:color w:val="808080" w:themeColor="background1" w:themeShade="80"/>
                <w:sz w:val="16"/>
                <w:szCs w:val="14"/>
              </w:rPr>
              <w:pPrChange w:id="7952" w:author="Strzelczyk, Anthony (A.)" w:date="2020-12-11T13:22:00Z">
                <w:pPr>
                  <w:jc w:val="right"/>
                </w:pPr>
              </w:pPrChange>
            </w:pPr>
            <w:del w:id="7953" w:author="Strzelczyk, Anthony (A.)" w:date="2020-12-11T13:22:00Z">
              <w:r w:rsidRPr="00B3499B" w:rsidDel="00DE2D1E">
                <w:rPr>
                  <w:rFonts w:cs="Arial"/>
                  <w:bCs/>
                  <w:color w:val="808080" w:themeColor="background1" w:themeShade="80"/>
                  <w:sz w:val="16"/>
                  <w:szCs w:val="14"/>
                </w:rPr>
                <w:delText>End of Requirement</w:delText>
              </w:r>
            </w:del>
          </w:p>
        </w:tc>
      </w:tr>
    </w:tbl>
    <w:p w14:paraId="55EC8E70" w14:textId="76C64551" w:rsidR="00B552B9" w:rsidDel="00DE2D1E" w:rsidRDefault="00B552B9">
      <w:pPr>
        <w:pStyle w:val="RERequirement"/>
        <w:shd w:val="clear" w:color="auto" w:fill="F2F2F2" w:themeFill="background1" w:themeFillShade="F2"/>
        <w:spacing w:line="240" w:lineRule="atLeast"/>
        <w:rPr>
          <w:del w:id="7954" w:author="Strzelczyk, Anthony (A.)" w:date="2020-12-11T13:22:00Z"/>
        </w:rPr>
        <w:pPrChange w:id="7955" w:author="Strzelczyk, Anthony (A.)" w:date="2020-12-11T13:22:00Z">
          <w:pPr/>
        </w:pPrChange>
      </w:pPr>
    </w:p>
    <w:p w14:paraId="6F215346" w14:textId="407B4587" w:rsidR="00B552B9" w:rsidRPr="0017445F" w:rsidDel="00DE2D1E" w:rsidRDefault="00B552B9">
      <w:pPr>
        <w:pStyle w:val="RERequirement"/>
        <w:shd w:val="clear" w:color="auto" w:fill="F2F2F2" w:themeFill="background1" w:themeFillShade="F2"/>
        <w:spacing w:line="240" w:lineRule="atLeast"/>
        <w:rPr>
          <w:del w:id="7956" w:author="Strzelczyk, Anthony (A.)" w:date="2020-12-11T13:24:00Z"/>
        </w:rPr>
        <w:pPrChange w:id="7957" w:author="Strzelczyk, Anthony (A.)" w:date="2020-12-11T12:24:00Z">
          <w:pPr>
            <w:pStyle w:val="RERequirement"/>
            <w:shd w:val="clear" w:color="auto" w:fill="F2F2F2" w:themeFill="background1" w:themeFillShade="F2"/>
          </w:pPr>
        </w:pPrChange>
      </w:pPr>
      <w:bookmarkStart w:id="7958" w:name="_8e8257c12aea7ef53fcfce8068f26325"/>
      <w:bookmarkEnd w:id="7958"/>
      <w:del w:id="7959" w:author="Strzelczyk, Anthony (A.)" w:date="2020-12-11T13:22:00Z">
        <w:r w:rsidDel="00DE2D1E">
          <w:delText xml:space="preserve"> </w:delText>
        </w:r>
      </w:del>
      <w:del w:id="7960" w:author="Strzelczyk, Anthony (A.)" w:date="2020-12-11T13:24:00Z">
        <w:r w:rsidDel="00DE2D1E">
          <w:delText>RFL enabled with Low beam / High Beam</w:delText>
        </w:r>
      </w:del>
    </w:p>
    <w:p w14:paraId="6C84968B" w14:textId="7B753153" w:rsidR="00B552B9" w:rsidDel="00DE2D1E" w:rsidRDefault="00B552B9">
      <w:pPr>
        <w:spacing w:line="240" w:lineRule="atLeast"/>
        <w:rPr>
          <w:del w:id="7961" w:author="Strzelczyk, Anthony (A.)" w:date="2020-12-11T13:24:00Z"/>
          <w:rFonts w:cs="Arial"/>
        </w:rPr>
        <w:pPrChange w:id="7962" w:author="Strzelczyk, Anthony (A.)" w:date="2020-12-11T12:24:00Z">
          <w:pPr/>
        </w:pPrChange>
      </w:pPr>
      <w:del w:id="7963" w:author="Strzelczyk, Anthony (A.)" w:date="2020-12-11T13:24:00Z">
        <w:r w:rsidDel="00DE2D1E">
          <w:rPr>
            <w:rFonts w:cs="Arial"/>
          </w:rPr>
          <w:delText>The Rear Fog Light feature shall be activated by user when Low beam or High beam are switched on.</w:delText>
        </w:r>
      </w:del>
    </w:p>
    <w:p w14:paraId="359044EA" w14:textId="59F23350" w:rsidR="00B552B9" w:rsidDel="00DE2D1E" w:rsidRDefault="00B552B9">
      <w:pPr>
        <w:spacing w:line="240" w:lineRule="atLeast"/>
        <w:rPr>
          <w:del w:id="7964" w:author="Strzelczyk, Anthony (A.)" w:date="2020-12-11T13:24:00Z"/>
          <w:rFonts w:cs="Arial"/>
        </w:rPr>
        <w:pPrChange w:id="7965" w:author="Strzelczyk, Anthony (A.)" w:date="2020-12-11T12:24:00Z">
          <w:pPr/>
        </w:pPrChange>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552B9" w:rsidRPr="00B3499B" w:rsidDel="00DE2D1E" w14:paraId="61276667" w14:textId="622CF518" w:rsidTr="005C492B">
        <w:trPr>
          <w:del w:id="7966" w:author="Strzelczyk, Anthony (A.)" w:date="2020-12-11T13:24: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08691" w14:textId="215F5AD9" w:rsidR="00B552B9" w:rsidRPr="00B3499B" w:rsidDel="00DE2D1E" w:rsidRDefault="00B552B9">
            <w:pPr>
              <w:spacing w:line="240" w:lineRule="atLeast"/>
              <w:rPr>
                <w:del w:id="7967" w:author="Strzelczyk, Anthony (A.)" w:date="2020-12-11T13:24:00Z"/>
                <w:rFonts w:eastAsiaTheme="minorHAnsi" w:cs="Arial"/>
                <w:bCs/>
                <w:color w:val="808080" w:themeColor="background1" w:themeShade="80"/>
                <w:sz w:val="16"/>
                <w:szCs w:val="14"/>
              </w:rPr>
              <w:pPrChange w:id="7968" w:author="Strzelczyk, Anthony (A.)" w:date="2020-12-11T12:24:00Z">
                <w:pPr/>
              </w:pPrChange>
            </w:pPr>
            <w:del w:id="7969" w:author="Strzelczyk, Anthony (A.)" w:date="2020-12-11T13:24:00Z">
              <w:r w:rsidRPr="00B3499B" w:rsidDel="00DE2D1E">
                <w:rPr>
                  <w:rFonts w:cs="Arial"/>
                  <w:bCs/>
                  <w:color w:val="808080" w:themeColor="background1" w:themeShade="80"/>
                  <w:sz w:val="16"/>
                  <w:szCs w:val="14"/>
                </w:rPr>
                <w:delText xml:space="preserve">Requirement ID: </w:delText>
              </w:r>
            </w:del>
          </w:p>
        </w:tc>
      </w:tr>
      <w:tr w:rsidR="00B552B9" w:rsidRPr="00B3499B" w:rsidDel="00DE2D1E" w14:paraId="730B8D15" w14:textId="6D216746" w:rsidTr="005C492B">
        <w:trPr>
          <w:del w:id="7970" w:author="Strzelczyk, Anthony (A.)" w:date="2020-12-11T13:2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075D4" w14:textId="77A16827" w:rsidR="00B552B9" w:rsidRPr="00B3499B" w:rsidDel="00DE2D1E" w:rsidRDefault="00B552B9">
            <w:pPr>
              <w:spacing w:line="240" w:lineRule="atLeast"/>
              <w:rPr>
                <w:del w:id="7971" w:author="Strzelczyk, Anthony (A.)" w:date="2020-12-11T13:24:00Z"/>
                <w:rFonts w:eastAsiaTheme="minorHAnsi" w:cs="Arial"/>
                <w:b/>
                <w:bCs/>
                <w:sz w:val="16"/>
                <w:szCs w:val="14"/>
              </w:rPr>
              <w:pPrChange w:id="7972" w:author="Strzelczyk, Anthony (A.)" w:date="2020-12-11T12:24:00Z">
                <w:pPr/>
              </w:pPrChange>
            </w:pPr>
            <w:del w:id="7973" w:author="Strzelczyk, Anthony (A.)" w:date="2020-12-11T13:24:00Z">
              <w:r w:rsidRPr="00B3499B" w:rsidDel="00DE2D1E">
                <w:rPr>
                  <w:rFonts w:cs="Arial"/>
                  <w:b/>
                  <w:bCs/>
                  <w:sz w:val="16"/>
                  <w:szCs w:val="14"/>
                </w:rPr>
                <w:delText>Rationale</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51BE3" w14:textId="0625A46C" w:rsidR="00B552B9" w:rsidDel="00DE2D1E" w:rsidRDefault="00B552B9">
            <w:pPr>
              <w:spacing w:line="240" w:lineRule="atLeast"/>
              <w:rPr>
                <w:del w:id="7974" w:author="Strzelczyk, Anthony (A.)" w:date="2020-12-11T13:24:00Z"/>
              </w:rPr>
              <w:pPrChange w:id="7975" w:author="Strzelczyk, Anthony (A.)" w:date="2020-12-11T12:24:00Z">
                <w:pPr/>
              </w:pPrChange>
            </w:pPr>
          </w:p>
        </w:tc>
      </w:tr>
      <w:tr w:rsidR="00B552B9" w:rsidRPr="00B3499B" w:rsidDel="00DE2D1E" w14:paraId="29E7D6F0" w14:textId="1BBC2546" w:rsidTr="005C492B">
        <w:trPr>
          <w:del w:id="7976" w:author="Strzelczyk, Anthony (A.)" w:date="2020-12-11T13:2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0529F" w14:textId="1CDFEA4C" w:rsidR="00B552B9" w:rsidRPr="00B3499B" w:rsidDel="00DE2D1E" w:rsidRDefault="00B552B9">
            <w:pPr>
              <w:spacing w:line="240" w:lineRule="atLeast"/>
              <w:rPr>
                <w:del w:id="7977" w:author="Strzelczyk, Anthony (A.)" w:date="2020-12-11T13:24:00Z"/>
                <w:rFonts w:eastAsiaTheme="minorHAnsi" w:cs="Arial"/>
                <w:b/>
                <w:bCs/>
                <w:sz w:val="16"/>
                <w:szCs w:val="14"/>
              </w:rPr>
              <w:pPrChange w:id="7978" w:author="Strzelczyk, Anthony (A.)" w:date="2020-12-11T12:24:00Z">
                <w:pPr/>
              </w:pPrChange>
            </w:pPr>
            <w:del w:id="7979" w:author="Strzelczyk, Anthony (A.)" w:date="2020-12-11T13:24:00Z">
              <w:r w:rsidRPr="00B3499B" w:rsidDel="00DE2D1E">
                <w:rPr>
                  <w:rFonts w:cs="Arial"/>
                  <w:b/>
                  <w:bCs/>
                  <w:sz w:val="16"/>
                  <w:szCs w:val="14"/>
                </w:rPr>
                <w:delText>Acceptance Criteria</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E5821" w14:textId="552C3362" w:rsidR="00B552B9" w:rsidDel="00DE2D1E" w:rsidRDefault="00B552B9">
            <w:pPr>
              <w:spacing w:line="240" w:lineRule="atLeast"/>
              <w:rPr>
                <w:del w:id="7980" w:author="Strzelczyk, Anthony (A.)" w:date="2020-12-11T13:24:00Z"/>
              </w:rPr>
              <w:pPrChange w:id="7981" w:author="Strzelczyk, Anthony (A.)" w:date="2020-12-11T12:24:00Z">
                <w:pPr/>
              </w:pPrChange>
            </w:pPr>
          </w:p>
        </w:tc>
      </w:tr>
      <w:tr w:rsidR="00B552B9" w:rsidRPr="00B3499B" w:rsidDel="00DE2D1E" w14:paraId="59719272" w14:textId="00C51289" w:rsidTr="005C492B">
        <w:trPr>
          <w:del w:id="7982" w:author="Strzelczyk, Anthony (A.)" w:date="2020-12-11T13:2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D6CB6" w14:textId="2E66E034" w:rsidR="00B552B9" w:rsidRPr="00B3499B" w:rsidDel="00DE2D1E" w:rsidRDefault="00B552B9">
            <w:pPr>
              <w:spacing w:line="240" w:lineRule="atLeast"/>
              <w:rPr>
                <w:del w:id="7983" w:author="Strzelczyk, Anthony (A.)" w:date="2020-12-11T13:24:00Z"/>
                <w:rFonts w:cs="Arial"/>
                <w:sz w:val="16"/>
                <w:szCs w:val="14"/>
              </w:rPr>
              <w:pPrChange w:id="7984" w:author="Strzelczyk, Anthony (A.)" w:date="2020-12-11T12:24:00Z">
                <w:pPr/>
              </w:pPrChange>
            </w:pPr>
            <w:del w:id="7985" w:author="Strzelczyk, Anthony (A.)" w:date="2020-12-11T13:24:00Z">
              <w:r w:rsidRPr="00B3499B" w:rsidDel="00DE2D1E">
                <w:rPr>
                  <w:rFonts w:cs="Arial"/>
                  <w:b/>
                  <w:bCs/>
                  <w:sz w:val="16"/>
                  <w:szCs w:val="14"/>
                </w:rPr>
                <w:delText>Notes</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04C72" w14:textId="3BB3EE2D" w:rsidR="00B552B9" w:rsidDel="00DE2D1E" w:rsidRDefault="00B552B9">
            <w:pPr>
              <w:spacing w:line="240" w:lineRule="atLeast"/>
              <w:rPr>
                <w:del w:id="7986" w:author="Strzelczyk, Anthony (A.)" w:date="2020-12-11T13:24:00Z"/>
              </w:rPr>
              <w:pPrChange w:id="7987" w:author="Strzelczyk, Anthony (A.)" w:date="2020-12-11T12:24:00Z">
                <w:pPr/>
              </w:pPrChange>
            </w:pPr>
          </w:p>
        </w:tc>
      </w:tr>
      <w:tr w:rsidR="00B552B9" w:rsidRPr="00B3499B" w:rsidDel="00DE2D1E" w14:paraId="3E725E59" w14:textId="619B1AE9" w:rsidTr="005C492B">
        <w:trPr>
          <w:del w:id="7988" w:author="Strzelczyk, Anthony (A.)" w:date="2020-12-11T13:2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C01F1" w14:textId="6DCA1E38" w:rsidR="00B552B9" w:rsidRPr="00B3499B" w:rsidDel="00DE2D1E" w:rsidRDefault="00B552B9">
            <w:pPr>
              <w:spacing w:line="240" w:lineRule="atLeast"/>
              <w:rPr>
                <w:del w:id="7989" w:author="Strzelczyk, Anthony (A.)" w:date="2020-12-11T13:24:00Z"/>
                <w:rFonts w:cs="Arial"/>
                <w:b/>
                <w:bCs/>
                <w:sz w:val="16"/>
                <w:szCs w:val="14"/>
              </w:rPr>
              <w:pPrChange w:id="7990" w:author="Strzelczyk, Anthony (A.)" w:date="2020-12-11T12:24:00Z">
                <w:pPr/>
              </w:pPrChange>
            </w:pPr>
            <w:del w:id="7991" w:author="Strzelczyk, Anthony (A.)" w:date="2020-12-11T13:24:00Z">
              <w:r w:rsidRPr="00B3499B" w:rsidDel="00DE2D1E">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37548" w14:textId="6A143B79" w:rsidR="00B552B9" w:rsidRPr="00B3499B" w:rsidDel="00DE2D1E" w:rsidRDefault="00B552B9">
            <w:pPr>
              <w:spacing w:line="240" w:lineRule="atLeast"/>
              <w:rPr>
                <w:del w:id="7992" w:author="Strzelczyk, Anthony (A.)" w:date="2020-12-11T13:24:00Z"/>
                <w:rFonts w:cs="Arial"/>
                <w:color w:val="000000" w:themeColor="text1"/>
                <w:sz w:val="16"/>
                <w:szCs w:val="14"/>
              </w:rPr>
              <w:pPrChange w:id="7993" w:author="Strzelczyk, Anthony (A.)" w:date="2020-12-11T12:24:00Z">
                <w:pPr/>
              </w:pPrChange>
            </w:pPr>
            <w:del w:id="7994" w:author="Strzelczyk, Anthony (A.)" w:date="2020-12-11T13:24:00Z">
              <w:r w:rsidRPr="00B3499B" w:rsidDel="00DE2D1E">
                <w:rPr>
                  <w:rFonts w:cs="Arial"/>
                  <w:color w:val="000000" w:themeColor="text1"/>
                  <w:sz w:val="16"/>
                  <w:szCs w:val="14"/>
                </w:rPr>
                <w:delText>ECE R48    6.11.7.</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73960" w14:textId="4DA41FD5" w:rsidR="00B552B9" w:rsidRPr="00B3499B" w:rsidDel="00DE2D1E" w:rsidRDefault="00B552B9">
            <w:pPr>
              <w:spacing w:line="240" w:lineRule="atLeast"/>
              <w:ind w:left="139"/>
              <w:rPr>
                <w:del w:id="7995" w:author="Strzelczyk, Anthony (A.)" w:date="2020-12-11T13:24:00Z"/>
                <w:rFonts w:cs="Arial"/>
                <w:b/>
                <w:bCs/>
                <w:sz w:val="16"/>
                <w:szCs w:val="14"/>
              </w:rPr>
              <w:pPrChange w:id="7996" w:author="Strzelczyk, Anthony (A.)" w:date="2020-12-11T12:24:00Z">
                <w:pPr>
                  <w:ind w:left="139"/>
                </w:pPr>
              </w:pPrChange>
            </w:pPr>
            <w:del w:id="7997" w:author="Strzelczyk, Anthony (A.)" w:date="2020-12-11T13:24:00Z">
              <w:r w:rsidRPr="00B3499B" w:rsidDel="00DE2D1E">
                <w:rPr>
                  <w:rFonts w:cs="Arial"/>
                  <w:b/>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0F921" w14:textId="2C660A05" w:rsidR="00B552B9" w:rsidDel="00DE2D1E" w:rsidRDefault="00B552B9">
            <w:pPr>
              <w:spacing w:line="240" w:lineRule="atLeast"/>
              <w:rPr>
                <w:del w:id="7998" w:author="Strzelczyk, Anthony (A.)" w:date="2020-12-11T13:24:00Z"/>
              </w:rPr>
              <w:pPrChange w:id="7999" w:author="Strzelczyk, Anthony (A.)" w:date="2020-12-11T12:24:00Z">
                <w:pPr/>
              </w:pPrChange>
            </w:pPr>
          </w:p>
        </w:tc>
      </w:tr>
      <w:tr w:rsidR="00B552B9" w:rsidRPr="00B3499B" w:rsidDel="00DE2D1E" w14:paraId="6CDC59A5" w14:textId="0C089D4E" w:rsidTr="005C492B">
        <w:trPr>
          <w:del w:id="8000" w:author="Strzelczyk, Anthony (A.)" w:date="2020-12-11T13:2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9A63CF" w14:textId="1FE6A990" w:rsidR="00B552B9" w:rsidRPr="00B3499B" w:rsidDel="00DE2D1E" w:rsidRDefault="00B552B9">
            <w:pPr>
              <w:spacing w:line="240" w:lineRule="atLeast"/>
              <w:rPr>
                <w:del w:id="8001" w:author="Strzelczyk, Anthony (A.)" w:date="2020-12-11T13:24:00Z"/>
                <w:rFonts w:cs="Arial"/>
                <w:b/>
                <w:bCs/>
                <w:sz w:val="16"/>
                <w:szCs w:val="14"/>
              </w:rPr>
              <w:pPrChange w:id="8002" w:author="Strzelczyk, Anthony (A.)" w:date="2020-12-11T12:24:00Z">
                <w:pPr/>
              </w:pPrChange>
            </w:pPr>
            <w:del w:id="8003" w:author="Strzelczyk, Anthony (A.)" w:date="2020-12-11T13:24:00Z">
              <w:r w:rsidRPr="00B3499B" w:rsidDel="00DE2D1E">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3D01E" w14:textId="12E828E6" w:rsidR="00B552B9" w:rsidRPr="00B3499B" w:rsidDel="00DE2D1E" w:rsidRDefault="00B552B9">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8004" w:author="Strzelczyk, Anthony (A.)" w:date="2020-12-11T13:24:00Z"/>
                <w:rFonts w:ascii="Arial" w:hAnsi="Arial" w:cs="Arial"/>
                <w:color w:val="000000" w:themeColor="text1"/>
                <w:sz w:val="16"/>
                <w:szCs w:val="16"/>
              </w:rPr>
              <w:pPrChange w:id="8005"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8006" w:author="Strzelczyk, Anthony (A.)" w:date="2020-12-11T13:24:00Z">
              <w:r w:rsidDel="00DE2D1E">
                <w:rPr>
                  <w:noProof/>
                </w:rPr>
                <w:drawing>
                  <wp:inline distT="0" distB="0" distL="0" distR="0" wp14:anchorId="410E63B9" wp14:editId="60148BD8">
                    <wp:extent cx="152400" cy="152400"/>
                    <wp:effectExtent l="0" t="0" r="0" b="0"/>
                    <wp:docPr id="9" name="Picture 174044140.jpg" descr="17404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4044140.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DE2D1E">
                <w:rPr>
                  <w:rFonts w:ascii="Arial" w:hAnsi="Arial" w:cs="Arial"/>
                  <w:color w:val="000000" w:themeColor="text1"/>
                  <w:sz w:val="16"/>
                  <w:szCs w:val="16"/>
                </w:rPr>
                <w:delText xml:space="preserve">   Compliance with ECE R48</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3F986" w14:textId="0FC41E34" w:rsidR="00B552B9" w:rsidRPr="00B3499B" w:rsidDel="00DE2D1E" w:rsidRDefault="00B552B9">
            <w:pPr>
              <w:spacing w:line="240" w:lineRule="atLeast"/>
              <w:ind w:left="139"/>
              <w:rPr>
                <w:del w:id="8007" w:author="Strzelczyk, Anthony (A.)" w:date="2020-12-11T13:24:00Z"/>
                <w:rFonts w:cs="Arial"/>
                <w:b/>
                <w:bCs/>
                <w:sz w:val="16"/>
                <w:szCs w:val="16"/>
              </w:rPr>
              <w:pPrChange w:id="8008" w:author="Strzelczyk, Anthony (A.)" w:date="2020-12-11T12:24:00Z">
                <w:pPr>
                  <w:ind w:left="139"/>
                </w:pPr>
              </w:pPrChange>
            </w:pPr>
            <w:del w:id="8009" w:author="Strzelczyk, Anthony (A.)" w:date="2020-12-11T13:24:00Z">
              <w:r w:rsidRPr="00B3499B" w:rsidDel="00DE2D1E">
                <w:rPr>
                  <w:rFonts w:cs="Arial"/>
                  <w:b/>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084F70" w14:textId="71C7760C" w:rsidR="00B552B9" w:rsidDel="00DE2D1E" w:rsidRDefault="00B552B9">
            <w:pPr>
              <w:spacing w:line="240" w:lineRule="atLeast"/>
              <w:rPr>
                <w:del w:id="8010" w:author="Strzelczyk, Anthony (A.)" w:date="2020-12-11T13:24:00Z"/>
              </w:rPr>
              <w:pPrChange w:id="8011" w:author="Strzelczyk, Anthony (A.)" w:date="2020-12-11T12:24:00Z">
                <w:pPr/>
              </w:pPrChange>
            </w:pPr>
          </w:p>
        </w:tc>
      </w:tr>
      <w:tr w:rsidR="009A7C67" w:rsidRPr="00B3499B" w:rsidDel="00DE2D1E" w14:paraId="11AC443C" w14:textId="3411E446" w:rsidTr="005C492B">
        <w:trPr>
          <w:trHeight w:val="133"/>
          <w:del w:id="8012" w:author="Strzelczyk, Anthony (A.)" w:date="2020-12-11T13:2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8069A" w14:textId="01555109" w:rsidR="00B552B9" w:rsidRPr="00B3499B" w:rsidDel="00DE2D1E" w:rsidRDefault="00B552B9">
            <w:pPr>
              <w:spacing w:line="240" w:lineRule="atLeast"/>
              <w:rPr>
                <w:del w:id="8013" w:author="Strzelczyk, Anthony (A.)" w:date="2020-12-11T13:24:00Z"/>
                <w:rFonts w:eastAsiaTheme="minorHAnsi" w:cs="Arial"/>
                <w:b/>
                <w:bCs/>
                <w:sz w:val="16"/>
                <w:szCs w:val="14"/>
              </w:rPr>
              <w:pPrChange w:id="8014" w:author="Strzelczyk, Anthony (A.)" w:date="2020-12-11T12:24:00Z">
                <w:pPr/>
              </w:pPrChange>
            </w:pPr>
            <w:del w:id="8015" w:author="Strzelczyk, Anthony (A.)" w:date="2020-12-11T13:24:00Z">
              <w:r w:rsidRPr="00B3499B" w:rsidDel="00DE2D1E">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D21EEF" w14:textId="7B6B365A" w:rsidR="00B552B9" w:rsidRPr="00B3499B" w:rsidDel="00DE2D1E" w:rsidRDefault="00B552B9">
            <w:pPr>
              <w:spacing w:line="240" w:lineRule="atLeast"/>
              <w:rPr>
                <w:del w:id="8016" w:author="Strzelczyk, Anthony (A.)" w:date="2020-12-11T13:24:00Z"/>
                <w:rFonts w:cs="Arial"/>
                <w:color w:val="000000" w:themeColor="text1"/>
                <w:sz w:val="16"/>
                <w:szCs w:val="14"/>
              </w:rPr>
              <w:pPrChange w:id="8017" w:author="Strzelczyk, Anthony (A.)" w:date="2020-12-11T12:24:00Z">
                <w:pPr/>
              </w:pPrChange>
            </w:pPr>
            <w:del w:id="8018" w:author="Strzelczyk, Anthony (A.)" w:date="2020-12-11T13:24:00Z">
              <w:r w:rsidRPr="00B3499B" w:rsidDel="00DE2D1E">
                <w:rPr>
                  <w:rFonts w:cs="Arial"/>
                  <w:color w:val="000000" w:themeColor="text1"/>
                  <w:sz w:val="16"/>
                  <w:szCs w:val="14"/>
                </w:rPr>
                <w:delText>Functional</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97A43" w14:textId="393C26FF" w:rsidR="00B552B9" w:rsidRPr="00B3499B" w:rsidDel="00DE2D1E" w:rsidRDefault="00B552B9">
            <w:pPr>
              <w:spacing w:line="240" w:lineRule="atLeast"/>
              <w:rPr>
                <w:del w:id="8019" w:author="Strzelczyk, Anthony (A.)" w:date="2020-12-11T13:24:00Z"/>
                <w:rFonts w:cs="Arial"/>
                <w:b/>
                <w:bCs/>
                <w:sz w:val="16"/>
                <w:szCs w:val="14"/>
              </w:rPr>
              <w:pPrChange w:id="8020" w:author="Strzelczyk, Anthony (A.)" w:date="2020-12-11T12:24:00Z">
                <w:pPr/>
              </w:pPrChange>
            </w:pPr>
            <w:del w:id="8021" w:author="Strzelczyk, Anthony (A.)" w:date="2020-12-11T13:24:00Z">
              <w:r w:rsidRPr="00B3499B" w:rsidDel="00DE2D1E">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4221A" w14:textId="41F7EFA4" w:rsidR="00B552B9" w:rsidRPr="00B3499B" w:rsidDel="00DE2D1E" w:rsidRDefault="00B552B9">
            <w:pPr>
              <w:spacing w:line="240" w:lineRule="atLeast"/>
              <w:rPr>
                <w:del w:id="8022" w:author="Strzelczyk, Anthony (A.)" w:date="2020-12-11T13:24:00Z"/>
                <w:rFonts w:cs="Arial"/>
                <w:color w:val="000000" w:themeColor="text1"/>
                <w:sz w:val="16"/>
                <w:szCs w:val="14"/>
              </w:rPr>
              <w:pPrChange w:id="8023" w:author="Strzelczyk, Anthony (A.)" w:date="2020-12-11T12:24:00Z">
                <w:pPr/>
              </w:pPrChange>
            </w:pPr>
            <w:del w:id="8024" w:author="Strzelczyk, Anthony (A.)" w:date="2020-12-11T13:24:00Z">
              <w:r w:rsidRPr="00B3499B" w:rsidDel="00DE2D1E">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CF70A" w14:textId="2DECFB73" w:rsidR="00B552B9" w:rsidRPr="00B3499B" w:rsidDel="00DE2D1E" w:rsidRDefault="00B552B9">
            <w:pPr>
              <w:spacing w:line="240" w:lineRule="atLeast"/>
              <w:ind w:left="128"/>
              <w:rPr>
                <w:del w:id="8025" w:author="Strzelczyk, Anthony (A.)" w:date="2020-12-11T13:24:00Z"/>
                <w:rFonts w:cs="Arial"/>
                <w:b/>
                <w:bCs/>
                <w:sz w:val="16"/>
                <w:szCs w:val="14"/>
              </w:rPr>
              <w:pPrChange w:id="8026" w:author="Strzelczyk, Anthony (A.)" w:date="2020-12-11T12:24:00Z">
                <w:pPr>
                  <w:ind w:left="128"/>
                </w:pPr>
              </w:pPrChange>
            </w:pPr>
            <w:del w:id="8027" w:author="Strzelczyk, Anthony (A.)" w:date="2020-12-11T13:24:00Z">
              <w:r w:rsidRPr="00B3499B" w:rsidDel="00DE2D1E">
                <w:rPr>
                  <w:rFonts w:cs="Arial"/>
                  <w:b/>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E324B" w14:textId="77773AA6" w:rsidR="00B552B9" w:rsidDel="00DE2D1E" w:rsidRDefault="00B552B9">
            <w:pPr>
              <w:spacing w:line="240" w:lineRule="atLeast"/>
              <w:rPr>
                <w:del w:id="8028" w:author="Strzelczyk, Anthony (A.)" w:date="2020-12-11T13:24:00Z"/>
              </w:rPr>
              <w:pPrChange w:id="8029" w:author="Strzelczyk, Anthony (A.)" w:date="2020-12-11T12:24:00Z">
                <w:pPr/>
              </w:pPrChange>
            </w:pPr>
          </w:p>
        </w:tc>
      </w:tr>
      <w:tr w:rsidR="00B552B9" w:rsidRPr="00B3499B" w:rsidDel="00DE2D1E" w14:paraId="3048A14F" w14:textId="0536FE3A" w:rsidTr="005C492B">
        <w:trPr>
          <w:del w:id="8030" w:author="Strzelczyk, Anthony (A.)" w:date="2020-12-11T13:2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C2753C" w14:textId="01B198D7" w:rsidR="00B552B9" w:rsidRPr="00B3499B" w:rsidDel="00DE2D1E" w:rsidRDefault="002824A3">
            <w:pPr>
              <w:spacing w:line="240" w:lineRule="atLeast"/>
              <w:rPr>
                <w:del w:id="8031" w:author="Strzelczyk, Anthony (A.)" w:date="2020-12-11T13:24:00Z"/>
                <w:rFonts w:cs="Arial"/>
                <w:bCs/>
                <w:color w:val="808080" w:themeColor="background1" w:themeShade="80"/>
                <w:sz w:val="16"/>
                <w:szCs w:val="14"/>
              </w:rPr>
              <w:pPrChange w:id="8032" w:author="Strzelczyk, Anthony (A.)" w:date="2020-12-11T12:24:00Z">
                <w:pPr/>
              </w:pPrChange>
            </w:pPr>
            <w:del w:id="8033" w:author="Strzelczyk, Anthony (A.)" w:date="2020-12-11T13:24:00Z">
              <w:r w:rsidDel="00DE2D1E">
                <w:fldChar w:fldCharType="begin"/>
              </w:r>
              <w:r w:rsidDel="00DE2D1E">
                <w:delInstrText xml:space="preserve"> HYPERLINK "http://wiki.ford.com/display/RequirementsEngineering/Requirements+Attributes" </w:delInstrText>
              </w:r>
              <w:r w:rsidDel="00DE2D1E">
                <w:fldChar w:fldCharType="separate"/>
              </w:r>
              <w:r w:rsidR="00B552B9" w:rsidRPr="00B3499B" w:rsidDel="00DE2D1E">
                <w:rPr>
                  <w:rStyle w:val="Hyperlink"/>
                  <w:rFonts w:cs="Arial"/>
                  <w:bCs/>
                  <w:sz w:val="16"/>
                  <w:szCs w:val="14"/>
                </w:rPr>
                <w:delText>Req. Template</w:delText>
              </w:r>
              <w:r w:rsidDel="00DE2D1E">
                <w:rPr>
                  <w:rStyle w:val="Hyperlink"/>
                  <w:rFonts w:cs="Arial"/>
                  <w:bCs/>
                  <w:sz w:val="16"/>
                  <w:szCs w:val="14"/>
                </w:rPr>
                <w:fldChar w:fldCharType="end"/>
              </w:r>
              <w:r w:rsidR="00B552B9" w:rsidRPr="00B3499B" w:rsidDel="00DE2D1E">
                <w:rPr>
                  <w:rFonts w:cs="Arial"/>
                  <w:bCs/>
                  <w:color w:val="808080" w:themeColor="background1" w:themeShade="80"/>
                  <w:sz w:val="16"/>
                  <w:szCs w:val="14"/>
                </w:rPr>
                <w:delText xml:space="preserve"> Version</w:delText>
              </w:r>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18448D" w14:textId="59311B5A" w:rsidR="00B552B9" w:rsidRPr="00B3499B" w:rsidDel="00DE2D1E" w:rsidRDefault="00B552B9">
            <w:pPr>
              <w:spacing w:line="240" w:lineRule="atLeast"/>
              <w:rPr>
                <w:del w:id="8034" w:author="Strzelczyk, Anthony (A.)" w:date="2020-12-11T13:24:00Z"/>
                <w:rFonts w:cs="Arial"/>
                <w:bCs/>
                <w:color w:val="808080" w:themeColor="background1" w:themeShade="80"/>
                <w:sz w:val="16"/>
                <w:szCs w:val="14"/>
              </w:rPr>
              <w:pPrChange w:id="8035" w:author="Strzelczyk, Anthony (A.)" w:date="2020-12-11T12:24:00Z">
                <w:pPr/>
              </w:pPrChange>
            </w:pPr>
            <w:del w:id="8036" w:author="Strzelczyk, Anthony (A.)" w:date="2020-12-11T13:24:00Z">
              <w:r w:rsidRPr="00B3499B" w:rsidDel="00DE2D1E">
                <w:rPr>
                  <w:rFonts w:cs="Arial"/>
                  <w:bCs/>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TemplateVersion  \* MERGEFORMAT </w:delInstrText>
              </w:r>
              <w:r w:rsidRPr="00B3499B" w:rsidDel="00DE2D1E">
                <w:rPr>
                  <w:rFonts w:cs="Arial"/>
                  <w:bCs/>
                  <w:color w:val="808080" w:themeColor="background1" w:themeShade="80"/>
                  <w:sz w:val="16"/>
                  <w:szCs w:val="14"/>
                </w:rPr>
                <w:fldChar w:fldCharType="separate"/>
              </w:r>
              <w:r w:rsidR="00C24607" w:rsidDel="00DE2D1E">
                <w:rPr>
                  <w:rFonts w:cs="Arial"/>
                  <w:bCs/>
                  <w:color w:val="808080" w:themeColor="background1" w:themeShade="80"/>
                  <w:sz w:val="16"/>
                  <w:szCs w:val="14"/>
                </w:rPr>
                <w:delText>6</w:delText>
              </w:r>
              <w:r w:rsidRPr="00B3499B" w:rsidDel="00DE2D1E">
                <w:rPr>
                  <w:rFonts w:cs="Arial"/>
                  <w:bCs/>
                  <w:color w:val="808080" w:themeColor="background1" w:themeShade="80"/>
                  <w:sz w:val="16"/>
                  <w:szCs w:val="14"/>
                </w:rPr>
                <w:fldChar w:fldCharType="end"/>
              </w:r>
              <w:r w:rsidRPr="00B3499B" w:rsidDel="00DE2D1E">
                <w:rPr>
                  <w:rFonts w:cs="Arial"/>
                  <w:bCs/>
                  <w:color w:val="808080" w:themeColor="background1" w:themeShade="80"/>
                  <w:sz w:val="16"/>
                  <w:szCs w:val="14"/>
                </w:rPr>
                <w:delText>.</w:delText>
              </w:r>
              <w:r w:rsidRPr="00B3499B" w:rsidDel="00DE2D1E">
                <w:rPr>
                  <w:rFonts w:cs="Arial"/>
                  <w:bCs/>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TemplateRevision  \* MERGEFORMAT </w:delInstrText>
              </w:r>
              <w:r w:rsidRPr="00B3499B" w:rsidDel="00DE2D1E">
                <w:rPr>
                  <w:rFonts w:cs="Arial"/>
                  <w:bCs/>
                  <w:color w:val="808080" w:themeColor="background1" w:themeShade="80"/>
                  <w:sz w:val="16"/>
                  <w:szCs w:val="14"/>
                </w:rPr>
                <w:fldChar w:fldCharType="separate"/>
              </w:r>
            </w:del>
            <w:del w:id="8037" w:author="Strzelczyk, Anthony (A.)" w:date="2020-12-10T12:02:00Z">
              <w:r w:rsidDel="00C24607">
                <w:rPr>
                  <w:rFonts w:cs="Arial"/>
                  <w:bCs/>
                  <w:color w:val="808080" w:themeColor="background1" w:themeShade="80"/>
                  <w:sz w:val="16"/>
                  <w:szCs w:val="14"/>
                </w:rPr>
                <w:delText>0</w:delText>
              </w:r>
            </w:del>
            <w:del w:id="8038" w:author="Strzelczyk, Anthony (A.)" w:date="2020-12-11T13:24:00Z">
              <w:r w:rsidRPr="00B3499B" w:rsidDel="00DE2D1E">
                <w:rPr>
                  <w:rFonts w:cs="Arial"/>
                  <w:bCs/>
                  <w:color w:val="808080" w:themeColor="background1" w:themeShade="80"/>
                  <w:sz w:val="16"/>
                  <w:szCs w:val="14"/>
                </w:rPr>
                <w:fldChar w:fldCharType="end"/>
              </w:r>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AD98B" w14:textId="49F98A2F" w:rsidR="00B552B9" w:rsidRPr="00B3499B" w:rsidDel="00DE2D1E" w:rsidRDefault="00B552B9">
            <w:pPr>
              <w:spacing w:line="240" w:lineRule="atLeast"/>
              <w:jc w:val="right"/>
              <w:rPr>
                <w:del w:id="8039" w:author="Strzelczyk, Anthony (A.)" w:date="2020-12-11T13:24:00Z"/>
                <w:rFonts w:cs="Arial"/>
                <w:bCs/>
                <w:color w:val="808080" w:themeColor="background1" w:themeShade="80"/>
                <w:sz w:val="16"/>
                <w:szCs w:val="14"/>
              </w:rPr>
              <w:pPrChange w:id="8040" w:author="Strzelczyk, Anthony (A.)" w:date="2020-12-11T12:24:00Z">
                <w:pPr>
                  <w:jc w:val="right"/>
                </w:pPr>
              </w:pPrChange>
            </w:pPr>
            <w:del w:id="8041" w:author="Strzelczyk, Anthony (A.)" w:date="2020-12-11T13:24:00Z">
              <w:r w:rsidRPr="00B3499B" w:rsidDel="00DE2D1E">
                <w:rPr>
                  <w:rFonts w:cs="Arial"/>
                  <w:bCs/>
                  <w:color w:val="808080" w:themeColor="background1" w:themeShade="80"/>
                  <w:sz w:val="16"/>
                  <w:szCs w:val="14"/>
                </w:rPr>
                <w:delText>End of Requirement</w:delText>
              </w:r>
            </w:del>
          </w:p>
        </w:tc>
      </w:tr>
    </w:tbl>
    <w:p w14:paraId="6D611842" w14:textId="6DA0395B" w:rsidR="00B552B9" w:rsidDel="00DE2D1E" w:rsidRDefault="00B552B9">
      <w:pPr>
        <w:spacing w:line="240" w:lineRule="atLeast"/>
        <w:rPr>
          <w:del w:id="8042" w:author="Strzelczyk, Anthony (A.)" w:date="2020-12-11T13:26:00Z"/>
        </w:rPr>
        <w:pPrChange w:id="8043" w:author="Strzelczyk, Anthony (A.)" w:date="2020-12-11T12:24:00Z">
          <w:pPr/>
        </w:pPrChange>
      </w:pPr>
    </w:p>
    <w:p w14:paraId="40EC7D89" w14:textId="4A63ABE0" w:rsidR="00B552B9" w:rsidRPr="0017445F" w:rsidDel="00DE2D1E" w:rsidRDefault="00B552B9">
      <w:pPr>
        <w:pStyle w:val="RERequirement"/>
        <w:shd w:val="clear" w:color="auto" w:fill="F2F2F2" w:themeFill="background1" w:themeFillShade="F2"/>
        <w:spacing w:line="240" w:lineRule="atLeast"/>
        <w:rPr>
          <w:del w:id="8044" w:author="Strzelczyk, Anthony (A.)" w:date="2020-12-11T13:26:00Z"/>
        </w:rPr>
        <w:pPrChange w:id="8045" w:author="Strzelczyk, Anthony (A.)" w:date="2020-12-11T12:24:00Z">
          <w:pPr>
            <w:pStyle w:val="RERequirement"/>
            <w:shd w:val="clear" w:color="auto" w:fill="F2F2F2" w:themeFill="background1" w:themeFillShade="F2"/>
          </w:pPr>
        </w:pPrChange>
      </w:pPr>
      <w:bookmarkStart w:id="8046" w:name="_cf5965318496de51831fa444b4f0c784"/>
      <w:bookmarkEnd w:id="8046"/>
      <w:del w:id="8047" w:author="Strzelczyk, Anthony (A.)" w:date="2020-12-11T13:26:00Z">
        <w:r w:rsidDel="00DE2D1E">
          <w:delText xml:space="preserve"> RFL configurable</w:delText>
        </w:r>
      </w:del>
    </w:p>
    <w:p w14:paraId="4B98B76D" w14:textId="70F555EB" w:rsidR="00B552B9" w:rsidDel="00DE2D1E" w:rsidRDefault="00B552B9">
      <w:pPr>
        <w:spacing w:line="240" w:lineRule="atLeast"/>
        <w:rPr>
          <w:del w:id="8048" w:author="Strzelczyk, Anthony (A.)" w:date="2020-12-11T13:26:00Z"/>
          <w:rFonts w:cs="Arial"/>
        </w:rPr>
        <w:pPrChange w:id="8049" w:author="Strzelczyk, Anthony (A.)" w:date="2020-12-11T12:24:00Z">
          <w:pPr/>
        </w:pPrChange>
      </w:pPr>
      <w:del w:id="8050" w:author="Strzelczyk, Anthony (A.)" w:date="2020-12-11T13:26:00Z">
        <w:r w:rsidDel="00DE2D1E">
          <w:rPr>
            <w:rFonts w:cs="Arial"/>
          </w:rPr>
          <w:delText>The RFL Feature shall be configurable via parameter.</w:delText>
        </w:r>
      </w:del>
    </w:p>
    <w:p w14:paraId="3CC1B574" w14:textId="0EEE06BE" w:rsidR="00B552B9" w:rsidDel="00DE2D1E" w:rsidRDefault="00B552B9">
      <w:pPr>
        <w:spacing w:line="240" w:lineRule="atLeast"/>
        <w:rPr>
          <w:del w:id="8051" w:author="Strzelczyk, Anthony (A.)" w:date="2020-12-11T13:26:00Z"/>
          <w:rFonts w:cs="Arial"/>
        </w:rPr>
        <w:pPrChange w:id="8052" w:author="Strzelczyk, Anthony (A.)" w:date="2020-12-11T12:24:00Z">
          <w:pPr/>
        </w:pPrChange>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552B9" w:rsidRPr="00B3499B" w:rsidDel="00DE2D1E" w14:paraId="30B6DCBD" w14:textId="2683681B" w:rsidTr="005C492B">
        <w:trPr>
          <w:del w:id="8053" w:author="Strzelczyk, Anthony (A.)" w:date="2020-12-11T13:26: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AE959" w14:textId="0623CD30" w:rsidR="00B552B9" w:rsidRPr="00B3499B" w:rsidDel="00DE2D1E" w:rsidRDefault="00B552B9">
            <w:pPr>
              <w:spacing w:line="240" w:lineRule="atLeast"/>
              <w:rPr>
                <w:del w:id="8054" w:author="Strzelczyk, Anthony (A.)" w:date="2020-12-11T13:26:00Z"/>
                <w:rFonts w:eastAsiaTheme="minorHAnsi" w:cs="Arial"/>
                <w:bCs/>
                <w:color w:val="808080" w:themeColor="background1" w:themeShade="80"/>
                <w:sz w:val="16"/>
                <w:szCs w:val="14"/>
              </w:rPr>
              <w:pPrChange w:id="8055" w:author="Strzelczyk, Anthony (A.)" w:date="2020-12-11T12:24:00Z">
                <w:pPr/>
              </w:pPrChange>
            </w:pPr>
            <w:del w:id="8056" w:author="Strzelczyk, Anthony (A.)" w:date="2020-12-11T13:26:00Z">
              <w:r w:rsidRPr="00B3499B" w:rsidDel="00DE2D1E">
                <w:rPr>
                  <w:rFonts w:cs="Arial"/>
                  <w:bCs/>
                  <w:color w:val="808080" w:themeColor="background1" w:themeShade="80"/>
                  <w:sz w:val="16"/>
                  <w:szCs w:val="14"/>
                </w:rPr>
                <w:delText xml:space="preserve">Requirement ID: </w:delText>
              </w:r>
            </w:del>
          </w:p>
        </w:tc>
      </w:tr>
      <w:tr w:rsidR="00B552B9" w:rsidRPr="00B3499B" w:rsidDel="00DE2D1E" w14:paraId="30A96A17" w14:textId="140F8AEC" w:rsidTr="005C492B">
        <w:trPr>
          <w:del w:id="8057" w:author="Strzelczyk, Anthony (A.)" w:date="2020-12-11T13:26: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F1D97" w14:textId="484D4CBB" w:rsidR="00B552B9" w:rsidRPr="00B3499B" w:rsidDel="00DE2D1E" w:rsidRDefault="00B552B9">
            <w:pPr>
              <w:spacing w:line="240" w:lineRule="atLeast"/>
              <w:rPr>
                <w:del w:id="8058" w:author="Strzelczyk, Anthony (A.)" w:date="2020-12-11T13:26:00Z"/>
                <w:rFonts w:eastAsiaTheme="minorHAnsi" w:cs="Arial"/>
                <w:b/>
                <w:bCs/>
                <w:sz w:val="16"/>
                <w:szCs w:val="14"/>
              </w:rPr>
              <w:pPrChange w:id="8059" w:author="Strzelczyk, Anthony (A.)" w:date="2020-12-11T12:24:00Z">
                <w:pPr/>
              </w:pPrChange>
            </w:pPr>
            <w:del w:id="8060" w:author="Strzelczyk, Anthony (A.)" w:date="2020-12-11T13:26:00Z">
              <w:r w:rsidRPr="00B3499B" w:rsidDel="00DE2D1E">
                <w:rPr>
                  <w:rFonts w:cs="Arial"/>
                  <w:b/>
                  <w:bCs/>
                  <w:sz w:val="16"/>
                  <w:szCs w:val="14"/>
                </w:rPr>
                <w:delText>Rationale</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F2F60" w14:textId="58857CBF" w:rsidR="00B552B9" w:rsidDel="00DE2D1E" w:rsidRDefault="00B552B9">
            <w:pPr>
              <w:spacing w:line="240" w:lineRule="atLeast"/>
              <w:rPr>
                <w:del w:id="8061" w:author="Strzelczyk, Anthony (A.)" w:date="2020-12-11T13:26:00Z"/>
              </w:rPr>
              <w:pPrChange w:id="8062" w:author="Strzelczyk, Anthony (A.)" w:date="2020-12-11T12:24:00Z">
                <w:pPr/>
              </w:pPrChange>
            </w:pPr>
          </w:p>
        </w:tc>
      </w:tr>
      <w:tr w:rsidR="00B552B9" w:rsidRPr="00B3499B" w:rsidDel="00DE2D1E" w14:paraId="4ECC7397" w14:textId="6B9A5917" w:rsidTr="005C492B">
        <w:trPr>
          <w:del w:id="8063" w:author="Strzelczyk, Anthony (A.)" w:date="2020-12-11T13:26: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57C3B4" w14:textId="508D691A" w:rsidR="00B552B9" w:rsidRPr="00B3499B" w:rsidDel="00DE2D1E" w:rsidRDefault="00B552B9">
            <w:pPr>
              <w:spacing w:line="240" w:lineRule="atLeast"/>
              <w:rPr>
                <w:del w:id="8064" w:author="Strzelczyk, Anthony (A.)" w:date="2020-12-11T13:26:00Z"/>
                <w:rFonts w:eastAsiaTheme="minorHAnsi" w:cs="Arial"/>
                <w:b/>
                <w:bCs/>
                <w:sz w:val="16"/>
                <w:szCs w:val="14"/>
              </w:rPr>
              <w:pPrChange w:id="8065" w:author="Strzelczyk, Anthony (A.)" w:date="2020-12-11T12:24:00Z">
                <w:pPr/>
              </w:pPrChange>
            </w:pPr>
            <w:del w:id="8066" w:author="Strzelczyk, Anthony (A.)" w:date="2020-12-11T13:26:00Z">
              <w:r w:rsidRPr="00B3499B" w:rsidDel="00DE2D1E">
                <w:rPr>
                  <w:rFonts w:cs="Arial"/>
                  <w:b/>
                  <w:bCs/>
                  <w:sz w:val="16"/>
                  <w:szCs w:val="14"/>
                </w:rPr>
                <w:delText>Acceptance Criteria</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BB7F1" w14:textId="5C05F524" w:rsidR="00B552B9" w:rsidDel="00DE2D1E" w:rsidRDefault="00B552B9">
            <w:pPr>
              <w:spacing w:line="240" w:lineRule="atLeast"/>
              <w:rPr>
                <w:del w:id="8067" w:author="Strzelczyk, Anthony (A.)" w:date="2020-12-11T13:26:00Z"/>
              </w:rPr>
              <w:pPrChange w:id="8068" w:author="Strzelczyk, Anthony (A.)" w:date="2020-12-11T12:24:00Z">
                <w:pPr/>
              </w:pPrChange>
            </w:pPr>
          </w:p>
        </w:tc>
      </w:tr>
      <w:tr w:rsidR="00B552B9" w:rsidRPr="00B3499B" w:rsidDel="00DE2D1E" w14:paraId="46BA9ACC" w14:textId="13818A52" w:rsidTr="005C492B">
        <w:trPr>
          <w:del w:id="8069" w:author="Strzelczyk, Anthony (A.)" w:date="2020-12-11T13:26: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B35EF" w14:textId="36E136CD" w:rsidR="00B552B9" w:rsidRPr="00B3499B" w:rsidDel="00DE2D1E" w:rsidRDefault="00B552B9">
            <w:pPr>
              <w:spacing w:line="240" w:lineRule="atLeast"/>
              <w:rPr>
                <w:del w:id="8070" w:author="Strzelczyk, Anthony (A.)" w:date="2020-12-11T13:26:00Z"/>
                <w:rFonts w:cs="Arial"/>
                <w:sz w:val="16"/>
                <w:szCs w:val="14"/>
              </w:rPr>
              <w:pPrChange w:id="8071" w:author="Strzelczyk, Anthony (A.)" w:date="2020-12-11T12:24:00Z">
                <w:pPr/>
              </w:pPrChange>
            </w:pPr>
            <w:del w:id="8072" w:author="Strzelczyk, Anthony (A.)" w:date="2020-12-11T13:26:00Z">
              <w:r w:rsidRPr="00B3499B" w:rsidDel="00DE2D1E">
                <w:rPr>
                  <w:rFonts w:cs="Arial"/>
                  <w:b/>
                  <w:bCs/>
                  <w:sz w:val="16"/>
                  <w:szCs w:val="14"/>
                </w:rPr>
                <w:delText>Notes</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0CFA4" w14:textId="7900170F" w:rsidR="00B552B9" w:rsidDel="00DE2D1E" w:rsidRDefault="00B552B9">
            <w:pPr>
              <w:spacing w:line="240" w:lineRule="atLeast"/>
              <w:rPr>
                <w:del w:id="8073" w:author="Strzelczyk, Anthony (A.)" w:date="2020-12-11T13:26:00Z"/>
              </w:rPr>
              <w:pPrChange w:id="8074" w:author="Strzelczyk, Anthony (A.)" w:date="2020-12-11T12:24:00Z">
                <w:pPr/>
              </w:pPrChange>
            </w:pPr>
          </w:p>
        </w:tc>
      </w:tr>
      <w:tr w:rsidR="00B552B9" w:rsidRPr="00B3499B" w:rsidDel="00DE2D1E" w14:paraId="404245DD" w14:textId="160CEC73" w:rsidTr="005C492B">
        <w:trPr>
          <w:del w:id="8075" w:author="Strzelczyk, Anthony (A.)" w:date="2020-12-11T13:26: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1643D" w14:textId="1369F8B4" w:rsidR="00B552B9" w:rsidRPr="00B3499B" w:rsidDel="00DE2D1E" w:rsidRDefault="00B552B9">
            <w:pPr>
              <w:spacing w:line="240" w:lineRule="atLeast"/>
              <w:rPr>
                <w:del w:id="8076" w:author="Strzelczyk, Anthony (A.)" w:date="2020-12-11T13:26:00Z"/>
                <w:rFonts w:cs="Arial"/>
                <w:b/>
                <w:bCs/>
                <w:sz w:val="16"/>
                <w:szCs w:val="14"/>
              </w:rPr>
              <w:pPrChange w:id="8077" w:author="Strzelczyk, Anthony (A.)" w:date="2020-12-11T12:24:00Z">
                <w:pPr/>
              </w:pPrChange>
            </w:pPr>
            <w:del w:id="8078" w:author="Strzelczyk, Anthony (A.)" w:date="2020-12-11T13:26:00Z">
              <w:r w:rsidRPr="00B3499B" w:rsidDel="00DE2D1E">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F7A17" w14:textId="6111ABCC" w:rsidR="00B552B9" w:rsidRPr="00B3499B" w:rsidDel="00DE2D1E" w:rsidRDefault="00B552B9">
            <w:pPr>
              <w:spacing w:line="240" w:lineRule="atLeast"/>
              <w:rPr>
                <w:del w:id="8079" w:author="Strzelczyk, Anthony (A.)" w:date="2020-12-11T13:26:00Z"/>
                <w:rFonts w:cs="Arial"/>
                <w:color w:val="000000" w:themeColor="text1"/>
                <w:sz w:val="16"/>
                <w:szCs w:val="14"/>
              </w:rPr>
              <w:pPrChange w:id="8080" w:author="Strzelczyk, Anthony (A.)" w:date="2020-12-11T12:24:00Z">
                <w:pPr/>
              </w:pPrChange>
            </w:pPr>
            <w:del w:id="8081" w:author="Strzelczyk, Anthony (A.)" w:date="2020-12-11T13:26:00Z">
              <w:r w:rsidRPr="00B3499B" w:rsidDel="00DE2D1E">
                <w:rPr>
                  <w:rFonts w:cs="Arial"/>
                  <w:color w:val="000000" w:themeColor="text1"/>
                  <w:sz w:val="16"/>
                  <w:szCs w:val="14"/>
                </w:rPr>
                <w:delText>ECE R48, FMVSS 108 (no rear Fog)</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FB76A2" w14:textId="46A073CA" w:rsidR="00B552B9" w:rsidRPr="00B3499B" w:rsidDel="00DE2D1E" w:rsidRDefault="00B552B9">
            <w:pPr>
              <w:spacing w:line="240" w:lineRule="atLeast"/>
              <w:ind w:left="139"/>
              <w:rPr>
                <w:del w:id="8082" w:author="Strzelczyk, Anthony (A.)" w:date="2020-12-11T13:26:00Z"/>
                <w:rFonts w:cs="Arial"/>
                <w:b/>
                <w:bCs/>
                <w:sz w:val="16"/>
                <w:szCs w:val="14"/>
              </w:rPr>
              <w:pPrChange w:id="8083" w:author="Strzelczyk, Anthony (A.)" w:date="2020-12-11T12:24:00Z">
                <w:pPr>
                  <w:ind w:left="139"/>
                </w:pPr>
              </w:pPrChange>
            </w:pPr>
            <w:del w:id="8084" w:author="Strzelczyk, Anthony (A.)" w:date="2020-12-11T13:26:00Z">
              <w:r w:rsidRPr="00B3499B" w:rsidDel="00DE2D1E">
                <w:rPr>
                  <w:rFonts w:cs="Arial"/>
                  <w:b/>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02FA1F" w14:textId="1486E507" w:rsidR="00B552B9" w:rsidDel="00DE2D1E" w:rsidRDefault="00B552B9">
            <w:pPr>
              <w:spacing w:line="240" w:lineRule="atLeast"/>
              <w:rPr>
                <w:del w:id="8085" w:author="Strzelczyk, Anthony (A.)" w:date="2020-12-11T13:26:00Z"/>
              </w:rPr>
              <w:pPrChange w:id="8086" w:author="Strzelczyk, Anthony (A.)" w:date="2020-12-11T12:24:00Z">
                <w:pPr/>
              </w:pPrChange>
            </w:pPr>
          </w:p>
        </w:tc>
      </w:tr>
      <w:tr w:rsidR="00B552B9" w:rsidRPr="00B3499B" w:rsidDel="00DE2D1E" w14:paraId="5C10EE1C" w14:textId="48612D47" w:rsidTr="005C492B">
        <w:trPr>
          <w:del w:id="8087" w:author="Strzelczyk, Anthony (A.)" w:date="2020-12-11T13:26: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EF784" w14:textId="58E23F78" w:rsidR="00B552B9" w:rsidRPr="00B3499B" w:rsidDel="00DE2D1E" w:rsidRDefault="00B552B9">
            <w:pPr>
              <w:spacing w:line="240" w:lineRule="atLeast"/>
              <w:rPr>
                <w:del w:id="8088" w:author="Strzelczyk, Anthony (A.)" w:date="2020-12-11T13:26:00Z"/>
                <w:rFonts w:cs="Arial"/>
                <w:b/>
                <w:bCs/>
                <w:sz w:val="16"/>
                <w:szCs w:val="14"/>
              </w:rPr>
              <w:pPrChange w:id="8089" w:author="Strzelczyk, Anthony (A.)" w:date="2020-12-11T12:24:00Z">
                <w:pPr/>
              </w:pPrChange>
            </w:pPr>
            <w:del w:id="8090" w:author="Strzelczyk, Anthony (A.)" w:date="2020-12-11T13:26:00Z">
              <w:r w:rsidRPr="00B3499B" w:rsidDel="00DE2D1E">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A60B1" w14:textId="5F63F1DB" w:rsidR="00B552B9" w:rsidRPr="00B3499B" w:rsidDel="00DE2D1E" w:rsidRDefault="00B552B9">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8091" w:author="Strzelczyk, Anthony (A.)" w:date="2020-12-11T13:26:00Z"/>
                <w:rFonts w:ascii="Arial" w:hAnsi="Arial" w:cs="Arial"/>
                <w:color w:val="000000" w:themeColor="text1"/>
                <w:sz w:val="16"/>
                <w:szCs w:val="16"/>
              </w:rPr>
              <w:pPrChange w:id="8092"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8093" w:author="Strzelczyk, Anthony (A.)" w:date="2020-12-11T13:26:00Z">
              <w:r w:rsidDel="00DE2D1E">
                <w:rPr>
                  <w:noProof/>
                </w:rPr>
                <w:drawing>
                  <wp:inline distT="0" distB="0" distL="0" distR="0" wp14:anchorId="0F45BCEE" wp14:editId="016DB9AD">
                    <wp:extent cx="152400" cy="152400"/>
                    <wp:effectExtent l="0" t="0" r="0" b="0"/>
                    <wp:docPr id="11" name="Picture 174044140.jpg" descr="17404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044140.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DE2D1E">
                <w:rPr>
                  <w:rFonts w:ascii="Arial" w:hAnsi="Arial" w:cs="Arial"/>
                  <w:color w:val="000000" w:themeColor="text1"/>
                  <w:sz w:val="16"/>
                  <w:szCs w:val="16"/>
                </w:rPr>
                <w:delText xml:space="preserve">   Compliance with ECE R48</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C22B2" w14:textId="3F049807" w:rsidR="00B552B9" w:rsidRPr="00B3499B" w:rsidDel="00DE2D1E" w:rsidRDefault="00B552B9">
            <w:pPr>
              <w:spacing w:line="240" w:lineRule="atLeast"/>
              <w:ind w:left="139"/>
              <w:rPr>
                <w:del w:id="8094" w:author="Strzelczyk, Anthony (A.)" w:date="2020-12-11T13:26:00Z"/>
                <w:rFonts w:cs="Arial"/>
                <w:b/>
                <w:bCs/>
                <w:sz w:val="16"/>
                <w:szCs w:val="16"/>
              </w:rPr>
              <w:pPrChange w:id="8095" w:author="Strzelczyk, Anthony (A.)" w:date="2020-12-11T12:24:00Z">
                <w:pPr>
                  <w:ind w:left="139"/>
                </w:pPr>
              </w:pPrChange>
            </w:pPr>
            <w:del w:id="8096" w:author="Strzelczyk, Anthony (A.)" w:date="2020-12-11T13:26:00Z">
              <w:r w:rsidRPr="00B3499B" w:rsidDel="00DE2D1E">
                <w:rPr>
                  <w:rFonts w:cs="Arial"/>
                  <w:b/>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BC994" w14:textId="2E492D72" w:rsidR="00B552B9" w:rsidDel="00DE2D1E" w:rsidRDefault="00B552B9">
            <w:pPr>
              <w:spacing w:line="240" w:lineRule="atLeast"/>
              <w:rPr>
                <w:del w:id="8097" w:author="Strzelczyk, Anthony (A.)" w:date="2020-12-11T13:26:00Z"/>
              </w:rPr>
              <w:pPrChange w:id="8098" w:author="Strzelczyk, Anthony (A.)" w:date="2020-12-11T12:24:00Z">
                <w:pPr/>
              </w:pPrChange>
            </w:pPr>
          </w:p>
        </w:tc>
      </w:tr>
      <w:tr w:rsidR="009A7C67" w:rsidRPr="00B3499B" w:rsidDel="00DE2D1E" w14:paraId="47705BB2" w14:textId="260DFA2C" w:rsidTr="005C492B">
        <w:trPr>
          <w:trHeight w:val="133"/>
          <w:del w:id="8099" w:author="Strzelczyk, Anthony (A.)" w:date="2020-12-11T13:26: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B7C9F" w14:textId="17085C46" w:rsidR="00B552B9" w:rsidRPr="00B3499B" w:rsidDel="00DE2D1E" w:rsidRDefault="00B552B9">
            <w:pPr>
              <w:spacing w:line="240" w:lineRule="atLeast"/>
              <w:rPr>
                <w:del w:id="8100" w:author="Strzelczyk, Anthony (A.)" w:date="2020-12-11T13:26:00Z"/>
                <w:rFonts w:eastAsiaTheme="minorHAnsi" w:cs="Arial"/>
                <w:b/>
                <w:bCs/>
                <w:sz w:val="16"/>
                <w:szCs w:val="14"/>
              </w:rPr>
              <w:pPrChange w:id="8101" w:author="Strzelczyk, Anthony (A.)" w:date="2020-12-11T12:24:00Z">
                <w:pPr/>
              </w:pPrChange>
            </w:pPr>
            <w:del w:id="8102" w:author="Strzelczyk, Anthony (A.)" w:date="2020-12-11T13:26:00Z">
              <w:r w:rsidRPr="00B3499B" w:rsidDel="00DE2D1E">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389F13" w14:textId="4A4395ED" w:rsidR="00B552B9" w:rsidRPr="00B3499B" w:rsidDel="00DE2D1E" w:rsidRDefault="00B552B9">
            <w:pPr>
              <w:spacing w:line="240" w:lineRule="atLeast"/>
              <w:rPr>
                <w:del w:id="8103" w:author="Strzelczyk, Anthony (A.)" w:date="2020-12-11T13:26:00Z"/>
                <w:rFonts w:cs="Arial"/>
                <w:color w:val="000000" w:themeColor="text1"/>
                <w:sz w:val="16"/>
                <w:szCs w:val="14"/>
              </w:rPr>
              <w:pPrChange w:id="8104" w:author="Strzelczyk, Anthony (A.)" w:date="2020-12-11T12:24:00Z">
                <w:pPr/>
              </w:pPrChange>
            </w:pPr>
            <w:del w:id="8105" w:author="Strzelczyk, Anthony (A.)" w:date="2020-12-11T13:26:00Z">
              <w:r w:rsidRPr="00B3499B" w:rsidDel="00DE2D1E">
                <w:rPr>
                  <w:rFonts w:cs="Arial"/>
                  <w:color w:val="000000" w:themeColor="text1"/>
                  <w:sz w:val="16"/>
                  <w:szCs w:val="14"/>
                </w:rPr>
                <w:delText>Functional</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B8866" w14:textId="089EAEFE" w:rsidR="00B552B9" w:rsidRPr="00B3499B" w:rsidDel="00DE2D1E" w:rsidRDefault="00B552B9">
            <w:pPr>
              <w:spacing w:line="240" w:lineRule="atLeast"/>
              <w:rPr>
                <w:del w:id="8106" w:author="Strzelczyk, Anthony (A.)" w:date="2020-12-11T13:26:00Z"/>
                <w:rFonts w:cs="Arial"/>
                <w:b/>
                <w:bCs/>
                <w:sz w:val="16"/>
                <w:szCs w:val="14"/>
              </w:rPr>
              <w:pPrChange w:id="8107" w:author="Strzelczyk, Anthony (A.)" w:date="2020-12-11T12:24:00Z">
                <w:pPr/>
              </w:pPrChange>
            </w:pPr>
            <w:del w:id="8108" w:author="Strzelczyk, Anthony (A.)" w:date="2020-12-11T13:26:00Z">
              <w:r w:rsidRPr="00B3499B" w:rsidDel="00DE2D1E">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C8B7E" w14:textId="4325E616" w:rsidR="00B552B9" w:rsidRPr="00B3499B" w:rsidDel="00DE2D1E" w:rsidRDefault="00B552B9">
            <w:pPr>
              <w:spacing w:line="240" w:lineRule="atLeast"/>
              <w:rPr>
                <w:del w:id="8109" w:author="Strzelczyk, Anthony (A.)" w:date="2020-12-11T13:26:00Z"/>
                <w:rFonts w:cs="Arial"/>
                <w:color w:val="000000" w:themeColor="text1"/>
                <w:sz w:val="16"/>
                <w:szCs w:val="14"/>
              </w:rPr>
              <w:pPrChange w:id="8110" w:author="Strzelczyk, Anthony (A.)" w:date="2020-12-11T12:24:00Z">
                <w:pPr/>
              </w:pPrChange>
            </w:pPr>
            <w:del w:id="8111" w:author="Strzelczyk, Anthony (A.)" w:date="2020-12-11T13:26:00Z">
              <w:r w:rsidRPr="00B3499B" w:rsidDel="00DE2D1E">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043D4" w14:textId="2182764A" w:rsidR="00B552B9" w:rsidRPr="00B3499B" w:rsidDel="00DE2D1E" w:rsidRDefault="00B552B9">
            <w:pPr>
              <w:spacing w:line="240" w:lineRule="atLeast"/>
              <w:ind w:left="128"/>
              <w:rPr>
                <w:del w:id="8112" w:author="Strzelczyk, Anthony (A.)" w:date="2020-12-11T13:26:00Z"/>
                <w:rFonts w:cs="Arial"/>
                <w:b/>
                <w:bCs/>
                <w:sz w:val="16"/>
                <w:szCs w:val="14"/>
              </w:rPr>
              <w:pPrChange w:id="8113" w:author="Strzelczyk, Anthony (A.)" w:date="2020-12-11T12:24:00Z">
                <w:pPr>
                  <w:ind w:left="128"/>
                </w:pPr>
              </w:pPrChange>
            </w:pPr>
            <w:del w:id="8114" w:author="Strzelczyk, Anthony (A.)" w:date="2020-12-11T13:26:00Z">
              <w:r w:rsidRPr="00B3499B" w:rsidDel="00DE2D1E">
                <w:rPr>
                  <w:rFonts w:cs="Arial"/>
                  <w:b/>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26FACC" w14:textId="2500AD88" w:rsidR="00B552B9" w:rsidDel="00DE2D1E" w:rsidRDefault="00B552B9">
            <w:pPr>
              <w:spacing w:line="240" w:lineRule="atLeast"/>
              <w:rPr>
                <w:del w:id="8115" w:author="Strzelczyk, Anthony (A.)" w:date="2020-12-11T13:26:00Z"/>
              </w:rPr>
              <w:pPrChange w:id="8116" w:author="Strzelczyk, Anthony (A.)" w:date="2020-12-11T12:24:00Z">
                <w:pPr/>
              </w:pPrChange>
            </w:pPr>
          </w:p>
        </w:tc>
      </w:tr>
      <w:tr w:rsidR="00B552B9" w:rsidRPr="00B3499B" w:rsidDel="00DE2D1E" w14:paraId="6331A493" w14:textId="0742EBF7" w:rsidTr="005C492B">
        <w:trPr>
          <w:del w:id="8117" w:author="Strzelczyk, Anthony (A.)" w:date="2020-12-11T13:26: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7A919B" w14:textId="6FED8267" w:rsidR="00B552B9" w:rsidRPr="00B3499B" w:rsidDel="00DE2D1E" w:rsidRDefault="002824A3">
            <w:pPr>
              <w:spacing w:line="240" w:lineRule="atLeast"/>
              <w:rPr>
                <w:del w:id="8118" w:author="Strzelczyk, Anthony (A.)" w:date="2020-12-11T13:26:00Z"/>
                <w:rFonts w:cs="Arial"/>
                <w:bCs/>
                <w:color w:val="808080" w:themeColor="background1" w:themeShade="80"/>
                <w:sz w:val="16"/>
                <w:szCs w:val="14"/>
              </w:rPr>
              <w:pPrChange w:id="8119" w:author="Strzelczyk, Anthony (A.)" w:date="2020-12-11T12:24:00Z">
                <w:pPr/>
              </w:pPrChange>
            </w:pPr>
            <w:del w:id="8120" w:author="Strzelczyk, Anthony (A.)" w:date="2020-12-11T13:26:00Z">
              <w:r w:rsidDel="00DE2D1E">
                <w:fldChar w:fldCharType="begin"/>
              </w:r>
              <w:r w:rsidDel="00DE2D1E">
                <w:delInstrText xml:space="preserve"> HYPERLINK "http://wiki.ford.com/display/RequirementsEngineering/Requirements+Attributes" </w:delInstrText>
              </w:r>
              <w:r w:rsidDel="00DE2D1E">
                <w:fldChar w:fldCharType="separate"/>
              </w:r>
              <w:r w:rsidR="00B552B9" w:rsidRPr="00B3499B" w:rsidDel="00DE2D1E">
                <w:rPr>
                  <w:rStyle w:val="Hyperlink"/>
                  <w:rFonts w:cs="Arial"/>
                  <w:bCs/>
                  <w:sz w:val="16"/>
                  <w:szCs w:val="14"/>
                </w:rPr>
                <w:delText>Req. Template</w:delText>
              </w:r>
              <w:r w:rsidDel="00DE2D1E">
                <w:rPr>
                  <w:rStyle w:val="Hyperlink"/>
                  <w:rFonts w:cs="Arial"/>
                  <w:bCs/>
                  <w:sz w:val="16"/>
                  <w:szCs w:val="14"/>
                </w:rPr>
                <w:fldChar w:fldCharType="end"/>
              </w:r>
              <w:r w:rsidR="00B552B9" w:rsidRPr="00B3499B" w:rsidDel="00DE2D1E">
                <w:rPr>
                  <w:rFonts w:cs="Arial"/>
                  <w:bCs/>
                  <w:color w:val="808080" w:themeColor="background1" w:themeShade="80"/>
                  <w:sz w:val="16"/>
                  <w:szCs w:val="14"/>
                </w:rPr>
                <w:delText xml:space="preserve"> Version</w:delText>
              </w:r>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30CE43" w14:textId="09322AB9" w:rsidR="00B552B9" w:rsidRPr="00B3499B" w:rsidDel="00DE2D1E" w:rsidRDefault="00B552B9">
            <w:pPr>
              <w:spacing w:line="240" w:lineRule="atLeast"/>
              <w:rPr>
                <w:del w:id="8121" w:author="Strzelczyk, Anthony (A.)" w:date="2020-12-11T13:26:00Z"/>
                <w:rFonts w:cs="Arial"/>
                <w:bCs/>
                <w:color w:val="808080" w:themeColor="background1" w:themeShade="80"/>
                <w:sz w:val="16"/>
                <w:szCs w:val="14"/>
              </w:rPr>
              <w:pPrChange w:id="8122" w:author="Strzelczyk, Anthony (A.)" w:date="2020-12-11T12:24:00Z">
                <w:pPr/>
              </w:pPrChange>
            </w:pPr>
            <w:del w:id="8123" w:author="Strzelczyk, Anthony (A.)" w:date="2020-12-11T13:26:00Z">
              <w:r w:rsidRPr="00B3499B" w:rsidDel="00DE2D1E">
                <w:rPr>
                  <w:rFonts w:cs="Arial"/>
                  <w:bCs/>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TemplateVersion  \* MERGEFORMAT </w:delInstrText>
              </w:r>
              <w:r w:rsidRPr="00B3499B" w:rsidDel="00DE2D1E">
                <w:rPr>
                  <w:rFonts w:cs="Arial"/>
                  <w:bCs/>
                  <w:color w:val="808080" w:themeColor="background1" w:themeShade="80"/>
                  <w:sz w:val="16"/>
                  <w:szCs w:val="14"/>
                </w:rPr>
                <w:fldChar w:fldCharType="separate"/>
              </w:r>
              <w:r w:rsidR="00C24607" w:rsidDel="00DE2D1E">
                <w:rPr>
                  <w:rFonts w:cs="Arial"/>
                  <w:bCs/>
                  <w:color w:val="808080" w:themeColor="background1" w:themeShade="80"/>
                  <w:sz w:val="16"/>
                  <w:szCs w:val="14"/>
                </w:rPr>
                <w:delText>6</w:delText>
              </w:r>
              <w:r w:rsidRPr="00B3499B" w:rsidDel="00DE2D1E">
                <w:rPr>
                  <w:rFonts w:cs="Arial"/>
                  <w:bCs/>
                  <w:color w:val="808080" w:themeColor="background1" w:themeShade="80"/>
                  <w:sz w:val="16"/>
                  <w:szCs w:val="14"/>
                </w:rPr>
                <w:fldChar w:fldCharType="end"/>
              </w:r>
              <w:r w:rsidRPr="00B3499B" w:rsidDel="00DE2D1E">
                <w:rPr>
                  <w:rFonts w:cs="Arial"/>
                  <w:bCs/>
                  <w:color w:val="808080" w:themeColor="background1" w:themeShade="80"/>
                  <w:sz w:val="16"/>
                  <w:szCs w:val="14"/>
                </w:rPr>
                <w:delText>.</w:delText>
              </w:r>
              <w:r w:rsidRPr="00B3499B" w:rsidDel="00DE2D1E">
                <w:rPr>
                  <w:rFonts w:cs="Arial"/>
                  <w:bCs/>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TemplateRevision  \* MERGEFORMAT </w:delInstrText>
              </w:r>
              <w:r w:rsidRPr="00B3499B" w:rsidDel="00DE2D1E">
                <w:rPr>
                  <w:rFonts w:cs="Arial"/>
                  <w:bCs/>
                  <w:color w:val="808080" w:themeColor="background1" w:themeShade="80"/>
                  <w:sz w:val="16"/>
                  <w:szCs w:val="14"/>
                </w:rPr>
                <w:fldChar w:fldCharType="separate"/>
              </w:r>
            </w:del>
            <w:del w:id="8124" w:author="Strzelczyk, Anthony (A.)" w:date="2020-12-10T12:02:00Z">
              <w:r w:rsidDel="00C24607">
                <w:rPr>
                  <w:rFonts w:cs="Arial"/>
                  <w:bCs/>
                  <w:color w:val="808080" w:themeColor="background1" w:themeShade="80"/>
                  <w:sz w:val="16"/>
                  <w:szCs w:val="14"/>
                </w:rPr>
                <w:delText>0</w:delText>
              </w:r>
            </w:del>
            <w:del w:id="8125" w:author="Strzelczyk, Anthony (A.)" w:date="2020-12-11T13:26:00Z">
              <w:r w:rsidRPr="00B3499B" w:rsidDel="00DE2D1E">
                <w:rPr>
                  <w:rFonts w:cs="Arial"/>
                  <w:bCs/>
                  <w:color w:val="808080" w:themeColor="background1" w:themeShade="80"/>
                  <w:sz w:val="16"/>
                  <w:szCs w:val="14"/>
                </w:rPr>
                <w:fldChar w:fldCharType="end"/>
              </w:r>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5A9D7" w14:textId="0EF5D040" w:rsidR="00B552B9" w:rsidRPr="00B3499B" w:rsidDel="00DE2D1E" w:rsidRDefault="00B552B9">
            <w:pPr>
              <w:spacing w:line="240" w:lineRule="atLeast"/>
              <w:jc w:val="right"/>
              <w:rPr>
                <w:del w:id="8126" w:author="Strzelczyk, Anthony (A.)" w:date="2020-12-11T13:26:00Z"/>
                <w:rFonts w:cs="Arial"/>
                <w:bCs/>
                <w:color w:val="808080" w:themeColor="background1" w:themeShade="80"/>
                <w:sz w:val="16"/>
                <w:szCs w:val="14"/>
              </w:rPr>
              <w:pPrChange w:id="8127" w:author="Strzelczyk, Anthony (A.)" w:date="2020-12-11T12:24:00Z">
                <w:pPr>
                  <w:jc w:val="right"/>
                </w:pPr>
              </w:pPrChange>
            </w:pPr>
            <w:del w:id="8128" w:author="Strzelczyk, Anthony (A.)" w:date="2020-12-11T13:26:00Z">
              <w:r w:rsidRPr="00B3499B" w:rsidDel="00DE2D1E">
                <w:rPr>
                  <w:rFonts w:cs="Arial"/>
                  <w:bCs/>
                  <w:color w:val="808080" w:themeColor="background1" w:themeShade="80"/>
                  <w:sz w:val="16"/>
                  <w:szCs w:val="14"/>
                </w:rPr>
                <w:delText>End of Requirement</w:delText>
              </w:r>
            </w:del>
          </w:p>
        </w:tc>
      </w:tr>
    </w:tbl>
    <w:p w14:paraId="2A558C52" w14:textId="77777777" w:rsidR="00704812" w:rsidRDefault="00704812" w:rsidP="00DE2D1E">
      <w:pPr>
        <w:rPr>
          <w:ins w:id="8129" w:author="Strzelczyk, Anthony (A.)" w:date="2020-12-11T13:28:00Z"/>
          <w:rFonts w:cs="Arial"/>
        </w:rPr>
      </w:pPr>
    </w:p>
    <w:p w14:paraId="46DBBD19" w14:textId="38EDFF46" w:rsidR="00DE2D1E" w:rsidRPr="004051D0" w:rsidRDefault="00DE2D1E" w:rsidP="00DE2D1E">
      <w:pPr>
        <w:pStyle w:val="RERequirement"/>
        <w:shd w:val="clear" w:color="auto" w:fill="F2F2F2" w:themeFill="background1" w:themeFillShade="F2"/>
        <w:rPr>
          <w:ins w:id="8130" w:author="Strzelczyk, Anthony (A.)" w:date="2020-12-11T13:28:00Z"/>
          <w:rFonts w:ascii="Arial" w:hAnsi="Arial" w:cs="Arial"/>
        </w:rPr>
      </w:pPr>
      <w:ins w:id="8131" w:author="Strzelczyk, Anthony (A.)" w:date="2020-12-11T13:28:00Z">
        <w:r w:rsidRPr="004051D0">
          <w:rPr>
            <w:rFonts w:ascii="Arial" w:hAnsi="Arial" w:cs="Arial"/>
          </w:rPr>
          <w:t>###</w:t>
        </w:r>
        <w:bookmarkStart w:id="8132" w:name="R_ID_F_00019_Trailer"/>
        <w:r>
          <w:rPr>
            <w:rFonts w:ascii="Arial" w:hAnsi="Arial" w:cs="Arial"/>
          </w:rPr>
          <w:t>R_F_RFL with Trailer_0001</w:t>
        </w:r>
      </w:ins>
      <w:bookmarkEnd w:id="8132"/>
      <w:r w:rsidR="00E168C9">
        <w:rPr>
          <w:rFonts w:ascii="Arial" w:hAnsi="Arial" w:cs="Arial"/>
        </w:rPr>
        <w:t>3</w:t>
      </w:r>
      <w:ins w:id="8133" w:author="Strzelczyk, Anthony (A.)" w:date="2020-12-11T13:28:00Z">
        <w:r w:rsidRPr="004051D0">
          <w:rPr>
            <w:rFonts w:ascii="Arial" w:hAnsi="Arial" w:cs="Arial"/>
          </w:rPr>
          <w:t xml:space="preserve">### </w:t>
        </w:r>
      </w:ins>
      <w:r w:rsidR="00E168C9">
        <w:rPr>
          <w:rFonts w:ascii="Arial" w:hAnsi="Arial" w:cs="Arial"/>
        </w:rPr>
        <w:t xml:space="preserve">Rear Fog Lights with </w:t>
      </w:r>
      <w:ins w:id="8134" w:author="Strzelczyk, Anthony (A.)" w:date="2020-12-11T13:28:00Z">
        <w:r>
          <w:rPr>
            <w:rFonts w:ascii="Arial" w:hAnsi="Arial" w:cs="Arial"/>
          </w:rPr>
          <w:t>Trailer</w:t>
        </w:r>
      </w:ins>
    </w:p>
    <w:p w14:paraId="5321877D" w14:textId="66D80841" w:rsidR="00DE2D1E" w:rsidRDefault="00C567F9" w:rsidP="00DE2D1E">
      <w:pPr>
        <w:spacing w:line="240" w:lineRule="atLeast"/>
        <w:rPr>
          <w:ins w:id="8135" w:author="Strzelczyk, Anthony (A.)" w:date="2020-12-11T13:28:00Z"/>
          <w:rFonts w:cs="Arial"/>
        </w:rPr>
      </w:pPr>
      <w:ins w:id="8136" w:author="Strzelczyk, Anthony (A.)" w:date="2020-12-21T15:30:00Z">
        <w:r>
          <w:rPr>
            <w:rFonts w:cs="Arial"/>
          </w:rPr>
          <w:t>Rear Fog Light</w:t>
        </w:r>
      </w:ins>
      <w:r w:rsidR="00E9328A">
        <w:rPr>
          <w:rFonts w:cs="Arial"/>
        </w:rPr>
        <w:t>(s)</w:t>
      </w:r>
      <w:ins w:id="8137" w:author="Strzelczyk, Anthony (A.)" w:date="2020-12-11T13:28:00Z">
        <w:r w:rsidR="00DE2D1E">
          <w:rPr>
            <w:rFonts w:cs="Arial"/>
          </w:rPr>
          <w:t xml:space="preserve"> shall be configurable, if in case a Trailer is attached to the vehicle, </w:t>
        </w:r>
      </w:ins>
      <w:r w:rsidR="001B3180">
        <w:rPr>
          <w:rFonts w:cs="Arial"/>
        </w:rPr>
        <w:t xml:space="preserve">to have </w:t>
      </w:r>
      <w:ins w:id="8138" w:author="Strzelczyk, Anthony (A.)" w:date="2020-12-11T13:28:00Z">
        <w:r w:rsidR="00DE2D1E">
          <w:rPr>
            <w:rFonts w:cs="Arial"/>
          </w:rPr>
          <w:t>both RFL's (Trailer and Vehicle) activated or only the Trailers RFL activate</w:t>
        </w:r>
      </w:ins>
      <w:r w:rsidR="00B5649D">
        <w:rPr>
          <w:rFonts w:cs="Arial"/>
        </w:rPr>
        <w:t>d</w:t>
      </w:r>
      <w:ins w:id="8139" w:author="Strzelczyk, Anthony (A.)" w:date="2020-12-11T13:28:00Z">
        <w:r w:rsidR="00DE2D1E">
          <w:rPr>
            <w:rFonts w:cs="Arial"/>
          </w:rPr>
          <w:t>.</w:t>
        </w:r>
      </w:ins>
    </w:p>
    <w:p w14:paraId="0B1EE5D4" w14:textId="68AD9E84" w:rsidR="00D17734" w:rsidRDefault="00D17734" w:rsidP="00DE2D1E">
      <w:pPr>
        <w:rPr>
          <w:ins w:id="8140" w:author="Strzelczyk, Anthony (A.)" w:date="2020-12-14T14:0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DE2D1E" w:rsidRPr="004051D0" w14:paraId="0405D02A" w14:textId="77777777" w:rsidTr="00FF66A0">
        <w:trPr>
          <w:gridAfter w:val="1"/>
          <w:wAfter w:w="15" w:type="dxa"/>
          <w:hidden/>
          <w:ins w:id="8141" w:author="Strzelczyk, Anthony (A.)" w:date="2020-12-11T13:28: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3E145" w14:textId="0097638C" w:rsidR="00DE2D1E" w:rsidRPr="004051D0" w:rsidRDefault="00DE2D1E" w:rsidP="00FF66A0">
            <w:pPr>
              <w:rPr>
                <w:ins w:id="8142" w:author="Strzelczyk, Anthony (A.)" w:date="2020-12-11T13:28:00Z"/>
                <w:rFonts w:eastAsiaTheme="minorHAnsi" w:cs="Arial"/>
                <w:bCs/>
                <w:vanish/>
                <w:color w:val="808080" w:themeColor="background1" w:themeShade="80"/>
                <w:sz w:val="16"/>
                <w:szCs w:val="14"/>
              </w:rPr>
            </w:pPr>
            <w:ins w:id="8143" w:author="Strzelczyk, Anthony (A.)" w:date="2020-12-11T13:28: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R_F_RFL with Trailer_00019</w:t>
              </w:r>
              <w:r w:rsidRPr="004051D0">
                <w:rPr>
                  <w:rFonts w:cs="Arial"/>
                  <w:bCs/>
                  <w:vanish/>
                  <w:color w:val="808080" w:themeColor="background1" w:themeShade="80"/>
                  <w:sz w:val="16"/>
                  <w:szCs w:val="14"/>
                </w:rPr>
                <w:t>###</w:t>
              </w:r>
            </w:ins>
          </w:p>
        </w:tc>
      </w:tr>
      <w:tr w:rsidR="00DE2D1E" w:rsidRPr="004051D0" w14:paraId="6507C0A2" w14:textId="77777777" w:rsidTr="00FF66A0">
        <w:trPr>
          <w:hidden/>
          <w:ins w:id="8144" w:author="Strzelczyk, Anthony (A.)" w:date="2020-12-11T13: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F824B" w14:textId="77777777" w:rsidR="00DE2D1E" w:rsidRPr="004051D0" w:rsidRDefault="00DE2D1E" w:rsidP="00FF66A0">
            <w:pPr>
              <w:rPr>
                <w:ins w:id="8145" w:author="Strzelczyk, Anthony (A.)" w:date="2020-12-11T13:28:00Z"/>
                <w:rFonts w:eastAsiaTheme="minorHAnsi" w:cs="Arial"/>
                <w:b/>
                <w:bCs/>
                <w:vanish/>
                <w:sz w:val="16"/>
                <w:szCs w:val="14"/>
              </w:rPr>
            </w:pPr>
            <w:ins w:id="8146" w:author="Strzelczyk, Anthony (A.)" w:date="2020-12-11T13:28: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6696F" w14:textId="4C202746" w:rsidR="00DE2D1E" w:rsidRPr="004051D0" w:rsidRDefault="00B5649D" w:rsidP="00FF66A0">
            <w:pPr>
              <w:rPr>
                <w:ins w:id="8147" w:author="Strzelczyk, Anthony (A.)" w:date="2020-12-11T13:28:00Z"/>
                <w:rFonts w:cs="Arial"/>
                <w:vanish/>
                <w:color w:val="000000" w:themeColor="text1"/>
                <w:sz w:val="16"/>
                <w:szCs w:val="14"/>
              </w:rPr>
            </w:pPr>
            <w:r>
              <w:rPr>
                <w:rFonts w:cs="Arial"/>
                <w:vanish/>
                <w:color w:val="000000" w:themeColor="text1"/>
                <w:sz w:val="16"/>
                <w:szCs w:val="14"/>
              </w:rPr>
              <w:t>To provide flexibility of behavior</w:t>
            </w:r>
            <w:r w:rsidR="00407332">
              <w:rPr>
                <w:rFonts w:cs="Arial"/>
                <w:vanish/>
                <w:color w:val="000000" w:themeColor="text1"/>
                <w:sz w:val="16"/>
                <w:szCs w:val="14"/>
              </w:rPr>
              <w:t xml:space="preserve"> when a trailer is attached for different market requirements (if needed)</w:t>
            </w:r>
          </w:p>
        </w:tc>
      </w:tr>
      <w:tr w:rsidR="00DE2D1E" w:rsidRPr="004051D0" w14:paraId="7C0DC6A7" w14:textId="77777777" w:rsidTr="00FF66A0">
        <w:trPr>
          <w:hidden/>
          <w:ins w:id="8148" w:author="Strzelczyk, Anthony (A.)" w:date="2020-12-11T13: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5E39C" w14:textId="77777777" w:rsidR="00DE2D1E" w:rsidRPr="004051D0" w:rsidRDefault="00DE2D1E" w:rsidP="00FF66A0">
            <w:pPr>
              <w:rPr>
                <w:ins w:id="8149" w:author="Strzelczyk, Anthony (A.)" w:date="2020-12-11T13:28:00Z"/>
                <w:rFonts w:eastAsiaTheme="minorHAnsi" w:cs="Arial"/>
                <w:b/>
                <w:bCs/>
                <w:vanish/>
                <w:sz w:val="16"/>
                <w:szCs w:val="14"/>
              </w:rPr>
            </w:pPr>
            <w:ins w:id="8150" w:author="Strzelczyk, Anthony (A.)" w:date="2020-12-11T13:28: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9D2EE" w14:textId="77777777" w:rsidR="00DE2D1E" w:rsidRPr="004051D0" w:rsidRDefault="00DE2D1E" w:rsidP="00FF66A0">
            <w:pPr>
              <w:rPr>
                <w:ins w:id="8151" w:author="Strzelczyk, Anthony (A.)" w:date="2020-12-11T13:28:00Z"/>
                <w:rFonts w:cs="Arial"/>
                <w:vanish/>
                <w:color w:val="000000" w:themeColor="text1"/>
                <w:sz w:val="16"/>
                <w:szCs w:val="14"/>
              </w:rPr>
            </w:pPr>
          </w:p>
        </w:tc>
      </w:tr>
      <w:tr w:rsidR="00DE2D1E" w:rsidRPr="004051D0" w14:paraId="60AD766C" w14:textId="77777777" w:rsidTr="00FF66A0">
        <w:trPr>
          <w:hidden/>
          <w:ins w:id="8152" w:author="Strzelczyk, Anthony (A.)" w:date="2020-12-11T13: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AFED6" w14:textId="77777777" w:rsidR="00DE2D1E" w:rsidRPr="004051D0" w:rsidRDefault="00DE2D1E" w:rsidP="00FF66A0">
            <w:pPr>
              <w:rPr>
                <w:ins w:id="8153" w:author="Strzelczyk, Anthony (A.)" w:date="2020-12-11T13:28:00Z"/>
                <w:rFonts w:cs="Arial"/>
                <w:vanish/>
                <w:sz w:val="16"/>
                <w:szCs w:val="14"/>
              </w:rPr>
            </w:pPr>
            <w:ins w:id="8154" w:author="Strzelczyk, Anthony (A.)" w:date="2020-12-11T13:28: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2F7B" w14:textId="77777777" w:rsidR="00DE2D1E" w:rsidRPr="004051D0" w:rsidRDefault="00DE2D1E" w:rsidP="00FF66A0">
            <w:pPr>
              <w:rPr>
                <w:ins w:id="8155" w:author="Strzelczyk, Anthony (A.)" w:date="2020-12-11T13:28:00Z"/>
                <w:rFonts w:cs="Arial"/>
                <w:vanish/>
                <w:color w:val="000000" w:themeColor="text1"/>
                <w:sz w:val="16"/>
                <w:szCs w:val="14"/>
              </w:rPr>
            </w:pPr>
          </w:p>
        </w:tc>
      </w:tr>
      <w:tr w:rsidR="00DE2D1E" w:rsidRPr="004051D0" w14:paraId="6F8BEB78" w14:textId="77777777" w:rsidTr="00FF66A0">
        <w:trPr>
          <w:hidden/>
          <w:ins w:id="8156" w:author="Strzelczyk, Anthony (A.)" w:date="2020-12-11T13: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4E6EC" w14:textId="77777777" w:rsidR="00DE2D1E" w:rsidRPr="004051D0" w:rsidRDefault="00DE2D1E" w:rsidP="00FF66A0">
            <w:pPr>
              <w:rPr>
                <w:ins w:id="8157" w:author="Strzelczyk, Anthony (A.)" w:date="2020-12-11T13:28:00Z"/>
                <w:rFonts w:cs="Arial"/>
                <w:b/>
                <w:bCs/>
                <w:vanish/>
                <w:sz w:val="16"/>
                <w:szCs w:val="14"/>
              </w:rPr>
            </w:pPr>
            <w:ins w:id="8158" w:author="Strzelczyk, Anthony (A.)" w:date="2020-12-11T13:28: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BD5D5" w14:textId="553C5C55" w:rsidR="00DE2D1E" w:rsidRPr="004051D0" w:rsidRDefault="00DE2D1E" w:rsidP="00FF66A0">
            <w:pPr>
              <w:rPr>
                <w:ins w:id="8159" w:author="Strzelczyk, Anthony (A.)" w:date="2020-12-11T13:28:00Z"/>
                <w:rFonts w:cs="Arial"/>
                <w:vanish/>
                <w:color w:val="000000" w:themeColor="text1"/>
                <w:sz w:val="16"/>
                <w:szCs w:val="14"/>
              </w:rPr>
            </w:pPr>
            <w:ins w:id="8160" w:author="Strzelczyk, Anthony (A.)" w:date="2020-12-11T13:29:00Z">
              <w:r w:rsidRPr="00B3499B">
                <w:rPr>
                  <w:rFonts w:cs="Arial"/>
                  <w:color w:val="000000" w:themeColor="text1"/>
                  <w:sz w:val="16"/>
                  <w:szCs w:val="14"/>
                </w:rPr>
                <w:t>ECE R48    6.11.7.5</w:t>
              </w:r>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872E04" w14:textId="77777777" w:rsidR="00DE2D1E" w:rsidRPr="004051D0" w:rsidRDefault="00DE2D1E" w:rsidP="00FF66A0">
            <w:pPr>
              <w:ind w:left="139"/>
              <w:rPr>
                <w:ins w:id="8161" w:author="Strzelczyk, Anthony (A.)" w:date="2020-12-11T13:28:00Z"/>
                <w:rFonts w:cs="Arial"/>
                <w:b/>
                <w:bCs/>
                <w:vanish/>
                <w:sz w:val="16"/>
                <w:szCs w:val="14"/>
              </w:rPr>
            </w:pPr>
            <w:ins w:id="8162" w:author="Strzelczyk, Anthony (A.)" w:date="2020-12-11T13:28: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CF690" w14:textId="2507AB30" w:rsidR="00DE2D1E" w:rsidRPr="004051D0" w:rsidRDefault="008C03DA" w:rsidP="00FF66A0">
            <w:pPr>
              <w:rPr>
                <w:ins w:id="8163" w:author="Strzelczyk, Anthony (A.)" w:date="2020-12-11T13:28:00Z"/>
                <w:rFonts w:cs="Arial"/>
                <w:vanish/>
                <w:color w:val="000000" w:themeColor="text1"/>
                <w:sz w:val="16"/>
                <w:szCs w:val="14"/>
              </w:rPr>
            </w:pPr>
            <w:r>
              <w:rPr>
                <w:rFonts w:cs="Arial"/>
                <w:vanish/>
                <w:color w:val="000000" w:themeColor="text1"/>
                <w:sz w:val="16"/>
                <w:szCs w:val="14"/>
              </w:rPr>
              <w:t>PD and ASO</w:t>
            </w:r>
          </w:p>
        </w:tc>
      </w:tr>
      <w:tr w:rsidR="00DE2D1E" w:rsidRPr="004051D0" w14:paraId="259CDFAA" w14:textId="77777777" w:rsidTr="00FF66A0">
        <w:trPr>
          <w:hidden/>
          <w:ins w:id="8164" w:author="Strzelczyk, Anthony (A.)" w:date="2020-12-11T13: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55B3E" w14:textId="77777777" w:rsidR="00DE2D1E" w:rsidRPr="004051D0" w:rsidRDefault="00DE2D1E" w:rsidP="00FF66A0">
            <w:pPr>
              <w:rPr>
                <w:ins w:id="8165" w:author="Strzelczyk, Anthony (A.)" w:date="2020-12-11T13:28:00Z"/>
                <w:rFonts w:cs="Arial"/>
                <w:b/>
                <w:bCs/>
                <w:vanish/>
                <w:sz w:val="16"/>
                <w:szCs w:val="14"/>
              </w:rPr>
            </w:pPr>
            <w:ins w:id="8166" w:author="Strzelczyk, Anthony (A.)" w:date="2020-12-11T13:28: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A5515" w14:textId="07DF380E" w:rsidR="00DE2D1E" w:rsidRPr="004051D0" w:rsidRDefault="002C0E30" w:rsidP="00FF66A0">
            <w:pPr>
              <w:rPr>
                <w:ins w:id="8167" w:author="Strzelczyk, Anthony (A.)" w:date="2020-12-11T13:28:00Z"/>
                <w:rFonts w:cs="Arial"/>
                <w:vanish/>
                <w:color w:val="000000" w:themeColor="text1"/>
                <w:sz w:val="16"/>
                <w:szCs w:val="16"/>
              </w:rPr>
            </w:pPr>
            <w:r>
              <w:rPr>
                <w:rFonts w:cs="Arial"/>
                <w:vanish/>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ECE43" w14:textId="77777777" w:rsidR="00DE2D1E" w:rsidRPr="004051D0" w:rsidRDefault="00DE2D1E" w:rsidP="00FF66A0">
            <w:pPr>
              <w:ind w:left="139"/>
              <w:rPr>
                <w:ins w:id="8168" w:author="Strzelczyk, Anthony (A.)" w:date="2020-12-11T13:28:00Z"/>
                <w:rFonts w:cs="Arial"/>
                <w:b/>
                <w:bCs/>
                <w:vanish/>
                <w:sz w:val="16"/>
                <w:szCs w:val="16"/>
              </w:rPr>
            </w:pPr>
            <w:ins w:id="8169" w:author="Strzelczyk, Anthony (A.)" w:date="2020-12-11T13:28: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7BACB1" w14:textId="32499F49" w:rsidR="00DE2D1E" w:rsidRPr="004051D0" w:rsidRDefault="007F44B7" w:rsidP="00FF66A0">
            <w:pPr>
              <w:rPr>
                <w:ins w:id="8170" w:author="Strzelczyk, Anthony (A.)" w:date="2020-12-11T13:28:00Z"/>
                <w:rFonts w:cs="Arial"/>
                <w:vanish/>
                <w:color w:val="000000" w:themeColor="text1"/>
                <w:sz w:val="16"/>
                <w:szCs w:val="14"/>
              </w:rPr>
            </w:pPr>
            <w:r>
              <w:rPr>
                <w:rFonts w:cs="Arial"/>
                <w:vanish/>
                <w:color w:val="000000" w:themeColor="text1"/>
                <w:sz w:val="16"/>
                <w:szCs w:val="14"/>
              </w:rPr>
              <w:t>System level, Bread Board, HIL</w:t>
            </w:r>
          </w:p>
        </w:tc>
      </w:tr>
      <w:tr w:rsidR="00DE2D1E" w:rsidRPr="004051D0" w14:paraId="759E17BE" w14:textId="77777777" w:rsidTr="00FF66A0">
        <w:trPr>
          <w:trHeight w:val="133"/>
          <w:hidden/>
          <w:ins w:id="8171" w:author="Strzelczyk, Anthony (A.)" w:date="2020-12-11T13: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D3CAD" w14:textId="77777777" w:rsidR="00DE2D1E" w:rsidRPr="004051D0" w:rsidRDefault="00DE2D1E" w:rsidP="00FF66A0">
            <w:pPr>
              <w:rPr>
                <w:ins w:id="8172" w:author="Strzelczyk, Anthony (A.)" w:date="2020-12-11T13:28:00Z"/>
                <w:rFonts w:eastAsiaTheme="minorHAnsi" w:cs="Arial"/>
                <w:b/>
                <w:bCs/>
                <w:vanish/>
                <w:sz w:val="16"/>
                <w:szCs w:val="14"/>
              </w:rPr>
            </w:pPr>
            <w:ins w:id="8173" w:author="Strzelczyk, Anthony (A.)" w:date="2020-12-11T13:28:00Z">
              <w:r w:rsidRPr="004051D0">
                <w:rPr>
                  <w:rFonts w:cs="Arial"/>
                  <w:b/>
                  <w:bCs/>
                  <w:vanish/>
                  <w:sz w:val="16"/>
                  <w:szCs w:val="14"/>
                </w:rPr>
                <w:t>Type</w:t>
              </w:r>
            </w:ins>
          </w:p>
        </w:tc>
        <w:customXmlInsRangeStart w:id="8174" w:author="Strzelczyk, Anthony (A.)" w:date="2020-12-11T13:28:00Z"/>
        <w:sdt>
          <w:sdtPr>
            <w:rPr>
              <w:rFonts w:cs="Arial"/>
              <w:vanish/>
              <w:color w:val="000000" w:themeColor="text1"/>
              <w:sz w:val="16"/>
              <w:szCs w:val="14"/>
            </w:rPr>
            <w:alias w:val="Requirement Type"/>
            <w:tag w:val="Requirements Type"/>
            <w:id w:val="1551419643"/>
            <w:placeholder>
              <w:docPart w:val="BB5FFE574DBE48D797F09BE19EB77844"/>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8174"/>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4D6A00" w14:textId="514EF469" w:rsidR="00DE2D1E" w:rsidRPr="004051D0" w:rsidRDefault="00DE2D1E" w:rsidP="00FF66A0">
                <w:pPr>
                  <w:rPr>
                    <w:ins w:id="8175" w:author="Strzelczyk, Anthony (A.)" w:date="2020-12-11T13:28:00Z"/>
                    <w:rFonts w:cs="Arial"/>
                    <w:vanish/>
                    <w:color w:val="000000" w:themeColor="text1"/>
                    <w:sz w:val="16"/>
                    <w:szCs w:val="14"/>
                  </w:rPr>
                </w:pPr>
                <w:ins w:id="8176" w:author="Strzelczyk, Anthony (A.)" w:date="2020-12-11T13:28:00Z">
                  <w:r>
                    <w:rPr>
                      <w:rFonts w:cs="Arial"/>
                      <w:vanish/>
                      <w:color w:val="000000" w:themeColor="text1"/>
                      <w:sz w:val="16"/>
                      <w:szCs w:val="14"/>
                    </w:rPr>
                    <w:t>Functional</w:t>
                  </w:r>
                </w:ins>
              </w:p>
            </w:tc>
            <w:customXmlInsRangeStart w:id="8177" w:author="Strzelczyk, Anthony (A.)" w:date="2020-12-11T13:28:00Z"/>
          </w:sdtContent>
        </w:sdt>
        <w:customXmlInsRangeEnd w:id="8177"/>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861D5" w14:textId="77777777" w:rsidR="00DE2D1E" w:rsidRPr="004051D0" w:rsidRDefault="00DE2D1E" w:rsidP="00FF66A0">
            <w:pPr>
              <w:rPr>
                <w:ins w:id="8178" w:author="Strzelczyk, Anthony (A.)" w:date="2020-12-11T13:28:00Z"/>
                <w:rFonts w:cs="Arial"/>
                <w:b/>
                <w:bCs/>
                <w:vanish/>
                <w:sz w:val="16"/>
                <w:szCs w:val="14"/>
              </w:rPr>
            </w:pPr>
            <w:ins w:id="8179" w:author="Strzelczyk, Anthony (A.)" w:date="2020-12-11T13:28:00Z">
              <w:r w:rsidRPr="004051D0">
                <w:rPr>
                  <w:rFonts w:cs="Arial"/>
                  <w:b/>
                  <w:bCs/>
                  <w:vanish/>
                  <w:sz w:val="16"/>
                  <w:szCs w:val="14"/>
                </w:rPr>
                <w:t>Priority</w:t>
              </w:r>
            </w:ins>
          </w:p>
        </w:tc>
        <w:customXmlInsRangeStart w:id="8180" w:author="Strzelczyk, Anthony (A.)" w:date="2020-12-11T13:28:00Z"/>
        <w:sdt>
          <w:sdtPr>
            <w:rPr>
              <w:rFonts w:cs="Arial"/>
              <w:vanish/>
              <w:color w:val="000000" w:themeColor="text1"/>
              <w:sz w:val="16"/>
              <w:szCs w:val="14"/>
            </w:rPr>
            <w:alias w:val="Requirement Priority"/>
            <w:tag w:val="Requirement Priority"/>
            <w:id w:val="-1285722614"/>
            <w:placeholder>
              <w:docPart w:val="9C6F2DFF04B54F0C925BA715D63F454B"/>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8180"/>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E0E6F" w14:textId="6B738BC1" w:rsidR="00DE2D1E" w:rsidRPr="004051D0" w:rsidRDefault="00DE2D1E" w:rsidP="00FF66A0">
                <w:pPr>
                  <w:rPr>
                    <w:ins w:id="8181" w:author="Strzelczyk, Anthony (A.)" w:date="2020-12-11T13:28:00Z"/>
                    <w:rFonts w:cs="Arial"/>
                    <w:vanish/>
                    <w:color w:val="000000" w:themeColor="text1"/>
                    <w:sz w:val="16"/>
                    <w:szCs w:val="14"/>
                  </w:rPr>
                </w:pPr>
                <w:ins w:id="8182" w:author="Strzelczyk, Anthony (A.)" w:date="2020-12-11T13:28:00Z">
                  <w:r>
                    <w:rPr>
                      <w:rFonts w:cs="Arial"/>
                      <w:vanish/>
                      <w:color w:val="000000" w:themeColor="text1"/>
                      <w:sz w:val="16"/>
                      <w:szCs w:val="14"/>
                    </w:rPr>
                    <w:t>High (Mandatory)</w:t>
                  </w:r>
                </w:ins>
              </w:p>
            </w:tc>
            <w:customXmlInsRangeStart w:id="8183" w:author="Strzelczyk, Anthony (A.)" w:date="2020-12-11T13:28:00Z"/>
          </w:sdtContent>
        </w:sdt>
        <w:customXmlInsRangeEnd w:id="8183"/>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7C7AEF" w14:textId="77777777" w:rsidR="00DE2D1E" w:rsidRPr="004051D0" w:rsidRDefault="00DE2D1E" w:rsidP="00FF66A0">
            <w:pPr>
              <w:ind w:left="128"/>
              <w:rPr>
                <w:ins w:id="8184" w:author="Strzelczyk, Anthony (A.)" w:date="2020-12-11T13:28:00Z"/>
                <w:rFonts w:cs="Arial"/>
                <w:b/>
                <w:bCs/>
                <w:vanish/>
                <w:sz w:val="16"/>
                <w:szCs w:val="14"/>
              </w:rPr>
            </w:pPr>
            <w:ins w:id="8185" w:author="Strzelczyk, Anthony (A.)" w:date="2020-12-11T13:28:00Z">
              <w:r w:rsidRPr="004051D0">
                <w:rPr>
                  <w:rFonts w:cs="Arial"/>
                  <w:b/>
                  <w:bCs/>
                  <w:vanish/>
                  <w:sz w:val="16"/>
                  <w:szCs w:val="14"/>
                </w:rPr>
                <w:t>Status</w:t>
              </w:r>
            </w:ins>
          </w:p>
        </w:tc>
        <w:customXmlInsRangeStart w:id="8186" w:author="Strzelczyk, Anthony (A.)" w:date="2020-12-11T13:28:00Z"/>
        <w:sdt>
          <w:sdtPr>
            <w:rPr>
              <w:rFonts w:cs="Arial"/>
              <w:vanish/>
              <w:color w:val="000000" w:themeColor="text1"/>
              <w:sz w:val="16"/>
              <w:szCs w:val="14"/>
            </w:rPr>
            <w:alias w:val="Requirement Status"/>
            <w:tag w:val="Requirement Status"/>
            <w:id w:val="-830908971"/>
            <w:placeholder>
              <w:docPart w:val="E4ADE934358A4E78852052B07EB2F16F"/>
            </w:placeholder>
            <w:dropDownList>
              <w:listItem w:value="Choose an item."/>
              <w:listItem w:displayText="Draft" w:value="Draft"/>
              <w:listItem w:displayText="Reviewed" w:value="Reviewed"/>
              <w:listItem w:displayText="Approved" w:value="Approved"/>
            </w:dropDownList>
          </w:sdtPr>
          <w:sdtEndPr/>
          <w:sdtContent>
            <w:customXmlInsRangeEnd w:id="8186"/>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850F05" w14:textId="3B852021" w:rsidR="00DE2D1E" w:rsidRPr="000302BF" w:rsidRDefault="008C03DA" w:rsidP="00FF66A0">
                <w:pPr>
                  <w:rPr>
                    <w:ins w:id="8187" w:author="Strzelczyk, Anthony (A.)" w:date="2020-12-11T13:28:00Z"/>
                    <w:rFonts w:cs="Arial"/>
                    <w:vanish/>
                    <w:color w:val="000000" w:themeColor="text1"/>
                    <w:sz w:val="16"/>
                    <w:szCs w:val="14"/>
                  </w:rPr>
                </w:pPr>
                <w:ins w:id="8188" w:author="Strzelczyk, Anthony (A.)" w:date="2020-12-11T13:28:00Z">
                  <w:r>
                    <w:rPr>
                      <w:rFonts w:cs="Arial"/>
                      <w:vanish/>
                      <w:color w:val="000000" w:themeColor="text1"/>
                      <w:sz w:val="16"/>
                      <w:szCs w:val="14"/>
                    </w:rPr>
                    <w:t>Approved</w:t>
                  </w:r>
                </w:ins>
              </w:p>
            </w:tc>
            <w:customXmlInsRangeStart w:id="8189" w:author="Strzelczyk, Anthony (A.)" w:date="2020-12-11T13:28:00Z"/>
          </w:sdtContent>
        </w:sdt>
        <w:customXmlInsRangeEnd w:id="8189"/>
      </w:tr>
      <w:tr w:rsidR="00DE2D1E" w:rsidRPr="004051D0" w14:paraId="2D03788F" w14:textId="77777777" w:rsidTr="00FF66A0">
        <w:trPr>
          <w:gridAfter w:val="1"/>
          <w:wAfter w:w="15" w:type="dxa"/>
          <w:ins w:id="8190" w:author="Strzelczyk, Anthony (A.)" w:date="2020-12-11T13:28: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01C7A3" w14:textId="77777777" w:rsidR="00DE2D1E" w:rsidRPr="004051D0" w:rsidRDefault="00DE2D1E" w:rsidP="00FF66A0">
            <w:pPr>
              <w:rPr>
                <w:ins w:id="8191" w:author="Strzelczyk, Anthony (A.)" w:date="2020-12-11T13:28:00Z"/>
                <w:rFonts w:cs="Arial"/>
                <w:bCs/>
                <w:vanish/>
                <w:color w:val="808080" w:themeColor="background1" w:themeShade="80"/>
                <w:sz w:val="16"/>
                <w:szCs w:val="14"/>
              </w:rPr>
            </w:pPr>
            <w:ins w:id="8192" w:author="Strzelczyk, Anthony (A.)" w:date="2020-12-11T13:28: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549C8B" w14:textId="1C551577" w:rsidR="00DE2D1E" w:rsidRPr="004051D0" w:rsidRDefault="00DE2D1E" w:rsidP="00FF66A0">
            <w:pPr>
              <w:rPr>
                <w:ins w:id="8193" w:author="Strzelczyk, Anthony (A.)" w:date="2020-12-11T13:28:00Z"/>
                <w:rFonts w:cs="Arial"/>
                <w:bCs/>
                <w:vanish/>
                <w:color w:val="808080" w:themeColor="background1" w:themeShade="80"/>
                <w:sz w:val="16"/>
                <w:szCs w:val="14"/>
              </w:rPr>
            </w:pPr>
            <w:ins w:id="8194" w:author="Strzelczyk, Anthony (A.)" w:date="2020-12-11T13:28: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8195" w:author="Strzelczyk, Anthony (A.)" w:date="2020-12-11T13:28: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8196" w:author="Strzelczyk, Anthony (A.)" w:date="2020-12-11T13:28: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0662A7" w14:textId="77777777" w:rsidR="00DE2D1E" w:rsidRPr="004051D0" w:rsidRDefault="00DE2D1E" w:rsidP="00FF66A0">
            <w:pPr>
              <w:jc w:val="right"/>
              <w:rPr>
                <w:ins w:id="8197" w:author="Strzelczyk, Anthony (A.)" w:date="2020-12-11T13:28:00Z"/>
                <w:rFonts w:cs="Arial"/>
                <w:bCs/>
                <w:color w:val="808080" w:themeColor="background1" w:themeShade="80"/>
                <w:sz w:val="16"/>
                <w:szCs w:val="14"/>
              </w:rPr>
            </w:pPr>
            <w:ins w:id="8198" w:author="Strzelczyk, Anthony (A.)" w:date="2020-12-11T13:28:00Z">
              <w:r w:rsidRPr="004051D0">
                <w:rPr>
                  <w:rFonts w:cs="Arial"/>
                  <w:bCs/>
                  <w:color w:val="808080" w:themeColor="background1" w:themeShade="80"/>
                  <w:sz w:val="16"/>
                  <w:szCs w:val="14"/>
                </w:rPr>
                <w:t>End of Requirement</w:t>
              </w:r>
            </w:ins>
          </w:p>
        </w:tc>
      </w:tr>
    </w:tbl>
    <w:p w14:paraId="7934E242" w14:textId="1700EA3E" w:rsidR="00DE2D1E" w:rsidRDefault="00DE2D1E" w:rsidP="00DE2D1E">
      <w:pPr>
        <w:rPr>
          <w:ins w:id="8199" w:author="Strzelczyk, Anthony (A.)" w:date="2020-12-13T11:10:00Z"/>
          <w:rFonts w:cs="Arial"/>
        </w:rPr>
      </w:pPr>
    </w:p>
    <w:p w14:paraId="028384D5" w14:textId="154306AD" w:rsidR="00B552B9" w:rsidDel="00DE2D1E" w:rsidRDefault="00B552B9">
      <w:pPr>
        <w:spacing w:line="240" w:lineRule="atLeast"/>
        <w:rPr>
          <w:del w:id="8200" w:author="Strzelczyk, Anthony (A.)" w:date="2020-12-11T13:29:00Z"/>
        </w:rPr>
        <w:pPrChange w:id="8201" w:author="Strzelczyk, Anthony (A.)" w:date="2020-12-11T12:24:00Z">
          <w:pPr/>
        </w:pPrChange>
      </w:pPr>
      <w:bookmarkStart w:id="8202" w:name="_Toc89439795"/>
      <w:bookmarkEnd w:id="8202"/>
    </w:p>
    <w:p w14:paraId="0A8B824D" w14:textId="5DD4B675" w:rsidR="00B552B9" w:rsidRPr="0017445F" w:rsidDel="00DE2D1E" w:rsidRDefault="00B552B9">
      <w:pPr>
        <w:pStyle w:val="RERequirement"/>
        <w:shd w:val="clear" w:color="auto" w:fill="F2F2F2" w:themeFill="background1" w:themeFillShade="F2"/>
        <w:spacing w:line="240" w:lineRule="atLeast"/>
        <w:rPr>
          <w:del w:id="8203" w:author="Strzelczyk, Anthony (A.)" w:date="2020-12-11T13:29:00Z"/>
        </w:rPr>
        <w:pPrChange w:id="8204" w:author="Strzelczyk, Anthony (A.)" w:date="2020-12-11T12:24:00Z">
          <w:pPr>
            <w:pStyle w:val="RERequirement"/>
            <w:shd w:val="clear" w:color="auto" w:fill="F2F2F2" w:themeFill="background1" w:themeFillShade="F2"/>
          </w:pPr>
        </w:pPrChange>
      </w:pPr>
      <w:bookmarkStart w:id="8205" w:name="_78edbb55d62429a9a8c48e0533be3ae6"/>
      <w:bookmarkEnd w:id="8205"/>
      <w:del w:id="8206" w:author="Strzelczyk, Anthony (A.)" w:date="2020-12-11T13:29:00Z">
        <w:r w:rsidDel="00DE2D1E">
          <w:delText xml:space="preserve"> RFL with Trailer</w:delText>
        </w:r>
        <w:bookmarkStart w:id="8207" w:name="_Toc89439796"/>
        <w:bookmarkEnd w:id="8207"/>
      </w:del>
    </w:p>
    <w:p w14:paraId="251269D1" w14:textId="7ACC32A8" w:rsidR="00B552B9" w:rsidDel="00DE2D1E" w:rsidRDefault="00B552B9">
      <w:pPr>
        <w:spacing w:line="240" w:lineRule="atLeast"/>
        <w:rPr>
          <w:del w:id="8208" w:author="Strzelczyk, Anthony (A.)" w:date="2020-12-11T13:29:00Z"/>
          <w:rFonts w:cs="Arial"/>
        </w:rPr>
        <w:pPrChange w:id="8209" w:author="Strzelczyk, Anthony (A.)" w:date="2020-12-11T12:24:00Z">
          <w:pPr/>
        </w:pPrChange>
      </w:pPr>
      <w:del w:id="8210" w:author="Strzelczyk, Anthony (A.)" w:date="2020-12-11T13:29:00Z">
        <w:r w:rsidDel="00DE2D1E">
          <w:rPr>
            <w:rFonts w:cs="Arial"/>
          </w:rPr>
          <w:delText>It shall be configurable, if in case a Trailer is attached to the vehicle, both RFL's (Trailer and Vehicle) are activated or only the Trailers RFL is activated.</w:delText>
        </w:r>
        <w:bookmarkStart w:id="8211" w:name="_Toc89439797"/>
        <w:bookmarkEnd w:id="8211"/>
      </w:del>
    </w:p>
    <w:p w14:paraId="4E7236FB" w14:textId="06C059C9" w:rsidR="00B552B9" w:rsidDel="00DE2D1E" w:rsidRDefault="00B552B9">
      <w:pPr>
        <w:spacing w:line="240" w:lineRule="atLeast"/>
        <w:rPr>
          <w:del w:id="8212" w:author="Strzelczyk, Anthony (A.)" w:date="2020-12-11T13:29:00Z"/>
          <w:rFonts w:cs="Arial"/>
        </w:rPr>
        <w:pPrChange w:id="8213" w:author="Strzelczyk, Anthony (A.)" w:date="2020-12-11T12:24:00Z">
          <w:pPr/>
        </w:pPrChange>
      </w:pPr>
      <w:bookmarkStart w:id="8214" w:name="_Toc89439798"/>
      <w:bookmarkEnd w:id="8214"/>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552B9" w:rsidRPr="00B3499B" w:rsidDel="00DE2D1E" w14:paraId="2D0BEF2A" w14:textId="50F2E08E" w:rsidTr="005C492B">
        <w:trPr>
          <w:del w:id="8215" w:author="Strzelczyk, Anthony (A.)" w:date="2020-12-11T13:29: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41164" w14:textId="0A614724" w:rsidR="00B552B9" w:rsidRPr="00B3499B" w:rsidDel="00DE2D1E" w:rsidRDefault="00B552B9">
            <w:pPr>
              <w:spacing w:line="240" w:lineRule="atLeast"/>
              <w:rPr>
                <w:del w:id="8216" w:author="Strzelczyk, Anthony (A.)" w:date="2020-12-11T13:29:00Z"/>
                <w:rFonts w:eastAsiaTheme="minorHAnsi" w:cs="Arial"/>
                <w:bCs/>
                <w:color w:val="808080" w:themeColor="background1" w:themeShade="80"/>
                <w:sz w:val="16"/>
                <w:szCs w:val="14"/>
              </w:rPr>
              <w:pPrChange w:id="8217" w:author="Strzelczyk, Anthony (A.)" w:date="2020-12-11T12:24:00Z">
                <w:pPr/>
              </w:pPrChange>
            </w:pPr>
            <w:del w:id="8218" w:author="Strzelczyk, Anthony (A.)" w:date="2020-12-11T13:29:00Z">
              <w:r w:rsidRPr="00B3499B" w:rsidDel="00DE2D1E">
                <w:rPr>
                  <w:rFonts w:cs="Arial"/>
                  <w:bCs/>
                  <w:color w:val="808080" w:themeColor="background1" w:themeShade="80"/>
                  <w:sz w:val="16"/>
                  <w:szCs w:val="14"/>
                </w:rPr>
                <w:delText xml:space="preserve">Requirement ID: </w:delText>
              </w:r>
              <w:bookmarkStart w:id="8219" w:name="_Toc89439799"/>
              <w:bookmarkEnd w:id="8219"/>
            </w:del>
          </w:p>
        </w:tc>
        <w:bookmarkStart w:id="8220" w:name="_Toc89439800"/>
        <w:bookmarkEnd w:id="8220"/>
      </w:tr>
      <w:tr w:rsidR="00B552B9" w:rsidRPr="00B3499B" w:rsidDel="00DE2D1E" w14:paraId="49BC3D4D" w14:textId="15DE7336" w:rsidTr="005C492B">
        <w:trPr>
          <w:del w:id="8221" w:author="Strzelczyk, Anthony (A.)" w:date="2020-12-11T13:2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2DCD3" w14:textId="087A81BE" w:rsidR="00B552B9" w:rsidRPr="00B3499B" w:rsidDel="00DE2D1E" w:rsidRDefault="00B552B9">
            <w:pPr>
              <w:spacing w:line="240" w:lineRule="atLeast"/>
              <w:rPr>
                <w:del w:id="8222" w:author="Strzelczyk, Anthony (A.)" w:date="2020-12-11T13:29:00Z"/>
                <w:rFonts w:eastAsiaTheme="minorHAnsi" w:cs="Arial"/>
                <w:b/>
                <w:bCs/>
                <w:sz w:val="16"/>
                <w:szCs w:val="14"/>
              </w:rPr>
              <w:pPrChange w:id="8223" w:author="Strzelczyk, Anthony (A.)" w:date="2020-12-11T12:24:00Z">
                <w:pPr/>
              </w:pPrChange>
            </w:pPr>
            <w:del w:id="8224" w:author="Strzelczyk, Anthony (A.)" w:date="2020-12-11T13:29:00Z">
              <w:r w:rsidRPr="00B3499B" w:rsidDel="00DE2D1E">
                <w:rPr>
                  <w:rFonts w:cs="Arial"/>
                  <w:b/>
                  <w:bCs/>
                  <w:sz w:val="16"/>
                  <w:szCs w:val="14"/>
                </w:rPr>
                <w:delText>Rationale</w:delText>
              </w:r>
              <w:bookmarkStart w:id="8225" w:name="_Toc89439801"/>
              <w:bookmarkEnd w:id="8225"/>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E57D4" w14:textId="6FCC90DD" w:rsidR="00B552B9" w:rsidRPr="00B3499B" w:rsidDel="00DE2D1E" w:rsidRDefault="00B552B9">
            <w:pPr>
              <w:spacing w:line="240" w:lineRule="atLeast"/>
              <w:rPr>
                <w:del w:id="8226" w:author="Strzelczyk, Anthony (A.)" w:date="2020-12-11T13:29:00Z"/>
                <w:rFonts w:cs="Arial"/>
                <w:color w:val="000000" w:themeColor="text1"/>
                <w:sz w:val="16"/>
                <w:szCs w:val="14"/>
              </w:rPr>
              <w:pPrChange w:id="8227" w:author="Strzelczyk, Anthony (A.)" w:date="2020-12-11T12:24:00Z">
                <w:pPr/>
              </w:pPrChange>
            </w:pPr>
            <w:del w:id="8228" w:author="Strzelczyk, Anthony (A.)" w:date="2020-12-11T13:29:00Z">
              <w:r w:rsidRPr="00B3499B" w:rsidDel="00DE2D1E">
                <w:rPr>
                  <w:rFonts w:cs="Arial"/>
                  <w:color w:val="000000" w:themeColor="text1"/>
                  <w:sz w:val="16"/>
                  <w:szCs w:val="14"/>
                </w:rPr>
                <w:delText>Allowed by ECE Regulations to just switch the Trailers RFL on. Demanded by Brazilian Regulations, that both RFLs have to be illuminated.</w:delText>
              </w:r>
              <w:bookmarkStart w:id="8229" w:name="_Toc89439802"/>
              <w:bookmarkEnd w:id="8229"/>
            </w:del>
          </w:p>
        </w:tc>
        <w:bookmarkStart w:id="8230" w:name="_Toc89439803"/>
        <w:bookmarkEnd w:id="8230"/>
      </w:tr>
      <w:tr w:rsidR="00B552B9" w:rsidRPr="00B3499B" w:rsidDel="00DE2D1E" w14:paraId="5F44DE34" w14:textId="67AE6E66" w:rsidTr="005C492B">
        <w:trPr>
          <w:del w:id="8231" w:author="Strzelczyk, Anthony (A.)" w:date="2020-12-11T13:2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889248" w14:textId="3CA864DF" w:rsidR="00B552B9" w:rsidRPr="00B3499B" w:rsidDel="00DE2D1E" w:rsidRDefault="00B552B9">
            <w:pPr>
              <w:spacing w:line="240" w:lineRule="atLeast"/>
              <w:rPr>
                <w:del w:id="8232" w:author="Strzelczyk, Anthony (A.)" w:date="2020-12-11T13:29:00Z"/>
                <w:rFonts w:eastAsiaTheme="minorHAnsi" w:cs="Arial"/>
                <w:b/>
                <w:bCs/>
                <w:sz w:val="16"/>
                <w:szCs w:val="14"/>
              </w:rPr>
              <w:pPrChange w:id="8233" w:author="Strzelczyk, Anthony (A.)" w:date="2020-12-11T12:24:00Z">
                <w:pPr/>
              </w:pPrChange>
            </w:pPr>
            <w:del w:id="8234" w:author="Strzelczyk, Anthony (A.)" w:date="2020-12-11T13:29:00Z">
              <w:r w:rsidRPr="00B3499B" w:rsidDel="00DE2D1E">
                <w:rPr>
                  <w:rFonts w:cs="Arial"/>
                  <w:b/>
                  <w:bCs/>
                  <w:sz w:val="16"/>
                  <w:szCs w:val="14"/>
                </w:rPr>
                <w:delText>Acceptance Criteria</w:delText>
              </w:r>
              <w:bookmarkStart w:id="8235" w:name="_Toc89439804"/>
              <w:bookmarkEnd w:id="8235"/>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0AFCA" w14:textId="23329C99" w:rsidR="00B552B9" w:rsidDel="00DE2D1E" w:rsidRDefault="00B552B9">
            <w:pPr>
              <w:spacing w:line="240" w:lineRule="atLeast"/>
              <w:rPr>
                <w:del w:id="8236" w:author="Strzelczyk, Anthony (A.)" w:date="2020-12-11T13:29:00Z"/>
              </w:rPr>
              <w:pPrChange w:id="8237" w:author="Strzelczyk, Anthony (A.)" w:date="2020-12-11T12:24:00Z">
                <w:pPr/>
              </w:pPrChange>
            </w:pPr>
            <w:bookmarkStart w:id="8238" w:name="_Toc89439805"/>
            <w:bookmarkEnd w:id="8238"/>
          </w:p>
        </w:tc>
        <w:bookmarkStart w:id="8239" w:name="_Toc89439806"/>
        <w:bookmarkEnd w:id="8239"/>
      </w:tr>
      <w:tr w:rsidR="00B552B9" w:rsidRPr="00B3499B" w:rsidDel="00DE2D1E" w14:paraId="5B44F9AB" w14:textId="7D98A025" w:rsidTr="005C492B">
        <w:trPr>
          <w:del w:id="8240" w:author="Strzelczyk, Anthony (A.)" w:date="2020-12-11T13:2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D5A9D" w14:textId="662A31FF" w:rsidR="00B552B9" w:rsidRPr="00B3499B" w:rsidDel="00DE2D1E" w:rsidRDefault="00B552B9">
            <w:pPr>
              <w:spacing w:line="240" w:lineRule="atLeast"/>
              <w:rPr>
                <w:del w:id="8241" w:author="Strzelczyk, Anthony (A.)" w:date="2020-12-11T13:29:00Z"/>
                <w:rFonts w:cs="Arial"/>
                <w:sz w:val="16"/>
                <w:szCs w:val="14"/>
              </w:rPr>
              <w:pPrChange w:id="8242" w:author="Strzelczyk, Anthony (A.)" w:date="2020-12-11T12:24:00Z">
                <w:pPr/>
              </w:pPrChange>
            </w:pPr>
            <w:del w:id="8243" w:author="Strzelczyk, Anthony (A.)" w:date="2020-12-11T13:29:00Z">
              <w:r w:rsidRPr="00B3499B" w:rsidDel="00DE2D1E">
                <w:rPr>
                  <w:rFonts w:cs="Arial"/>
                  <w:b/>
                  <w:bCs/>
                  <w:sz w:val="16"/>
                  <w:szCs w:val="14"/>
                </w:rPr>
                <w:delText>Notes</w:delText>
              </w:r>
              <w:bookmarkStart w:id="8244" w:name="_Toc89439807"/>
              <w:bookmarkEnd w:id="8244"/>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A1E30" w14:textId="7BCCDF1F" w:rsidR="00B552B9" w:rsidDel="00DE2D1E" w:rsidRDefault="00B552B9">
            <w:pPr>
              <w:spacing w:line="240" w:lineRule="atLeast"/>
              <w:rPr>
                <w:del w:id="8245" w:author="Strzelczyk, Anthony (A.)" w:date="2020-12-11T13:29:00Z"/>
              </w:rPr>
              <w:pPrChange w:id="8246" w:author="Strzelczyk, Anthony (A.)" w:date="2020-12-11T12:24:00Z">
                <w:pPr/>
              </w:pPrChange>
            </w:pPr>
            <w:bookmarkStart w:id="8247" w:name="_Toc89439808"/>
            <w:bookmarkEnd w:id="8247"/>
          </w:p>
        </w:tc>
        <w:bookmarkStart w:id="8248" w:name="_Toc89439809"/>
        <w:bookmarkEnd w:id="8248"/>
      </w:tr>
      <w:tr w:rsidR="00B552B9" w:rsidRPr="00B3499B" w:rsidDel="00DE2D1E" w14:paraId="31864874" w14:textId="79D402AC" w:rsidTr="005C492B">
        <w:trPr>
          <w:del w:id="8249" w:author="Strzelczyk, Anthony (A.)" w:date="2020-12-11T13:2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AF3FC" w14:textId="5A51C384" w:rsidR="00B552B9" w:rsidRPr="00B3499B" w:rsidDel="00DE2D1E" w:rsidRDefault="00B552B9">
            <w:pPr>
              <w:spacing w:line="240" w:lineRule="atLeast"/>
              <w:rPr>
                <w:del w:id="8250" w:author="Strzelczyk, Anthony (A.)" w:date="2020-12-11T13:29:00Z"/>
                <w:rFonts w:cs="Arial"/>
                <w:b/>
                <w:bCs/>
                <w:sz w:val="16"/>
                <w:szCs w:val="14"/>
              </w:rPr>
              <w:pPrChange w:id="8251" w:author="Strzelczyk, Anthony (A.)" w:date="2020-12-11T12:24:00Z">
                <w:pPr/>
              </w:pPrChange>
            </w:pPr>
            <w:del w:id="8252" w:author="Strzelczyk, Anthony (A.)" w:date="2020-12-11T13:29:00Z">
              <w:r w:rsidRPr="00B3499B" w:rsidDel="00DE2D1E">
                <w:rPr>
                  <w:rFonts w:cs="Arial"/>
                  <w:b/>
                  <w:bCs/>
                  <w:sz w:val="16"/>
                  <w:szCs w:val="14"/>
                </w:rPr>
                <w:delText>Source</w:delText>
              </w:r>
              <w:bookmarkStart w:id="8253" w:name="_Toc89439810"/>
              <w:bookmarkEnd w:id="8253"/>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EBC61" w14:textId="163E9CC3" w:rsidR="00B552B9" w:rsidRPr="00B3499B" w:rsidDel="00DE2D1E" w:rsidRDefault="00B552B9">
            <w:pPr>
              <w:spacing w:line="240" w:lineRule="atLeast"/>
              <w:rPr>
                <w:del w:id="8254" w:author="Strzelczyk, Anthony (A.)" w:date="2020-12-11T13:29:00Z"/>
                <w:rFonts w:cs="Arial"/>
                <w:color w:val="000000" w:themeColor="text1"/>
                <w:sz w:val="16"/>
                <w:szCs w:val="14"/>
              </w:rPr>
              <w:pPrChange w:id="8255" w:author="Strzelczyk, Anthony (A.)" w:date="2020-12-11T12:24:00Z">
                <w:pPr/>
              </w:pPrChange>
            </w:pPr>
            <w:del w:id="8256" w:author="Strzelczyk, Anthony (A.)" w:date="2020-12-11T13:29:00Z">
              <w:r w:rsidRPr="00B3499B" w:rsidDel="00DE2D1E">
                <w:rPr>
                  <w:rFonts w:cs="Arial"/>
                  <w:color w:val="000000" w:themeColor="text1"/>
                  <w:sz w:val="16"/>
                  <w:szCs w:val="14"/>
                </w:rPr>
                <w:delText>ECE R48    6.11.7.5</w:delText>
              </w:r>
              <w:bookmarkStart w:id="8257" w:name="_Toc89439811"/>
              <w:bookmarkEnd w:id="8257"/>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ED80B3" w14:textId="4A8D009C" w:rsidR="00B552B9" w:rsidRPr="00B3499B" w:rsidDel="00DE2D1E" w:rsidRDefault="00B552B9">
            <w:pPr>
              <w:spacing w:line="240" w:lineRule="atLeast"/>
              <w:ind w:left="139"/>
              <w:rPr>
                <w:del w:id="8258" w:author="Strzelczyk, Anthony (A.)" w:date="2020-12-11T13:29:00Z"/>
                <w:rFonts w:cs="Arial"/>
                <w:b/>
                <w:bCs/>
                <w:sz w:val="16"/>
                <w:szCs w:val="14"/>
              </w:rPr>
              <w:pPrChange w:id="8259" w:author="Strzelczyk, Anthony (A.)" w:date="2020-12-11T12:24:00Z">
                <w:pPr>
                  <w:ind w:left="139"/>
                </w:pPr>
              </w:pPrChange>
            </w:pPr>
            <w:del w:id="8260" w:author="Strzelczyk, Anthony (A.)" w:date="2020-12-11T13:29:00Z">
              <w:r w:rsidRPr="00B3499B" w:rsidDel="00DE2D1E">
                <w:rPr>
                  <w:rFonts w:cs="Arial"/>
                  <w:b/>
                  <w:bCs/>
                  <w:sz w:val="16"/>
                  <w:szCs w:val="14"/>
                </w:rPr>
                <w:delText>Owner</w:delText>
              </w:r>
              <w:bookmarkStart w:id="8261" w:name="_Toc89439812"/>
              <w:bookmarkEnd w:id="8261"/>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F225E" w14:textId="1E5D3C03" w:rsidR="00B552B9" w:rsidDel="00DE2D1E" w:rsidRDefault="00B552B9">
            <w:pPr>
              <w:spacing w:line="240" w:lineRule="atLeast"/>
              <w:rPr>
                <w:del w:id="8262" w:author="Strzelczyk, Anthony (A.)" w:date="2020-12-11T13:29:00Z"/>
              </w:rPr>
              <w:pPrChange w:id="8263" w:author="Strzelczyk, Anthony (A.)" w:date="2020-12-11T12:24:00Z">
                <w:pPr/>
              </w:pPrChange>
            </w:pPr>
            <w:bookmarkStart w:id="8264" w:name="_Toc89439813"/>
            <w:bookmarkEnd w:id="8264"/>
          </w:p>
        </w:tc>
        <w:bookmarkStart w:id="8265" w:name="_Toc89439814"/>
        <w:bookmarkEnd w:id="8265"/>
      </w:tr>
      <w:tr w:rsidR="00B552B9" w:rsidRPr="00B3499B" w:rsidDel="00DE2D1E" w14:paraId="131A5055" w14:textId="3E643AA6" w:rsidTr="005C492B">
        <w:trPr>
          <w:del w:id="8266" w:author="Strzelczyk, Anthony (A.)" w:date="2020-12-11T13:2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65346" w14:textId="63A4FC4A" w:rsidR="00B552B9" w:rsidRPr="00B3499B" w:rsidDel="00DE2D1E" w:rsidRDefault="00B552B9">
            <w:pPr>
              <w:spacing w:line="240" w:lineRule="atLeast"/>
              <w:rPr>
                <w:del w:id="8267" w:author="Strzelczyk, Anthony (A.)" w:date="2020-12-11T13:29:00Z"/>
                <w:rFonts w:cs="Arial"/>
                <w:b/>
                <w:bCs/>
                <w:sz w:val="16"/>
                <w:szCs w:val="14"/>
              </w:rPr>
              <w:pPrChange w:id="8268" w:author="Strzelczyk, Anthony (A.)" w:date="2020-12-11T12:24:00Z">
                <w:pPr/>
              </w:pPrChange>
            </w:pPr>
            <w:del w:id="8269" w:author="Strzelczyk, Anthony (A.)" w:date="2020-12-11T13:29:00Z">
              <w:r w:rsidRPr="00B3499B" w:rsidDel="00DE2D1E">
                <w:rPr>
                  <w:rFonts w:cs="Arial"/>
                  <w:b/>
                  <w:bCs/>
                  <w:sz w:val="16"/>
                  <w:szCs w:val="14"/>
                </w:rPr>
                <w:delText>Source Req.</w:delText>
              </w:r>
              <w:bookmarkStart w:id="8270" w:name="_Toc89439815"/>
              <w:bookmarkEnd w:id="8270"/>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562B2" w14:textId="0D45449E" w:rsidR="00B552B9" w:rsidRPr="00B3499B" w:rsidDel="00DE2D1E" w:rsidRDefault="00B552B9">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8271" w:author="Strzelczyk, Anthony (A.)" w:date="2020-12-11T13:29:00Z"/>
                <w:rFonts w:ascii="Arial" w:hAnsi="Arial" w:cs="Arial"/>
                <w:color w:val="000000" w:themeColor="text1"/>
                <w:sz w:val="16"/>
                <w:szCs w:val="16"/>
              </w:rPr>
              <w:pPrChange w:id="8272"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8273" w:author="Strzelczyk, Anthony (A.)" w:date="2020-12-11T13:29:00Z">
              <w:r w:rsidDel="00DE2D1E">
                <w:rPr>
                  <w:noProof/>
                </w:rPr>
                <w:drawing>
                  <wp:inline distT="0" distB="0" distL="0" distR="0" wp14:anchorId="6978D2B3" wp14:editId="5B38075A">
                    <wp:extent cx="152400" cy="152400"/>
                    <wp:effectExtent l="0" t="0" r="0" b="0"/>
                    <wp:docPr id="13" name="Picture 174044140.jpg" descr="17404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044140.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DE2D1E">
                <w:rPr>
                  <w:rFonts w:ascii="Arial" w:hAnsi="Arial" w:cs="Arial"/>
                  <w:color w:val="000000" w:themeColor="text1"/>
                  <w:sz w:val="16"/>
                  <w:szCs w:val="16"/>
                </w:rPr>
                <w:delText xml:space="preserve">   Compliance with ECE R48</w:delText>
              </w:r>
              <w:bookmarkStart w:id="8274" w:name="_Toc89439816"/>
              <w:bookmarkEnd w:id="8274"/>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81E55" w14:textId="27B76CFF" w:rsidR="00B552B9" w:rsidRPr="00B3499B" w:rsidDel="00DE2D1E" w:rsidRDefault="00B552B9">
            <w:pPr>
              <w:spacing w:line="240" w:lineRule="atLeast"/>
              <w:ind w:left="139"/>
              <w:rPr>
                <w:del w:id="8275" w:author="Strzelczyk, Anthony (A.)" w:date="2020-12-11T13:29:00Z"/>
                <w:rFonts w:cs="Arial"/>
                <w:b/>
                <w:bCs/>
                <w:sz w:val="16"/>
                <w:szCs w:val="16"/>
              </w:rPr>
              <w:pPrChange w:id="8276" w:author="Strzelczyk, Anthony (A.)" w:date="2020-12-11T12:24:00Z">
                <w:pPr>
                  <w:ind w:left="139"/>
                </w:pPr>
              </w:pPrChange>
            </w:pPr>
            <w:del w:id="8277" w:author="Strzelczyk, Anthony (A.)" w:date="2020-12-11T13:29:00Z">
              <w:r w:rsidRPr="00B3499B" w:rsidDel="00DE2D1E">
                <w:rPr>
                  <w:rFonts w:cs="Arial"/>
                  <w:b/>
                  <w:bCs/>
                  <w:sz w:val="16"/>
                  <w:szCs w:val="16"/>
                </w:rPr>
                <w:delText>V&amp;V Method</w:delText>
              </w:r>
              <w:bookmarkStart w:id="8278" w:name="_Toc89439817"/>
              <w:bookmarkEnd w:id="8278"/>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A06A49" w14:textId="42DD49C7" w:rsidR="00B552B9" w:rsidDel="00DE2D1E" w:rsidRDefault="00B552B9">
            <w:pPr>
              <w:spacing w:line="240" w:lineRule="atLeast"/>
              <w:rPr>
                <w:del w:id="8279" w:author="Strzelczyk, Anthony (A.)" w:date="2020-12-11T13:29:00Z"/>
              </w:rPr>
              <w:pPrChange w:id="8280" w:author="Strzelczyk, Anthony (A.)" w:date="2020-12-11T12:24:00Z">
                <w:pPr/>
              </w:pPrChange>
            </w:pPr>
            <w:bookmarkStart w:id="8281" w:name="_Toc89439818"/>
            <w:bookmarkEnd w:id="8281"/>
          </w:p>
        </w:tc>
        <w:bookmarkStart w:id="8282" w:name="_Toc89439819"/>
        <w:bookmarkEnd w:id="8282"/>
      </w:tr>
      <w:tr w:rsidR="009A7C67" w:rsidRPr="00B3499B" w:rsidDel="00DE2D1E" w14:paraId="0A29509E" w14:textId="4A060C0E" w:rsidTr="005C492B">
        <w:trPr>
          <w:trHeight w:val="133"/>
          <w:del w:id="8283" w:author="Strzelczyk, Anthony (A.)" w:date="2020-12-11T13:2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8903D" w14:textId="5211C2AF" w:rsidR="00B552B9" w:rsidRPr="00B3499B" w:rsidDel="00DE2D1E" w:rsidRDefault="00B552B9">
            <w:pPr>
              <w:spacing w:line="240" w:lineRule="atLeast"/>
              <w:rPr>
                <w:del w:id="8284" w:author="Strzelczyk, Anthony (A.)" w:date="2020-12-11T13:29:00Z"/>
                <w:rFonts w:eastAsiaTheme="minorHAnsi" w:cs="Arial"/>
                <w:b/>
                <w:bCs/>
                <w:sz w:val="16"/>
                <w:szCs w:val="14"/>
              </w:rPr>
              <w:pPrChange w:id="8285" w:author="Strzelczyk, Anthony (A.)" w:date="2020-12-11T12:24:00Z">
                <w:pPr/>
              </w:pPrChange>
            </w:pPr>
            <w:del w:id="8286" w:author="Strzelczyk, Anthony (A.)" w:date="2020-12-11T13:29:00Z">
              <w:r w:rsidRPr="00B3499B" w:rsidDel="00DE2D1E">
                <w:rPr>
                  <w:rFonts w:cs="Arial"/>
                  <w:b/>
                  <w:bCs/>
                  <w:sz w:val="16"/>
                  <w:szCs w:val="14"/>
                </w:rPr>
                <w:delText>Type</w:delText>
              </w:r>
              <w:bookmarkStart w:id="8287" w:name="_Toc89439820"/>
              <w:bookmarkEnd w:id="8287"/>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125950" w14:textId="0EEFF152" w:rsidR="00B552B9" w:rsidRPr="00B3499B" w:rsidDel="00DE2D1E" w:rsidRDefault="00B552B9">
            <w:pPr>
              <w:spacing w:line="240" w:lineRule="atLeast"/>
              <w:rPr>
                <w:del w:id="8288" w:author="Strzelczyk, Anthony (A.)" w:date="2020-12-11T13:29:00Z"/>
                <w:rFonts w:cs="Arial"/>
                <w:color w:val="000000" w:themeColor="text1"/>
                <w:sz w:val="16"/>
                <w:szCs w:val="14"/>
              </w:rPr>
              <w:pPrChange w:id="8289" w:author="Strzelczyk, Anthony (A.)" w:date="2020-12-11T12:24:00Z">
                <w:pPr/>
              </w:pPrChange>
            </w:pPr>
            <w:del w:id="8290" w:author="Strzelczyk, Anthony (A.)" w:date="2020-12-11T13:29:00Z">
              <w:r w:rsidRPr="00B3499B" w:rsidDel="00DE2D1E">
                <w:rPr>
                  <w:rFonts w:cs="Arial"/>
                  <w:color w:val="000000" w:themeColor="text1"/>
                  <w:sz w:val="16"/>
                  <w:szCs w:val="14"/>
                </w:rPr>
                <w:delText>Functional</w:delText>
              </w:r>
              <w:bookmarkStart w:id="8291" w:name="_Toc89439821"/>
              <w:bookmarkEnd w:id="8291"/>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9344B" w14:textId="597CC82E" w:rsidR="00B552B9" w:rsidRPr="00B3499B" w:rsidDel="00DE2D1E" w:rsidRDefault="00B552B9">
            <w:pPr>
              <w:spacing w:line="240" w:lineRule="atLeast"/>
              <w:rPr>
                <w:del w:id="8292" w:author="Strzelczyk, Anthony (A.)" w:date="2020-12-11T13:29:00Z"/>
                <w:rFonts w:cs="Arial"/>
                <w:b/>
                <w:bCs/>
                <w:sz w:val="16"/>
                <w:szCs w:val="14"/>
              </w:rPr>
              <w:pPrChange w:id="8293" w:author="Strzelczyk, Anthony (A.)" w:date="2020-12-11T12:24:00Z">
                <w:pPr/>
              </w:pPrChange>
            </w:pPr>
            <w:del w:id="8294" w:author="Strzelczyk, Anthony (A.)" w:date="2020-12-11T13:29:00Z">
              <w:r w:rsidRPr="00B3499B" w:rsidDel="00DE2D1E">
                <w:rPr>
                  <w:rFonts w:cs="Arial"/>
                  <w:b/>
                  <w:bCs/>
                  <w:sz w:val="16"/>
                  <w:szCs w:val="14"/>
                </w:rPr>
                <w:delText>Priority</w:delText>
              </w:r>
              <w:bookmarkStart w:id="8295" w:name="_Toc89439822"/>
              <w:bookmarkEnd w:id="8295"/>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8001C" w14:textId="7D6A5B21" w:rsidR="00B552B9" w:rsidRPr="00B3499B" w:rsidDel="00DE2D1E" w:rsidRDefault="00B552B9">
            <w:pPr>
              <w:spacing w:line="240" w:lineRule="atLeast"/>
              <w:rPr>
                <w:del w:id="8296" w:author="Strzelczyk, Anthony (A.)" w:date="2020-12-11T13:29:00Z"/>
                <w:rFonts w:cs="Arial"/>
                <w:color w:val="000000" w:themeColor="text1"/>
                <w:sz w:val="16"/>
                <w:szCs w:val="14"/>
              </w:rPr>
              <w:pPrChange w:id="8297" w:author="Strzelczyk, Anthony (A.)" w:date="2020-12-11T12:24:00Z">
                <w:pPr/>
              </w:pPrChange>
            </w:pPr>
            <w:del w:id="8298" w:author="Strzelczyk, Anthony (A.)" w:date="2020-12-11T13:29:00Z">
              <w:r w:rsidRPr="00B3499B" w:rsidDel="00DE2D1E">
                <w:rPr>
                  <w:rFonts w:cs="Arial"/>
                  <w:color w:val="000000" w:themeColor="text1"/>
                  <w:sz w:val="16"/>
                  <w:szCs w:val="14"/>
                </w:rPr>
                <w:delText>1 - High</w:delText>
              </w:r>
              <w:bookmarkStart w:id="8299" w:name="_Toc89439823"/>
              <w:bookmarkEnd w:id="8299"/>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8E3FF" w14:textId="7B07DFA2" w:rsidR="00B552B9" w:rsidRPr="00B3499B" w:rsidDel="00DE2D1E" w:rsidRDefault="00B552B9">
            <w:pPr>
              <w:spacing w:line="240" w:lineRule="atLeast"/>
              <w:ind w:left="128"/>
              <w:rPr>
                <w:del w:id="8300" w:author="Strzelczyk, Anthony (A.)" w:date="2020-12-11T13:29:00Z"/>
                <w:rFonts w:cs="Arial"/>
                <w:b/>
                <w:bCs/>
                <w:sz w:val="16"/>
                <w:szCs w:val="14"/>
              </w:rPr>
              <w:pPrChange w:id="8301" w:author="Strzelczyk, Anthony (A.)" w:date="2020-12-11T12:24:00Z">
                <w:pPr>
                  <w:ind w:left="128"/>
                </w:pPr>
              </w:pPrChange>
            </w:pPr>
            <w:del w:id="8302" w:author="Strzelczyk, Anthony (A.)" w:date="2020-12-11T13:29:00Z">
              <w:r w:rsidRPr="00B3499B" w:rsidDel="00DE2D1E">
                <w:rPr>
                  <w:rFonts w:cs="Arial"/>
                  <w:b/>
                  <w:bCs/>
                  <w:sz w:val="16"/>
                  <w:szCs w:val="14"/>
                </w:rPr>
                <w:delText>Status</w:delText>
              </w:r>
              <w:bookmarkStart w:id="8303" w:name="_Toc89439824"/>
              <w:bookmarkEnd w:id="8303"/>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FA5D2" w14:textId="781B4A80" w:rsidR="00B552B9" w:rsidDel="00DE2D1E" w:rsidRDefault="00B552B9">
            <w:pPr>
              <w:spacing w:line="240" w:lineRule="atLeast"/>
              <w:rPr>
                <w:del w:id="8304" w:author="Strzelczyk, Anthony (A.)" w:date="2020-12-11T13:29:00Z"/>
              </w:rPr>
              <w:pPrChange w:id="8305" w:author="Strzelczyk, Anthony (A.)" w:date="2020-12-11T12:24:00Z">
                <w:pPr/>
              </w:pPrChange>
            </w:pPr>
            <w:bookmarkStart w:id="8306" w:name="_Toc89439825"/>
            <w:bookmarkEnd w:id="8306"/>
          </w:p>
        </w:tc>
        <w:bookmarkStart w:id="8307" w:name="_Toc89439826"/>
        <w:bookmarkEnd w:id="8307"/>
      </w:tr>
      <w:tr w:rsidR="00B552B9" w:rsidRPr="00B3499B" w:rsidDel="00DE2D1E" w14:paraId="3BC0B1EE" w14:textId="37E907CD" w:rsidTr="005C492B">
        <w:trPr>
          <w:del w:id="8308" w:author="Strzelczyk, Anthony (A.)" w:date="2020-12-11T13:2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068361" w14:textId="46DFF718" w:rsidR="00B552B9" w:rsidRPr="00B3499B" w:rsidDel="00DE2D1E" w:rsidRDefault="002824A3">
            <w:pPr>
              <w:spacing w:line="240" w:lineRule="atLeast"/>
              <w:rPr>
                <w:del w:id="8309" w:author="Strzelczyk, Anthony (A.)" w:date="2020-12-11T13:29:00Z"/>
                <w:rFonts w:cs="Arial"/>
                <w:bCs/>
                <w:color w:val="808080" w:themeColor="background1" w:themeShade="80"/>
                <w:sz w:val="16"/>
                <w:szCs w:val="14"/>
              </w:rPr>
              <w:pPrChange w:id="8310" w:author="Strzelczyk, Anthony (A.)" w:date="2020-12-11T12:24:00Z">
                <w:pPr/>
              </w:pPrChange>
            </w:pPr>
            <w:del w:id="8311" w:author="Strzelczyk, Anthony (A.)" w:date="2020-12-11T13:29:00Z">
              <w:r w:rsidDel="00DE2D1E">
                <w:fldChar w:fldCharType="begin"/>
              </w:r>
              <w:r w:rsidDel="00DE2D1E">
                <w:delInstrText xml:space="preserve"> HYPERLINK "http://wiki.ford.com/display/RequirementsEngineering/Requirements+Attributes" </w:delInstrText>
              </w:r>
              <w:r w:rsidDel="00DE2D1E">
                <w:fldChar w:fldCharType="separate"/>
              </w:r>
              <w:r w:rsidR="00B552B9" w:rsidRPr="00B3499B" w:rsidDel="00DE2D1E">
                <w:rPr>
                  <w:rStyle w:val="Hyperlink"/>
                  <w:rFonts w:cs="Arial"/>
                  <w:bCs/>
                  <w:sz w:val="16"/>
                  <w:szCs w:val="14"/>
                </w:rPr>
                <w:delText>Req. Template</w:delText>
              </w:r>
              <w:r w:rsidDel="00DE2D1E">
                <w:rPr>
                  <w:rStyle w:val="Hyperlink"/>
                  <w:rFonts w:cs="Arial"/>
                  <w:bCs/>
                  <w:sz w:val="16"/>
                  <w:szCs w:val="14"/>
                </w:rPr>
                <w:fldChar w:fldCharType="end"/>
              </w:r>
              <w:r w:rsidR="00B552B9" w:rsidRPr="00B3499B" w:rsidDel="00DE2D1E">
                <w:rPr>
                  <w:rFonts w:cs="Arial"/>
                  <w:bCs/>
                  <w:color w:val="808080" w:themeColor="background1" w:themeShade="80"/>
                  <w:sz w:val="16"/>
                  <w:szCs w:val="14"/>
                </w:rPr>
                <w:delText xml:space="preserve"> Version</w:delText>
              </w:r>
              <w:bookmarkStart w:id="8312" w:name="_Toc89439827"/>
              <w:bookmarkEnd w:id="8312"/>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B131B" w14:textId="01E571AF" w:rsidR="00B552B9" w:rsidRPr="00B3499B" w:rsidDel="00DE2D1E" w:rsidRDefault="00B552B9">
            <w:pPr>
              <w:spacing w:line="240" w:lineRule="atLeast"/>
              <w:rPr>
                <w:del w:id="8313" w:author="Strzelczyk, Anthony (A.)" w:date="2020-12-11T13:29:00Z"/>
                <w:rFonts w:cs="Arial"/>
                <w:bCs/>
                <w:color w:val="808080" w:themeColor="background1" w:themeShade="80"/>
                <w:sz w:val="16"/>
                <w:szCs w:val="14"/>
              </w:rPr>
              <w:pPrChange w:id="8314" w:author="Strzelczyk, Anthony (A.)" w:date="2020-12-11T12:24:00Z">
                <w:pPr/>
              </w:pPrChange>
            </w:pPr>
            <w:del w:id="8315" w:author="Strzelczyk, Anthony (A.)" w:date="2020-12-11T13:29:00Z">
              <w:r w:rsidRPr="00B3499B" w:rsidDel="00DE2D1E">
                <w:rPr>
                  <w:rFonts w:cs="Arial"/>
                  <w:bCs/>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TemplateVersion  \* MERGEFORMAT </w:delInstrText>
              </w:r>
              <w:r w:rsidRPr="00B3499B" w:rsidDel="00DE2D1E">
                <w:rPr>
                  <w:rFonts w:cs="Arial"/>
                  <w:bCs/>
                  <w:color w:val="808080" w:themeColor="background1" w:themeShade="80"/>
                  <w:sz w:val="16"/>
                  <w:szCs w:val="14"/>
                </w:rPr>
                <w:fldChar w:fldCharType="separate"/>
              </w:r>
              <w:r w:rsidR="00C24607" w:rsidDel="00DE2D1E">
                <w:rPr>
                  <w:rFonts w:cs="Arial"/>
                  <w:bCs/>
                  <w:color w:val="808080" w:themeColor="background1" w:themeShade="80"/>
                  <w:sz w:val="16"/>
                  <w:szCs w:val="14"/>
                </w:rPr>
                <w:delText>6</w:delText>
              </w:r>
              <w:r w:rsidRPr="00B3499B" w:rsidDel="00DE2D1E">
                <w:rPr>
                  <w:rFonts w:cs="Arial"/>
                  <w:bCs/>
                  <w:color w:val="808080" w:themeColor="background1" w:themeShade="80"/>
                  <w:sz w:val="16"/>
                  <w:szCs w:val="14"/>
                </w:rPr>
                <w:fldChar w:fldCharType="end"/>
              </w:r>
              <w:r w:rsidRPr="00B3499B" w:rsidDel="00DE2D1E">
                <w:rPr>
                  <w:rFonts w:cs="Arial"/>
                  <w:bCs/>
                  <w:color w:val="808080" w:themeColor="background1" w:themeShade="80"/>
                  <w:sz w:val="16"/>
                  <w:szCs w:val="14"/>
                </w:rPr>
                <w:delText>.</w:delText>
              </w:r>
              <w:r w:rsidRPr="00B3499B" w:rsidDel="00DE2D1E">
                <w:rPr>
                  <w:rFonts w:cs="Arial"/>
                  <w:bCs/>
                  <w:color w:val="808080" w:themeColor="background1" w:themeShade="80"/>
                  <w:sz w:val="16"/>
                  <w:szCs w:val="14"/>
                </w:rPr>
                <w:fldChar w:fldCharType="begin"/>
              </w:r>
              <w:r w:rsidRPr="00B3499B" w:rsidDel="00DE2D1E">
                <w:rPr>
                  <w:rFonts w:cs="Arial"/>
                  <w:bCs/>
                  <w:color w:val="808080" w:themeColor="background1" w:themeShade="80"/>
                  <w:sz w:val="16"/>
                  <w:szCs w:val="14"/>
                </w:rPr>
                <w:delInstrText xml:space="preserve"> DOCPROPERTY  TemplateRevision  \* MERGEFORMAT </w:delInstrText>
              </w:r>
              <w:r w:rsidRPr="00B3499B" w:rsidDel="00DE2D1E">
                <w:rPr>
                  <w:rFonts w:cs="Arial"/>
                  <w:bCs/>
                  <w:color w:val="808080" w:themeColor="background1" w:themeShade="80"/>
                  <w:sz w:val="16"/>
                  <w:szCs w:val="14"/>
                </w:rPr>
                <w:fldChar w:fldCharType="separate"/>
              </w:r>
            </w:del>
            <w:del w:id="8316" w:author="Strzelczyk, Anthony (A.)" w:date="2020-12-10T12:02:00Z">
              <w:r w:rsidDel="00C24607">
                <w:rPr>
                  <w:rFonts w:cs="Arial"/>
                  <w:bCs/>
                  <w:color w:val="808080" w:themeColor="background1" w:themeShade="80"/>
                  <w:sz w:val="16"/>
                  <w:szCs w:val="14"/>
                </w:rPr>
                <w:delText>0</w:delText>
              </w:r>
            </w:del>
            <w:del w:id="8317" w:author="Strzelczyk, Anthony (A.)" w:date="2020-12-11T13:29:00Z">
              <w:r w:rsidRPr="00B3499B" w:rsidDel="00DE2D1E">
                <w:rPr>
                  <w:rFonts w:cs="Arial"/>
                  <w:bCs/>
                  <w:color w:val="808080" w:themeColor="background1" w:themeShade="80"/>
                  <w:sz w:val="16"/>
                  <w:szCs w:val="14"/>
                </w:rPr>
                <w:fldChar w:fldCharType="end"/>
              </w:r>
              <w:bookmarkStart w:id="8318" w:name="_Toc89439828"/>
              <w:bookmarkEnd w:id="8318"/>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8B7D1" w14:textId="6ED9E311" w:rsidR="00B552B9" w:rsidRPr="00B3499B" w:rsidDel="00DE2D1E" w:rsidRDefault="00B552B9">
            <w:pPr>
              <w:spacing w:line="240" w:lineRule="atLeast"/>
              <w:jc w:val="right"/>
              <w:rPr>
                <w:del w:id="8319" w:author="Strzelczyk, Anthony (A.)" w:date="2020-12-11T13:29:00Z"/>
                <w:rFonts w:cs="Arial"/>
                <w:bCs/>
                <w:color w:val="808080" w:themeColor="background1" w:themeShade="80"/>
                <w:sz w:val="16"/>
                <w:szCs w:val="14"/>
              </w:rPr>
              <w:pPrChange w:id="8320" w:author="Strzelczyk, Anthony (A.)" w:date="2020-12-11T12:24:00Z">
                <w:pPr>
                  <w:jc w:val="right"/>
                </w:pPr>
              </w:pPrChange>
            </w:pPr>
            <w:del w:id="8321" w:author="Strzelczyk, Anthony (A.)" w:date="2020-12-11T13:29:00Z">
              <w:r w:rsidRPr="00B3499B" w:rsidDel="00DE2D1E">
                <w:rPr>
                  <w:rFonts w:cs="Arial"/>
                  <w:bCs/>
                  <w:color w:val="808080" w:themeColor="background1" w:themeShade="80"/>
                  <w:sz w:val="16"/>
                  <w:szCs w:val="14"/>
                </w:rPr>
                <w:delText>End of Requirement</w:delText>
              </w:r>
              <w:bookmarkStart w:id="8322" w:name="_Toc89439829"/>
              <w:bookmarkEnd w:id="8322"/>
            </w:del>
          </w:p>
        </w:tc>
        <w:bookmarkStart w:id="8323" w:name="_Toc89439830"/>
        <w:bookmarkEnd w:id="8323"/>
      </w:tr>
    </w:tbl>
    <w:p w14:paraId="6A76CB9A" w14:textId="645A73DE" w:rsidR="00B552B9" w:rsidDel="00D958CE" w:rsidRDefault="00B552B9">
      <w:pPr>
        <w:pStyle w:val="Heading3"/>
        <w:rPr>
          <w:del w:id="8324" w:author="Strzelczyk, Anthony (A.)" w:date="2020-12-11T13:29:00Z"/>
        </w:rPr>
        <w:pPrChange w:id="8325" w:author="Strzelczyk, Anthony (A.)" w:date="2020-12-13T10:19:00Z">
          <w:pPr/>
        </w:pPrChange>
      </w:pPr>
      <w:bookmarkStart w:id="8326" w:name="_Toc89439831"/>
      <w:bookmarkEnd w:id="8326"/>
    </w:p>
    <w:p w14:paraId="6A6DD279" w14:textId="3A7177CA" w:rsidR="00B552B9" w:rsidDel="00D958CE" w:rsidRDefault="00B552B9">
      <w:pPr>
        <w:spacing w:line="240" w:lineRule="atLeast"/>
        <w:rPr>
          <w:del w:id="8327" w:author="Strzelczyk, Anthony (A.)" w:date="2020-12-11T13:29:00Z"/>
        </w:rPr>
        <w:pPrChange w:id="8328" w:author="Strzelczyk, Anthony (A.)" w:date="2020-12-11T12:24:00Z">
          <w:pPr/>
        </w:pPrChange>
      </w:pPr>
      <w:bookmarkStart w:id="8329" w:name="_Toc89439832"/>
      <w:bookmarkEnd w:id="8329"/>
    </w:p>
    <w:p w14:paraId="12304BA5" w14:textId="7BF941CC" w:rsidR="00B552B9" w:rsidRPr="00840605" w:rsidDel="009B6777" w:rsidRDefault="00B552B9">
      <w:pPr>
        <w:spacing w:line="240" w:lineRule="atLeast"/>
        <w:jc w:val="center"/>
        <w:rPr>
          <w:del w:id="8330" w:author="Strzelczyk, Anthony (A.)" w:date="2020-12-13T11:37:00Z"/>
        </w:rPr>
        <w:pPrChange w:id="8331" w:author="Strzelczyk, Anthony (A.)" w:date="2020-12-13T10:52:00Z">
          <w:pPr/>
        </w:pPrChange>
      </w:pPr>
      <w:bookmarkStart w:id="8332" w:name="_Toc58938086"/>
      <w:bookmarkStart w:id="8333" w:name="_Toc58939425"/>
      <w:bookmarkStart w:id="8334" w:name="_Toc59108322"/>
      <w:bookmarkStart w:id="8335" w:name="_Toc59300826"/>
      <w:bookmarkStart w:id="8336" w:name="_Toc59303542"/>
      <w:bookmarkStart w:id="8337" w:name="_Toc59515374"/>
      <w:bookmarkStart w:id="8338" w:name="_Toc59628620"/>
      <w:bookmarkStart w:id="8339" w:name="_Toc60752255"/>
      <w:bookmarkStart w:id="8340" w:name="_Toc61061048"/>
      <w:bookmarkStart w:id="8341" w:name="_Toc61516845"/>
      <w:bookmarkStart w:id="8342" w:name="_Toc61517250"/>
      <w:bookmarkStart w:id="8343" w:name="_Toc61517655"/>
      <w:bookmarkStart w:id="8344" w:name="_Toc62469341"/>
      <w:bookmarkStart w:id="8345" w:name="_Toc62469747"/>
      <w:bookmarkStart w:id="8346" w:name="_Toc62806086"/>
      <w:bookmarkStart w:id="8347" w:name="_Toc63148877"/>
      <w:bookmarkStart w:id="8348" w:name="_Toc64530153"/>
      <w:bookmarkStart w:id="8349" w:name="_Toc65959122"/>
      <w:bookmarkStart w:id="8350" w:name="_Toc66036069"/>
      <w:bookmarkStart w:id="8351" w:name="_Toc66169878"/>
      <w:bookmarkStart w:id="8352" w:name="_Toc66170292"/>
      <w:bookmarkStart w:id="8353" w:name="_Toc66171044"/>
      <w:bookmarkStart w:id="8354" w:name="_Toc66171427"/>
      <w:bookmarkStart w:id="8355" w:name="_Toc66171810"/>
      <w:bookmarkStart w:id="8356" w:name="_Toc70442897"/>
      <w:bookmarkStart w:id="8357" w:name="_Toc70494833"/>
      <w:bookmarkStart w:id="8358" w:name="_Toc70511003"/>
      <w:bookmarkStart w:id="8359" w:name="_Toc70511397"/>
      <w:bookmarkStart w:id="8360" w:name="_Toc70511780"/>
      <w:bookmarkStart w:id="8361" w:name="_Toc70512163"/>
      <w:bookmarkStart w:id="8362" w:name="_Toc89249895"/>
      <w:bookmarkStart w:id="8363" w:name="_Toc89439833"/>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p>
    <w:p w14:paraId="61D2AAB1" w14:textId="77777777" w:rsidR="00B44510" w:rsidRDefault="00B44510">
      <w:pPr>
        <w:pStyle w:val="Heading2"/>
        <w:tabs>
          <w:tab w:val="num" w:pos="718"/>
        </w:tabs>
        <w:spacing w:line="240" w:lineRule="atLeast"/>
        <w:ind w:left="601" w:hanging="601"/>
        <w:pPrChange w:id="8364" w:author="Strzelczyk, Anthony (A.)" w:date="2020-12-11T12:24:00Z">
          <w:pPr>
            <w:pStyle w:val="Heading2"/>
            <w:tabs>
              <w:tab w:val="num" w:pos="718"/>
            </w:tabs>
            <w:ind w:left="601" w:hanging="601"/>
          </w:pPr>
        </w:pPrChange>
      </w:pPr>
      <w:bookmarkStart w:id="8365" w:name="_Toc89439834"/>
      <w:bookmarkEnd w:id="841"/>
      <w:bookmarkEnd w:id="6884"/>
      <w:r>
        <w:t>Non</w:t>
      </w:r>
      <w:r w:rsidR="003A1067">
        <w:t>-F</w:t>
      </w:r>
      <w:r>
        <w:t>unctional Requirements</w:t>
      </w:r>
      <w:bookmarkEnd w:id="8365"/>
    </w:p>
    <w:p w14:paraId="69EB3984" w14:textId="77777777" w:rsidR="00B61E09" w:rsidRPr="00A36397" w:rsidRDefault="00B61E09">
      <w:pPr>
        <w:pStyle w:val="REUserHint"/>
        <w:spacing w:line="240" w:lineRule="atLeast"/>
        <w:rPr>
          <w:i/>
          <w:color w:val="7F7F7F" w:themeColor="text1" w:themeTint="80"/>
        </w:rPr>
        <w:pPrChange w:id="8366" w:author="Strzelczyk, Anthony (A.)" w:date="2020-12-11T12:24:00Z">
          <w:pPr>
            <w:pStyle w:val="REUserHint"/>
          </w:pPr>
        </w:pPrChange>
      </w:pPr>
      <w:r w:rsidRPr="00A36397">
        <w:rPr>
          <w:b/>
          <w:i/>
          <w:color w:val="7F7F7F" w:themeColor="text1" w:themeTint="80"/>
        </w:rPr>
        <w:t>#Hint:</w:t>
      </w:r>
      <w:r w:rsidRPr="00A36397">
        <w:rPr>
          <w:i/>
          <w:color w:val="7F7F7F" w:themeColor="text1" w:themeTint="80"/>
        </w:rPr>
        <w:t xml:space="preserve"> Non-functional requirements specify</w:t>
      </w:r>
      <w:r w:rsidR="0059357B" w:rsidRPr="00A36397">
        <w:rPr>
          <w:i/>
          <w:color w:val="7F7F7F" w:themeColor="text1" w:themeTint="80"/>
        </w:rPr>
        <w:t xml:space="preserve"> quality attributes</w:t>
      </w:r>
      <w:r w:rsidRPr="00A36397">
        <w:rPr>
          <w:i/>
          <w:color w:val="7F7F7F" w:themeColor="text1" w:themeTint="80"/>
        </w:rPr>
        <w:t xml:space="preserve"> in addition to the</w:t>
      </w:r>
      <w:r w:rsidR="0059357B" w:rsidRPr="00A36397">
        <w:rPr>
          <w:i/>
          <w:color w:val="7F7F7F" w:themeColor="text1" w:themeTint="80"/>
        </w:rPr>
        <w:t xml:space="preserve"> pure</w:t>
      </w:r>
      <w:r w:rsidRPr="00A36397">
        <w:rPr>
          <w:i/>
          <w:color w:val="7F7F7F" w:themeColor="text1" w:themeTint="80"/>
        </w:rPr>
        <w:t xml:space="preserve"> functional behavior given by the functional requirements.</w:t>
      </w:r>
      <w:r w:rsidR="0059357B" w:rsidRPr="00A36397">
        <w:rPr>
          <w:i/>
          <w:color w:val="7F7F7F" w:themeColor="text1" w:themeTint="80"/>
        </w:rPr>
        <w:t xml:space="preserve"> Examples for quality attributes:</w:t>
      </w:r>
      <w:r w:rsidRPr="00A36397">
        <w:rPr>
          <w:i/>
          <w:color w:val="7F7F7F" w:themeColor="text1" w:themeTint="80"/>
        </w:rPr>
        <w:t xml:space="preserve"> </w:t>
      </w:r>
      <w:r w:rsidR="0059357B" w:rsidRPr="00A36397">
        <w:rPr>
          <w:i/>
          <w:color w:val="7F7F7F" w:themeColor="text1" w:themeTint="80"/>
        </w:rPr>
        <w:t>Performance (e.g. data throughput), t</w:t>
      </w:r>
      <w:r w:rsidRPr="00A36397">
        <w:rPr>
          <w:i/>
          <w:color w:val="7F7F7F" w:themeColor="text1" w:themeTint="80"/>
        </w:rPr>
        <w:t>iming (if not already included in the functional requirements), security (e.g. how secure does an algorithm have to be)</w:t>
      </w:r>
      <w:r w:rsidR="0059357B" w:rsidRPr="00A36397">
        <w:rPr>
          <w:i/>
          <w:color w:val="7F7F7F" w:themeColor="text1" w:themeTint="80"/>
        </w:rPr>
        <w:t>,</w:t>
      </w:r>
      <w:r w:rsidRPr="00A36397">
        <w:rPr>
          <w:i/>
          <w:color w:val="7F7F7F" w:themeColor="text1" w:themeTint="80"/>
        </w:rPr>
        <w:t xml:space="preserve"> reliability (e.g. mean time between failure) or maintainability.</w:t>
      </w:r>
    </w:p>
    <w:p w14:paraId="2A53FD07" w14:textId="77777777" w:rsidR="003E2365" w:rsidRDefault="003E2365">
      <w:pPr>
        <w:pStyle w:val="Heading3"/>
        <w:spacing w:line="240" w:lineRule="atLeast"/>
        <w:pPrChange w:id="8367" w:author="Strzelczyk, Anthony (A.)" w:date="2020-12-11T12:24:00Z">
          <w:pPr>
            <w:pStyle w:val="Heading3"/>
          </w:pPr>
        </w:pPrChange>
      </w:pPr>
      <w:bookmarkStart w:id="8368" w:name="_Toc89439835"/>
      <w:bookmarkStart w:id="8369" w:name="_Toc435447961"/>
      <w:r>
        <w:t>Safety</w:t>
      </w:r>
      <w:bookmarkEnd w:id="8368"/>
    </w:p>
    <w:p w14:paraId="731EC591" w14:textId="77777777" w:rsidR="00C33509" w:rsidRPr="00A36397" w:rsidRDefault="00C33509">
      <w:pPr>
        <w:pStyle w:val="REUserHint"/>
        <w:spacing w:line="240" w:lineRule="atLeast"/>
        <w:rPr>
          <w:rStyle w:val="SubtleEmphasis"/>
          <w:rFonts w:cs="Arial"/>
          <w:b/>
          <w:bCs/>
          <w:iCs w:val="0"/>
          <w:color w:val="7F7F7F" w:themeColor="text1" w:themeTint="80"/>
          <w:kern w:val="32"/>
          <w:sz w:val="24"/>
          <w:szCs w:val="26"/>
        </w:rPr>
        <w:pPrChange w:id="8370" w:author="Strzelczyk, Anthony (A.)" w:date="2020-12-11T12:24:00Z">
          <w:pPr>
            <w:pStyle w:val="REUserHint"/>
          </w:pPr>
        </w:pPrChange>
      </w:pPr>
      <w:r w:rsidRPr="00A36397">
        <w:rPr>
          <w:rStyle w:val="SubtleEmphasis"/>
          <w:b/>
          <w:iCs w:val="0"/>
          <w:color w:val="7F7F7F" w:themeColor="text1" w:themeTint="80"/>
        </w:rPr>
        <w:t>#Classification:</w:t>
      </w:r>
      <w:r w:rsidRPr="00A36397">
        <w:rPr>
          <w:rStyle w:val="SubtleEmphasis"/>
          <w:iCs w:val="0"/>
          <w:color w:val="7F7F7F" w:themeColor="text1" w:themeTint="80"/>
        </w:rPr>
        <w:t xml:space="preserve"> Optional (Remove, if not used</w:t>
      </w:r>
      <w:r w:rsidR="00303188">
        <w:rPr>
          <w:rStyle w:val="SubtleEmphasis"/>
          <w:iCs w:val="0"/>
          <w:color w:val="7F7F7F" w:themeColor="text1" w:themeTint="80"/>
        </w:rPr>
        <w:t>)</w:t>
      </w:r>
    </w:p>
    <w:p w14:paraId="7E8E32D9" w14:textId="3DEEC799" w:rsidR="00303188" w:rsidRPr="00A36397" w:rsidRDefault="00303188">
      <w:pPr>
        <w:pStyle w:val="REUserHint"/>
        <w:spacing w:line="240" w:lineRule="atLeast"/>
        <w:rPr>
          <w:rStyle w:val="SubtleEmphasis"/>
          <w:iCs w:val="0"/>
          <w:color w:val="7F7F7F" w:themeColor="text1" w:themeTint="80"/>
        </w:rPr>
        <w:pPrChange w:id="8371" w:author="Strzelczyk, Anthony (A.)" w:date="2020-12-11T12:24:00Z">
          <w:pPr>
            <w:pStyle w:val="REUserHint"/>
          </w:pPr>
        </w:pPrChange>
      </w:pPr>
      <w:r w:rsidRPr="00A36397">
        <w:rPr>
          <w:rStyle w:val="SubtleEmphasis"/>
          <w:b/>
          <w:iCs w:val="0"/>
          <w:color w:val="7F7F7F" w:themeColor="text1" w:themeTint="80"/>
        </w:rPr>
        <w:lastRenderedPageBreak/>
        <w:t>#</w:t>
      </w:r>
      <w:r w:rsidRPr="00303188">
        <w:rPr>
          <w:rStyle w:val="SubtleEmphasis"/>
          <w:b/>
          <w:iCs w:val="0"/>
          <w:color w:val="7F7F7F" w:themeColor="text1" w:themeTint="80"/>
        </w:rPr>
        <w:t>Functional Safety</w:t>
      </w:r>
      <w:r w:rsidRPr="00A36397">
        <w:rPr>
          <w:rStyle w:val="SubtleEmphasis"/>
          <w:b/>
          <w:iCs w:val="0"/>
          <w:color w:val="7F7F7F" w:themeColor="text1" w:themeTint="80"/>
        </w:rPr>
        <w:t>:</w:t>
      </w:r>
      <w:r w:rsidRPr="00A36397">
        <w:rPr>
          <w:rStyle w:val="SubtleEmphasis"/>
          <w:iCs w:val="0"/>
          <w:color w:val="7F7F7F" w:themeColor="text1" w:themeTint="80"/>
        </w:rPr>
        <w:t xml:space="preserve"> Only those safety requirements, which are not related to Functional Safety (ISO26262) should go here. For Functional Safety refer to chapter </w:t>
      </w:r>
      <w:r w:rsidRPr="00A36397">
        <w:rPr>
          <w:rStyle w:val="SubtleEmphasis"/>
          <w:iCs w:val="0"/>
          <w:color w:val="7F7F7F" w:themeColor="text1" w:themeTint="80"/>
        </w:rPr>
        <w:fldChar w:fldCharType="begin"/>
      </w:r>
      <w:r w:rsidRPr="00A36397">
        <w:rPr>
          <w:rStyle w:val="SubtleEmphasis"/>
          <w:iCs w:val="0"/>
          <w:color w:val="7F7F7F" w:themeColor="text1" w:themeTint="80"/>
        </w:rPr>
        <w:instrText xml:space="preserve"> REF _Ref513649109 \w \h  \* MERGEFORMAT </w:instrText>
      </w:r>
      <w:r w:rsidRPr="00A36397">
        <w:rPr>
          <w:rStyle w:val="SubtleEmphasis"/>
          <w:iCs w:val="0"/>
          <w:color w:val="7F7F7F" w:themeColor="text1" w:themeTint="80"/>
        </w:rPr>
      </w:r>
      <w:r w:rsidRPr="00A36397">
        <w:rPr>
          <w:rStyle w:val="SubtleEmphasis"/>
          <w:iCs w:val="0"/>
          <w:color w:val="7F7F7F" w:themeColor="text1" w:themeTint="80"/>
        </w:rPr>
        <w:fldChar w:fldCharType="separate"/>
      </w:r>
      <w:r w:rsidR="005277C2">
        <w:rPr>
          <w:rStyle w:val="SubtleEmphasis"/>
          <w:iCs w:val="0"/>
          <w:color w:val="7F7F7F" w:themeColor="text1" w:themeTint="80"/>
        </w:rPr>
        <w:t>6</w:t>
      </w:r>
      <w:r w:rsidRPr="00A36397">
        <w:rPr>
          <w:rStyle w:val="SubtleEmphasis"/>
          <w:iCs w:val="0"/>
          <w:color w:val="7F7F7F" w:themeColor="text1" w:themeTint="80"/>
        </w:rPr>
        <w:fldChar w:fldCharType="end"/>
      </w:r>
      <w:r w:rsidRPr="00A36397">
        <w:rPr>
          <w:rStyle w:val="SubtleEmphasis"/>
          <w:iCs w:val="0"/>
          <w:color w:val="7F7F7F" w:themeColor="text1" w:themeTint="80"/>
        </w:rPr>
        <w:t xml:space="preserve"> “</w:t>
      </w:r>
      <w:r w:rsidRPr="00A36397">
        <w:rPr>
          <w:rStyle w:val="SubtleEmphasis"/>
          <w:iCs w:val="0"/>
          <w:color w:val="7F7F7F" w:themeColor="text1" w:themeTint="80"/>
        </w:rPr>
        <w:fldChar w:fldCharType="begin"/>
      </w:r>
      <w:r w:rsidRPr="00A36397">
        <w:rPr>
          <w:rStyle w:val="SubtleEmphasis"/>
          <w:iCs w:val="0"/>
          <w:color w:val="7F7F7F" w:themeColor="text1" w:themeTint="80"/>
        </w:rPr>
        <w:instrText xml:space="preserve"> REF _Ref513649114 \h  \* MERGEFORMAT </w:instrText>
      </w:r>
      <w:r w:rsidRPr="00A36397">
        <w:rPr>
          <w:rStyle w:val="SubtleEmphasis"/>
          <w:iCs w:val="0"/>
          <w:color w:val="7F7F7F" w:themeColor="text1" w:themeTint="80"/>
        </w:rPr>
      </w:r>
      <w:r w:rsidRPr="00A36397">
        <w:rPr>
          <w:rStyle w:val="SubtleEmphasis"/>
          <w:iCs w:val="0"/>
          <w:color w:val="7F7F7F" w:themeColor="text1" w:themeTint="80"/>
        </w:rPr>
        <w:fldChar w:fldCharType="separate"/>
      </w:r>
      <w:r w:rsidR="005277C2" w:rsidRPr="005277C2">
        <w:rPr>
          <w:rStyle w:val="SubtleEmphasis"/>
          <w:iCs w:val="0"/>
          <w:color w:val="7F7F7F" w:themeColor="text1" w:themeTint="80"/>
        </w:rPr>
        <w:t>Functional Safety</w:t>
      </w:r>
      <w:r w:rsidRPr="00A36397">
        <w:rPr>
          <w:rStyle w:val="SubtleEmphasis"/>
          <w:iCs w:val="0"/>
          <w:color w:val="7F7F7F" w:themeColor="text1" w:themeTint="80"/>
        </w:rPr>
        <w:fldChar w:fldCharType="end"/>
      </w:r>
      <w:r w:rsidRPr="00A36397">
        <w:rPr>
          <w:rStyle w:val="SubtleEmphasis"/>
          <w:iCs w:val="0"/>
          <w:color w:val="7F7F7F" w:themeColor="text1" w:themeTint="80"/>
        </w:rPr>
        <w:t>”.</w:t>
      </w:r>
    </w:p>
    <w:p w14:paraId="3041B3AE" w14:textId="4149BCFC" w:rsidR="00303188" w:rsidRPr="00303188" w:rsidDel="00B45B70" w:rsidRDefault="00303188">
      <w:pPr>
        <w:spacing w:line="240" w:lineRule="atLeast"/>
        <w:rPr>
          <w:del w:id="8372" w:author="Strzelczyk, Anthony (A.)" w:date="2020-12-23T15:04:00Z"/>
        </w:rPr>
        <w:pPrChange w:id="8373" w:author="Strzelczyk, Anthony (A.)" w:date="2020-12-11T12:24:00Z">
          <w:pPr/>
        </w:pPrChange>
      </w:pPr>
      <w:bookmarkStart w:id="8374" w:name="_Toc89439836"/>
      <w:bookmarkEnd w:id="8374"/>
    </w:p>
    <w:p w14:paraId="31682509" w14:textId="78F7E0DF" w:rsidR="008759BF" w:rsidRDefault="008759BF">
      <w:pPr>
        <w:pStyle w:val="Heading3"/>
        <w:spacing w:line="240" w:lineRule="atLeast"/>
        <w:pPrChange w:id="8375" w:author="Strzelczyk, Anthony (A.)" w:date="2020-12-11T12:24:00Z">
          <w:pPr>
            <w:pStyle w:val="Heading3"/>
          </w:pPr>
        </w:pPrChange>
      </w:pPr>
      <w:bookmarkStart w:id="8376" w:name="_Toc89439837"/>
      <w:r>
        <w:t>Security</w:t>
      </w:r>
      <w:bookmarkEnd w:id="8369"/>
      <w:bookmarkEnd w:id="8376"/>
    </w:p>
    <w:p w14:paraId="0361853E" w14:textId="77777777" w:rsidR="00C33509" w:rsidRDefault="00C33509">
      <w:pPr>
        <w:pStyle w:val="REUserHint"/>
        <w:spacing w:line="240" w:lineRule="atLeast"/>
        <w:rPr>
          <w:rStyle w:val="SubtleEmphasis"/>
          <w:rFonts w:cs="Arial"/>
          <w:b/>
          <w:bCs/>
          <w:iCs w:val="0"/>
          <w:kern w:val="32"/>
          <w:sz w:val="24"/>
          <w:szCs w:val="26"/>
        </w:rPr>
        <w:pPrChange w:id="8377" w:author="Strzelczyk, Anthony (A.)" w:date="2020-12-11T12:24:00Z">
          <w:pPr>
            <w:pStyle w:val="REUserHint"/>
          </w:pPr>
        </w:pPrChange>
      </w:pPr>
      <w:r w:rsidRPr="00347A88">
        <w:rPr>
          <w:rStyle w:val="SubtleEmphasis"/>
          <w:b/>
        </w:rPr>
        <w:t>#Classification:</w:t>
      </w:r>
      <w:r w:rsidRPr="00347A88">
        <w:rPr>
          <w:rStyle w:val="SubtleEmphasis"/>
        </w:rPr>
        <w:t xml:space="preserve"> Optional (</w:t>
      </w:r>
      <w:r>
        <w:rPr>
          <w:rStyle w:val="SubtleEmphasis"/>
        </w:rPr>
        <w:t>Remove, if not used</w:t>
      </w:r>
      <w:r w:rsidR="00303188">
        <w:rPr>
          <w:rStyle w:val="SubtleEmphasis"/>
        </w:rPr>
        <w:t>)</w:t>
      </w:r>
    </w:p>
    <w:p w14:paraId="4F414D20" w14:textId="3F83E25A" w:rsidR="00303188" w:rsidRPr="00A36397" w:rsidRDefault="00303188">
      <w:pPr>
        <w:pStyle w:val="REUserHint"/>
        <w:spacing w:line="240" w:lineRule="atLeast"/>
        <w:rPr>
          <w:rStyle w:val="SubtleEmphasis"/>
          <w:iCs w:val="0"/>
          <w:color w:val="7F7F7F" w:themeColor="text1" w:themeTint="80"/>
        </w:rPr>
        <w:pPrChange w:id="8378" w:author="Strzelczyk, Anthony (A.)" w:date="2020-12-11T12:24:00Z">
          <w:pPr>
            <w:pStyle w:val="REUserHint"/>
          </w:pPr>
        </w:pPrChange>
      </w:pPr>
      <w:r w:rsidRPr="00A36397">
        <w:rPr>
          <w:rStyle w:val="SubtleEmphasis"/>
          <w:b/>
          <w:iCs w:val="0"/>
          <w:color w:val="7F7F7F" w:themeColor="text1" w:themeTint="80"/>
        </w:rPr>
        <w:t>#</w:t>
      </w:r>
      <w:r>
        <w:rPr>
          <w:rStyle w:val="SubtleEmphasis"/>
          <w:b/>
          <w:iCs w:val="0"/>
          <w:color w:val="7F7F7F" w:themeColor="text1" w:themeTint="80"/>
        </w:rPr>
        <w:t>Cybersecurity</w:t>
      </w:r>
      <w:r w:rsidRPr="00A36397">
        <w:rPr>
          <w:rStyle w:val="SubtleEmphasis"/>
          <w:b/>
          <w:iCs w:val="0"/>
          <w:color w:val="7F7F7F" w:themeColor="text1" w:themeTint="80"/>
        </w:rPr>
        <w:t>:</w:t>
      </w:r>
      <w:r w:rsidRPr="00A36397">
        <w:rPr>
          <w:rStyle w:val="SubtleEmphasis"/>
          <w:iCs w:val="0"/>
          <w:color w:val="7F7F7F" w:themeColor="text1" w:themeTint="80"/>
        </w:rPr>
        <w:t xml:space="preserve"> Only those </w:t>
      </w:r>
      <w:r>
        <w:rPr>
          <w:rStyle w:val="SubtleEmphasis"/>
          <w:iCs w:val="0"/>
          <w:color w:val="7F7F7F" w:themeColor="text1" w:themeTint="80"/>
        </w:rPr>
        <w:t>security</w:t>
      </w:r>
      <w:r w:rsidRPr="00A36397">
        <w:rPr>
          <w:rStyle w:val="SubtleEmphasis"/>
          <w:iCs w:val="0"/>
          <w:color w:val="7F7F7F" w:themeColor="text1" w:themeTint="80"/>
        </w:rPr>
        <w:t xml:space="preserve"> requirements, which are not related to </w:t>
      </w:r>
      <w:r>
        <w:rPr>
          <w:rStyle w:val="SubtleEmphasis"/>
          <w:iCs w:val="0"/>
          <w:color w:val="7F7F7F" w:themeColor="text1" w:themeTint="80"/>
        </w:rPr>
        <w:t>the Cybersecurity</w:t>
      </w:r>
      <w:r w:rsidRPr="00A36397">
        <w:rPr>
          <w:rStyle w:val="SubtleEmphasis"/>
          <w:iCs w:val="0"/>
          <w:color w:val="7F7F7F" w:themeColor="text1" w:themeTint="80"/>
        </w:rPr>
        <w:t xml:space="preserve"> (ISO</w:t>
      </w:r>
      <w:r>
        <w:rPr>
          <w:rStyle w:val="SubtleEmphasis"/>
          <w:iCs w:val="0"/>
          <w:color w:val="7F7F7F" w:themeColor="text1" w:themeTint="80"/>
        </w:rPr>
        <w:t>2143</w:t>
      </w:r>
      <w:r w:rsidR="005544F5">
        <w:rPr>
          <w:rStyle w:val="SubtleEmphasis"/>
          <w:iCs w:val="0"/>
          <w:color w:val="7F7F7F" w:themeColor="text1" w:themeTint="80"/>
        </w:rPr>
        <w:t>4</w:t>
      </w:r>
      <w:r w:rsidRPr="00A36397">
        <w:rPr>
          <w:rStyle w:val="SubtleEmphasis"/>
          <w:iCs w:val="0"/>
          <w:color w:val="7F7F7F" w:themeColor="text1" w:themeTint="80"/>
        </w:rPr>
        <w:t xml:space="preserve">) should go here. For </w:t>
      </w:r>
      <w:r>
        <w:rPr>
          <w:rStyle w:val="SubtleEmphasis"/>
          <w:iCs w:val="0"/>
          <w:color w:val="7F7F7F" w:themeColor="text1" w:themeTint="80"/>
        </w:rPr>
        <w:t>Cybersecurity requirements</w:t>
      </w:r>
      <w:r w:rsidRPr="00A36397">
        <w:rPr>
          <w:rStyle w:val="SubtleEmphasis"/>
          <w:iCs w:val="0"/>
          <w:color w:val="7F7F7F" w:themeColor="text1" w:themeTint="80"/>
        </w:rPr>
        <w:t xml:space="preserve"> refer to chapter </w:t>
      </w:r>
      <w:r>
        <w:rPr>
          <w:rStyle w:val="SubtleEmphasis"/>
          <w:iCs w:val="0"/>
          <w:color w:val="7F7F7F" w:themeColor="text1" w:themeTint="80"/>
        </w:rPr>
        <w:fldChar w:fldCharType="begin"/>
      </w:r>
      <w:r>
        <w:rPr>
          <w:rStyle w:val="SubtleEmphasis"/>
          <w:iCs w:val="0"/>
          <w:color w:val="7F7F7F" w:themeColor="text1" w:themeTint="80"/>
        </w:rPr>
        <w:instrText xml:space="preserve"> REF _Ref51768474 \r \h  \* MERGEFORMAT </w:instrText>
      </w:r>
      <w:r>
        <w:rPr>
          <w:rStyle w:val="SubtleEmphasis"/>
          <w:iCs w:val="0"/>
          <w:color w:val="7F7F7F" w:themeColor="text1" w:themeTint="80"/>
        </w:rPr>
      </w:r>
      <w:r>
        <w:rPr>
          <w:rStyle w:val="SubtleEmphasis"/>
          <w:iCs w:val="0"/>
          <w:color w:val="7F7F7F" w:themeColor="text1" w:themeTint="80"/>
        </w:rPr>
        <w:fldChar w:fldCharType="separate"/>
      </w:r>
      <w:r w:rsidR="005277C2">
        <w:rPr>
          <w:rStyle w:val="SubtleEmphasis"/>
          <w:iCs w:val="0"/>
          <w:color w:val="7F7F7F" w:themeColor="text1" w:themeTint="80"/>
        </w:rPr>
        <w:t>7</w:t>
      </w:r>
      <w:r>
        <w:rPr>
          <w:rStyle w:val="SubtleEmphasis"/>
          <w:iCs w:val="0"/>
          <w:color w:val="7F7F7F" w:themeColor="text1" w:themeTint="80"/>
        </w:rPr>
        <w:fldChar w:fldCharType="end"/>
      </w:r>
      <w:r w:rsidRPr="00A36397">
        <w:rPr>
          <w:rStyle w:val="SubtleEmphasis"/>
          <w:iCs w:val="0"/>
          <w:color w:val="7F7F7F" w:themeColor="text1" w:themeTint="80"/>
        </w:rPr>
        <w:t xml:space="preserve"> “</w:t>
      </w:r>
      <w:r>
        <w:rPr>
          <w:rStyle w:val="SubtleEmphasis"/>
          <w:iCs w:val="0"/>
          <w:color w:val="7F7F7F" w:themeColor="text1" w:themeTint="80"/>
        </w:rPr>
        <w:fldChar w:fldCharType="begin"/>
      </w:r>
      <w:r>
        <w:rPr>
          <w:rStyle w:val="SubtleEmphasis"/>
          <w:iCs w:val="0"/>
          <w:color w:val="7F7F7F" w:themeColor="text1" w:themeTint="80"/>
        </w:rPr>
        <w:instrText xml:space="preserve"> REF _Ref51768493 \h  \* MERGEFORMAT </w:instrText>
      </w:r>
      <w:r>
        <w:rPr>
          <w:rStyle w:val="SubtleEmphasis"/>
          <w:iCs w:val="0"/>
          <w:color w:val="7F7F7F" w:themeColor="text1" w:themeTint="80"/>
        </w:rPr>
      </w:r>
      <w:r>
        <w:rPr>
          <w:rStyle w:val="SubtleEmphasis"/>
          <w:iCs w:val="0"/>
          <w:color w:val="7F7F7F" w:themeColor="text1" w:themeTint="80"/>
        </w:rPr>
        <w:fldChar w:fldCharType="separate"/>
      </w:r>
      <w:r w:rsidR="005277C2" w:rsidRPr="005277C2">
        <w:rPr>
          <w:rStyle w:val="SubtleEmphasis"/>
          <w:color w:val="7F7F7F" w:themeColor="text1" w:themeTint="80"/>
        </w:rPr>
        <w:t>Cybersecurity</w:t>
      </w:r>
      <w:r>
        <w:rPr>
          <w:rStyle w:val="SubtleEmphasis"/>
          <w:iCs w:val="0"/>
          <w:color w:val="7F7F7F" w:themeColor="text1" w:themeTint="80"/>
        </w:rPr>
        <w:fldChar w:fldCharType="end"/>
      </w:r>
      <w:r w:rsidRPr="00A36397">
        <w:rPr>
          <w:rStyle w:val="SubtleEmphasis"/>
          <w:iCs w:val="0"/>
          <w:color w:val="7F7F7F" w:themeColor="text1" w:themeTint="80"/>
        </w:rPr>
        <w:t>”.</w:t>
      </w:r>
    </w:p>
    <w:p w14:paraId="1738A7E8" w14:textId="2CE53A6B" w:rsidR="00303188" w:rsidRPr="00303188" w:rsidDel="00B45B70" w:rsidRDefault="00303188">
      <w:pPr>
        <w:spacing w:line="240" w:lineRule="atLeast"/>
        <w:rPr>
          <w:del w:id="8379" w:author="Strzelczyk, Anthony (A.)" w:date="2020-12-23T15:04:00Z"/>
        </w:rPr>
        <w:pPrChange w:id="8380" w:author="Strzelczyk, Anthony (A.)" w:date="2020-12-11T12:24:00Z">
          <w:pPr/>
        </w:pPrChange>
      </w:pPr>
      <w:bookmarkStart w:id="8381" w:name="_Toc59628624"/>
      <w:bookmarkStart w:id="8382" w:name="_Toc60752259"/>
      <w:bookmarkStart w:id="8383" w:name="_Toc61061052"/>
      <w:bookmarkStart w:id="8384" w:name="_Toc61516849"/>
      <w:bookmarkStart w:id="8385" w:name="_Toc61517254"/>
      <w:bookmarkStart w:id="8386" w:name="_Toc61517659"/>
      <w:bookmarkStart w:id="8387" w:name="_Toc62469345"/>
      <w:bookmarkStart w:id="8388" w:name="_Toc62469751"/>
      <w:bookmarkStart w:id="8389" w:name="_Toc62806090"/>
      <w:bookmarkStart w:id="8390" w:name="_Toc63148881"/>
      <w:bookmarkStart w:id="8391" w:name="_Toc64530157"/>
      <w:bookmarkStart w:id="8392" w:name="_Toc65959126"/>
      <w:bookmarkStart w:id="8393" w:name="_Toc66036073"/>
      <w:bookmarkStart w:id="8394" w:name="_Toc66169882"/>
      <w:bookmarkStart w:id="8395" w:name="_Toc66170296"/>
      <w:bookmarkStart w:id="8396" w:name="_Toc66171048"/>
      <w:bookmarkStart w:id="8397" w:name="_Toc66171431"/>
      <w:bookmarkStart w:id="8398" w:name="_Toc66171814"/>
      <w:bookmarkStart w:id="8399" w:name="_Toc70442901"/>
      <w:bookmarkStart w:id="8400" w:name="_Toc70494837"/>
      <w:bookmarkStart w:id="8401" w:name="_Toc70511007"/>
      <w:bookmarkStart w:id="8402" w:name="_Toc70511401"/>
      <w:bookmarkStart w:id="8403" w:name="_Toc70511784"/>
      <w:bookmarkStart w:id="8404" w:name="_Toc70512167"/>
      <w:bookmarkStart w:id="8405" w:name="_Toc89249899"/>
      <w:bookmarkStart w:id="8406" w:name="_Toc89439838"/>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p>
    <w:p w14:paraId="738E3C9B" w14:textId="698028D4" w:rsidR="00C21EC7" w:rsidRPr="00C33509" w:rsidDel="00B45B70" w:rsidRDefault="00C21EC7">
      <w:pPr>
        <w:pStyle w:val="BodyText"/>
        <w:spacing w:line="240" w:lineRule="atLeast"/>
        <w:rPr>
          <w:del w:id="8407" w:author="Strzelczyk, Anthony (A.)" w:date="2020-12-23T15:04:00Z"/>
          <w:lang w:val="en-US"/>
        </w:rPr>
        <w:pPrChange w:id="8408" w:author="Strzelczyk, Anthony (A.)" w:date="2020-12-11T12:24:00Z">
          <w:pPr>
            <w:pStyle w:val="BodyText"/>
          </w:pPr>
        </w:pPrChange>
      </w:pPr>
      <w:bookmarkStart w:id="8409" w:name="_Toc59628625"/>
      <w:bookmarkStart w:id="8410" w:name="_Toc60752260"/>
      <w:bookmarkStart w:id="8411" w:name="_Toc61061053"/>
      <w:bookmarkStart w:id="8412" w:name="_Toc61516850"/>
      <w:bookmarkStart w:id="8413" w:name="_Toc61517255"/>
      <w:bookmarkStart w:id="8414" w:name="_Toc61517660"/>
      <w:bookmarkStart w:id="8415" w:name="_Toc62469346"/>
      <w:bookmarkStart w:id="8416" w:name="_Toc62469752"/>
      <w:bookmarkStart w:id="8417" w:name="_Toc62806091"/>
      <w:bookmarkStart w:id="8418" w:name="_Toc63148882"/>
      <w:bookmarkStart w:id="8419" w:name="_Toc64530158"/>
      <w:bookmarkStart w:id="8420" w:name="_Toc65959127"/>
      <w:bookmarkStart w:id="8421" w:name="_Toc66036074"/>
      <w:bookmarkStart w:id="8422" w:name="_Toc66169883"/>
      <w:bookmarkStart w:id="8423" w:name="_Toc66170297"/>
      <w:bookmarkStart w:id="8424" w:name="_Toc66171049"/>
      <w:bookmarkStart w:id="8425" w:name="_Toc66171432"/>
      <w:bookmarkStart w:id="8426" w:name="_Toc66171815"/>
      <w:bookmarkStart w:id="8427" w:name="_Toc70442902"/>
      <w:bookmarkStart w:id="8428" w:name="_Toc70494838"/>
      <w:bookmarkStart w:id="8429" w:name="_Toc70511008"/>
      <w:bookmarkStart w:id="8430" w:name="_Toc70511402"/>
      <w:bookmarkStart w:id="8431" w:name="_Toc70511785"/>
      <w:bookmarkStart w:id="8432" w:name="_Toc70512168"/>
      <w:bookmarkStart w:id="8433" w:name="_Toc89249900"/>
      <w:bookmarkStart w:id="8434" w:name="_Toc89439839"/>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p>
    <w:p w14:paraId="32B7F188" w14:textId="77777777" w:rsidR="00B61E09" w:rsidRDefault="00B61E09">
      <w:pPr>
        <w:pStyle w:val="Heading3"/>
        <w:spacing w:line="240" w:lineRule="atLeast"/>
        <w:pPrChange w:id="8435" w:author="Strzelczyk, Anthony (A.)" w:date="2020-12-11T12:24:00Z">
          <w:pPr>
            <w:pStyle w:val="Heading3"/>
          </w:pPr>
        </w:pPrChange>
      </w:pPr>
      <w:bookmarkStart w:id="8436" w:name="_Toc435447962"/>
      <w:bookmarkStart w:id="8437" w:name="_Toc89439840"/>
      <w:r>
        <w:t>Reliability</w:t>
      </w:r>
      <w:bookmarkEnd w:id="8436"/>
      <w:bookmarkEnd w:id="8437"/>
    </w:p>
    <w:p w14:paraId="55B9C58C" w14:textId="77777777" w:rsidR="00C33509" w:rsidRPr="00347A88" w:rsidRDefault="00C33509">
      <w:pPr>
        <w:pStyle w:val="REUserHint"/>
        <w:spacing w:line="240" w:lineRule="atLeast"/>
        <w:rPr>
          <w:rStyle w:val="SubtleEmphasis"/>
          <w:rFonts w:cs="Arial"/>
          <w:b/>
          <w:bCs/>
          <w:iCs w:val="0"/>
          <w:kern w:val="32"/>
          <w:sz w:val="24"/>
          <w:szCs w:val="26"/>
        </w:rPr>
        <w:pPrChange w:id="8438" w:author="Strzelczyk, Anthony (A.)" w:date="2020-12-11T12:24:00Z">
          <w:pPr>
            <w:pStyle w:val="REUserHint"/>
          </w:pPr>
        </w:pPrChange>
      </w:pPr>
      <w:r w:rsidRPr="00347A88">
        <w:rPr>
          <w:rStyle w:val="SubtleEmphasis"/>
          <w:b/>
        </w:rPr>
        <w:t>#Classification:</w:t>
      </w:r>
      <w:r w:rsidRPr="00347A88">
        <w:rPr>
          <w:rStyle w:val="SubtleEmphasis"/>
        </w:rPr>
        <w:t xml:space="preserve"> Optional (</w:t>
      </w:r>
      <w:r>
        <w:rPr>
          <w:rStyle w:val="SubtleEmphasis"/>
        </w:rPr>
        <w:t>Remove, if not used</w:t>
      </w:r>
      <w:r w:rsidR="00303188">
        <w:rPr>
          <w:rStyle w:val="SubtleEmphasis"/>
        </w:rPr>
        <w:t>)</w:t>
      </w:r>
    </w:p>
    <w:p w14:paraId="52DC6F37" w14:textId="1AD83166" w:rsidR="00C1443D" w:rsidRDefault="00C1443D">
      <w:pPr>
        <w:spacing w:line="240" w:lineRule="atLeast"/>
        <w:rPr>
          <w:ins w:id="8439" w:author="Strzelczyk, Anthony (A.)" w:date="2020-12-11T13:30:00Z"/>
        </w:rPr>
        <w:pPrChange w:id="8440" w:author="Strzelczyk, Anthony (A.)" w:date="2020-12-11T12:24:00Z">
          <w:pPr/>
        </w:pPrChange>
      </w:pPr>
    </w:p>
    <w:p w14:paraId="72EBE69A" w14:textId="74B92CD8" w:rsidR="005428B0" w:rsidDel="005428B0" w:rsidRDefault="005428B0">
      <w:pPr>
        <w:spacing w:line="240" w:lineRule="atLeast"/>
        <w:rPr>
          <w:del w:id="8441" w:author="Strzelczyk, Anthony (A.)" w:date="2020-12-11T13:31:00Z"/>
        </w:rPr>
        <w:pPrChange w:id="8442" w:author="Strzelczyk, Anthony (A.)" w:date="2020-12-11T12:24:00Z">
          <w:pPr/>
        </w:pPrChange>
      </w:pPr>
      <w:bookmarkStart w:id="8443" w:name="_Toc58586956"/>
      <w:bookmarkStart w:id="8444" w:name="_Toc58938091"/>
      <w:bookmarkStart w:id="8445" w:name="_Toc58939430"/>
      <w:bookmarkStart w:id="8446" w:name="_Toc59108327"/>
      <w:bookmarkStart w:id="8447" w:name="_Toc59300831"/>
      <w:bookmarkStart w:id="8448" w:name="_Toc59303547"/>
      <w:bookmarkStart w:id="8449" w:name="_Toc59515379"/>
      <w:bookmarkStart w:id="8450" w:name="_Toc59628627"/>
      <w:bookmarkStart w:id="8451" w:name="_Toc60752262"/>
      <w:bookmarkStart w:id="8452" w:name="_Toc61061055"/>
      <w:bookmarkStart w:id="8453" w:name="_Toc61516852"/>
      <w:bookmarkStart w:id="8454" w:name="_Toc61517257"/>
      <w:bookmarkStart w:id="8455" w:name="_Toc61517662"/>
      <w:bookmarkStart w:id="8456" w:name="_Toc62469348"/>
      <w:bookmarkStart w:id="8457" w:name="_Toc62469754"/>
      <w:bookmarkStart w:id="8458" w:name="_Toc62806093"/>
      <w:bookmarkStart w:id="8459" w:name="_Toc63148884"/>
      <w:bookmarkStart w:id="8460" w:name="_Toc64530160"/>
      <w:bookmarkStart w:id="8461" w:name="_Toc65959129"/>
      <w:bookmarkStart w:id="8462" w:name="_Toc66036076"/>
      <w:bookmarkStart w:id="8463" w:name="_Toc66169885"/>
      <w:bookmarkStart w:id="8464" w:name="_Toc66170299"/>
      <w:bookmarkStart w:id="8465" w:name="_Toc66171051"/>
      <w:bookmarkStart w:id="8466" w:name="_Toc66171434"/>
      <w:bookmarkStart w:id="8467" w:name="_Toc66171817"/>
      <w:bookmarkStart w:id="8468" w:name="_Toc70442904"/>
      <w:bookmarkStart w:id="8469" w:name="_Toc70494840"/>
      <w:bookmarkStart w:id="8470" w:name="_Toc70511010"/>
      <w:bookmarkStart w:id="8471" w:name="_Toc70511404"/>
      <w:bookmarkStart w:id="8472" w:name="_Toc70511787"/>
      <w:bookmarkStart w:id="8473" w:name="_Toc70512170"/>
      <w:bookmarkStart w:id="8474" w:name="_Toc89249902"/>
      <w:bookmarkStart w:id="8475" w:name="_Toc89439841"/>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p>
    <w:p w14:paraId="6DA36546" w14:textId="64A6538A" w:rsidR="00C1443D" w:rsidRPr="0017445F" w:rsidDel="005428B0" w:rsidRDefault="00C1443D">
      <w:pPr>
        <w:pStyle w:val="RERequirement"/>
        <w:shd w:val="clear" w:color="auto" w:fill="F2F2F2" w:themeFill="background1" w:themeFillShade="F2"/>
        <w:spacing w:line="240" w:lineRule="atLeast"/>
        <w:rPr>
          <w:del w:id="8476" w:author="Strzelczyk, Anthony (A.)" w:date="2020-12-11T13:31:00Z"/>
        </w:rPr>
        <w:pPrChange w:id="8477" w:author="Strzelczyk, Anthony (A.)" w:date="2020-12-11T12:24:00Z">
          <w:pPr>
            <w:pStyle w:val="RERequirement"/>
            <w:shd w:val="clear" w:color="auto" w:fill="F2F2F2" w:themeFill="background1" w:themeFillShade="F2"/>
          </w:pPr>
        </w:pPrChange>
      </w:pPr>
      <w:bookmarkStart w:id="8478" w:name="_ebd7141c645dc5a162c775652acb6c79"/>
      <w:bookmarkEnd w:id="8478"/>
      <w:del w:id="8479" w:author="Strzelczyk, Anthony (A.)" w:date="2020-12-11T13:31:00Z">
        <w:r w:rsidDel="005428B0">
          <w:delText xml:space="preserve"> FFL (LED) functionality for vehicle lifetime</w:delText>
        </w:r>
        <w:bookmarkStart w:id="8480" w:name="_Toc58586957"/>
        <w:bookmarkStart w:id="8481" w:name="_Toc58938092"/>
        <w:bookmarkStart w:id="8482" w:name="_Toc58939431"/>
        <w:bookmarkStart w:id="8483" w:name="_Toc59108328"/>
        <w:bookmarkStart w:id="8484" w:name="_Toc59300832"/>
        <w:bookmarkStart w:id="8485" w:name="_Toc59303548"/>
        <w:bookmarkStart w:id="8486" w:name="_Toc59515380"/>
        <w:bookmarkStart w:id="8487" w:name="_Toc59628628"/>
        <w:bookmarkStart w:id="8488" w:name="_Toc60752263"/>
        <w:bookmarkStart w:id="8489" w:name="_Toc61061056"/>
        <w:bookmarkStart w:id="8490" w:name="_Toc61516853"/>
        <w:bookmarkStart w:id="8491" w:name="_Toc61517258"/>
        <w:bookmarkStart w:id="8492" w:name="_Toc61517663"/>
        <w:bookmarkStart w:id="8493" w:name="_Toc62469349"/>
        <w:bookmarkStart w:id="8494" w:name="_Toc62469755"/>
        <w:bookmarkStart w:id="8495" w:name="_Toc62806094"/>
        <w:bookmarkStart w:id="8496" w:name="_Toc63148885"/>
        <w:bookmarkStart w:id="8497" w:name="_Toc64530161"/>
        <w:bookmarkStart w:id="8498" w:name="_Toc65959130"/>
        <w:bookmarkStart w:id="8499" w:name="_Toc66036077"/>
        <w:bookmarkStart w:id="8500" w:name="_Toc66169886"/>
        <w:bookmarkStart w:id="8501" w:name="_Toc66170300"/>
        <w:bookmarkStart w:id="8502" w:name="_Toc66171052"/>
        <w:bookmarkStart w:id="8503" w:name="_Toc66171435"/>
        <w:bookmarkStart w:id="8504" w:name="_Toc66171818"/>
        <w:bookmarkStart w:id="8505" w:name="_Toc70442905"/>
        <w:bookmarkStart w:id="8506" w:name="_Toc70494841"/>
        <w:bookmarkStart w:id="8507" w:name="_Toc70511011"/>
        <w:bookmarkStart w:id="8508" w:name="_Toc70511405"/>
        <w:bookmarkStart w:id="8509" w:name="_Toc70511788"/>
        <w:bookmarkStart w:id="8510" w:name="_Toc70512171"/>
        <w:bookmarkStart w:id="8511" w:name="_Toc89249903"/>
        <w:bookmarkStart w:id="8512" w:name="_Toc89439842"/>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del>
    </w:p>
    <w:p w14:paraId="30711588" w14:textId="347E1C1F" w:rsidR="00C1443D" w:rsidDel="005428B0" w:rsidRDefault="00C1443D">
      <w:pPr>
        <w:spacing w:line="240" w:lineRule="atLeast"/>
        <w:rPr>
          <w:del w:id="8513" w:author="Strzelczyk, Anthony (A.)" w:date="2020-12-11T13:31:00Z"/>
          <w:rFonts w:cs="Arial"/>
        </w:rPr>
        <w:pPrChange w:id="8514" w:author="Strzelczyk, Anthony (A.)" w:date="2020-12-11T12:24:00Z">
          <w:pPr/>
        </w:pPrChange>
      </w:pPr>
      <w:del w:id="8515" w:author="Strzelczyk, Anthony (A.)" w:date="2020-12-11T13:31:00Z">
        <w:r w:rsidDel="005428B0">
          <w:rPr>
            <w:rFonts w:cs="Arial"/>
          </w:rPr>
          <w:delText>The Front Fog Light feature (LED use) shall meet the vehicle lifetime requirement of 10 year and/ or 150,000 miles (240.000 km)</w:delText>
        </w:r>
        <w:bookmarkStart w:id="8516" w:name="_Toc58586958"/>
        <w:bookmarkStart w:id="8517" w:name="_Toc58938093"/>
        <w:bookmarkStart w:id="8518" w:name="_Toc58939432"/>
        <w:bookmarkStart w:id="8519" w:name="_Toc59108329"/>
        <w:bookmarkStart w:id="8520" w:name="_Toc59300833"/>
        <w:bookmarkStart w:id="8521" w:name="_Toc59303549"/>
        <w:bookmarkStart w:id="8522" w:name="_Toc59515381"/>
        <w:bookmarkStart w:id="8523" w:name="_Toc59628629"/>
        <w:bookmarkStart w:id="8524" w:name="_Toc60752264"/>
        <w:bookmarkStart w:id="8525" w:name="_Toc61061057"/>
        <w:bookmarkStart w:id="8526" w:name="_Toc61516854"/>
        <w:bookmarkStart w:id="8527" w:name="_Toc61517259"/>
        <w:bookmarkStart w:id="8528" w:name="_Toc61517664"/>
        <w:bookmarkStart w:id="8529" w:name="_Toc62469350"/>
        <w:bookmarkStart w:id="8530" w:name="_Toc62469756"/>
        <w:bookmarkStart w:id="8531" w:name="_Toc62806095"/>
        <w:bookmarkStart w:id="8532" w:name="_Toc63148886"/>
        <w:bookmarkStart w:id="8533" w:name="_Toc64530162"/>
        <w:bookmarkStart w:id="8534" w:name="_Toc65959131"/>
        <w:bookmarkStart w:id="8535" w:name="_Toc66036078"/>
        <w:bookmarkStart w:id="8536" w:name="_Toc66169887"/>
        <w:bookmarkStart w:id="8537" w:name="_Toc66170301"/>
        <w:bookmarkStart w:id="8538" w:name="_Toc66171053"/>
        <w:bookmarkStart w:id="8539" w:name="_Toc66171436"/>
        <w:bookmarkStart w:id="8540" w:name="_Toc66171819"/>
        <w:bookmarkStart w:id="8541" w:name="_Toc70442906"/>
        <w:bookmarkStart w:id="8542" w:name="_Toc70494842"/>
        <w:bookmarkStart w:id="8543" w:name="_Toc70511012"/>
        <w:bookmarkStart w:id="8544" w:name="_Toc70511406"/>
        <w:bookmarkStart w:id="8545" w:name="_Toc70511789"/>
        <w:bookmarkStart w:id="8546" w:name="_Toc70512172"/>
        <w:bookmarkStart w:id="8547" w:name="_Toc89249904"/>
        <w:bookmarkStart w:id="8548" w:name="_Toc89439843"/>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del>
    </w:p>
    <w:p w14:paraId="7D53D9D8" w14:textId="6509B0A5" w:rsidR="00C1443D" w:rsidDel="005428B0" w:rsidRDefault="00C1443D">
      <w:pPr>
        <w:spacing w:line="240" w:lineRule="atLeast"/>
        <w:rPr>
          <w:del w:id="8549" w:author="Strzelczyk, Anthony (A.)" w:date="2020-12-11T13:31:00Z"/>
          <w:rFonts w:cs="Arial"/>
        </w:rPr>
        <w:pPrChange w:id="8550" w:author="Strzelczyk, Anthony (A.)" w:date="2020-12-11T12:24:00Z">
          <w:pPr/>
        </w:pPrChange>
      </w:pPr>
      <w:bookmarkStart w:id="8551" w:name="_Toc58586959"/>
      <w:bookmarkStart w:id="8552" w:name="_Toc58938094"/>
      <w:bookmarkStart w:id="8553" w:name="_Toc58939433"/>
      <w:bookmarkStart w:id="8554" w:name="_Toc59108330"/>
      <w:bookmarkStart w:id="8555" w:name="_Toc59300834"/>
      <w:bookmarkStart w:id="8556" w:name="_Toc59303550"/>
      <w:bookmarkStart w:id="8557" w:name="_Toc59515382"/>
      <w:bookmarkStart w:id="8558" w:name="_Toc59628630"/>
      <w:bookmarkStart w:id="8559" w:name="_Toc60752265"/>
      <w:bookmarkStart w:id="8560" w:name="_Toc61061058"/>
      <w:bookmarkStart w:id="8561" w:name="_Toc61516855"/>
      <w:bookmarkStart w:id="8562" w:name="_Toc61517260"/>
      <w:bookmarkStart w:id="8563" w:name="_Toc61517665"/>
      <w:bookmarkStart w:id="8564" w:name="_Toc62469351"/>
      <w:bookmarkStart w:id="8565" w:name="_Toc62469757"/>
      <w:bookmarkStart w:id="8566" w:name="_Toc62806096"/>
      <w:bookmarkStart w:id="8567" w:name="_Toc63148887"/>
      <w:bookmarkStart w:id="8568" w:name="_Toc64530163"/>
      <w:bookmarkStart w:id="8569" w:name="_Toc65959132"/>
      <w:bookmarkStart w:id="8570" w:name="_Toc66036079"/>
      <w:bookmarkStart w:id="8571" w:name="_Toc66169888"/>
      <w:bookmarkStart w:id="8572" w:name="_Toc66170302"/>
      <w:bookmarkStart w:id="8573" w:name="_Toc66171054"/>
      <w:bookmarkStart w:id="8574" w:name="_Toc66171437"/>
      <w:bookmarkStart w:id="8575" w:name="_Toc66171820"/>
      <w:bookmarkStart w:id="8576" w:name="_Toc70442907"/>
      <w:bookmarkStart w:id="8577" w:name="_Toc70494843"/>
      <w:bookmarkStart w:id="8578" w:name="_Toc70511013"/>
      <w:bookmarkStart w:id="8579" w:name="_Toc70511407"/>
      <w:bookmarkStart w:id="8580" w:name="_Toc70511790"/>
      <w:bookmarkStart w:id="8581" w:name="_Toc70512173"/>
      <w:bookmarkStart w:id="8582" w:name="_Toc89249905"/>
      <w:bookmarkStart w:id="8583" w:name="_Toc89439844"/>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p>
    <w:tbl>
      <w:tblPr>
        <w:tblW w:w="10170" w:type="dxa"/>
        <w:tblLayout w:type="fixed"/>
        <w:tblCellMar>
          <w:left w:w="0" w:type="dxa"/>
          <w:right w:w="0" w:type="dxa"/>
        </w:tblCellMar>
        <w:tblLook w:val="04A0" w:firstRow="1" w:lastRow="0" w:firstColumn="1" w:lastColumn="0" w:noHBand="0" w:noVBand="1"/>
      </w:tblPr>
      <w:tblGrid>
        <w:gridCol w:w="1800"/>
        <w:gridCol w:w="1350"/>
        <w:gridCol w:w="900"/>
        <w:gridCol w:w="1530"/>
        <w:gridCol w:w="1800"/>
        <w:gridCol w:w="2790"/>
      </w:tblGrid>
      <w:tr w:rsidR="00C1443D" w:rsidRPr="00B3499B" w:rsidDel="005428B0" w14:paraId="6B7AC0FC" w14:textId="0F87121E" w:rsidTr="00305341">
        <w:trPr>
          <w:del w:id="8584" w:author="Strzelczyk, Anthony (A.)" w:date="2020-12-11T13:31:00Z"/>
        </w:trPr>
        <w:tc>
          <w:tcPr>
            <w:tcW w:w="10170"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932B3" w14:textId="587EB232" w:rsidR="00C1443D" w:rsidRPr="00B3499B" w:rsidDel="005428B0" w:rsidRDefault="00C1443D">
            <w:pPr>
              <w:spacing w:line="240" w:lineRule="atLeast"/>
              <w:rPr>
                <w:del w:id="8585" w:author="Strzelczyk, Anthony (A.)" w:date="2020-12-11T13:31:00Z"/>
                <w:rFonts w:eastAsiaTheme="minorHAnsi" w:cs="Arial"/>
                <w:bCs/>
                <w:color w:val="808080" w:themeColor="background1" w:themeShade="80"/>
                <w:sz w:val="16"/>
                <w:szCs w:val="14"/>
              </w:rPr>
              <w:pPrChange w:id="8586" w:author="Strzelczyk, Anthony (A.)" w:date="2020-12-11T12:24:00Z">
                <w:pPr/>
              </w:pPrChange>
            </w:pPr>
            <w:del w:id="8587" w:author="Strzelczyk, Anthony (A.)" w:date="2020-12-11T13:31:00Z">
              <w:r w:rsidRPr="00B3499B" w:rsidDel="005428B0">
                <w:rPr>
                  <w:rFonts w:cs="Arial"/>
                  <w:bCs/>
                  <w:color w:val="808080" w:themeColor="background1" w:themeShade="80"/>
                  <w:sz w:val="16"/>
                  <w:szCs w:val="14"/>
                </w:rPr>
                <w:delText xml:space="preserve">Requirement ID: </w:delText>
              </w:r>
              <w:bookmarkStart w:id="8588" w:name="_Toc58586960"/>
              <w:bookmarkStart w:id="8589" w:name="_Toc58938095"/>
              <w:bookmarkStart w:id="8590" w:name="_Toc58939434"/>
              <w:bookmarkStart w:id="8591" w:name="_Toc59108331"/>
              <w:bookmarkStart w:id="8592" w:name="_Toc59300835"/>
              <w:bookmarkStart w:id="8593" w:name="_Toc59303551"/>
              <w:bookmarkStart w:id="8594" w:name="_Toc59515383"/>
              <w:bookmarkStart w:id="8595" w:name="_Toc59628631"/>
              <w:bookmarkStart w:id="8596" w:name="_Toc60752266"/>
              <w:bookmarkStart w:id="8597" w:name="_Toc61061059"/>
              <w:bookmarkStart w:id="8598" w:name="_Toc61516856"/>
              <w:bookmarkStart w:id="8599" w:name="_Toc61517261"/>
              <w:bookmarkStart w:id="8600" w:name="_Toc61517666"/>
              <w:bookmarkStart w:id="8601" w:name="_Toc62469352"/>
              <w:bookmarkStart w:id="8602" w:name="_Toc62469758"/>
              <w:bookmarkStart w:id="8603" w:name="_Toc62806097"/>
              <w:bookmarkStart w:id="8604" w:name="_Toc63148888"/>
              <w:bookmarkStart w:id="8605" w:name="_Toc64530164"/>
              <w:bookmarkStart w:id="8606" w:name="_Toc65959133"/>
              <w:bookmarkStart w:id="8607" w:name="_Toc66036080"/>
              <w:bookmarkStart w:id="8608" w:name="_Toc66169889"/>
              <w:bookmarkStart w:id="8609" w:name="_Toc66170303"/>
              <w:bookmarkStart w:id="8610" w:name="_Toc66171055"/>
              <w:bookmarkStart w:id="8611" w:name="_Toc66171438"/>
              <w:bookmarkStart w:id="8612" w:name="_Toc66171821"/>
              <w:bookmarkStart w:id="8613" w:name="_Toc70442908"/>
              <w:bookmarkStart w:id="8614" w:name="_Toc70494844"/>
              <w:bookmarkStart w:id="8615" w:name="_Toc70511014"/>
              <w:bookmarkStart w:id="8616" w:name="_Toc70511408"/>
              <w:bookmarkStart w:id="8617" w:name="_Toc70511791"/>
              <w:bookmarkStart w:id="8618" w:name="_Toc70512174"/>
              <w:bookmarkStart w:id="8619" w:name="_Toc89249906"/>
              <w:bookmarkStart w:id="8620" w:name="_Toc89439845"/>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del>
          </w:p>
        </w:tc>
        <w:bookmarkStart w:id="8621" w:name="_Toc58586961"/>
        <w:bookmarkStart w:id="8622" w:name="_Toc58938096"/>
        <w:bookmarkStart w:id="8623" w:name="_Toc58939435"/>
        <w:bookmarkStart w:id="8624" w:name="_Toc59108332"/>
        <w:bookmarkStart w:id="8625" w:name="_Toc59300836"/>
        <w:bookmarkStart w:id="8626" w:name="_Toc59303552"/>
        <w:bookmarkStart w:id="8627" w:name="_Toc59515384"/>
        <w:bookmarkStart w:id="8628" w:name="_Toc59628632"/>
        <w:bookmarkStart w:id="8629" w:name="_Toc60752267"/>
        <w:bookmarkStart w:id="8630" w:name="_Toc61061060"/>
        <w:bookmarkStart w:id="8631" w:name="_Toc61516857"/>
        <w:bookmarkStart w:id="8632" w:name="_Toc61517262"/>
        <w:bookmarkStart w:id="8633" w:name="_Toc61517667"/>
        <w:bookmarkStart w:id="8634" w:name="_Toc62469353"/>
        <w:bookmarkStart w:id="8635" w:name="_Toc62469759"/>
        <w:bookmarkStart w:id="8636" w:name="_Toc62806098"/>
        <w:bookmarkStart w:id="8637" w:name="_Toc63148889"/>
        <w:bookmarkStart w:id="8638" w:name="_Toc64530165"/>
        <w:bookmarkStart w:id="8639" w:name="_Toc65959134"/>
        <w:bookmarkStart w:id="8640" w:name="_Toc66036081"/>
        <w:bookmarkStart w:id="8641" w:name="_Toc66169890"/>
        <w:bookmarkStart w:id="8642" w:name="_Toc66170304"/>
        <w:bookmarkStart w:id="8643" w:name="_Toc66171056"/>
        <w:bookmarkStart w:id="8644" w:name="_Toc66171439"/>
        <w:bookmarkStart w:id="8645" w:name="_Toc66171822"/>
        <w:bookmarkStart w:id="8646" w:name="_Toc70442909"/>
        <w:bookmarkStart w:id="8647" w:name="_Toc70494845"/>
        <w:bookmarkStart w:id="8648" w:name="_Toc70511015"/>
        <w:bookmarkStart w:id="8649" w:name="_Toc70511409"/>
        <w:bookmarkStart w:id="8650" w:name="_Toc70511792"/>
        <w:bookmarkStart w:id="8651" w:name="_Toc70512175"/>
        <w:bookmarkStart w:id="8652" w:name="_Toc89249907"/>
        <w:bookmarkStart w:id="8653" w:name="_Toc89439846"/>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tr>
      <w:tr w:rsidR="00C1443D" w:rsidRPr="00B3499B" w:rsidDel="005428B0" w14:paraId="25652279" w14:textId="091038DA" w:rsidTr="00305341">
        <w:trPr>
          <w:del w:id="8654" w:author="Strzelczyk, Anthony (A.)" w:date="2020-12-11T13:3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A7A15" w14:textId="5431CB27" w:rsidR="00C1443D" w:rsidRPr="00B3499B" w:rsidDel="005428B0" w:rsidRDefault="00C1443D">
            <w:pPr>
              <w:spacing w:line="240" w:lineRule="atLeast"/>
              <w:rPr>
                <w:del w:id="8655" w:author="Strzelczyk, Anthony (A.)" w:date="2020-12-11T13:31:00Z"/>
                <w:rFonts w:eastAsiaTheme="minorHAnsi" w:cs="Arial"/>
                <w:b/>
                <w:bCs/>
                <w:sz w:val="16"/>
                <w:szCs w:val="14"/>
              </w:rPr>
              <w:pPrChange w:id="8656" w:author="Strzelczyk, Anthony (A.)" w:date="2020-12-11T12:24:00Z">
                <w:pPr/>
              </w:pPrChange>
            </w:pPr>
            <w:del w:id="8657" w:author="Strzelczyk, Anthony (A.)" w:date="2020-12-11T13:31:00Z">
              <w:r w:rsidRPr="00B3499B" w:rsidDel="005428B0">
                <w:rPr>
                  <w:rFonts w:cs="Arial"/>
                  <w:b/>
                  <w:bCs/>
                  <w:sz w:val="16"/>
                  <w:szCs w:val="14"/>
                </w:rPr>
                <w:delText>Rationale</w:delText>
              </w:r>
              <w:bookmarkStart w:id="8658" w:name="_Toc58586962"/>
              <w:bookmarkStart w:id="8659" w:name="_Toc58938097"/>
              <w:bookmarkStart w:id="8660" w:name="_Toc58939436"/>
              <w:bookmarkStart w:id="8661" w:name="_Toc59108333"/>
              <w:bookmarkStart w:id="8662" w:name="_Toc59300837"/>
              <w:bookmarkStart w:id="8663" w:name="_Toc59303553"/>
              <w:bookmarkStart w:id="8664" w:name="_Toc59515385"/>
              <w:bookmarkStart w:id="8665" w:name="_Toc59628633"/>
              <w:bookmarkStart w:id="8666" w:name="_Toc60752268"/>
              <w:bookmarkStart w:id="8667" w:name="_Toc61061061"/>
              <w:bookmarkStart w:id="8668" w:name="_Toc61516858"/>
              <w:bookmarkStart w:id="8669" w:name="_Toc61517263"/>
              <w:bookmarkStart w:id="8670" w:name="_Toc61517668"/>
              <w:bookmarkStart w:id="8671" w:name="_Toc62469354"/>
              <w:bookmarkStart w:id="8672" w:name="_Toc62469760"/>
              <w:bookmarkStart w:id="8673" w:name="_Toc62806099"/>
              <w:bookmarkStart w:id="8674" w:name="_Toc63148890"/>
              <w:bookmarkStart w:id="8675" w:name="_Toc64530166"/>
              <w:bookmarkStart w:id="8676" w:name="_Toc65959135"/>
              <w:bookmarkStart w:id="8677" w:name="_Toc66036082"/>
              <w:bookmarkStart w:id="8678" w:name="_Toc66169891"/>
              <w:bookmarkStart w:id="8679" w:name="_Toc66170305"/>
              <w:bookmarkStart w:id="8680" w:name="_Toc66171057"/>
              <w:bookmarkStart w:id="8681" w:name="_Toc66171440"/>
              <w:bookmarkStart w:id="8682" w:name="_Toc66171823"/>
              <w:bookmarkStart w:id="8683" w:name="_Toc70442910"/>
              <w:bookmarkStart w:id="8684" w:name="_Toc70494846"/>
              <w:bookmarkStart w:id="8685" w:name="_Toc70511016"/>
              <w:bookmarkStart w:id="8686" w:name="_Toc70511410"/>
              <w:bookmarkStart w:id="8687" w:name="_Toc70511793"/>
              <w:bookmarkStart w:id="8688" w:name="_Toc70512176"/>
              <w:bookmarkStart w:id="8689" w:name="_Toc89249908"/>
              <w:bookmarkStart w:id="8690" w:name="_Toc8943984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A5F41" w14:textId="154B6938" w:rsidR="00C1443D" w:rsidDel="005428B0" w:rsidRDefault="00C1443D">
            <w:pPr>
              <w:spacing w:line="240" w:lineRule="atLeast"/>
              <w:rPr>
                <w:del w:id="8691" w:author="Strzelczyk, Anthony (A.)" w:date="2020-12-11T13:31:00Z"/>
              </w:rPr>
              <w:pPrChange w:id="8692" w:author="Strzelczyk, Anthony (A.)" w:date="2020-12-11T12:24:00Z">
                <w:pPr/>
              </w:pPrChange>
            </w:pPr>
            <w:bookmarkStart w:id="8693" w:name="_Toc58586963"/>
            <w:bookmarkStart w:id="8694" w:name="_Toc58938098"/>
            <w:bookmarkStart w:id="8695" w:name="_Toc58939437"/>
            <w:bookmarkStart w:id="8696" w:name="_Toc59108334"/>
            <w:bookmarkStart w:id="8697" w:name="_Toc59300838"/>
            <w:bookmarkStart w:id="8698" w:name="_Toc59303554"/>
            <w:bookmarkStart w:id="8699" w:name="_Toc59515386"/>
            <w:bookmarkStart w:id="8700" w:name="_Toc59628634"/>
            <w:bookmarkStart w:id="8701" w:name="_Toc60752269"/>
            <w:bookmarkStart w:id="8702" w:name="_Toc61061062"/>
            <w:bookmarkStart w:id="8703" w:name="_Toc61516859"/>
            <w:bookmarkStart w:id="8704" w:name="_Toc61517264"/>
            <w:bookmarkStart w:id="8705" w:name="_Toc61517669"/>
            <w:bookmarkStart w:id="8706" w:name="_Toc62469355"/>
            <w:bookmarkStart w:id="8707" w:name="_Toc62469761"/>
            <w:bookmarkStart w:id="8708" w:name="_Toc62806100"/>
            <w:bookmarkStart w:id="8709" w:name="_Toc63148891"/>
            <w:bookmarkStart w:id="8710" w:name="_Toc64530167"/>
            <w:bookmarkStart w:id="8711" w:name="_Toc65959136"/>
            <w:bookmarkStart w:id="8712" w:name="_Toc66036083"/>
            <w:bookmarkStart w:id="8713" w:name="_Toc66169892"/>
            <w:bookmarkStart w:id="8714" w:name="_Toc66170306"/>
            <w:bookmarkStart w:id="8715" w:name="_Toc66171058"/>
            <w:bookmarkStart w:id="8716" w:name="_Toc66171441"/>
            <w:bookmarkStart w:id="8717" w:name="_Toc66171824"/>
            <w:bookmarkStart w:id="8718" w:name="_Toc70442911"/>
            <w:bookmarkStart w:id="8719" w:name="_Toc70494847"/>
            <w:bookmarkStart w:id="8720" w:name="_Toc70511017"/>
            <w:bookmarkStart w:id="8721" w:name="_Toc70511411"/>
            <w:bookmarkStart w:id="8722" w:name="_Toc70511794"/>
            <w:bookmarkStart w:id="8723" w:name="_Toc70512177"/>
            <w:bookmarkStart w:id="8724" w:name="_Toc89249909"/>
            <w:bookmarkStart w:id="8725" w:name="_Toc89439848"/>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p>
        </w:tc>
        <w:bookmarkStart w:id="8726" w:name="_Toc58586964"/>
        <w:bookmarkStart w:id="8727" w:name="_Toc58938099"/>
        <w:bookmarkStart w:id="8728" w:name="_Toc58939438"/>
        <w:bookmarkStart w:id="8729" w:name="_Toc59108335"/>
        <w:bookmarkStart w:id="8730" w:name="_Toc59300839"/>
        <w:bookmarkStart w:id="8731" w:name="_Toc59303555"/>
        <w:bookmarkStart w:id="8732" w:name="_Toc59515387"/>
        <w:bookmarkStart w:id="8733" w:name="_Toc59628635"/>
        <w:bookmarkStart w:id="8734" w:name="_Toc60752270"/>
        <w:bookmarkStart w:id="8735" w:name="_Toc61061063"/>
        <w:bookmarkStart w:id="8736" w:name="_Toc61516860"/>
        <w:bookmarkStart w:id="8737" w:name="_Toc61517265"/>
        <w:bookmarkStart w:id="8738" w:name="_Toc61517670"/>
        <w:bookmarkStart w:id="8739" w:name="_Toc62469356"/>
        <w:bookmarkStart w:id="8740" w:name="_Toc62469762"/>
        <w:bookmarkStart w:id="8741" w:name="_Toc62806101"/>
        <w:bookmarkStart w:id="8742" w:name="_Toc63148892"/>
        <w:bookmarkStart w:id="8743" w:name="_Toc64530168"/>
        <w:bookmarkStart w:id="8744" w:name="_Toc65959137"/>
        <w:bookmarkStart w:id="8745" w:name="_Toc66036084"/>
        <w:bookmarkStart w:id="8746" w:name="_Toc66169893"/>
        <w:bookmarkStart w:id="8747" w:name="_Toc66170307"/>
        <w:bookmarkStart w:id="8748" w:name="_Toc66171059"/>
        <w:bookmarkStart w:id="8749" w:name="_Toc66171442"/>
        <w:bookmarkStart w:id="8750" w:name="_Toc66171825"/>
        <w:bookmarkStart w:id="8751" w:name="_Toc70442912"/>
        <w:bookmarkStart w:id="8752" w:name="_Toc70494848"/>
        <w:bookmarkStart w:id="8753" w:name="_Toc70511018"/>
        <w:bookmarkStart w:id="8754" w:name="_Toc70511412"/>
        <w:bookmarkStart w:id="8755" w:name="_Toc70511795"/>
        <w:bookmarkStart w:id="8756" w:name="_Toc70512178"/>
        <w:bookmarkStart w:id="8757" w:name="_Toc89249910"/>
        <w:bookmarkStart w:id="8758" w:name="_Toc89439849"/>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tr>
      <w:tr w:rsidR="00C1443D" w:rsidRPr="00B3499B" w:rsidDel="005428B0" w14:paraId="2C52E590" w14:textId="6301DD96" w:rsidTr="00305341">
        <w:trPr>
          <w:del w:id="8759" w:author="Strzelczyk, Anthony (A.)" w:date="2020-12-11T13:3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837FA" w14:textId="16956B8E" w:rsidR="00C1443D" w:rsidRPr="00B3499B" w:rsidDel="005428B0" w:rsidRDefault="00C1443D">
            <w:pPr>
              <w:spacing w:line="240" w:lineRule="atLeast"/>
              <w:rPr>
                <w:del w:id="8760" w:author="Strzelczyk, Anthony (A.)" w:date="2020-12-11T13:31:00Z"/>
                <w:rFonts w:eastAsiaTheme="minorHAnsi" w:cs="Arial"/>
                <w:b/>
                <w:bCs/>
                <w:sz w:val="16"/>
                <w:szCs w:val="14"/>
              </w:rPr>
              <w:pPrChange w:id="8761" w:author="Strzelczyk, Anthony (A.)" w:date="2020-12-11T12:24:00Z">
                <w:pPr/>
              </w:pPrChange>
            </w:pPr>
            <w:del w:id="8762" w:author="Strzelczyk, Anthony (A.)" w:date="2020-12-11T13:31:00Z">
              <w:r w:rsidRPr="00B3499B" w:rsidDel="005428B0">
                <w:rPr>
                  <w:rFonts w:cs="Arial"/>
                  <w:b/>
                  <w:bCs/>
                  <w:sz w:val="16"/>
                  <w:szCs w:val="14"/>
                </w:rPr>
                <w:delText>Acceptance Criteria</w:delText>
              </w:r>
              <w:bookmarkStart w:id="8763" w:name="_Toc58586965"/>
              <w:bookmarkStart w:id="8764" w:name="_Toc58938100"/>
              <w:bookmarkStart w:id="8765" w:name="_Toc58939439"/>
              <w:bookmarkStart w:id="8766" w:name="_Toc59108336"/>
              <w:bookmarkStart w:id="8767" w:name="_Toc59300840"/>
              <w:bookmarkStart w:id="8768" w:name="_Toc59303556"/>
              <w:bookmarkStart w:id="8769" w:name="_Toc59515388"/>
              <w:bookmarkStart w:id="8770" w:name="_Toc59628636"/>
              <w:bookmarkStart w:id="8771" w:name="_Toc60752271"/>
              <w:bookmarkStart w:id="8772" w:name="_Toc61061064"/>
              <w:bookmarkStart w:id="8773" w:name="_Toc61516861"/>
              <w:bookmarkStart w:id="8774" w:name="_Toc61517266"/>
              <w:bookmarkStart w:id="8775" w:name="_Toc61517671"/>
              <w:bookmarkStart w:id="8776" w:name="_Toc62469357"/>
              <w:bookmarkStart w:id="8777" w:name="_Toc62469763"/>
              <w:bookmarkStart w:id="8778" w:name="_Toc62806102"/>
              <w:bookmarkStart w:id="8779" w:name="_Toc63148893"/>
              <w:bookmarkStart w:id="8780" w:name="_Toc64530169"/>
              <w:bookmarkStart w:id="8781" w:name="_Toc65959138"/>
              <w:bookmarkStart w:id="8782" w:name="_Toc66036085"/>
              <w:bookmarkStart w:id="8783" w:name="_Toc66169894"/>
              <w:bookmarkStart w:id="8784" w:name="_Toc66170308"/>
              <w:bookmarkStart w:id="8785" w:name="_Toc66171060"/>
              <w:bookmarkStart w:id="8786" w:name="_Toc66171443"/>
              <w:bookmarkStart w:id="8787" w:name="_Toc66171826"/>
              <w:bookmarkStart w:id="8788" w:name="_Toc70442913"/>
              <w:bookmarkStart w:id="8789" w:name="_Toc70494849"/>
              <w:bookmarkStart w:id="8790" w:name="_Toc70511019"/>
              <w:bookmarkStart w:id="8791" w:name="_Toc70511413"/>
              <w:bookmarkStart w:id="8792" w:name="_Toc70511796"/>
              <w:bookmarkStart w:id="8793" w:name="_Toc70512179"/>
              <w:bookmarkStart w:id="8794" w:name="_Toc89249911"/>
              <w:bookmarkStart w:id="8795" w:name="_Toc89439850"/>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83840" w14:textId="7D4BE0F4" w:rsidR="00C1443D" w:rsidDel="005428B0" w:rsidRDefault="00C1443D">
            <w:pPr>
              <w:spacing w:line="240" w:lineRule="atLeast"/>
              <w:rPr>
                <w:del w:id="8796" w:author="Strzelczyk, Anthony (A.)" w:date="2020-12-11T13:31:00Z"/>
              </w:rPr>
              <w:pPrChange w:id="8797" w:author="Strzelczyk, Anthony (A.)" w:date="2020-12-11T12:24:00Z">
                <w:pPr/>
              </w:pPrChange>
            </w:pPr>
            <w:bookmarkStart w:id="8798" w:name="_Toc58586966"/>
            <w:bookmarkStart w:id="8799" w:name="_Toc58938101"/>
            <w:bookmarkStart w:id="8800" w:name="_Toc58939440"/>
            <w:bookmarkStart w:id="8801" w:name="_Toc59108337"/>
            <w:bookmarkStart w:id="8802" w:name="_Toc59300841"/>
            <w:bookmarkStart w:id="8803" w:name="_Toc59303557"/>
            <w:bookmarkStart w:id="8804" w:name="_Toc59515389"/>
            <w:bookmarkStart w:id="8805" w:name="_Toc59628637"/>
            <w:bookmarkStart w:id="8806" w:name="_Toc60752272"/>
            <w:bookmarkStart w:id="8807" w:name="_Toc61061065"/>
            <w:bookmarkStart w:id="8808" w:name="_Toc61516862"/>
            <w:bookmarkStart w:id="8809" w:name="_Toc61517267"/>
            <w:bookmarkStart w:id="8810" w:name="_Toc61517672"/>
            <w:bookmarkStart w:id="8811" w:name="_Toc62469358"/>
            <w:bookmarkStart w:id="8812" w:name="_Toc62469764"/>
            <w:bookmarkStart w:id="8813" w:name="_Toc62806103"/>
            <w:bookmarkStart w:id="8814" w:name="_Toc63148894"/>
            <w:bookmarkStart w:id="8815" w:name="_Toc64530170"/>
            <w:bookmarkStart w:id="8816" w:name="_Toc65959139"/>
            <w:bookmarkStart w:id="8817" w:name="_Toc66036086"/>
            <w:bookmarkStart w:id="8818" w:name="_Toc66169895"/>
            <w:bookmarkStart w:id="8819" w:name="_Toc66170309"/>
            <w:bookmarkStart w:id="8820" w:name="_Toc66171061"/>
            <w:bookmarkStart w:id="8821" w:name="_Toc66171444"/>
            <w:bookmarkStart w:id="8822" w:name="_Toc66171827"/>
            <w:bookmarkStart w:id="8823" w:name="_Toc70442914"/>
            <w:bookmarkStart w:id="8824" w:name="_Toc70494850"/>
            <w:bookmarkStart w:id="8825" w:name="_Toc70511020"/>
            <w:bookmarkStart w:id="8826" w:name="_Toc70511414"/>
            <w:bookmarkStart w:id="8827" w:name="_Toc70511797"/>
            <w:bookmarkStart w:id="8828" w:name="_Toc70512180"/>
            <w:bookmarkStart w:id="8829" w:name="_Toc89249912"/>
            <w:bookmarkStart w:id="8830" w:name="_Toc89439851"/>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p>
        </w:tc>
        <w:bookmarkStart w:id="8831" w:name="_Toc58586967"/>
        <w:bookmarkStart w:id="8832" w:name="_Toc58938102"/>
        <w:bookmarkStart w:id="8833" w:name="_Toc58939441"/>
        <w:bookmarkStart w:id="8834" w:name="_Toc59108338"/>
        <w:bookmarkStart w:id="8835" w:name="_Toc59300842"/>
        <w:bookmarkStart w:id="8836" w:name="_Toc59303558"/>
        <w:bookmarkStart w:id="8837" w:name="_Toc59515390"/>
        <w:bookmarkStart w:id="8838" w:name="_Toc59628638"/>
        <w:bookmarkStart w:id="8839" w:name="_Toc60752273"/>
        <w:bookmarkStart w:id="8840" w:name="_Toc61061066"/>
        <w:bookmarkStart w:id="8841" w:name="_Toc61516863"/>
        <w:bookmarkStart w:id="8842" w:name="_Toc61517268"/>
        <w:bookmarkStart w:id="8843" w:name="_Toc61517673"/>
        <w:bookmarkStart w:id="8844" w:name="_Toc62469359"/>
        <w:bookmarkStart w:id="8845" w:name="_Toc62469765"/>
        <w:bookmarkStart w:id="8846" w:name="_Toc62806104"/>
        <w:bookmarkStart w:id="8847" w:name="_Toc63148895"/>
        <w:bookmarkStart w:id="8848" w:name="_Toc64530171"/>
        <w:bookmarkStart w:id="8849" w:name="_Toc65959140"/>
        <w:bookmarkStart w:id="8850" w:name="_Toc66036087"/>
        <w:bookmarkStart w:id="8851" w:name="_Toc66169896"/>
        <w:bookmarkStart w:id="8852" w:name="_Toc66170310"/>
        <w:bookmarkStart w:id="8853" w:name="_Toc66171062"/>
        <w:bookmarkStart w:id="8854" w:name="_Toc66171445"/>
        <w:bookmarkStart w:id="8855" w:name="_Toc66171828"/>
        <w:bookmarkStart w:id="8856" w:name="_Toc70442915"/>
        <w:bookmarkStart w:id="8857" w:name="_Toc70494851"/>
        <w:bookmarkStart w:id="8858" w:name="_Toc70511021"/>
        <w:bookmarkStart w:id="8859" w:name="_Toc70511415"/>
        <w:bookmarkStart w:id="8860" w:name="_Toc70511798"/>
        <w:bookmarkStart w:id="8861" w:name="_Toc70512181"/>
        <w:bookmarkStart w:id="8862" w:name="_Toc89249913"/>
        <w:bookmarkStart w:id="8863" w:name="_Toc89439852"/>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tr>
      <w:tr w:rsidR="00C1443D" w:rsidRPr="00B3499B" w:rsidDel="005428B0" w14:paraId="066797FF" w14:textId="62F1419D" w:rsidTr="00305341">
        <w:trPr>
          <w:del w:id="8864" w:author="Strzelczyk, Anthony (A.)" w:date="2020-12-11T13:3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D97F6" w14:textId="35A7904F" w:rsidR="00C1443D" w:rsidRPr="00B3499B" w:rsidDel="005428B0" w:rsidRDefault="00C1443D">
            <w:pPr>
              <w:spacing w:line="240" w:lineRule="atLeast"/>
              <w:rPr>
                <w:del w:id="8865" w:author="Strzelczyk, Anthony (A.)" w:date="2020-12-11T13:31:00Z"/>
                <w:rFonts w:cs="Arial"/>
                <w:sz w:val="16"/>
                <w:szCs w:val="14"/>
              </w:rPr>
              <w:pPrChange w:id="8866" w:author="Strzelczyk, Anthony (A.)" w:date="2020-12-11T12:24:00Z">
                <w:pPr/>
              </w:pPrChange>
            </w:pPr>
            <w:del w:id="8867" w:author="Strzelczyk, Anthony (A.)" w:date="2020-12-11T13:31:00Z">
              <w:r w:rsidRPr="00B3499B" w:rsidDel="005428B0">
                <w:rPr>
                  <w:rFonts w:cs="Arial"/>
                  <w:b/>
                  <w:bCs/>
                  <w:sz w:val="16"/>
                  <w:szCs w:val="14"/>
                </w:rPr>
                <w:delText>Notes</w:delText>
              </w:r>
              <w:bookmarkStart w:id="8868" w:name="_Toc58586968"/>
              <w:bookmarkStart w:id="8869" w:name="_Toc58938103"/>
              <w:bookmarkStart w:id="8870" w:name="_Toc58939442"/>
              <w:bookmarkStart w:id="8871" w:name="_Toc59108339"/>
              <w:bookmarkStart w:id="8872" w:name="_Toc59300843"/>
              <w:bookmarkStart w:id="8873" w:name="_Toc59303559"/>
              <w:bookmarkStart w:id="8874" w:name="_Toc59515391"/>
              <w:bookmarkStart w:id="8875" w:name="_Toc59628639"/>
              <w:bookmarkStart w:id="8876" w:name="_Toc60752274"/>
              <w:bookmarkStart w:id="8877" w:name="_Toc61061067"/>
              <w:bookmarkStart w:id="8878" w:name="_Toc61516864"/>
              <w:bookmarkStart w:id="8879" w:name="_Toc61517269"/>
              <w:bookmarkStart w:id="8880" w:name="_Toc61517674"/>
              <w:bookmarkStart w:id="8881" w:name="_Toc62469360"/>
              <w:bookmarkStart w:id="8882" w:name="_Toc62469766"/>
              <w:bookmarkStart w:id="8883" w:name="_Toc62806105"/>
              <w:bookmarkStart w:id="8884" w:name="_Toc63148896"/>
              <w:bookmarkStart w:id="8885" w:name="_Toc64530172"/>
              <w:bookmarkStart w:id="8886" w:name="_Toc65959141"/>
              <w:bookmarkStart w:id="8887" w:name="_Toc66036088"/>
              <w:bookmarkStart w:id="8888" w:name="_Toc66169897"/>
              <w:bookmarkStart w:id="8889" w:name="_Toc66170311"/>
              <w:bookmarkStart w:id="8890" w:name="_Toc66171063"/>
              <w:bookmarkStart w:id="8891" w:name="_Toc66171446"/>
              <w:bookmarkStart w:id="8892" w:name="_Toc66171829"/>
              <w:bookmarkStart w:id="8893" w:name="_Toc70442916"/>
              <w:bookmarkStart w:id="8894" w:name="_Toc70494852"/>
              <w:bookmarkStart w:id="8895" w:name="_Toc70511022"/>
              <w:bookmarkStart w:id="8896" w:name="_Toc70511416"/>
              <w:bookmarkStart w:id="8897" w:name="_Toc70511799"/>
              <w:bookmarkStart w:id="8898" w:name="_Toc70512182"/>
              <w:bookmarkStart w:id="8899" w:name="_Toc89249914"/>
              <w:bookmarkStart w:id="8900" w:name="_Toc89439853"/>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B7941" w14:textId="7857FF7C" w:rsidR="00C1443D" w:rsidDel="005428B0" w:rsidRDefault="00C1443D">
            <w:pPr>
              <w:spacing w:line="240" w:lineRule="atLeast"/>
              <w:rPr>
                <w:del w:id="8901" w:author="Strzelczyk, Anthony (A.)" w:date="2020-12-11T13:31:00Z"/>
              </w:rPr>
              <w:pPrChange w:id="8902" w:author="Strzelczyk, Anthony (A.)" w:date="2020-12-11T12:24:00Z">
                <w:pPr/>
              </w:pPrChange>
            </w:pPr>
            <w:bookmarkStart w:id="8903" w:name="_Toc58586969"/>
            <w:bookmarkStart w:id="8904" w:name="_Toc58938104"/>
            <w:bookmarkStart w:id="8905" w:name="_Toc58939443"/>
            <w:bookmarkStart w:id="8906" w:name="_Toc59108340"/>
            <w:bookmarkStart w:id="8907" w:name="_Toc59300844"/>
            <w:bookmarkStart w:id="8908" w:name="_Toc59303560"/>
            <w:bookmarkStart w:id="8909" w:name="_Toc59515392"/>
            <w:bookmarkStart w:id="8910" w:name="_Toc59628640"/>
            <w:bookmarkStart w:id="8911" w:name="_Toc60752275"/>
            <w:bookmarkStart w:id="8912" w:name="_Toc61061068"/>
            <w:bookmarkStart w:id="8913" w:name="_Toc61516865"/>
            <w:bookmarkStart w:id="8914" w:name="_Toc61517270"/>
            <w:bookmarkStart w:id="8915" w:name="_Toc61517675"/>
            <w:bookmarkStart w:id="8916" w:name="_Toc62469361"/>
            <w:bookmarkStart w:id="8917" w:name="_Toc62469767"/>
            <w:bookmarkStart w:id="8918" w:name="_Toc62806106"/>
            <w:bookmarkStart w:id="8919" w:name="_Toc63148897"/>
            <w:bookmarkStart w:id="8920" w:name="_Toc64530173"/>
            <w:bookmarkStart w:id="8921" w:name="_Toc65959142"/>
            <w:bookmarkStart w:id="8922" w:name="_Toc66036089"/>
            <w:bookmarkStart w:id="8923" w:name="_Toc66169898"/>
            <w:bookmarkStart w:id="8924" w:name="_Toc66170312"/>
            <w:bookmarkStart w:id="8925" w:name="_Toc66171064"/>
            <w:bookmarkStart w:id="8926" w:name="_Toc66171447"/>
            <w:bookmarkStart w:id="8927" w:name="_Toc66171830"/>
            <w:bookmarkStart w:id="8928" w:name="_Toc70442917"/>
            <w:bookmarkStart w:id="8929" w:name="_Toc70494853"/>
            <w:bookmarkStart w:id="8930" w:name="_Toc70511023"/>
            <w:bookmarkStart w:id="8931" w:name="_Toc70511417"/>
            <w:bookmarkStart w:id="8932" w:name="_Toc70511800"/>
            <w:bookmarkStart w:id="8933" w:name="_Toc70512183"/>
            <w:bookmarkStart w:id="8934" w:name="_Toc89249915"/>
            <w:bookmarkStart w:id="8935" w:name="_Toc89439854"/>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p>
        </w:tc>
        <w:bookmarkStart w:id="8936" w:name="_Toc58586970"/>
        <w:bookmarkStart w:id="8937" w:name="_Toc58938105"/>
        <w:bookmarkStart w:id="8938" w:name="_Toc58939444"/>
        <w:bookmarkStart w:id="8939" w:name="_Toc59108341"/>
        <w:bookmarkStart w:id="8940" w:name="_Toc59300845"/>
        <w:bookmarkStart w:id="8941" w:name="_Toc59303561"/>
        <w:bookmarkStart w:id="8942" w:name="_Toc59515393"/>
        <w:bookmarkStart w:id="8943" w:name="_Toc59628641"/>
        <w:bookmarkStart w:id="8944" w:name="_Toc60752276"/>
        <w:bookmarkStart w:id="8945" w:name="_Toc61061069"/>
        <w:bookmarkStart w:id="8946" w:name="_Toc61516866"/>
        <w:bookmarkStart w:id="8947" w:name="_Toc61517271"/>
        <w:bookmarkStart w:id="8948" w:name="_Toc61517676"/>
        <w:bookmarkStart w:id="8949" w:name="_Toc62469362"/>
        <w:bookmarkStart w:id="8950" w:name="_Toc62469768"/>
        <w:bookmarkStart w:id="8951" w:name="_Toc62806107"/>
        <w:bookmarkStart w:id="8952" w:name="_Toc63148898"/>
        <w:bookmarkStart w:id="8953" w:name="_Toc64530174"/>
        <w:bookmarkStart w:id="8954" w:name="_Toc65959143"/>
        <w:bookmarkStart w:id="8955" w:name="_Toc66036090"/>
        <w:bookmarkStart w:id="8956" w:name="_Toc66169899"/>
        <w:bookmarkStart w:id="8957" w:name="_Toc66170313"/>
        <w:bookmarkStart w:id="8958" w:name="_Toc66171065"/>
        <w:bookmarkStart w:id="8959" w:name="_Toc66171448"/>
        <w:bookmarkStart w:id="8960" w:name="_Toc66171831"/>
        <w:bookmarkStart w:id="8961" w:name="_Toc70442918"/>
        <w:bookmarkStart w:id="8962" w:name="_Toc70494854"/>
        <w:bookmarkStart w:id="8963" w:name="_Toc70511024"/>
        <w:bookmarkStart w:id="8964" w:name="_Toc70511418"/>
        <w:bookmarkStart w:id="8965" w:name="_Toc70511801"/>
        <w:bookmarkStart w:id="8966" w:name="_Toc70512184"/>
        <w:bookmarkStart w:id="8967" w:name="_Toc89249916"/>
        <w:bookmarkStart w:id="8968" w:name="_Toc8943985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tr>
      <w:tr w:rsidR="00C1443D" w:rsidRPr="00B3499B" w:rsidDel="005428B0" w14:paraId="419CB245" w14:textId="70EC7748" w:rsidTr="00305341">
        <w:trPr>
          <w:del w:id="8969" w:author="Strzelczyk, Anthony (A.)" w:date="2020-12-11T13:3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3ED2E6" w14:textId="2BE2AB75" w:rsidR="00C1443D" w:rsidRPr="00B3499B" w:rsidDel="005428B0" w:rsidRDefault="00C1443D">
            <w:pPr>
              <w:spacing w:line="240" w:lineRule="atLeast"/>
              <w:rPr>
                <w:del w:id="8970" w:author="Strzelczyk, Anthony (A.)" w:date="2020-12-11T13:31:00Z"/>
                <w:rFonts w:cs="Arial"/>
                <w:b/>
                <w:bCs/>
                <w:sz w:val="16"/>
                <w:szCs w:val="14"/>
              </w:rPr>
              <w:pPrChange w:id="8971" w:author="Strzelczyk, Anthony (A.)" w:date="2020-12-11T12:24:00Z">
                <w:pPr/>
              </w:pPrChange>
            </w:pPr>
            <w:del w:id="8972" w:author="Strzelczyk, Anthony (A.)" w:date="2020-12-11T13:31:00Z">
              <w:r w:rsidRPr="00B3499B" w:rsidDel="005428B0">
                <w:rPr>
                  <w:rFonts w:cs="Arial"/>
                  <w:b/>
                  <w:bCs/>
                  <w:sz w:val="16"/>
                  <w:szCs w:val="14"/>
                </w:rPr>
                <w:delText>Source</w:delText>
              </w:r>
              <w:bookmarkStart w:id="8973" w:name="_Toc58586971"/>
              <w:bookmarkStart w:id="8974" w:name="_Toc58938106"/>
              <w:bookmarkStart w:id="8975" w:name="_Toc58939445"/>
              <w:bookmarkStart w:id="8976" w:name="_Toc59108342"/>
              <w:bookmarkStart w:id="8977" w:name="_Toc59300846"/>
              <w:bookmarkStart w:id="8978" w:name="_Toc59303562"/>
              <w:bookmarkStart w:id="8979" w:name="_Toc59515394"/>
              <w:bookmarkStart w:id="8980" w:name="_Toc59628642"/>
              <w:bookmarkStart w:id="8981" w:name="_Toc60752277"/>
              <w:bookmarkStart w:id="8982" w:name="_Toc61061070"/>
              <w:bookmarkStart w:id="8983" w:name="_Toc61516867"/>
              <w:bookmarkStart w:id="8984" w:name="_Toc61517272"/>
              <w:bookmarkStart w:id="8985" w:name="_Toc61517677"/>
              <w:bookmarkStart w:id="8986" w:name="_Toc62469363"/>
              <w:bookmarkStart w:id="8987" w:name="_Toc62469769"/>
              <w:bookmarkStart w:id="8988" w:name="_Toc62806108"/>
              <w:bookmarkStart w:id="8989" w:name="_Toc63148899"/>
              <w:bookmarkStart w:id="8990" w:name="_Toc64530175"/>
              <w:bookmarkStart w:id="8991" w:name="_Toc65959144"/>
              <w:bookmarkStart w:id="8992" w:name="_Toc66036091"/>
              <w:bookmarkStart w:id="8993" w:name="_Toc66169900"/>
              <w:bookmarkStart w:id="8994" w:name="_Toc66170314"/>
              <w:bookmarkStart w:id="8995" w:name="_Toc66171066"/>
              <w:bookmarkStart w:id="8996" w:name="_Toc66171449"/>
              <w:bookmarkStart w:id="8997" w:name="_Toc66171832"/>
              <w:bookmarkStart w:id="8998" w:name="_Toc70442919"/>
              <w:bookmarkStart w:id="8999" w:name="_Toc70494855"/>
              <w:bookmarkStart w:id="9000" w:name="_Toc70511025"/>
              <w:bookmarkStart w:id="9001" w:name="_Toc70511419"/>
              <w:bookmarkStart w:id="9002" w:name="_Toc70511802"/>
              <w:bookmarkStart w:id="9003" w:name="_Toc70512185"/>
              <w:bookmarkStart w:id="9004" w:name="_Toc89249917"/>
              <w:bookmarkStart w:id="9005" w:name="_Toc89439856"/>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DA369" w14:textId="716AB38F" w:rsidR="00C1443D" w:rsidRPr="00B3499B" w:rsidDel="005428B0" w:rsidRDefault="00C1443D">
            <w:pPr>
              <w:spacing w:line="240" w:lineRule="atLeast"/>
              <w:rPr>
                <w:del w:id="9006" w:author="Strzelczyk, Anthony (A.)" w:date="2020-12-11T13:31:00Z"/>
                <w:rFonts w:cs="Arial"/>
                <w:color w:val="000000" w:themeColor="text1"/>
                <w:sz w:val="16"/>
                <w:szCs w:val="14"/>
              </w:rPr>
              <w:pPrChange w:id="9007" w:author="Strzelczyk, Anthony (A.)" w:date="2020-12-11T12:24:00Z">
                <w:pPr/>
              </w:pPrChange>
            </w:pPr>
            <w:del w:id="9008" w:author="Strzelczyk, Anthony (A.)" w:date="2020-12-11T13:31:00Z">
              <w:r w:rsidRPr="00B3499B" w:rsidDel="005428B0">
                <w:rPr>
                  <w:rFonts w:cs="Arial"/>
                  <w:color w:val="000000" w:themeColor="text1"/>
                  <w:sz w:val="16"/>
                  <w:szCs w:val="14"/>
                </w:rPr>
                <w:delText>SDS EXTLGT</w:delText>
              </w:r>
              <w:bookmarkStart w:id="9009" w:name="_Toc58586972"/>
              <w:bookmarkStart w:id="9010" w:name="_Toc58938107"/>
              <w:bookmarkStart w:id="9011" w:name="_Toc58939446"/>
              <w:bookmarkStart w:id="9012" w:name="_Toc59108343"/>
              <w:bookmarkStart w:id="9013" w:name="_Toc59300847"/>
              <w:bookmarkStart w:id="9014" w:name="_Toc59303563"/>
              <w:bookmarkStart w:id="9015" w:name="_Toc59515395"/>
              <w:bookmarkStart w:id="9016" w:name="_Toc59628643"/>
              <w:bookmarkStart w:id="9017" w:name="_Toc60752278"/>
              <w:bookmarkStart w:id="9018" w:name="_Toc61061071"/>
              <w:bookmarkStart w:id="9019" w:name="_Toc61516868"/>
              <w:bookmarkStart w:id="9020" w:name="_Toc61517273"/>
              <w:bookmarkStart w:id="9021" w:name="_Toc61517678"/>
              <w:bookmarkStart w:id="9022" w:name="_Toc62469364"/>
              <w:bookmarkStart w:id="9023" w:name="_Toc62469770"/>
              <w:bookmarkStart w:id="9024" w:name="_Toc62806109"/>
              <w:bookmarkStart w:id="9025" w:name="_Toc63148900"/>
              <w:bookmarkStart w:id="9026" w:name="_Toc64530176"/>
              <w:bookmarkStart w:id="9027" w:name="_Toc65959145"/>
              <w:bookmarkStart w:id="9028" w:name="_Toc66036092"/>
              <w:bookmarkStart w:id="9029" w:name="_Toc66169901"/>
              <w:bookmarkStart w:id="9030" w:name="_Toc66170315"/>
              <w:bookmarkStart w:id="9031" w:name="_Toc66171067"/>
              <w:bookmarkStart w:id="9032" w:name="_Toc66171450"/>
              <w:bookmarkStart w:id="9033" w:name="_Toc66171833"/>
              <w:bookmarkStart w:id="9034" w:name="_Toc70442920"/>
              <w:bookmarkStart w:id="9035" w:name="_Toc70494856"/>
              <w:bookmarkStart w:id="9036" w:name="_Toc70511026"/>
              <w:bookmarkStart w:id="9037" w:name="_Toc70511420"/>
              <w:bookmarkStart w:id="9038" w:name="_Toc70511803"/>
              <w:bookmarkStart w:id="9039" w:name="_Toc70512186"/>
              <w:bookmarkStart w:id="9040" w:name="_Toc89249918"/>
              <w:bookmarkStart w:id="9041" w:name="_Toc89439857"/>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E2D586" w14:textId="6EBCFA31" w:rsidR="00C1443D" w:rsidRPr="00B3499B" w:rsidDel="005428B0" w:rsidRDefault="00C1443D">
            <w:pPr>
              <w:spacing w:line="240" w:lineRule="atLeast"/>
              <w:ind w:left="139"/>
              <w:rPr>
                <w:del w:id="9042" w:author="Strzelczyk, Anthony (A.)" w:date="2020-12-11T13:31:00Z"/>
                <w:rFonts w:cs="Arial"/>
                <w:b/>
                <w:bCs/>
                <w:sz w:val="16"/>
                <w:szCs w:val="14"/>
              </w:rPr>
              <w:pPrChange w:id="9043" w:author="Strzelczyk, Anthony (A.)" w:date="2020-12-11T12:24:00Z">
                <w:pPr>
                  <w:ind w:left="139"/>
                </w:pPr>
              </w:pPrChange>
            </w:pPr>
            <w:del w:id="9044" w:author="Strzelczyk, Anthony (A.)" w:date="2020-12-11T13:31:00Z">
              <w:r w:rsidRPr="00B3499B" w:rsidDel="005428B0">
                <w:rPr>
                  <w:rFonts w:cs="Arial"/>
                  <w:b/>
                  <w:bCs/>
                  <w:sz w:val="16"/>
                  <w:szCs w:val="14"/>
                </w:rPr>
                <w:delText>Owner</w:delText>
              </w:r>
              <w:bookmarkStart w:id="9045" w:name="_Toc58586973"/>
              <w:bookmarkStart w:id="9046" w:name="_Toc58938108"/>
              <w:bookmarkStart w:id="9047" w:name="_Toc58939447"/>
              <w:bookmarkStart w:id="9048" w:name="_Toc59108344"/>
              <w:bookmarkStart w:id="9049" w:name="_Toc59300848"/>
              <w:bookmarkStart w:id="9050" w:name="_Toc59303564"/>
              <w:bookmarkStart w:id="9051" w:name="_Toc59515396"/>
              <w:bookmarkStart w:id="9052" w:name="_Toc59628644"/>
              <w:bookmarkStart w:id="9053" w:name="_Toc60752279"/>
              <w:bookmarkStart w:id="9054" w:name="_Toc61061072"/>
              <w:bookmarkStart w:id="9055" w:name="_Toc61516869"/>
              <w:bookmarkStart w:id="9056" w:name="_Toc61517274"/>
              <w:bookmarkStart w:id="9057" w:name="_Toc61517679"/>
              <w:bookmarkStart w:id="9058" w:name="_Toc62469365"/>
              <w:bookmarkStart w:id="9059" w:name="_Toc62469771"/>
              <w:bookmarkStart w:id="9060" w:name="_Toc62806110"/>
              <w:bookmarkStart w:id="9061" w:name="_Toc63148901"/>
              <w:bookmarkStart w:id="9062" w:name="_Toc64530177"/>
              <w:bookmarkStart w:id="9063" w:name="_Toc65959146"/>
              <w:bookmarkStart w:id="9064" w:name="_Toc66036093"/>
              <w:bookmarkStart w:id="9065" w:name="_Toc66169902"/>
              <w:bookmarkStart w:id="9066" w:name="_Toc66170316"/>
              <w:bookmarkStart w:id="9067" w:name="_Toc66171068"/>
              <w:bookmarkStart w:id="9068" w:name="_Toc66171451"/>
              <w:bookmarkStart w:id="9069" w:name="_Toc66171834"/>
              <w:bookmarkStart w:id="9070" w:name="_Toc70442921"/>
              <w:bookmarkStart w:id="9071" w:name="_Toc70494857"/>
              <w:bookmarkStart w:id="9072" w:name="_Toc70511027"/>
              <w:bookmarkStart w:id="9073" w:name="_Toc70511421"/>
              <w:bookmarkStart w:id="9074" w:name="_Toc70511804"/>
              <w:bookmarkStart w:id="9075" w:name="_Toc70512187"/>
              <w:bookmarkStart w:id="9076" w:name="_Toc89249919"/>
              <w:bookmarkStart w:id="9077" w:name="_Toc89439858"/>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6627A" w14:textId="62D71924" w:rsidR="00C1443D" w:rsidDel="005428B0" w:rsidRDefault="00C1443D">
            <w:pPr>
              <w:spacing w:line="240" w:lineRule="atLeast"/>
              <w:rPr>
                <w:del w:id="9078" w:author="Strzelczyk, Anthony (A.)" w:date="2020-12-11T13:31:00Z"/>
              </w:rPr>
              <w:pPrChange w:id="9079" w:author="Strzelczyk, Anthony (A.)" w:date="2020-12-11T12:24:00Z">
                <w:pPr/>
              </w:pPrChange>
            </w:pPr>
            <w:bookmarkStart w:id="9080" w:name="_Toc58586974"/>
            <w:bookmarkStart w:id="9081" w:name="_Toc58938109"/>
            <w:bookmarkStart w:id="9082" w:name="_Toc58939448"/>
            <w:bookmarkStart w:id="9083" w:name="_Toc59108345"/>
            <w:bookmarkStart w:id="9084" w:name="_Toc59300849"/>
            <w:bookmarkStart w:id="9085" w:name="_Toc59303565"/>
            <w:bookmarkStart w:id="9086" w:name="_Toc59515397"/>
            <w:bookmarkStart w:id="9087" w:name="_Toc59628645"/>
            <w:bookmarkStart w:id="9088" w:name="_Toc60752280"/>
            <w:bookmarkStart w:id="9089" w:name="_Toc61061073"/>
            <w:bookmarkStart w:id="9090" w:name="_Toc61516870"/>
            <w:bookmarkStart w:id="9091" w:name="_Toc61517275"/>
            <w:bookmarkStart w:id="9092" w:name="_Toc61517680"/>
            <w:bookmarkStart w:id="9093" w:name="_Toc62469366"/>
            <w:bookmarkStart w:id="9094" w:name="_Toc62469772"/>
            <w:bookmarkStart w:id="9095" w:name="_Toc62806111"/>
            <w:bookmarkStart w:id="9096" w:name="_Toc63148902"/>
            <w:bookmarkStart w:id="9097" w:name="_Toc64530178"/>
            <w:bookmarkStart w:id="9098" w:name="_Toc65959147"/>
            <w:bookmarkStart w:id="9099" w:name="_Toc66036094"/>
            <w:bookmarkStart w:id="9100" w:name="_Toc66169903"/>
            <w:bookmarkStart w:id="9101" w:name="_Toc66170317"/>
            <w:bookmarkStart w:id="9102" w:name="_Toc66171069"/>
            <w:bookmarkStart w:id="9103" w:name="_Toc66171452"/>
            <w:bookmarkStart w:id="9104" w:name="_Toc66171835"/>
            <w:bookmarkStart w:id="9105" w:name="_Toc70442922"/>
            <w:bookmarkStart w:id="9106" w:name="_Toc70494858"/>
            <w:bookmarkStart w:id="9107" w:name="_Toc70511028"/>
            <w:bookmarkStart w:id="9108" w:name="_Toc70511422"/>
            <w:bookmarkStart w:id="9109" w:name="_Toc70511805"/>
            <w:bookmarkStart w:id="9110" w:name="_Toc70512188"/>
            <w:bookmarkStart w:id="9111" w:name="_Toc89249920"/>
            <w:bookmarkStart w:id="9112" w:name="_Toc8943985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p>
        </w:tc>
        <w:bookmarkStart w:id="9113" w:name="_Toc58586975"/>
        <w:bookmarkStart w:id="9114" w:name="_Toc58938110"/>
        <w:bookmarkStart w:id="9115" w:name="_Toc58939449"/>
        <w:bookmarkStart w:id="9116" w:name="_Toc59108346"/>
        <w:bookmarkStart w:id="9117" w:name="_Toc59300850"/>
        <w:bookmarkStart w:id="9118" w:name="_Toc59303566"/>
        <w:bookmarkStart w:id="9119" w:name="_Toc59515398"/>
        <w:bookmarkStart w:id="9120" w:name="_Toc59628646"/>
        <w:bookmarkStart w:id="9121" w:name="_Toc60752281"/>
        <w:bookmarkStart w:id="9122" w:name="_Toc61061074"/>
        <w:bookmarkStart w:id="9123" w:name="_Toc61516871"/>
        <w:bookmarkStart w:id="9124" w:name="_Toc61517276"/>
        <w:bookmarkStart w:id="9125" w:name="_Toc61517681"/>
        <w:bookmarkStart w:id="9126" w:name="_Toc62469367"/>
        <w:bookmarkStart w:id="9127" w:name="_Toc62469773"/>
        <w:bookmarkStart w:id="9128" w:name="_Toc62806112"/>
        <w:bookmarkStart w:id="9129" w:name="_Toc63148903"/>
        <w:bookmarkStart w:id="9130" w:name="_Toc64530179"/>
        <w:bookmarkStart w:id="9131" w:name="_Toc65959148"/>
        <w:bookmarkStart w:id="9132" w:name="_Toc66036095"/>
        <w:bookmarkStart w:id="9133" w:name="_Toc66169904"/>
        <w:bookmarkStart w:id="9134" w:name="_Toc66170318"/>
        <w:bookmarkStart w:id="9135" w:name="_Toc66171070"/>
        <w:bookmarkStart w:id="9136" w:name="_Toc66171453"/>
        <w:bookmarkStart w:id="9137" w:name="_Toc66171836"/>
        <w:bookmarkStart w:id="9138" w:name="_Toc70442923"/>
        <w:bookmarkStart w:id="9139" w:name="_Toc70494859"/>
        <w:bookmarkStart w:id="9140" w:name="_Toc70511029"/>
        <w:bookmarkStart w:id="9141" w:name="_Toc70511423"/>
        <w:bookmarkStart w:id="9142" w:name="_Toc70511806"/>
        <w:bookmarkStart w:id="9143" w:name="_Toc70512189"/>
        <w:bookmarkStart w:id="9144" w:name="_Toc89249921"/>
        <w:bookmarkStart w:id="9145" w:name="_Toc89439860"/>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tr>
      <w:tr w:rsidR="00C1443D" w:rsidRPr="00B3499B" w:rsidDel="005428B0" w14:paraId="2DC7C350" w14:textId="0E4DD85F" w:rsidTr="00305341">
        <w:trPr>
          <w:del w:id="9146" w:author="Strzelczyk, Anthony (A.)" w:date="2020-12-11T13:3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FD3A3" w14:textId="7E7F2BED" w:rsidR="00C1443D" w:rsidRPr="00B3499B" w:rsidDel="005428B0" w:rsidRDefault="00C1443D">
            <w:pPr>
              <w:spacing w:line="240" w:lineRule="atLeast"/>
              <w:rPr>
                <w:del w:id="9147" w:author="Strzelczyk, Anthony (A.)" w:date="2020-12-11T13:31:00Z"/>
                <w:rFonts w:cs="Arial"/>
                <w:b/>
                <w:bCs/>
                <w:sz w:val="16"/>
                <w:szCs w:val="14"/>
              </w:rPr>
              <w:pPrChange w:id="9148" w:author="Strzelczyk, Anthony (A.)" w:date="2020-12-11T12:24:00Z">
                <w:pPr/>
              </w:pPrChange>
            </w:pPr>
            <w:del w:id="9149" w:author="Strzelczyk, Anthony (A.)" w:date="2020-12-11T13:31:00Z">
              <w:r w:rsidRPr="00B3499B" w:rsidDel="005428B0">
                <w:rPr>
                  <w:rFonts w:cs="Arial"/>
                  <w:b/>
                  <w:bCs/>
                  <w:sz w:val="16"/>
                  <w:szCs w:val="14"/>
                </w:rPr>
                <w:delText>Source Req.</w:delText>
              </w:r>
              <w:bookmarkStart w:id="9150" w:name="_Toc58586976"/>
              <w:bookmarkStart w:id="9151" w:name="_Toc58938111"/>
              <w:bookmarkStart w:id="9152" w:name="_Toc58939450"/>
              <w:bookmarkStart w:id="9153" w:name="_Toc59108347"/>
              <w:bookmarkStart w:id="9154" w:name="_Toc59300851"/>
              <w:bookmarkStart w:id="9155" w:name="_Toc59303567"/>
              <w:bookmarkStart w:id="9156" w:name="_Toc59515399"/>
              <w:bookmarkStart w:id="9157" w:name="_Toc59628647"/>
              <w:bookmarkStart w:id="9158" w:name="_Toc60752282"/>
              <w:bookmarkStart w:id="9159" w:name="_Toc61061075"/>
              <w:bookmarkStart w:id="9160" w:name="_Toc61516872"/>
              <w:bookmarkStart w:id="9161" w:name="_Toc61517277"/>
              <w:bookmarkStart w:id="9162" w:name="_Toc61517682"/>
              <w:bookmarkStart w:id="9163" w:name="_Toc62469368"/>
              <w:bookmarkStart w:id="9164" w:name="_Toc62469774"/>
              <w:bookmarkStart w:id="9165" w:name="_Toc62806113"/>
              <w:bookmarkStart w:id="9166" w:name="_Toc63148904"/>
              <w:bookmarkStart w:id="9167" w:name="_Toc64530180"/>
              <w:bookmarkStart w:id="9168" w:name="_Toc65959149"/>
              <w:bookmarkStart w:id="9169" w:name="_Toc66036096"/>
              <w:bookmarkStart w:id="9170" w:name="_Toc66169905"/>
              <w:bookmarkStart w:id="9171" w:name="_Toc66170319"/>
              <w:bookmarkStart w:id="9172" w:name="_Toc66171071"/>
              <w:bookmarkStart w:id="9173" w:name="_Toc66171454"/>
              <w:bookmarkStart w:id="9174" w:name="_Toc66171837"/>
              <w:bookmarkStart w:id="9175" w:name="_Toc70442924"/>
              <w:bookmarkStart w:id="9176" w:name="_Toc70494860"/>
              <w:bookmarkStart w:id="9177" w:name="_Toc70511030"/>
              <w:bookmarkStart w:id="9178" w:name="_Toc70511424"/>
              <w:bookmarkStart w:id="9179" w:name="_Toc70511807"/>
              <w:bookmarkStart w:id="9180" w:name="_Toc70512190"/>
              <w:bookmarkStart w:id="9181" w:name="_Toc89249922"/>
              <w:bookmarkStart w:id="9182" w:name="_Toc89439861"/>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6F47F" w14:textId="6FC516A2" w:rsidR="00C1443D" w:rsidDel="005428B0" w:rsidRDefault="00C1443D">
            <w:pPr>
              <w:spacing w:line="240" w:lineRule="atLeast"/>
              <w:rPr>
                <w:del w:id="9183" w:author="Strzelczyk, Anthony (A.)" w:date="2020-12-11T13:31:00Z"/>
              </w:rPr>
              <w:pPrChange w:id="9184" w:author="Strzelczyk, Anthony (A.)" w:date="2020-12-11T12:24:00Z">
                <w:pPr/>
              </w:pPrChange>
            </w:pPr>
            <w:bookmarkStart w:id="9185" w:name="_Toc58586977"/>
            <w:bookmarkStart w:id="9186" w:name="_Toc58938112"/>
            <w:bookmarkStart w:id="9187" w:name="_Toc58939451"/>
            <w:bookmarkStart w:id="9188" w:name="_Toc59108348"/>
            <w:bookmarkStart w:id="9189" w:name="_Toc59300852"/>
            <w:bookmarkStart w:id="9190" w:name="_Toc59303568"/>
            <w:bookmarkStart w:id="9191" w:name="_Toc59515400"/>
            <w:bookmarkStart w:id="9192" w:name="_Toc59628648"/>
            <w:bookmarkStart w:id="9193" w:name="_Toc60752283"/>
            <w:bookmarkStart w:id="9194" w:name="_Toc61061076"/>
            <w:bookmarkStart w:id="9195" w:name="_Toc61516873"/>
            <w:bookmarkStart w:id="9196" w:name="_Toc61517278"/>
            <w:bookmarkStart w:id="9197" w:name="_Toc61517683"/>
            <w:bookmarkStart w:id="9198" w:name="_Toc62469369"/>
            <w:bookmarkStart w:id="9199" w:name="_Toc62469775"/>
            <w:bookmarkStart w:id="9200" w:name="_Toc62806114"/>
            <w:bookmarkStart w:id="9201" w:name="_Toc63148905"/>
            <w:bookmarkStart w:id="9202" w:name="_Toc64530181"/>
            <w:bookmarkStart w:id="9203" w:name="_Toc65959150"/>
            <w:bookmarkStart w:id="9204" w:name="_Toc66036097"/>
            <w:bookmarkStart w:id="9205" w:name="_Toc66169906"/>
            <w:bookmarkStart w:id="9206" w:name="_Toc66170320"/>
            <w:bookmarkStart w:id="9207" w:name="_Toc66171072"/>
            <w:bookmarkStart w:id="9208" w:name="_Toc66171455"/>
            <w:bookmarkStart w:id="9209" w:name="_Toc66171838"/>
            <w:bookmarkStart w:id="9210" w:name="_Toc70442925"/>
            <w:bookmarkStart w:id="9211" w:name="_Toc70494861"/>
            <w:bookmarkStart w:id="9212" w:name="_Toc70511031"/>
            <w:bookmarkStart w:id="9213" w:name="_Toc70511425"/>
            <w:bookmarkStart w:id="9214" w:name="_Toc70511808"/>
            <w:bookmarkStart w:id="9215" w:name="_Toc70512191"/>
            <w:bookmarkStart w:id="9216" w:name="_Toc89249923"/>
            <w:bookmarkStart w:id="9217" w:name="_Toc89439862"/>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E95A2" w14:textId="2DA9F5A0" w:rsidR="00C1443D" w:rsidRPr="00B3499B" w:rsidDel="005428B0" w:rsidRDefault="00C1443D">
            <w:pPr>
              <w:spacing w:line="240" w:lineRule="atLeast"/>
              <w:ind w:left="139"/>
              <w:rPr>
                <w:del w:id="9218" w:author="Strzelczyk, Anthony (A.)" w:date="2020-12-11T13:31:00Z"/>
                <w:rFonts w:cs="Arial"/>
                <w:b/>
                <w:bCs/>
                <w:sz w:val="16"/>
                <w:szCs w:val="16"/>
              </w:rPr>
              <w:pPrChange w:id="9219" w:author="Strzelczyk, Anthony (A.)" w:date="2020-12-11T12:24:00Z">
                <w:pPr>
                  <w:ind w:left="139"/>
                </w:pPr>
              </w:pPrChange>
            </w:pPr>
            <w:del w:id="9220" w:author="Strzelczyk, Anthony (A.)" w:date="2020-12-11T13:31:00Z">
              <w:r w:rsidRPr="00B3499B" w:rsidDel="005428B0">
                <w:rPr>
                  <w:rFonts w:cs="Arial"/>
                  <w:b/>
                  <w:bCs/>
                  <w:sz w:val="16"/>
                  <w:szCs w:val="16"/>
                </w:rPr>
                <w:delText>V&amp;V Method</w:delText>
              </w:r>
              <w:bookmarkStart w:id="9221" w:name="_Toc58586978"/>
              <w:bookmarkStart w:id="9222" w:name="_Toc58938113"/>
              <w:bookmarkStart w:id="9223" w:name="_Toc58939452"/>
              <w:bookmarkStart w:id="9224" w:name="_Toc59108349"/>
              <w:bookmarkStart w:id="9225" w:name="_Toc59300853"/>
              <w:bookmarkStart w:id="9226" w:name="_Toc59303569"/>
              <w:bookmarkStart w:id="9227" w:name="_Toc59515401"/>
              <w:bookmarkStart w:id="9228" w:name="_Toc59628649"/>
              <w:bookmarkStart w:id="9229" w:name="_Toc60752284"/>
              <w:bookmarkStart w:id="9230" w:name="_Toc61061077"/>
              <w:bookmarkStart w:id="9231" w:name="_Toc61516874"/>
              <w:bookmarkStart w:id="9232" w:name="_Toc61517279"/>
              <w:bookmarkStart w:id="9233" w:name="_Toc61517684"/>
              <w:bookmarkStart w:id="9234" w:name="_Toc62469370"/>
              <w:bookmarkStart w:id="9235" w:name="_Toc62469776"/>
              <w:bookmarkStart w:id="9236" w:name="_Toc62806115"/>
              <w:bookmarkStart w:id="9237" w:name="_Toc63148906"/>
              <w:bookmarkStart w:id="9238" w:name="_Toc64530182"/>
              <w:bookmarkStart w:id="9239" w:name="_Toc65959151"/>
              <w:bookmarkStart w:id="9240" w:name="_Toc66036098"/>
              <w:bookmarkStart w:id="9241" w:name="_Toc66169907"/>
              <w:bookmarkStart w:id="9242" w:name="_Toc66170321"/>
              <w:bookmarkStart w:id="9243" w:name="_Toc66171073"/>
              <w:bookmarkStart w:id="9244" w:name="_Toc66171456"/>
              <w:bookmarkStart w:id="9245" w:name="_Toc66171839"/>
              <w:bookmarkStart w:id="9246" w:name="_Toc70442926"/>
              <w:bookmarkStart w:id="9247" w:name="_Toc70494862"/>
              <w:bookmarkStart w:id="9248" w:name="_Toc70511032"/>
              <w:bookmarkStart w:id="9249" w:name="_Toc70511426"/>
              <w:bookmarkStart w:id="9250" w:name="_Toc70511809"/>
              <w:bookmarkStart w:id="9251" w:name="_Toc70512192"/>
              <w:bookmarkStart w:id="9252" w:name="_Toc89249924"/>
              <w:bookmarkStart w:id="9253" w:name="_Toc89439863"/>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F5E77" w14:textId="6C40D590" w:rsidR="00C1443D" w:rsidDel="005428B0" w:rsidRDefault="00C1443D">
            <w:pPr>
              <w:spacing w:line="240" w:lineRule="atLeast"/>
              <w:rPr>
                <w:del w:id="9254" w:author="Strzelczyk, Anthony (A.)" w:date="2020-12-11T13:31:00Z"/>
              </w:rPr>
              <w:pPrChange w:id="9255" w:author="Strzelczyk, Anthony (A.)" w:date="2020-12-11T12:24:00Z">
                <w:pPr/>
              </w:pPrChange>
            </w:pPr>
            <w:bookmarkStart w:id="9256" w:name="_Toc58586979"/>
            <w:bookmarkStart w:id="9257" w:name="_Toc58938114"/>
            <w:bookmarkStart w:id="9258" w:name="_Toc58939453"/>
            <w:bookmarkStart w:id="9259" w:name="_Toc59108350"/>
            <w:bookmarkStart w:id="9260" w:name="_Toc59300854"/>
            <w:bookmarkStart w:id="9261" w:name="_Toc59303570"/>
            <w:bookmarkStart w:id="9262" w:name="_Toc59515402"/>
            <w:bookmarkStart w:id="9263" w:name="_Toc59628650"/>
            <w:bookmarkStart w:id="9264" w:name="_Toc60752285"/>
            <w:bookmarkStart w:id="9265" w:name="_Toc61061078"/>
            <w:bookmarkStart w:id="9266" w:name="_Toc61516875"/>
            <w:bookmarkStart w:id="9267" w:name="_Toc61517280"/>
            <w:bookmarkStart w:id="9268" w:name="_Toc61517685"/>
            <w:bookmarkStart w:id="9269" w:name="_Toc62469371"/>
            <w:bookmarkStart w:id="9270" w:name="_Toc62469777"/>
            <w:bookmarkStart w:id="9271" w:name="_Toc62806116"/>
            <w:bookmarkStart w:id="9272" w:name="_Toc63148907"/>
            <w:bookmarkStart w:id="9273" w:name="_Toc64530183"/>
            <w:bookmarkStart w:id="9274" w:name="_Toc65959152"/>
            <w:bookmarkStart w:id="9275" w:name="_Toc66036099"/>
            <w:bookmarkStart w:id="9276" w:name="_Toc66169908"/>
            <w:bookmarkStart w:id="9277" w:name="_Toc66170322"/>
            <w:bookmarkStart w:id="9278" w:name="_Toc66171074"/>
            <w:bookmarkStart w:id="9279" w:name="_Toc66171457"/>
            <w:bookmarkStart w:id="9280" w:name="_Toc66171840"/>
            <w:bookmarkStart w:id="9281" w:name="_Toc70442927"/>
            <w:bookmarkStart w:id="9282" w:name="_Toc70494863"/>
            <w:bookmarkStart w:id="9283" w:name="_Toc70511033"/>
            <w:bookmarkStart w:id="9284" w:name="_Toc70511427"/>
            <w:bookmarkStart w:id="9285" w:name="_Toc70511810"/>
            <w:bookmarkStart w:id="9286" w:name="_Toc70512193"/>
            <w:bookmarkStart w:id="9287" w:name="_Toc89249925"/>
            <w:bookmarkStart w:id="9288" w:name="_Toc89439864"/>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p>
        </w:tc>
        <w:bookmarkStart w:id="9289" w:name="_Toc58586980"/>
        <w:bookmarkStart w:id="9290" w:name="_Toc58938115"/>
        <w:bookmarkStart w:id="9291" w:name="_Toc58939454"/>
        <w:bookmarkStart w:id="9292" w:name="_Toc59108351"/>
        <w:bookmarkStart w:id="9293" w:name="_Toc59300855"/>
        <w:bookmarkStart w:id="9294" w:name="_Toc59303571"/>
        <w:bookmarkStart w:id="9295" w:name="_Toc59515403"/>
        <w:bookmarkStart w:id="9296" w:name="_Toc59628651"/>
        <w:bookmarkStart w:id="9297" w:name="_Toc60752286"/>
        <w:bookmarkStart w:id="9298" w:name="_Toc61061079"/>
        <w:bookmarkStart w:id="9299" w:name="_Toc61516876"/>
        <w:bookmarkStart w:id="9300" w:name="_Toc61517281"/>
        <w:bookmarkStart w:id="9301" w:name="_Toc61517686"/>
        <w:bookmarkStart w:id="9302" w:name="_Toc62469372"/>
        <w:bookmarkStart w:id="9303" w:name="_Toc62469778"/>
        <w:bookmarkStart w:id="9304" w:name="_Toc62806117"/>
        <w:bookmarkStart w:id="9305" w:name="_Toc63148908"/>
        <w:bookmarkStart w:id="9306" w:name="_Toc64530184"/>
        <w:bookmarkStart w:id="9307" w:name="_Toc65959153"/>
        <w:bookmarkStart w:id="9308" w:name="_Toc66036100"/>
        <w:bookmarkStart w:id="9309" w:name="_Toc66169909"/>
        <w:bookmarkStart w:id="9310" w:name="_Toc66170323"/>
        <w:bookmarkStart w:id="9311" w:name="_Toc66171075"/>
        <w:bookmarkStart w:id="9312" w:name="_Toc66171458"/>
        <w:bookmarkStart w:id="9313" w:name="_Toc66171841"/>
        <w:bookmarkStart w:id="9314" w:name="_Toc70442928"/>
        <w:bookmarkStart w:id="9315" w:name="_Toc70494864"/>
        <w:bookmarkStart w:id="9316" w:name="_Toc70511034"/>
        <w:bookmarkStart w:id="9317" w:name="_Toc70511428"/>
        <w:bookmarkStart w:id="9318" w:name="_Toc70511811"/>
        <w:bookmarkStart w:id="9319" w:name="_Toc70512194"/>
        <w:bookmarkStart w:id="9320" w:name="_Toc89249926"/>
        <w:bookmarkStart w:id="9321" w:name="_Toc89439865"/>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tr>
      <w:tr w:rsidR="009A7C67" w:rsidRPr="00B3499B" w:rsidDel="005428B0" w14:paraId="33921F1C" w14:textId="50152BA5" w:rsidTr="00305341">
        <w:trPr>
          <w:trHeight w:val="133"/>
          <w:del w:id="9322" w:author="Strzelczyk, Anthony (A.)" w:date="2020-12-11T13:3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CA3DC" w14:textId="4FCF9DCA" w:rsidR="00C1443D" w:rsidRPr="00B3499B" w:rsidDel="005428B0" w:rsidRDefault="00C1443D">
            <w:pPr>
              <w:spacing w:line="240" w:lineRule="atLeast"/>
              <w:rPr>
                <w:del w:id="9323" w:author="Strzelczyk, Anthony (A.)" w:date="2020-12-11T13:31:00Z"/>
                <w:rFonts w:eastAsiaTheme="minorHAnsi" w:cs="Arial"/>
                <w:b/>
                <w:bCs/>
                <w:sz w:val="16"/>
                <w:szCs w:val="14"/>
              </w:rPr>
              <w:pPrChange w:id="9324" w:author="Strzelczyk, Anthony (A.)" w:date="2020-12-11T12:24:00Z">
                <w:pPr/>
              </w:pPrChange>
            </w:pPr>
            <w:del w:id="9325" w:author="Strzelczyk, Anthony (A.)" w:date="2020-12-11T13:31:00Z">
              <w:r w:rsidRPr="00B3499B" w:rsidDel="005428B0">
                <w:rPr>
                  <w:rFonts w:cs="Arial"/>
                  <w:b/>
                  <w:bCs/>
                  <w:sz w:val="16"/>
                  <w:szCs w:val="14"/>
                </w:rPr>
                <w:delText>Type</w:delText>
              </w:r>
              <w:bookmarkStart w:id="9326" w:name="_Toc58586981"/>
              <w:bookmarkStart w:id="9327" w:name="_Toc58938116"/>
              <w:bookmarkStart w:id="9328" w:name="_Toc58939455"/>
              <w:bookmarkStart w:id="9329" w:name="_Toc59108352"/>
              <w:bookmarkStart w:id="9330" w:name="_Toc59300856"/>
              <w:bookmarkStart w:id="9331" w:name="_Toc59303572"/>
              <w:bookmarkStart w:id="9332" w:name="_Toc59515404"/>
              <w:bookmarkStart w:id="9333" w:name="_Toc59628652"/>
              <w:bookmarkStart w:id="9334" w:name="_Toc60752287"/>
              <w:bookmarkStart w:id="9335" w:name="_Toc61061080"/>
              <w:bookmarkStart w:id="9336" w:name="_Toc61516877"/>
              <w:bookmarkStart w:id="9337" w:name="_Toc61517282"/>
              <w:bookmarkStart w:id="9338" w:name="_Toc61517687"/>
              <w:bookmarkStart w:id="9339" w:name="_Toc62469373"/>
              <w:bookmarkStart w:id="9340" w:name="_Toc62469779"/>
              <w:bookmarkStart w:id="9341" w:name="_Toc62806118"/>
              <w:bookmarkStart w:id="9342" w:name="_Toc63148909"/>
              <w:bookmarkStart w:id="9343" w:name="_Toc64530185"/>
              <w:bookmarkStart w:id="9344" w:name="_Toc65959154"/>
              <w:bookmarkStart w:id="9345" w:name="_Toc66036101"/>
              <w:bookmarkStart w:id="9346" w:name="_Toc66169910"/>
              <w:bookmarkStart w:id="9347" w:name="_Toc66170324"/>
              <w:bookmarkStart w:id="9348" w:name="_Toc66171076"/>
              <w:bookmarkStart w:id="9349" w:name="_Toc66171459"/>
              <w:bookmarkStart w:id="9350" w:name="_Toc66171842"/>
              <w:bookmarkStart w:id="9351" w:name="_Toc70442929"/>
              <w:bookmarkStart w:id="9352" w:name="_Toc70494865"/>
              <w:bookmarkStart w:id="9353" w:name="_Toc70511035"/>
              <w:bookmarkStart w:id="9354" w:name="_Toc70511429"/>
              <w:bookmarkStart w:id="9355" w:name="_Toc70511812"/>
              <w:bookmarkStart w:id="9356" w:name="_Toc70512195"/>
              <w:bookmarkStart w:id="9357" w:name="_Toc89249927"/>
              <w:bookmarkStart w:id="9358" w:name="_Toc89439866"/>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del>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4719EC" w14:textId="72733954" w:rsidR="00C1443D" w:rsidRPr="00B3499B" w:rsidDel="005428B0" w:rsidRDefault="00C1443D">
            <w:pPr>
              <w:spacing w:line="240" w:lineRule="atLeast"/>
              <w:rPr>
                <w:del w:id="9359" w:author="Strzelczyk, Anthony (A.)" w:date="2020-12-11T13:31:00Z"/>
                <w:rFonts w:cs="Arial"/>
                <w:color w:val="000000" w:themeColor="text1"/>
                <w:sz w:val="16"/>
                <w:szCs w:val="14"/>
              </w:rPr>
              <w:pPrChange w:id="9360" w:author="Strzelczyk, Anthony (A.)" w:date="2020-12-11T12:24:00Z">
                <w:pPr/>
              </w:pPrChange>
            </w:pPr>
            <w:del w:id="9361" w:author="Strzelczyk, Anthony (A.)" w:date="2020-12-11T13:31:00Z">
              <w:r w:rsidRPr="00B3499B" w:rsidDel="005428B0">
                <w:rPr>
                  <w:rFonts w:cs="Arial"/>
                  <w:color w:val="000000" w:themeColor="text1"/>
                  <w:sz w:val="16"/>
                  <w:szCs w:val="14"/>
                </w:rPr>
                <w:delText>Reliability</w:delText>
              </w:r>
              <w:bookmarkStart w:id="9362" w:name="_Toc58586982"/>
              <w:bookmarkStart w:id="9363" w:name="_Toc58938117"/>
              <w:bookmarkStart w:id="9364" w:name="_Toc58939456"/>
              <w:bookmarkStart w:id="9365" w:name="_Toc59108353"/>
              <w:bookmarkStart w:id="9366" w:name="_Toc59300857"/>
              <w:bookmarkStart w:id="9367" w:name="_Toc59303573"/>
              <w:bookmarkStart w:id="9368" w:name="_Toc59515405"/>
              <w:bookmarkStart w:id="9369" w:name="_Toc59628653"/>
              <w:bookmarkStart w:id="9370" w:name="_Toc60752288"/>
              <w:bookmarkStart w:id="9371" w:name="_Toc61061081"/>
              <w:bookmarkStart w:id="9372" w:name="_Toc61516878"/>
              <w:bookmarkStart w:id="9373" w:name="_Toc61517283"/>
              <w:bookmarkStart w:id="9374" w:name="_Toc61517688"/>
              <w:bookmarkStart w:id="9375" w:name="_Toc62469374"/>
              <w:bookmarkStart w:id="9376" w:name="_Toc62469780"/>
              <w:bookmarkStart w:id="9377" w:name="_Toc62806119"/>
              <w:bookmarkStart w:id="9378" w:name="_Toc63148910"/>
              <w:bookmarkStart w:id="9379" w:name="_Toc64530186"/>
              <w:bookmarkStart w:id="9380" w:name="_Toc65959155"/>
              <w:bookmarkStart w:id="9381" w:name="_Toc66036102"/>
              <w:bookmarkStart w:id="9382" w:name="_Toc66169911"/>
              <w:bookmarkStart w:id="9383" w:name="_Toc66170325"/>
              <w:bookmarkStart w:id="9384" w:name="_Toc66171077"/>
              <w:bookmarkStart w:id="9385" w:name="_Toc66171460"/>
              <w:bookmarkStart w:id="9386" w:name="_Toc66171843"/>
              <w:bookmarkStart w:id="9387" w:name="_Toc70442930"/>
              <w:bookmarkStart w:id="9388" w:name="_Toc70494866"/>
              <w:bookmarkStart w:id="9389" w:name="_Toc70511036"/>
              <w:bookmarkStart w:id="9390" w:name="_Toc70511430"/>
              <w:bookmarkStart w:id="9391" w:name="_Toc70511813"/>
              <w:bookmarkStart w:id="9392" w:name="_Toc70512196"/>
              <w:bookmarkStart w:id="9393" w:name="_Toc89249928"/>
              <w:bookmarkStart w:id="9394" w:name="_Toc89439867"/>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A34E5" w14:textId="30C3CBF1" w:rsidR="00C1443D" w:rsidRPr="00B3499B" w:rsidDel="005428B0" w:rsidRDefault="00C1443D">
            <w:pPr>
              <w:spacing w:line="240" w:lineRule="atLeast"/>
              <w:rPr>
                <w:del w:id="9395" w:author="Strzelczyk, Anthony (A.)" w:date="2020-12-11T13:31:00Z"/>
                <w:rFonts w:cs="Arial"/>
                <w:b/>
                <w:bCs/>
                <w:sz w:val="16"/>
                <w:szCs w:val="14"/>
              </w:rPr>
              <w:pPrChange w:id="9396" w:author="Strzelczyk, Anthony (A.)" w:date="2020-12-11T12:24:00Z">
                <w:pPr/>
              </w:pPrChange>
            </w:pPr>
            <w:del w:id="9397" w:author="Strzelczyk, Anthony (A.)" w:date="2020-12-11T13:31:00Z">
              <w:r w:rsidRPr="00B3499B" w:rsidDel="005428B0">
                <w:rPr>
                  <w:rFonts w:cs="Arial"/>
                  <w:b/>
                  <w:bCs/>
                  <w:sz w:val="16"/>
                  <w:szCs w:val="14"/>
                </w:rPr>
                <w:delText>Priority</w:delText>
              </w:r>
              <w:bookmarkStart w:id="9398" w:name="_Toc58586983"/>
              <w:bookmarkStart w:id="9399" w:name="_Toc58938118"/>
              <w:bookmarkStart w:id="9400" w:name="_Toc58939457"/>
              <w:bookmarkStart w:id="9401" w:name="_Toc59108354"/>
              <w:bookmarkStart w:id="9402" w:name="_Toc59300858"/>
              <w:bookmarkStart w:id="9403" w:name="_Toc59303574"/>
              <w:bookmarkStart w:id="9404" w:name="_Toc59515406"/>
              <w:bookmarkStart w:id="9405" w:name="_Toc59628654"/>
              <w:bookmarkStart w:id="9406" w:name="_Toc60752289"/>
              <w:bookmarkStart w:id="9407" w:name="_Toc61061082"/>
              <w:bookmarkStart w:id="9408" w:name="_Toc61516879"/>
              <w:bookmarkStart w:id="9409" w:name="_Toc61517284"/>
              <w:bookmarkStart w:id="9410" w:name="_Toc61517689"/>
              <w:bookmarkStart w:id="9411" w:name="_Toc62469375"/>
              <w:bookmarkStart w:id="9412" w:name="_Toc62469781"/>
              <w:bookmarkStart w:id="9413" w:name="_Toc62806120"/>
              <w:bookmarkStart w:id="9414" w:name="_Toc63148911"/>
              <w:bookmarkStart w:id="9415" w:name="_Toc64530187"/>
              <w:bookmarkStart w:id="9416" w:name="_Toc65959156"/>
              <w:bookmarkStart w:id="9417" w:name="_Toc66036103"/>
              <w:bookmarkStart w:id="9418" w:name="_Toc66169912"/>
              <w:bookmarkStart w:id="9419" w:name="_Toc66170326"/>
              <w:bookmarkStart w:id="9420" w:name="_Toc66171078"/>
              <w:bookmarkStart w:id="9421" w:name="_Toc66171461"/>
              <w:bookmarkStart w:id="9422" w:name="_Toc66171844"/>
              <w:bookmarkStart w:id="9423" w:name="_Toc70442931"/>
              <w:bookmarkStart w:id="9424" w:name="_Toc70494867"/>
              <w:bookmarkStart w:id="9425" w:name="_Toc70511037"/>
              <w:bookmarkStart w:id="9426" w:name="_Toc70511431"/>
              <w:bookmarkStart w:id="9427" w:name="_Toc70511814"/>
              <w:bookmarkStart w:id="9428" w:name="_Toc70512197"/>
              <w:bookmarkStart w:id="9429" w:name="_Toc89249929"/>
              <w:bookmarkStart w:id="9430" w:name="_Toc89439868"/>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C1DF2" w14:textId="0A5A20D3" w:rsidR="00C1443D" w:rsidRPr="00B3499B" w:rsidDel="005428B0" w:rsidRDefault="00C1443D">
            <w:pPr>
              <w:spacing w:line="240" w:lineRule="atLeast"/>
              <w:rPr>
                <w:del w:id="9431" w:author="Strzelczyk, Anthony (A.)" w:date="2020-12-11T13:31:00Z"/>
                <w:rFonts w:cs="Arial"/>
                <w:color w:val="000000" w:themeColor="text1"/>
                <w:sz w:val="16"/>
                <w:szCs w:val="14"/>
              </w:rPr>
              <w:pPrChange w:id="9432" w:author="Strzelczyk, Anthony (A.)" w:date="2020-12-11T12:24:00Z">
                <w:pPr/>
              </w:pPrChange>
            </w:pPr>
            <w:del w:id="9433" w:author="Strzelczyk, Anthony (A.)" w:date="2020-12-11T13:31:00Z">
              <w:r w:rsidRPr="00B3499B" w:rsidDel="005428B0">
                <w:rPr>
                  <w:rFonts w:cs="Arial"/>
                  <w:color w:val="000000" w:themeColor="text1"/>
                  <w:sz w:val="16"/>
                  <w:szCs w:val="14"/>
                </w:rPr>
                <w:delText>2 - Medium</w:delText>
              </w:r>
              <w:bookmarkStart w:id="9434" w:name="_Toc58586984"/>
              <w:bookmarkStart w:id="9435" w:name="_Toc58938119"/>
              <w:bookmarkStart w:id="9436" w:name="_Toc58939458"/>
              <w:bookmarkStart w:id="9437" w:name="_Toc59108355"/>
              <w:bookmarkStart w:id="9438" w:name="_Toc59300859"/>
              <w:bookmarkStart w:id="9439" w:name="_Toc59303575"/>
              <w:bookmarkStart w:id="9440" w:name="_Toc59515407"/>
              <w:bookmarkStart w:id="9441" w:name="_Toc59628655"/>
              <w:bookmarkStart w:id="9442" w:name="_Toc60752290"/>
              <w:bookmarkStart w:id="9443" w:name="_Toc61061083"/>
              <w:bookmarkStart w:id="9444" w:name="_Toc61516880"/>
              <w:bookmarkStart w:id="9445" w:name="_Toc61517285"/>
              <w:bookmarkStart w:id="9446" w:name="_Toc61517690"/>
              <w:bookmarkStart w:id="9447" w:name="_Toc62469376"/>
              <w:bookmarkStart w:id="9448" w:name="_Toc62469782"/>
              <w:bookmarkStart w:id="9449" w:name="_Toc62806121"/>
              <w:bookmarkStart w:id="9450" w:name="_Toc63148912"/>
              <w:bookmarkStart w:id="9451" w:name="_Toc64530188"/>
              <w:bookmarkStart w:id="9452" w:name="_Toc65959157"/>
              <w:bookmarkStart w:id="9453" w:name="_Toc66036104"/>
              <w:bookmarkStart w:id="9454" w:name="_Toc66169913"/>
              <w:bookmarkStart w:id="9455" w:name="_Toc66170327"/>
              <w:bookmarkStart w:id="9456" w:name="_Toc66171079"/>
              <w:bookmarkStart w:id="9457" w:name="_Toc66171462"/>
              <w:bookmarkStart w:id="9458" w:name="_Toc66171845"/>
              <w:bookmarkStart w:id="9459" w:name="_Toc70442932"/>
              <w:bookmarkStart w:id="9460" w:name="_Toc70494868"/>
              <w:bookmarkStart w:id="9461" w:name="_Toc70511038"/>
              <w:bookmarkStart w:id="9462" w:name="_Toc70511432"/>
              <w:bookmarkStart w:id="9463" w:name="_Toc70511815"/>
              <w:bookmarkStart w:id="9464" w:name="_Toc70512198"/>
              <w:bookmarkStart w:id="9465" w:name="_Toc89249930"/>
              <w:bookmarkStart w:id="9466" w:name="_Toc89439869"/>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57DD7" w14:textId="1A5B7AE9" w:rsidR="00C1443D" w:rsidRPr="00B3499B" w:rsidDel="005428B0" w:rsidRDefault="00C1443D">
            <w:pPr>
              <w:spacing w:line="240" w:lineRule="atLeast"/>
              <w:ind w:left="128"/>
              <w:rPr>
                <w:del w:id="9467" w:author="Strzelczyk, Anthony (A.)" w:date="2020-12-11T13:31:00Z"/>
                <w:rFonts w:cs="Arial"/>
                <w:b/>
                <w:bCs/>
                <w:sz w:val="16"/>
                <w:szCs w:val="14"/>
              </w:rPr>
              <w:pPrChange w:id="9468" w:author="Strzelczyk, Anthony (A.)" w:date="2020-12-11T12:24:00Z">
                <w:pPr>
                  <w:ind w:left="128"/>
                </w:pPr>
              </w:pPrChange>
            </w:pPr>
            <w:del w:id="9469" w:author="Strzelczyk, Anthony (A.)" w:date="2020-12-11T13:31:00Z">
              <w:r w:rsidRPr="00B3499B" w:rsidDel="005428B0">
                <w:rPr>
                  <w:rFonts w:cs="Arial"/>
                  <w:b/>
                  <w:bCs/>
                  <w:sz w:val="16"/>
                  <w:szCs w:val="14"/>
                </w:rPr>
                <w:delText>Status</w:delText>
              </w:r>
              <w:bookmarkStart w:id="9470" w:name="_Toc58586985"/>
              <w:bookmarkStart w:id="9471" w:name="_Toc58938120"/>
              <w:bookmarkStart w:id="9472" w:name="_Toc58939459"/>
              <w:bookmarkStart w:id="9473" w:name="_Toc59108356"/>
              <w:bookmarkStart w:id="9474" w:name="_Toc59300860"/>
              <w:bookmarkStart w:id="9475" w:name="_Toc59303576"/>
              <w:bookmarkStart w:id="9476" w:name="_Toc59515408"/>
              <w:bookmarkStart w:id="9477" w:name="_Toc59628656"/>
              <w:bookmarkStart w:id="9478" w:name="_Toc60752291"/>
              <w:bookmarkStart w:id="9479" w:name="_Toc61061084"/>
              <w:bookmarkStart w:id="9480" w:name="_Toc61516881"/>
              <w:bookmarkStart w:id="9481" w:name="_Toc61517286"/>
              <w:bookmarkStart w:id="9482" w:name="_Toc61517691"/>
              <w:bookmarkStart w:id="9483" w:name="_Toc62469377"/>
              <w:bookmarkStart w:id="9484" w:name="_Toc62469783"/>
              <w:bookmarkStart w:id="9485" w:name="_Toc62806122"/>
              <w:bookmarkStart w:id="9486" w:name="_Toc63148913"/>
              <w:bookmarkStart w:id="9487" w:name="_Toc64530189"/>
              <w:bookmarkStart w:id="9488" w:name="_Toc65959158"/>
              <w:bookmarkStart w:id="9489" w:name="_Toc66036105"/>
              <w:bookmarkStart w:id="9490" w:name="_Toc66169914"/>
              <w:bookmarkStart w:id="9491" w:name="_Toc66170328"/>
              <w:bookmarkStart w:id="9492" w:name="_Toc66171080"/>
              <w:bookmarkStart w:id="9493" w:name="_Toc66171463"/>
              <w:bookmarkStart w:id="9494" w:name="_Toc66171846"/>
              <w:bookmarkStart w:id="9495" w:name="_Toc70442933"/>
              <w:bookmarkStart w:id="9496" w:name="_Toc70494869"/>
              <w:bookmarkStart w:id="9497" w:name="_Toc70511039"/>
              <w:bookmarkStart w:id="9498" w:name="_Toc70511433"/>
              <w:bookmarkStart w:id="9499" w:name="_Toc70511816"/>
              <w:bookmarkStart w:id="9500" w:name="_Toc70512199"/>
              <w:bookmarkStart w:id="9501" w:name="_Toc89249931"/>
              <w:bookmarkStart w:id="9502" w:name="_Toc89439870"/>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999266" w14:textId="4286FFEE" w:rsidR="00C1443D" w:rsidDel="005428B0" w:rsidRDefault="00C1443D">
            <w:pPr>
              <w:spacing w:line="240" w:lineRule="atLeast"/>
              <w:rPr>
                <w:del w:id="9503" w:author="Strzelczyk, Anthony (A.)" w:date="2020-12-11T13:31:00Z"/>
              </w:rPr>
              <w:pPrChange w:id="9504" w:author="Strzelczyk, Anthony (A.)" w:date="2020-12-11T12:24:00Z">
                <w:pPr/>
              </w:pPrChange>
            </w:pPr>
            <w:bookmarkStart w:id="9505" w:name="_Toc58586986"/>
            <w:bookmarkStart w:id="9506" w:name="_Toc58938121"/>
            <w:bookmarkStart w:id="9507" w:name="_Toc58939460"/>
            <w:bookmarkStart w:id="9508" w:name="_Toc59108357"/>
            <w:bookmarkStart w:id="9509" w:name="_Toc59300861"/>
            <w:bookmarkStart w:id="9510" w:name="_Toc59303577"/>
            <w:bookmarkStart w:id="9511" w:name="_Toc59515409"/>
            <w:bookmarkStart w:id="9512" w:name="_Toc59628657"/>
            <w:bookmarkStart w:id="9513" w:name="_Toc60752292"/>
            <w:bookmarkStart w:id="9514" w:name="_Toc61061085"/>
            <w:bookmarkStart w:id="9515" w:name="_Toc61516882"/>
            <w:bookmarkStart w:id="9516" w:name="_Toc61517287"/>
            <w:bookmarkStart w:id="9517" w:name="_Toc61517692"/>
            <w:bookmarkStart w:id="9518" w:name="_Toc62469378"/>
            <w:bookmarkStart w:id="9519" w:name="_Toc62469784"/>
            <w:bookmarkStart w:id="9520" w:name="_Toc62806123"/>
            <w:bookmarkStart w:id="9521" w:name="_Toc63148914"/>
            <w:bookmarkStart w:id="9522" w:name="_Toc64530190"/>
            <w:bookmarkStart w:id="9523" w:name="_Toc65959159"/>
            <w:bookmarkStart w:id="9524" w:name="_Toc66036106"/>
            <w:bookmarkStart w:id="9525" w:name="_Toc66169915"/>
            <w:bookmarkStart w:id="9526" w:name="_Toc66170329"/>
            <w:bookmarkStart w:id="9527" w:name="_Toc66171081"/>
            <w:bookmarkStart w:id="9528" w:name="_Toc66171464"/>
            <w:bookmarkStart w:id="9529" w:name="_Toc66171847"/>
            <w:bookmarkStart w:id="9530" w:name="_Toc70442934"/>
            <w:bookmarkStart w:id="9531" w:name="_Toc70494870"/>
            <w:bookmarkStart w:id="9532" w:name="_Toc70511040"/>
            <w:bookmarkStart w:id="9533" w:name="_Toc70511434"/>
            <w:bookmarkStart w:id="9534" w:name="_Toc70511817"/>
            <w:bookmarkStart w:id="9535" w:name="_Toc70512200"/>
            <w:bookmarkStart w:id="9536" w:name="_Toc89249932"/>
            <w:bookmarkStart w:id="9537" w:name="_Toc89439871"/>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p>
        </w:tc>
        <w:bookmarkStart w:id="9538" w:name="_Toc58586987"/>
        <w:bookmarkStart w:id="9539" w:name="_Toc58938122"/>
        <w:bookmarkStart w:id="9540" w:name="_Toc58939461"/>
        <w:bookmarkStart w:id="9541" w:name="_Toc59108358"/>
        <w:bookmarkStart w:id="9542" w:name="_Toc59300862"/>
        <w:bookmarkStart w:id="9543" w:name="_Toc59303578"/>
        <w:bookmarkStart w:id="9544" w:name="_Toc59515410"/>
        <w:bookmarkStart w:id="9545" w:name="_Toc59628658"/>
        <w:bookmarkStart w:id="9546" w:name="_Toc60752293"/>
        <w:bookmarkStart w:id="9547" w:name="_Toc61061086"/>
        <w:bookmarkStart w:id="9548" w:name="_Toc61516883"/>
        <w:bookmarkStart w:id="9549" w:name="_Toc61517288"/>
        <w:bookmarkStart w:id="9550" w:name="_Toc61517693"/>
        <w:bookmarkStart w:id="9551" w:name="_Toc62469379"/>
        <w:bookmarkStart w:id="9552" w:name="_Toc62469785"/>
        <w:bookmarkStart w:id="9553" w:name="_Toc62806124"/>
        <w:bookmarkStart w:id="9554" w:name="_Toc63148915"/>
        <w:bookmarkStart w:id="9555" w:name="_Toc64530191"/>
        <w:bookmarkStart w:id="9556" w:name="_Toc65959160"/>
        <w:bookmarkStart w:id="9557" w:name="_Toc66036107"/>
        <w:bookmarkStart w:id="9558" w:name="_Toc66169916"/>
        <w:bookmarkStart w:id="9559" w:name="_Toc66170330"/>
        <w:bookmarkStart w:id="9560" w:name="_Toc66171082"/>
        <w:bookmarkStart w:id="9561" w:name="_Toc66171465"/>
        <w:bookmarkStart w:id="9562" w:name="_Toc66171848"/>
        <w:bookmarkStart w:id="9563" w:name="_Toc70442935"/>
        <w:bookmarkStart w:id="9564" w:name="_Toc70494871"/>
        <w:bookmarkStart w:id="9565" w:name="_Toc70511041"/>
        <w:bookmarkStart w:id="9566" w:name="_Toc70511435"/>
        <w:bookmarkStart w:id="9567" w:name="_Toc70511818"/>
        <w:bookmarkStart w:id="9568" w:name="_Toc70512201"/>
        <w:bookmarkStart w:id="9569" w:name="_Toc89249933"/>
        <w:bookmarkStart w:id="9570" w:name="_Toc89439872"/>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tr>
    </w:tbl>
    <w:p w14:paraId="07C036AA" w14:textId="57383F24" w:rsidR="00B61E09" w:rsidRPr="00C33509" w:rsidDel="005428B0" w:rsidRDefault="00B61E09">
      <w:pPr>
        <w:pStyle w:val="BodyText"/>
        <w:spacing w:line="240" w:lineRule="atLeast"/>
        <w:rPr>
          <w:del w:id="9571" w:author="Strzelczyk, Anthony (A.)" w:date="2020-12-11T13:31:00Z"/>
          <w:lang w:val="en-US"/>
        </w:rPr>
        <w:pPrChange w:id="9572" w:author="Strzelczyk, Anthony (A.)" w:date="2020-12-11T12:24:00Z">
          <w:pPr>
            <w:pStyle w:val="BodyText"/>
          </w:pPr>
        </w:pPrChange>
      </w:pPr>
      <w:bookmarkStart w:id="9573" w:name="_Toc58586988"/>
      <w:bookmarkStart w:id="9574" w:name="_Toc58938123"/>
      <w:bookmarkStart w:id="9575" w:name="_Toc58939462"/>
      <w:bookmarkStart w:id="9576" w:name="_Toc59108359"/>
      <w:bookmarkStart w:id="9577" w:name="_Toc59300863"/>
      <w:bookmarkStart w:id="9578" w:name="_Toc59303579"/>
      <w:bookmarkStart w:id="9579" w:name="_Toc59515411"/>
      <w:bookmarkStart w:id="9580" w:name="_Toc59628659"/>
      <w:bookmarkStart w:id="9581" w:name="_Toc60752294"/>
      <w:bookmarkStart w:id="9582" w:name="_Toc61061087"/>
      <w:bookmarkStart w:id="9583" w:name="_Toc61516884"/>
      <w:bookmarkStart w:id="9584" w:name="_Toc61517289"/>
      <w:bookmarkStart w:id="9585" w:name="_Toc61517694"/>
      <w:bookmarkStart w:id="9586" w:name="_Toc62469380"/>
      <w:bookmarkStart w:id="9587" w:name="_Toc62469786"/>
      <w:bookmarkStart w:id="9588" w:name="_Toc62806125"/>
      <w:bookmarkStart w:id="9589" w:name="_Toc63148916"/>
      <w:bookmarkStart w:id="9590" w:name="_Toc64530192"/>
      <w:bookmarkStart w:id="9591" w:name="_Toc65959161"/>
      <w:bookmarkStart w:id="9592" w:name="_Toc66036108"/>
      <w:bookmarkStart w:id="9593" w:name="_Toc66169917"/>
      <w:bookmarkStart w:id="9594" w:name="_Toc66170331"/>
      <w:bookmarkStart w:id="9595" w:name="_Toc66171083"/>
      <w:bookmarkStart w:id="9596" w:name="_Toc66171466"/>
      <w:bookmarkStart w:id="9597" w:name="_Toc66171849"/>
      <w:bookmarkStart w:id="9598" w:name="_Toc70442936"/>
      <w:bookmarkStart w:id="9599" w:name="_Toc70494872"/>
      <w:bookmarkStart w:id="9600" w:name="_Toc70511042"/>
      <w:bookmarkStart w:id="9601" w:name="_Toc70511436"/>
      <w:bookmarkStart w:id="9602" w:name="_Toc70511819"/>
      <w:bookmarkStart w:id="9603" w:name="_Toc70512202"/>
      <w:bookmarkStart w:id="9604" w:name="_Toc89249934"/>
      <w:bookmarkStart w:id="9605" w:name="_Toc89439873"/>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p>
    <w:p w14:paraId="73FDC1CA" w14:textId="77777777" w:rsidR="008759BF" w:rsidRDefault="008759BF">
      <w:pPr>
        <w:pStyle w:val="Heading2"/>
        <w:tabs>
          <w:tab w:val="num" w:pos="718"/>
        </w:tabs>
        <w:spacing w:line="240" w:lineRule="atLeast"/>
        <w:ind w:left="601" w:hanging="601"/>
        <w:pPrChange w:id="9606" w:author="Strzelczyk, Anthony (A.)" w:date="2020-12-11T12:24:00Z">
          <w:pPr>
            <w:pStyle w:val="Heading2"/>
            <w:tabs>
              <w:tab w:val="num" w:pos="718"/>
            </w:tabs>
            <w:ind w:left="601" w:hanging="601"/>
          </w:pPr>
        </w:pPrChange>
      </w:pPr>
      <w:bookmarkStart w:id="9607" w:name="_Toc89439874"/>
      <w:r>
        <w:t>HMI Requirements</w:t>
      </w:r>
      <w:bookmarkEnd w:id="9607"/>
    </w:p>
    <w:p w14:paraId="519D6072" w14:textId="6DA94234" w:rsidR="005428B0" w:rsidDel="005428B0" w:rsidRDefault="005428B0">
      <w:pPr>
        <w:spacing w:line="240" w:lineRule="atLeast"/>
        <w:rPr>
          <w:del w:id="9608" w:author="Strzelczyk, Anthony (A.)" w:date="2020-12-11T13:33:00Z"/>
        </w:rPr>
        <w:pPrChange w:id="9609" w:author="Strzelczyk, Anthony (A.)" w:date="2020-12-11T12:24:00Z">
          <w:pPr/>
        </w:pPrChange>
      </w:pPr>
    </w:p>
    <w:p w14:paraId="13CD9A3A" w14:textId="512ECBC7" w:rsidR="00C1443D" w:rsidRPr="0017445F" w:rsidDel="005428B0" w:rsidRDefault="00C1443D">
      <w:pPr>
        <w:pStyle w:val="RERequirement"/>
        <w:shd w:val="clear" w:color="auto" w:fill="F2F2F2" w:themeFill="background1" w:themeFillShade="F2"/>
        <w:spacing w:line="240" w:lineRule="atLeast"/>
        <w:rPr>
          <w:del w:id="9610" w:author="Strzelczyk, Anthony (A.)" w:date="2020-12-11T13:33:00Z"/>
        </w:rPr>
        <w:pPrChange w:id="9611" w:author="Strzelczyk, Anthony (A.)" w:date="2020-12-11T12:24:00Z">
          <w:pPr>
            <w:pStyle w:val="RERequirement"/>
            <w:shd w:val="clear" w:color="auto" w:fill="F2F2F2" w:themeFill="background1" w:themeFillShade="F2"/>
          </w:pPr>
        </w:pPrChange>
      </w:pPr>
      <w:bookmarkStart w:id="9612" w:name="_e3c952653f33eb7addf6f4a9da3f6687"/>
      <w:bookmarkEnd w:id="9612"/>
      <w:del w:id="9613" w:author="Strzelczyk, Anthony (A.)" w:date="2020-12-11T13:33:00Z">
        <w:r w:rsidDel="005428B0">
          <w:delText xml:space="preserve"> Front Fog Light Telltale</w:delText>
        </w:r>
      </w:del>
    </w:p>
    <w:p w14:paraId="51A25E30" w14:textId="556DB310" w:rsidR="00C1443D" w:rsidDel="005428B0" w:rsidRDefault="00C1443D">
      <w:pPr>
        <w:spacing w:line="240" w:lineRule="atLeast"/>
        <w:rPr>
          <w:del w:id="9614" w:author="Strzelczyk, Anthony (A.)" w:date="2020-12-11T13:33:00Z"/>
          <w:rFonts w:cs="Arial"/>
        </w:rPr>
        <w:pPrChange w:id="9615" w:author="Strzelczyk, Anthony (A.)" w:date="2020-12-11T12:24:00Z">
          <w:pPr/>
        </w:pPrChange>
      </w:pPr>
      <w:del w:id="9616" w:author="Strzelczyk, Anthony (A.)" w:date="2020-12-11T13:33:00Z">
        <w:r w:rsidDel="005428B0">
          <w:rPr>
            <w:rFonts w:cs="Arial"/>
          </w:rPr>
          <w:delText>For ECE Regions: The Feature shall have a Telltale in compliance with ECE R121.</w:delText>
        </w:r>
      </w:del>
    </w:p>
    <w:p w14:paraId="5D043D57" w14:textId="6C7B3EDB" w:rsidR="00C1443D" w:rsidDel="005428B0" w:rsidRDefault="00C1443D">
      <w:pPr>
        <w:spacing w:line="240" w:lineRule="atLeast"/>
        <w:rPr>
          <w:del w:id="9617" w:author="Strzelczyk, Anthony (A.)" w:date="2020-12-11T13:33:00Z"/>
          <w:rFonts w:cs="Arial"/>
        </w:rPr>
        <w:pPrChange w:id="9618" w:author="Strzelczyk, Anthony (A.)" w:date="2020-12-11T12:24:00Z">
          <w:pPr/>
        </w:pPrChange>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1443D" w:rsidRPr="00B3499B" w:rsidDel="005428B0" w14:paraId="77C24103" w14:textId="7C723F83" w:rsidTr="00305341">
        <w:trPr>
          <w:del w:id="9619" w:author="Strzelczyk, Anthony (A.)" w:date="2020-12-11T13:33: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B20DA6" w14:textId="32C64C84" w:rsidR="00C1443D" w:rsidRPr="00B3499B" w:rsidDel="005428B0" w:rsidRDefault="00C1443D">
            <w:pPr>
              <w:spacing w:line="240" w:lineRule="atLeast"/>
              <w:rPr>
                <w:del w:id="9620" w:author="Strzelczyk, Anthony (A.)" w:date="2020-12-11T13:33:00Z"/>
                <w:rFonts w:eastAsiaTheme="minorHAnsi" w:cs="Arial"/>
                <w:bCs/>
                <w:color w:val="808080" w:themeColor="background1" w:themeShade="80"/>
                <w:sz w:val="16"/>
                <w:szCs w:val="14"/>
              </w:rPr>
              <w:pPrChange w:id="9621" w:author="Strzelczyk, Anthony (A.)" w:date="2020-12-11T12:24:00Z">
                <w:pPr/>
              </w:pPrChange>
            </w:pPr>
            <w:del w:id="9622" w:author="Strzelczyk, Anthony (A.)" w:date="2020-12-11T13:33:00Z">
              <w:r w:rsidRPr="00B3499B" w:rsidDel="005428B0">
                <w:rPr>
                  <w:rFonts w:cs="Arial"/>
                  <w:bCs/>
                  <w:color w:val="808080" w:themeColor="background1" w:themeShade="80"/>
                  <w:sz w:val="16"/>
                  <w:szCs w:val="14"/>
                </w:rPr>
                <w:delText xml:space="preserve">Requirement ID: </w:delText>
              </w:r>
            </w:del>
          </w:p>
        </w:tc>
      </w:tr>
      <w:tr w:rsidR="00C1443D" w:rsidRPr="00B3499B" w:rsidDel="005428B0" w14:paraId="1C02AB9F" w14:textId="5E0F31CE" w:rsidTr="00305341">
        <w:trPr>
          <w:del w:id="9623" w:author="Strzelczyk, Anthony (A.)" w:date="2020-12-11T13:3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51AA1" w14:textId="5CEE73D2" w:rsidR="00C1443D" w:rsidRPr="00B3499B" w:rsidDel="005428B0" w:rsidRDefault="00C1443D">
            <w:pPr>
              <w:spacing w:line="240" w:lineRule="atLeast"/>
              <w:rPr>
                <w:del w:id="9624" w:author="Strzelczyk, Anthony (A.)" w:date="2020-12-11T13:33:00Z"/>
                <w:rFonts w:eastAsiaTheme="minorHAnsi" w:cs="Arial"/>
                <w:b/>
                <w:bCs/>
                <w:sz w:val="16"/>
                <w:szCs w:val="14"/>
              </w:rPr>
              <w:pPrChange w:id="9625" w:author="Strzelczyk, Anthony (A.)" w:date="2020-12-11T12:24:00Z">
                <w:pPr/>
              </w:pPrChange>
            </w:pPr>
            <w:del w:id="9626" w:author="Strzelczyk, Anthony (A.)" w:date="2020-12-11T13:33:00Z">
              <w:r w:rsidRPr="00B3499B" w:rsidDel="005428B0">
                <w:rPr>
                  <w:rFonts w:cs="Arial"/>
                  <w:b/>
                  <w:bCs/>
                  <w:sz w:val="16"/>
                  <w:szCs w:val="14"/>
                </w:rPr>
                <w:delText>Rationale</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B8D25" w14:textId="42DE1D19" w:rsidR="00C1443D" w:rsidDel="005428B0" w:rsidRDefault="00C1443D">
            <w:pPr>
              <w:spacing w:line="240" w:lineRule="atLeast"/>
              <w:rPr>
                <w:del w:id="9627" w:author="Strzelczyk, Anthony (A.)" w:date="2020-12-11T13:33:00Z"/>
              </w:rPr>
              <w:pPrChange w:id="9628" w:author="Strzelczyk, Anthony (A.)" w:date="2020-12-11T12:24:00Z">
                <w:pPr/>
              </w:pPrChange>
            </w:pPr>
          </w:p>
        </w:tc>
      </w:tr>
      <w:tr w:rsidR="00C1443D" w:rsidRPr="00B3499B" w:rsidDel="005428B0" w14:paraId="0E4A571A" w14:textId="52074E99" w:rsidTr="00305341">
        <w:trPr>
          <w:del w:id="9629" w:author="Strzelczyk, Anthony (A.)" w:date="2020-12-11T13:3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EAACF" w14:textId="19251BFE" w:rsidR="00C1443D" w:rsidRPr="00B3499B" w:rsidDel="005428B0" w:rsidRDefault="00C1443D">
            <w:pPr>
              <w:spacing w:line="240" w:lineRule="atLeast"/>
              <w:rPr>
                <w:del w:id="9630" w:author="Strzelczyk, Anthony (A.)" w:date="2020-12-11T13:33:00Z"/>
                <w:rFonts w:eastAsiaTheme="minorHAnsi" w:cs="Arial"/>
                <w:b/>
                <w:bCs/>
                <w:sz w:val="16"/>
                <w:szCs w:val="14"/>
              </w:rPr>
              <w:pPrChange w:id="9631" w:author="Strzelczyk, Anthony (A.)" w:date="2020-12-11T12:24:00Z">
                <w:pPr/>
              </w:pPrChange>
            </w:pPr>
            <w:del w:id="9632" w:author="Strzelczyk, Anthony (A.)" w:date="2020-12-11T13:33:00Z">
              <w:r w:rsidRPr="00B3499B" w:rsidDel="005428B0">
                <w:rPr>
                  <w:rFonts w:cs="Arial"/>
                  <w:b/>
                  <w:bCs/>
                  <w:sz w:val="16"/>
                  <w:szCs w:val="14"/>
                </w:rPr>
                <w:delText>Acceptance Criteria</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B9BF1" w14:textId="3FAFB032" w:rsidR="00C1443D" w:rsidDel="005428B0" w:rsidRDefault="00C1443D">
            <w:pPr>
              <w:spacing w:line="240" w:lineRule="atLeast"/>
              <w:rPr>
                <w:del w:id="9633" w:author="Strzelczyk, Anthony (A.)" w:date="2020-12-11T13:33:00Z"/>
              </w:rPr>
              <w:pPrChange w:id="9634" w:author="Strzelczyk, Anthony (A.)" w:date="2020-12-11T12:24:00Z">
                <w:pPr/>
              </w:pPrChange>
            </w:pPr>
          </w:p>
        </w:tc>
      </w:tr>
      <w:tr w:rsidR="00C1443D" w:rsidRPr="00B3499B" w:rsidDel="005428B0" w14:paraId="15116C8E" w14:textId="662B66DB" w:rsidTr="00305341">
        <w:trPr>
          <w:del w:id="9635" w:author="Strzelczyk, Anthony (A.)" w:date="2020-12-11T13:3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C3F4F" w14:textId="43A8390A" w:rsidR="00C1443D" w:rsidRPr="00B3499B" w:rsidDel="005428B0" w:rsidRDefault="00C1443D">
            <w:pPr>
              <w:spacing w:line="240" w:lineRule="atLeast"/>
              <w:rPr>
                <w:del w:id="9636" w:author="Strzelczyk, Anthony (A.)" w:date="2020-12-11T13:33:00Z"/>
                <w:rFonts w:cs="Arial"/>
                <w:sz w:val="16"/>
                <w:szCs w:val="14"/>
              </w:rPr>
              <w:pPrChange w:id="9637" w:author="Strzelczyk, Anthony (A.)" w:date="2020-12-11T12:24:00Z">
                <w:pPr/>
              </w:pPrChange>
            </w:pPr>
            <w:del w:id="9638" w:author="Strzelczyk, Anthony (A.)" w:date="2020-12-11T13:33:00Z">
              <w:r w:rsidRPr="00B3499B" w:rsidDel="005428B0">
                <w:rPr>
                  <w:rFonts w:cs="Arial"/>
                  <w:b/>
                  <w:bCs/>
                  <w:sz w:val="16"/>
                  <w:szCs w:val="14"/>
                </w:rPr>
                <w:delText>Notes</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5A2BF" w14:textId="27A0FD8A" w:rsidR="00C1443D" w:rsidDel="005428B0" w:rsidRDefault="00C1443D">
            <w:pPr>
              <w:spacing w:line="240" w:lineRule="atLeast"/>
              <w:rPr>
                <w:del w:id="9639" w:author="Strzelczyk, Anthony (A.)" w:date="2020-12-11T13:33:00Z"/>
              </w:rPr>
              <w:pPrChange w:id="9640" w:author="Strzelczyk, Anthony (A.)" w:date="2020-12-11T12:24:00Z">
                <w:pPr/>
              </w:pPrChange>
            </w:pPr>
          </w:p>
        </w:tc>
      </w:tr>
      <w:tr w:rsidR="00C1443D" w:rsidRPr="00B3499B" w:rsidDel="005428B0" w14:paraId="0098A752" w14:textId="59892434" w:rsidTr="00305341">
        <w:trPr>
          <w:del w:id="9641" w:author="Strzelczyk, Anthony (A.)" w:date="2020-12-11T13:3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E3E1B" w14:textId="1FFD3E24" w:rsidR="00C1443D" w:rsidRPr="00B3499B" w:rsidDel="005428B0" w:rsidRDefault="00C1443D">
            <w:pPr>
              <w:spacing w:line="240" w:lineRule="atLeast"/>
              <w:rPr>
                <w:del w:id="9642" w:author="Strzelczyk, Anthony (A.)" w:date="2020-12-11T13:33:00Z"/>
                <w:rFonts w:cs="Arial"/>
                <w:b/>
                <w:bCs/>
                <w:sz w:val="16"/>
                <w:szCs w:val="14"/>
              </w:rPr>
              <w:pPrChange w:id="9643" w:author="Strzelczyk, Anthony (A.)" w:date="2020-12-11T12:24:00Z">
                <w:pPr/>
              </w:pPrChange>
            </w:pPr>
            <w:del w:id="9644" w:author="Strzelczyk, Anthony (A.)" w:date="2020-12-11T13:33:00Z">
              <w:r w:rsidRPr="00B3499B" w:rsidDel="005428B0">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16653" w14:textId="790E262A" w:rsidR="00C1443D" w:rsidRPr="00B3499B" w:rsidDel="005428B0" w:rsidRDefault="00C1443D">
            <w:pPr>
              <w:spacing w:line="240" w:lineRule="atLeast"/>
              <w:rPr>
                <w:del w:id="9645" w:author="Strzelczyk, Anthony (A.)" w:date="2020-12-11T13:33:00Z"/>
                <w:rFonts w:cs="Arial"/>
                <w:color w:val="000000" w:themeColor="text1"/>
                <w:sz w:val="16"/>
                <w:szCs w:val="14"/>
              </w:rPr>
              <w:pPrChange w:id="9646" w:author="Strzelczyk, Anthony (A.)" w:date="2020-12-11T12:24:00Z">
                <w:pPr/>
              </w:pPrChange>
            </w:pPr>
            <w:del w:id="9647" w:author="Strzelczyk, Anthony (A.)" w:date="2020-12-11T13:33:00Z">
              <w:r w:rsidRPr="00B3499B" w:rsidDel="005428B0">
                <w:rPr>
                  <w:rFonts w:cs="Arial"/>
                  <w:color w:val="000000" w:themeColor="text1"/>
                  <w:sz w:val="16"/>
                  <w:szCs w:val="14"/>
                </w:rPr>
                <w:delText>ECE R121</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F7A28" w14:textId="27470BC9" w:rsidR="00C1443D" w:rsidRPr="00B3499B" w:rsidDel="005428B0" w:rsidRDefault="00C1443D">
            <w:pPr>
              <w:spacing w:line="240" w:lineRule="atLeast"/>
              <w:ind w:left="139"/>
              <w:rPr>
                <w:del w:id="9648" w:author="Strzelczyk, Anthony (A.)" w:date="2020-12-11T13:33:00Z"/>
                <w:rFonts w:cs="Arial"/>
                <w:b/>
                <w:bCs/>
                <w:sz w:val="16"/>
                <w:szCs w:val="14"/>
              </w:rPr>
              <w:pPrChange w:id="9649" w:author="Strzelczyk, Anthony (A.)" w:date="2020-12-11T12:24:00Z">
                <w:pPr>
                  <w:ind w:left="139"/>
                </w:pPr>
              </w:pPrChange>
            </w:pPr>
            <w:del w:id="9650" w:author="Strzelczyk, Anthony (A.)" w:date="2020-12-11T13:33:00Z">
              <w:r w:rsidRPr="00B3499B" w:rsidDel="005428B0">
                <w:rPr>
                  <w:rFonts w:cs="Arial"/>
                  <w:b/>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E420D" w14:textId="6B9BF815" w:rsidR="00C1443D" w:rsidDel="005428B0" w:rsidRDefault="00C1443D">
            <w:pPr>
              <w:spacing w:line="240" w:lineRule="atLeast"/>
              <w:rPr>
                <w:del w:id="9651" w:author="Strzelczyk, Anthony (A.)" w:date="2020-12-11T13:33:00Z"/>
              </w:rPr>
              <w:pPrChange w:id="9652" w:author="Strzelczyk, Anthony (A.)" w:date="2020-12-11T12:24:00Z">
                <w:pPr/>
              </w:pPrChange>
            </w:pPr>
          </w:p>
        </w:tc>
      </w:tr>
      <w:tr w:rsidR="00C1443D" w:rsidRPr="00B3499B" w:rsidDel="005428B0" w14:paraId="0A491F5E" w14:textId="35932350" w:rsidTr="00305341">
        <w:trPr>
          <w:del w:id="9653" w:author="Strzelczyk, Anthony (A.)" w:date="2020-12-11T13:3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7A9E9" w14:textId="6E18C360" w:rsidR="00C1443D" w:rsidRPr="00B3499B" w:rsidDel="005428B0" w:rsidRDefault="00C1443D">
            <w:pPr>
              <w:spacing w:line="240" w:lineRule="atLeast"/>
              <w:rPr>
                <w:del w:id="9654" w:author="Strzelczyk, Anthony (A.)" w:date="2020-12-11T13:33:00Z"/>
                <w:rFonts w:cs="Arial"/>
                <w:b/>
                <w:bCs/>
                <w:sz w:val="16"/>
                <w:szCs w:val="14"/>
              </w:rPr>
              <w:pPrChange w:id="9655" w:author="Strzelczyk, Anthony (A.)" w:date="2020-12-11T12:24:00Z">
                <w:pPr/>
              </w:pPrChange>
            </w:pPr>
            <w:del w:id="9656" w:author="Strzelczyk, Anthony (A.)" w:date="2020-12-11T13:33:00Z">
              <w:r w:rsidRPr="00B3499B" w:rsidDel="005428B0">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E4787" w14:textId="3F2565AF" w:rsidR="00C1443D" w:rsidRPr="00B3499B" w:rsidDel="005428B0" w:rsidRDefault="00C1443D">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9657" w:author="Strzelczyk, Anthony (A.)" w:date="2020-12-11T13:33:00Z"/>
                <w:rFonts w:ascii="Arial" w:hAnsi="Arial" w:cs="Arial"/>
                <w:color w:val="000000" w:themeColor="text1"/>
                <w:sz w:val="16"/>
                <w:szCs w:val="16"/>
              </w:rPr>
              <w:pPrChange w:id="9658"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9659" w:author="Strzelczyk, Anthony (A.)" w:date="2020-12-11T13:33:00Z">
              <w:r w:rsidDel="005428B0">
                <w:rPr>
                  <w:noProof/>
                </w:rPr>
                <w:drawing>
                  <wp:inline distT="0" distB="0" distL="0" distR="0" wp14:anchorId="0F7EE356" wp14:editId="11E41357">
                    <wp:extent cx="152400" cy="152400"/>
                    <wp:effectExtent l="0" t="0" r="0" b="0"/>
                    <wp:docPr id="16" name="Picture -581134661.jpg" descr="-581134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1134661.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5428B0">
                <w:rPr>
                  <w:rFonts w:ascii="Arial" w:hAnsi="Arial" w:cs="Arial"/>
                  <w:color w:val="000000" w:themeColor="text1"/>
                  <w:sz w:val="16"/>
                  <w:szCs w:val="16"/>
                </w:rPr>
                <w:delText xml:space="preserve">   Compliance with ECE R121</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B0366" w14:textId="5107FCED" w:rsidR="00C1443D" w:rsidRPr="00B3499B" w:rsidDel="005428B0" w:rsidRDefault="00C1443D">
            <w:pPr>
              <w:spacing w:line="240" w:lineRule="atLeast"/>
              <w:ind w:left="139"/>
              <w:rPr>
                <w:del w:id="9660" w:author="Strzelczyk, Anthony (A.)" w:date="2020-12-11T13:33:00Z"/>
                <w:rFonts w:cs="Arial"/>
                <w:b/>
                <w:bCs/>
                <w:sz w:val="16"/>
                <w:szCs w:val="16"/>
              </w:rPr>
              <w:pPrChange w:id="9661" w:author="Strzelczyk, Anthony (A.)" w:date="2020-12-11T12:24:00Z">
                <w:pPr>
                  <w:ind w:left="139"/>
                </w:pPr>
              </w:pPrChange>
            </w:pPr>
            <w:del w:id="9662" w:author="Strzelczyk, Anthony (A.)" w:date="2020-12-11T13:33:00Z">
              <w:r w:rsidRPr="00B3499B" w:rsidDel="005428B0">
                <w:rPr>
                  <w:rFonts w:cs="Arial"/>
                  <w:b/>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E358C" w14:textId="3A7F0297" w:rsidR="00C1443D" w:rsidDel="005428B0" w:rsidRDefault="00C1443D">
            <w:pPr>
              <w:spacing w:line="240" w:lineRule="atLeast"/>
              <w:rPr>
                <w:del w:id="9663" w:author="Strzelczyk, Anthony (A.)" w:date="2020-12-11T13:33:00Z"/>
              </w:rPr>
              <w:pPrChange w:id="9664" w:author="Strzelczyk, Anthony (A.)" w:date="2020-12-11T12:24:00Z">
                <w:pPr/>
              </w:pPrChange>
            </w:pPr>
          </w:p>
        </w:tc>
      </w:tr>
      <w:tr w:rsidR="009A7C67" w:rsidRPr="00B3499B" w:rsidDel="005428B0" w14:paraId="1707552C" w14:textId="52440D6F" w:rsidTr="00305341">
        <w:trPr>
          <w:trHeight w:val="133"/>
          <w:del w:id="9665" w:author="Strzelczyk, Anthony (A.)" w:date="2020-12-11T13:33: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51504" w14:textId="6F4E5FFF" w:rsidR="00C1443D" w:rsidRPr="00B3499B" w:rsidDel="005428B0" w:rsidRDefault="00C1443D">
            <w:pPr>
              <w:spacing w:line="240" w:lineRule="atLeast"/>
              <w:rPr>
                <w:del w:id="9666" w:author="Strzelczyk, Anthony (A.)" w:date="2020-12-11T13:33:00Z"/>
                <w:rFonts w:eastAsiaTheme="minorHAnsi" w:cs="Arial"/>
                <w:b/>
                <w:bCs/>
                <w:sz w:val="16"/>
                <w:szCs w:val="14"/>
              </w:rPr>
              <w:pPrChange w:id="9667" w:author="Strzelczyk, Anthony (A.)" w:date="2020-12-11T12:24:00Z">
                <w:pPr/>
              </w:pPrChange>
            </w:pPr>
            <w:del w:id="9668" w:author="Strzelczyk, Anthony (A.)" w:date="2020-12-11T13:33:00Z">
              <w:r w:rsidRPr="00B3499B" w:rsidDel="005428B0">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441951" w14:textId="3532C46A" w:rsidR="00C1443D" w:rsidRPr="00B3499B" w:rsidDel="005428B0" w:rsidRDefault="00C1443D">
            <w:pPr>
              <w:spacing w:line="240" w:lineRule="atLeast"/>
              <w:rPr>
                <w:del w:id="9669" w:author="Strzelczyk, Anthony (A.)" w:date="2020-12-11T13:33:00Z"/>
                <w:rFonts w:cs="Arial"/>
                <w:color w:val="000000" w:themeColor="text1"/>
                <w:sz w:val="16"/>
                <w:szCs w:val="14"/>
              </w:rPr>
              <w:pPrChange w:id="9670" w:author="Strzelczyk, Anthony (A.)" w:date="2020-12-11T12:24:00Z">
                <w:pPr/>
              </w:pPrChange>
            </w:pPr>
            <w:del w:id="9671" w:author="Strzelczyk, Anthony (A.)" w:date="2020-12-11T13:33:00Z">
              <w:r w:rsidRPr="00B3499B" w:rsidDel="005428B0">
                <w:rPr>
                  <w:rFonts w:cs="Arial"/>
                  <w:color w:val="000000" w:themeColor="text1"/>
                  <w:sz w:val="16"/>
                  <w:szCs w:val="14"/>
                </w:rPr>
                <w:delText>HMI</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BEA42" w14:textId="2FAFA9CC" w:rsidR="00C1443D" w:rsidRPr="00B3499B" w:rsidDel="005428B0" w:rsidRDefault="00C1443D">
            <w:pPr>
              <w:spacing w:line="240" w:lineRule="atLeast"/>
              <w:rPr>
                <w:del w:id="9672" w:author="Strzelczyk, Anthony (A.)" w:date="2020-12-11T13:33:00Z"/>
                <w:rFonts w:cs="Arial"/>
                <w:b/>
                <w:bCs/>
                <w:sz w:val="16"/>
                <w:szCs w:val="14"/>
              </w:rPr>
              <w:pPrChange w:id="9673" w:author="Strzelczyk, Anthony (A.)" w:date="2020-12-11T12:24:00Z">
                <w:pPr/>
              </w:pPrChange>
            </w:pPr>
            <w:del w:id="9674" w:author="Strzelczyk, Anthony (A.)" w:date="2020-12-11T13:33:00Z">
              <w:r w:rsidRPr="00B3499B" w:rsidDel="005428B0">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69170" w14:textId="1FC9B725" w:rsidR="00C1443D" w:rsidRPr="00B3499B" w:rsidDel="005428B0" w:rsidRDefault="00C1443D">
            <w:pPr>
              <w:spacing w:line="240" w:lineRule="atLeast"/>
              <w:rPr>
                <w:del w:id="9675" w:author="Strzelczyk, Anthony (A.)" w:date="2020-12-11T13:33:00Z"/>
                <w:rFonts w:cs="Arial"/>
                <w:color w:val="000000" w:themeColor="text1"/>
                <w:sz w:val="16"/>
                <w:szCs w:val="14"/>
              </w:rPr>
              <w:pPrChange w:id="9676" w:author="Strzelczyk, Anthony (A.)" w:date="2020-12-11T12:24:00Z">
                <w:pPr/>
              </w:pPrChange>
            </w:pPr>
            <w:del w:id="9677" w:author="Strzelczyk, Anthony (A.)" w:date="2020-12-11T13:33:00Z">
              <w:r w:rsidRPr="00B3499B" w:rsidDel="005428B0">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2636A7" w14:textId="157C9020" w:rsidR="00C1443D" w:rsidRPr="00B3499B" w:rsidDel="005428B0" w:rsidRDefault="00C1443D">
            <w:pPr>
              <w:spacing w:line="240" w:lineRule="atLeast"/>
              <w:ind w:left="128"/>
              <w:rPr>
                <w:del w:id="9678" w:author="Strzelczyk, Anthony (A.)" w:date="2020-12-11T13:33:00Z"/>
                <w:rFonts w:cs="Arial"/>
                <w:b/>
                <w:bCs/>
                <w:sz w:val="16"/>
                <w:szCs w:val="14"/>
              </w:rPr>
              <w:pPrChange w:id="9679" w:author="Strzelczyk, Anthony (A.)" w:date="2020-12-11T12:24:00Z">
                <w:pPr>
                  <w:ind w:left="128"/>
                </w:pPr>
              </w:pPrChange>
            </w:pPr>
            <w:del w:id="9680" w:author="Strzelczyk, Anthony (A.)" w:date="2020-12-11T13:33:00Z">
              <w:r w:rsidRPr="00B3499B" w:rsidDel="005428B0">
                <w:rPr>
                  <w:rFonts w:cs="Arial"/>
                  <w:b/>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B6AA6" w14:textId="66B1E8FD" w:rsidR="00C1443D" w:rsidDel="005428B0" w:rsidRDefault="00C1443D">
            <w:pPr>
              <w:spacing w:line="240" w:lineRule="atLeast"/>
              <w:rPr>
                <w:del w:id="9681" w:author="Strzelczyk, Anthony (A.)" w:date="2020-12-11T13:33:00Z"/>
              </w:rPr>
              <w:pPrChange w:id="9682" w:author="Strzelczyk, Anthony (A.)" w:date="2020-12-11T12:24:00Z">
                <w:pPr/>
              </w:pPrChange>
            </w:pPr>
          </w:p>
        </w:tc>
      </w:tr>
      <w:tr w:rsidR="00C1443D" w:rsidRPr="00B3499B" w:rsidDel="005428B0" w14:paraId="0EB4995B" w14:textId="2A52870B" w:rsidTr="00305341">
        <w:trPr>
          <w:del w:id="9683" w:author="Strzelczyk, Anthony (A.)" w:date="2020-12-11T13:33: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5B3DFF" w14:textId="547BB6D9" w:rsidR="00C1443D" w:rsidRPr="00B3499B" w:rsidDel="005428B0" w:rsidRDefault="002824A3">
            <w:pPr>
              <w:spacing w:line="240" w:lineRule="atLeast"/>
              <w:rPr>
                <w:del w:id="9684" w:author="Strzelczyk, Anthony (A.)" w:date="2020-12-11T13:33:00Z"/>
                <w:rFonts w:cs="Arial"/>
                <w:bCs/>
                <w:color w:val="808080" w:themeColor="background1" w:themeShade="80"/>
                <w:sz w:val="16"/>
                <w:szCs w:val="14"/>
              </w:rPr>
              <w:pPrChange w:id="9685" w:author="Strzelczyk, Anthony (A.)" w:date="2020-12-11T12:24:00Z">
                <w:pPr/>
              </w:pPrChange>
            </w:pPr>
            <w:del w:id="9686" w:author="Strzelczyk, Anthony (A.)" w:date="2020-12-11T13:33:00Z">
              <w:r w:rsidDel="005428B0">
                <w:fldChar w:fldCharType="begin"/>
              </w:r>
              <w:r w:rsidDel="005428B0">
                <w:delInstrText xml:space="preserve"> HYPERLINK "http://wiki.ford.com/display/RequirementsEngineering/Requirements+Attributes" </w:delInstrText>
              </w:r>
              <w:r w:rsidDel="005428B0">
                <w:fldChar w:fldCharType="separate"/>
              </w:r>
              <w:r w:rsidR="00C1443D" w:rsidRPr="00B3499B" w:rsidDel="005428B0">
                <w:rPr>
                  <w:rStyle w:val="Hyperlink"/>
                  <w:rFonts w:cs="Arial"/>
                  <w:bCs/>
                  <w:sz w:val="16"/>
                  <w:szCs w:val="14"/>
                </w:rPr>
                <w:delText>Req. Template</w:delText>
              </w:r>
              <w:r w:rsidDel="005428B0">
                <w:rPr>
                  <w:rStyle w:val="Hyperlink"/>
                  <w:rFonts w:cs="Arial"/>
                  <w:bCs/>
                  <w:sz w:val="16"/>
                  <w:szCs w:val="14"/>
                </w:rPr>
                <w:fldChar w:fldCharType="end"/>
              </w:r>
              <w:r w:rsidR="00C1443D" w:rsidRPr="00B3499B" w:rsidDel="005428B0">
                <w:rPr>
                  <w:rFonts w:cs="Arial"/>
                  <w:bCs/>
                  <w:color w:val="808080" w:themeColor="background1" w:themeShade="80"/>
                  <w:sz w:val="16"/>
                  <w:szCs w:val="14"/>
                </w:rPr>
                <w:delText xml:space="preserve"> Version</w:delText>
              </w:r>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661E47" w14:textId="5DB2774E" w:rsidR="00C1443D" w:rsidRPr="00B3499B" w:rsidDel="005428B0" w:rsidRDefault="00C1443D">
            <w:pPr>
              <w:spacing w:line="240" w:lineRule="atLeast"/>
              <w:rPr>
                <w:del w:id="9687" w:author="Strzelczyk, Anthony (A.)" w:date="2020-12-11T13:33:00Z"/>
                <w:rFonts w:cs="Arial"/>
                <w:bCs/>
                <w:color w:val="808080" w:themeColor="background1" w:themeShade="80"/>
                <w:sz w:val="16"/>
                <w:szCs w:val="14"/>
              </w:rPr>
              <w:pPrChange w:id="9688" w:author="Strzelczyk, Anthony (A.)" w:date="2020-12-11T12:24:00Z">
                <w:pPr/>
              </w:pPrChange>
            </w:pPr>
            <w:del w:id="9689" w:author="Strzelczyk, Anthony (A.)" w:date="2020-12-11T13:33:00Z">
              <w:r w:rsidRPr="00B3499B" w:rsidDel="005428B0">
                <w:rPr>
                  <w:rFonts w:cs="Arial"/>
                  <w:bCs/>
                  <w:color w:val="808080" w:themeColor="background1" w:themeShade="80"/>
                  <w:sz w:val="16"/>
                  <w:szCs w:val="14"/>
                </w:rPr>
                <w:fldChar w:fldCharType="begin"/>
              </w:r>
              <w:r w:rsidRPr="00B3499B" w:rsidDel="005428B0">
                <w:rPr>
                  <w:rFonts w:cs="Arial"/>
                  <w:bCs/>
                  <w:color w:val="808080" w:themeColor="background1" w:themeShade="80"/>
                  <w:sz w:val="16"/>
                  <w:szCs w:val="14"/>
                </w:rPr>
                <w:delInstrText xml:space="preserve"> DOCPROPERTY  TemplateVersion  \* MERGEFORMAT </w:delInstrText>
              </w:r>
              <w:r w:rsidRPr="00B3499B" w:rsidDel="005428B0">
                <w:rPr>
                  <w:rFonts w:cs="Arial"/>
                  <w:bCs/>
                  <w:color w:val="808080" w:themeColor="background1" w:themeShade="80"/>
                  <w:sz w:val="16"/>
                  <w:szCs w:val="14"/>
                </w:rPr>
                <w:fldChar w:fldCharType="separate"/>
              </w:r>
              <w:r w:rsidR="00C24607" w:rsidDel="005428B0">
                <w:rPr>
                  <w:rFonts w:cs="Arial"/>
                  <w:bCs/>
                  <w:color w:val="808080" w:themeColor="background1" w:themeShade="80"/>
                  <w:sz w:val="16"/>
                  <w:szCs w:val="14"/>
                </w:rPr>
                <w:delText>6</w:delText>
              </w:r>
              <w:r w:rsidRPr="00B3499B" w:rsidDel="005428B0">
                <w:rPr>
                  <w:rFonts w:cs="Arial"/>
                  <w:bCs/>
                  <w:color w:val="808080" w:themeColor="background1" w:themeShade="80"/>
                  <w:sz w:val="16"/>
                  <w:szCs w:val="14"/>
                </w:rPr>
                <w:fldChar w:fldCharType="end"/>
              </w:r>
              <w:r w:rsidRPr="00B3499B" w:rsidDel="005428B0">
                <w:rPr>
                  <w:rFonts w:cs="Arial"/>
                  <w:bCs/>
                  <w:color w:val="808080" w:themeColor="background1" w:themeShade="80"/>
                  <w:sz w:val="16"/>
                  <w:szCs w:val="14"/>
                </w:rPr>
                <w:delText>.</w:delText>
              </w:r>
              <w:r w:rsidRPr="00B3499B" w:rsidDel="005428B0">
                <w:rPr>
                  <w:rFonts w:cs="Arial"/>
                  <w:bCs/>
                  <w:color w:val="808080" w:themeColor="background1" w:themeShade="80"/>
                  <w:sz w:val="16"/>
                  <w:szCs w:val="14"/>
                </w:rPr>
                <w:fldChar w:fldCharType="begin"/>
              </w:r>
              <w:r w:rsidRPr="00B3499B" w:rsidDel="005428B0">
                <w:rPr>
                  <w:rFonts w:cs="Arial"/>
                  <w:bCs/>
                  <w:color w:val="808080" w:themeColor="background1" w:themeShade="80"/>
                  <w:sz w:val="16"/>
                  <w:szCs w:val="14"/>
                </w:rPr>
                <w:delInstrText xml:space="preserve"> DOCPROPERTY  TemplateRevision  \* MERGEFORMAT </w:delInstrText>
              </w:r>
              <w:r w:rsidRPr="00B3499B" w:rsidDel="005428B0">
                <w:rPr>
                  <w:rFonts w:cs="Arial"/>
                  <w:bCs/>
                  <w:color w:val="808080" w:themeColor="background1" w:themeShade="80"/>
                  <w:sz w:val="16"/>
                  <w:szCs w:val="14"/>
                </w:rPr>
                <w:fldChar w:fldCharType="separate"/>
              </w:r>
            </w:del>
            <w:del w:id="9690" w:author="Strzelczyk, Anthony (A.)" w:date="2020-12-10T12:02:00Z">
              <w:r w:rsidDel="00C24607">
                <w:rPr>
                  <w:rFonts w:cs="Arial"/>
                  <w:bCs/>
                  <w:color w:val="808080" w:themeColor="background1" w:themeShade="80"/>
                  <w:sz w:val="16"/>
                  <w:szCs w:val="14"/>
                </w:rPr>
                <w:delText>0</w:delText>
              </w:r>
            </w:del>
            <w:del w:id="9691" w:author="Strzelczyk, Anthony (A.)" w:date="2020-12-11T13:33:00Z">
              <w:r w:rsidRPr="00B3499B" w:rsidDel="005428B0">
                <w:rPr>
                  <w:rFonts w:cs="Arial"/>
                  <w:bCs/>
                  <w:color w:val="808080" w:themeColor="background1" w:themeShade="80"/>
                  <w:sz w:val="16"/>
                  <w:szCs w:val="14"/>
                </w:rPr>
                <w:fldChar w:fldCharType="end"/>
              </w:r>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45DEF" w14:textId="35376CB7" w:rsidR="00C1443D" w:rsidRPr="00B3499B" w:rsidDel="005428B0" w:rsidRDefault="00C1443D">
            <w:pPr>
              <w:spacing w:line="240" w:lineRule="atLeast"/>
              <w:jc w:val="right"/>
              <w:rPr>
                <w:del w:id="9692" w:author="Strzelczyk, Anthony (A.)" w:date="2020-12-11T13:33:00Z"/>
                <w:rFonts w:cs="Arial"/>
                <w:bCs/>
                <w:color w:val="808080" w:themeColor="background1" w:themeShade="80"/>
                <w:sz w:val="16"/>
                <w:szCs w:val="14"/>
              </w:rPr>
              <w:pPrChange w:id="9693" w:author="Strzelczyk, Anthony (A.)" w:date="2020-12-11T12:24:00Z">
                <w:pPr>
                  <w:jc w:val="right"/>
                </w:pPr>
              </w:pPrChange>
            </w:pPr>
            <w:del w:id="9694" w:author="Strzelczyk, Anthony (A.)" w:date="2020-12-11T13:33:00Z">
              <w:r w:rsidRPr="00B3499B" w:rsidDel="005428B0">
                <w:rPr>
                  <w:rFonts w:cs="Arial"/>
                  <w:bCs/>
                  <w:color w:val="808080" w:themeColor="background1" w:themeShade="80"/>
                  <w:sz w:val="16"/>
                  <w:szCs w:val="14"/>
                </w:rPr>
                <w:delText>End of Requirement</w:delText>
              </w:r>
            </w:del>
          </w:p>
        </w:tc>
      </w:tr>
    </w:tbl>
    <w:p w14:paraId="4B448DC3" w14:textId="77777777" w:rsidR="000646B8" w:rsidRDefault="000646B8" w:rsidP="000646B8">
      <w:pPr>
        <w:rPr>
          <w:ins w:id="9695" w:author="Strzelczyk, Anthony (A.)" w:date="2020-12-12T21:49:00Z"/>
          <w:rFonts w:cs="Arial"/>
        </w:rPr>
      </w:pPr>
    </w:p>
    <w:p w14:paraId="1FFF55B9" w14:textId="307172C5" w:rsidR="000646B8" w:rsidRPr="004051D0" w:rsidRDefault="000646B8" w:rsidP="000646B8">
      <w:pPr>
        <w:pStyle w:val="RERequirement"/>
        <w:shd w:val="clear" w:color="auto" w:fill="F2F2F2" w:themeFill="background1" w:themeFillShade="F2"/>
        <w:rPr>
          <w:ins w:id="9696" w:author="Strzelczyk, Anthony (A.)" w:date="2020-12-12T21:49:00Z"/>
          <w:rFonts w:ascii="Arial" w:hAnsi="Arial" w:cs="Arial"/>
        </w:rPr>
      </w:pPr>
      <w:ins w:id="9697" w:author="Strzelczyk, Anthony (A.)" w:date="2020-12-12T21:49:00Z">
        <w:r w:rsidRPr="004051D0">
          <w:rPr>
            <w:rFonts w:ascii="Arial" w:hAnsi="Arial" w:cs="Arial"/>
          </w:rPr>
          <w:t>###</w:t>
        </w:r>
        <w:bookmarkStart w:id="9698" w:name="R_ID_F_00027_HMI_Switch"/>
        <w:r>
          <w:rPr>
            <w:rFonts w:ascii="Arial" w:hAnsi="Arial" w:cs="Arial"/>
          </w:rPr>
          <w:t>R_F_Front Fog Light switch HMI_00</w:t>
        </w:r>
      </w:ins>
      <w:bookmarkEnd w:id="9698"/>
      <w:r w:rsidR="00EB7AB5">
        <w:rPr>
          <w:rFonts w:ascii="Arial" w:hAnsi="Arial" w:cs="Arial"/>
        </w:rPr>
        <w:t>14</w:t>
      </w:r>
      <w:ins w:id="9699" w:author="Strzelczyk, Anthony (A.)" w:date="2020-12-12T21:49:00Z">
        <w:r w:rsidRPr="004051D0">
          <w:rPr>
            <w:rFonts w:ascii="Arial" w:hAnsi="Arial" w:cs="Arial"/>
          </w:rPr>
          <w:t xml:space="preserve">### </w:t>
        </w:r>
        <w:r>
          <w:rPr>
            <w:rFonts w:ascii="Arial" w:hAnsi="Arial" w:cs="Arial"/>
          </w:rPr>
          <w:t>HMI Switch</w:t>
        </w:r>
      </w:ins>
      <w:ins w:id="9700" w:author="Strzelczyk, Anthony (A.)" w:date="2020-12-18T10:28:00Z">
        <w:r w:rsidR="00C21279">
          <w:rPr>
            <w:rFonts w:ascii="Arial" w:hAnsi="Arial" w:cs="Arial"/>
          </w:rPr>
          <w:t xml:space="preserve"> Operation</w:t>
        </w:r>
      </w:ins>
    </w:p>
    <w:p w14:paraId="05D3DBD8" w14:textId="39DE7225" w:rsidR="000646B8" w:rsidRPr="004516AB" w:rsidRDefault="00D859D2">
      <w:pPr>
        <w:overflowPunct/>
        <w:textAlignment w:val="auto"/>
        <w:rPr>
          <w:ins w:id="9701" w:author="Strzelczyk, Anthony (A.)" w:date="2020-12-14T14:07:00Z"/>
          <w:rFonts w:cs="Arial"/>
          <w:rPrChange w:id="9702" w:author="Strzelczyk, Anthony (A.)" w:date="2020-12-18T09:19:00Z">
            <w:rPr>
              <w:ins w:id="9703" w:author="Strzelczyk, Anthony (A.)" w:date="2020-12-14T14:07:00Z"/>
              <w:rFonts w:ascii="Times New Roman" w:hAnsi="Times New Roman"/>
            </w:rPr>
          </w:rPrChange>
        </w:rPr>
        <w:pPrChange w:id="9704" w:author="Strzelczyk, Anthony (A.)" w:date="2020-12-12T21:52:00Z">
          <w:pPr/>
        </w:pPrChange>
      </w:pPr>
      <w:ins w:id="9705" w:author="Anthony Strzelczyk" w:date="2020-12-18T16:15:00Z">
        <w:r>
          <w:rPr>
            <w:rFonts w:cs="Arial"/>
          </w:rPr>
          <w:t xml:space="preserve">(Variant 1) </w:t>
        </w:r>
      </w:ins>
      <w:ins w:id="9706" w:author="Strzelczyk, Anthony (A.)" w:date="2020-12-12T21:51:00Z">
        <w:r w:rsidR="000646B8" w:rsidRPr="004516AB">
          <w:rPr>
            <w:rFonts w:cs="Arial"/>
            <w:rPrChange w:id="9707" w:author="Strzelczyk, Anthony (A.)" w:date="2020-12-18T09:19:00Z">
              <w:rPr>
                <w:rFonts w:ascii="Times New Roman" w:hAnsi="Times New Roman"/>
              </w:rPr>
            </w:rPrChange>
          </w:rPr>
          <w:t>Front Fog Lighting Switch activation shall toggle the user request</w:t>
        </w:r>
      </w:ins>
      <w:ins w:id="9708" w:author="Strzelczyk, Anthony (A.)" w:date="2020-12-12T21:52:00Z">
        <w:r w:rsidR="000646B8" w:rsidRPr="004516AB">
          <w:rPr>
            <w:rFonts w:cs="Arial"/>
            <w:rPrChange w:id="9709" w:author="Strzelczyk, Anthony (A.)" w:date="2020-12-18T09:19:00Z">
              <w:rPr>
                <w:rFonts w:ascii="Times New Roman" w:hAnsi="Times New Roman"/>
              </w:rPr>
            </w:rPrChange>
          </w:rPr>
          <w:t xml:space="preserve"> </w:t>
        </w:r>
      </w:ins>
      <w:ins w:id="9710" w:author="Strzelczyk, Anthony (A.)" w:date="2020-12-12T21:51:00Z">
        <w:r w:rsidR="000646B8" w:rsidRPr="004516AB">
          <w:rPr>
            <w:rFonts w:cs="Arial"/>
            <w:rPrChange w:id="9711" w:author="Strzelczyk, Anthony (A.)" w:date="2020-12-18T09:19:00Z">
              <w:rPr>
                <w:rFonts w:ascii="Times New Roman" w:hAnsi="Times New Roman"/>
              </w:rPr>
            </w:rPrChange>
          </w:rPr>
          <w:t xml:space="preserve">for Front Fog Lamps.  </w:t>
        </w:r>
      </w:ins>
      <w:ins w:id="9712" w:author="Strzelczyk, Anthony (A.)" w:date="2020-12-12T21:50:00Z">
        <w:r w:rsidR="000646B8" w:rsidRPr="004516AB">
          <w:rPr>
            <w:rFonts w:cs="Arial"/>
            <w:rPrChange w:id="9713" w:author="Strzelczyk, Anthony (A.)" w:date="2020-12-18T09:19:00Z">
              <w:rPr>
                <w:rFonts w:ascii="Times New Roman" w:hAnsi="Times New Roman"/>
              </w:rPr>
            </w:rPrChange>
          </w:rPr>
          <w:t>Pressing the switch turns the Front Fog Lamps on. Releasing the switch leaves them on. Pressing the</w:t>
        </w:r>
      </w:ins>
      <w:ins w:id="9714" w:author="Strzelczyk, Anthony (A.)" w:date="2020-12-12T21:52:00Z">
        <w:r w:rsidR="000646B8" w:rsidRPr="004516AB">
          <w:rPr>
            <w:rFonts w:cs="Arial"/>
            <w:rPrChange w:id="9715" w:author="Strzelczyk, Anthony (A.)" w:date="2020-12-18T09:19:00Z">
              <w:rPr>
                <w:rFonts w:ascii="Times New Roman" w:hAnsi="Times New Roman"/>
              </w:rPr>
            </w:rPrChange>
          </w:rPr>
          <w:t xml:space="preserve"> </w:t>
        </w:r>
      </w:ins>
      <w:ins w:id="9716" w:author="Strzelczyk, Anthony (A.)" w:date="2020-12-12T21:50:00Z">
        <w:r w:rsidR="000646B8" w:rsidRPr="004516AB">
          <w:rPr>
            <w:rFonts w:cs="Arial"/>
            <w:rPrChange w:id="9717" w:author="Strzelczyk, Anthony (A.)" w:date="2020-12-18T09:19:00Z">
              <w:rPr>
                <w:rFonts w:ascii="Times New Roman" w:hAnsi="Times New Roman"/>
              </w:rPr>
            </w:rPrChange>
          </w:rPr>
          <w:t>switch again turns them off. Releasing the switch leaves them off.</w:t>
        </w:r>
      </w:ins>
      <w:ins w:id="9718" w:author="Strzelczyk, Anthony (A.)" w:date="2020-12-18T10:34:00Z">
        <w:r w:rsidR="00073CC5">
          <w:rPr>
            <w:rFonts w:cs="Arial"/>
          </w:rPr>
          <w:t xml:space="preserve"> </w:t>
        </w:r>
      </w:ins>
      <w:ins w:id="9719" w:author="Anthony Strzelczyk" w:date="2020-12-18T16:15:00Z">
        <w:del w:id="9720" w:author="Strzelczyk, Anthony (A.)" w:date="2020-12-21T15:33:00Z">
          <w:r w:rsidDel="00C567F9">
            <w:rPr>
              <w:rFonts w:cs="Arial"/>
            </w:rPr>
            <w:delText xml:space="preserve">(Variant 2) </w:delText>
          </w:r>
        </w:del>
      </w:ins>
    </w:p>
    <w:p w14:paraId="2DC215C7" w14:textId="77777777" w:rsidR="00EC25EA" w:rsidRPr="004051D0" w:rsidRDefault="00EC25EA">
      <w:pPr>
        <w:overflowPunct/>
        <w:textAlignment w:val="auto"/>
        <w:rPr>
          <w:ins w:id="9721" w:author="Strzelczyk, Anthony (A.)" w:date="2020-12-12T21:49:00Z"/>
          <w:rFonts w:cs="Arial"/>
        </w:rPr>
        <w:pPrChange w:id="9722" w:author="Strzelczyk, Anthony (A.)" w:date="2020-12-12T21:52:00Z">
          <w:pPr/>
        </w:pPrChange>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646B8" w:rsidRPr="004051D0" w14:paraId="0C24D534" w14:textId="77777777" w:rsidTr="00772DC4">
        <w:trPr>
          <w:gridAfter w:val="1"/>
          <w:wAfter w:w="15" w:type="dxa"/>
          <w:hidden/>
          <w:ins w:id="9723" w:author="Strzelczyk, Anthony (A.)" w:date="2020-12-12T21:49: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5A12C" w14:textId="432E5764" w:rsidR="000646B8" w:rsidRPr="004051D0" w:rsidRDefault="000646B8" w:rsidP="00772DC4">
            <w:pPr>
              <w:rPr>
                <w:ins w:id="9724" w:author="Strzelczyk, Anthony (A.)" w:date="2020-12-12T21:49:00Z"/>
                <w:rFonts w:eastAsiaTheme="minorHAnsi" w:cs="Arial"/>
                <w:bCs/>
                <w:vanish/>
                <w:color w:val="808080" w:themeColor="background1" w:themeShade="80"/>
                <w:sz w:val="16"/>
                <w:szCs w:val="14"/>
              </w:rPr>
            </w:pPr>
            <w:ins w:id="9725" w:author="Strzelczyk, Anthony (A.)" w:date="2020-12-12T21:49: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R_F_Front Fog Light switch HMI_00027</w:t>
              </w:r>
              <w:r w:rsidRPr="004051D0">
                <w:rPr>
                  <w:rFonts w:cs="Arial"/>
                  <w:bCs/>
                  <w:vanish/>
                  <w:color w:val="808080" w:themeColor="background1" w:themeShade="80"/>
                  <w:sz w:val="16"/>
                  <w:szCs w:val="14"/>
                </w:rPr>
                <w:t>###</w:t>
              </w:r>
            </w:ins>
          </w:p>
        </w:tc>
      </w:tr>
      <w:tr w:rsidR="000646B8" w:rsidRPr="004051D0" w14:paraId="41709873" w14:textId="77777777" w:rsidTr="00772DC4">
        <w:trPr>
          <w:hidden/>
          <w:ins w:id="9726" w:author="Strzelczyk, Anthony (A.)" w:date="2020-12-12T21:49: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3D28D" w14:textId="77777777" w:rsidR="000646B8" w:rsidRPr="004051D0" w:rsidRDefault="000646B8" w:rsidP="00772DC4">
            <w:pPr>
              <w:rPr>
                <w:ins w:id="9727" w:author="Strzelczyk, Anthony (A.)" w:date="2020-12-12T21:49:00Z"/>
                <w:rFonts w:eastAsiaTheme="minorHAnsi" w:cs="Arial"/>
                <w:b/>
                <w:bCs/>
                <w:vanish/>
                <w:sz w:val="16"/>
                <w:szCs w:val="14"/>
              </w:rPr>
            </w:pPr>
            <w:ins w:id="9728" w:author="Strzelczyk, Anthony (A.)" w:date="2020-12-12T21:49: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160F0" w14:textId="0DE02661" w:rsidR="000646B8" w:rsidRPr="004051D0" w:rsidRDefault="001763F1" w:rsidP="00772DC4">
            <w:pPr>
              <w:rPr>
                <w:ins w:id="9729" w:author="Strzelczyk, Anthony (A.)" w:date="2020-12-12T21:49:00Z"/>
                <w:rFonts w:cs="Arial"/>
                <w:vanish/>
                <w:color w:val="000000" w:themeColor="text1"/>
                <w:sz w:val="16"/>
                <w:szCs w:val="14"/>
              </w:rPr>
            </w:pPr>
            <w:r>
              <w:rPr>
                <w:rFonts w:cs="Arial"/>
                <w:vanish/>
                <w:color w:val="000000" w:themeColor="text1"/>
                <w:sz w:val="16"/>
                <w:szCs w:val="14"/>
              </w:rPr>
              <w:t>This is for physical switch design.</w:t>
            </w:r>
          </w:p>
        </w:tc>
      </w:tr>
      <w:tr w:rsidR="000646B8" w:rsidRPr="004051D0" w14:paraId="2AAC663B" w14:textId="77777777" w:rsidTr="00772DC4">
        <w:trPr>
          <w:hidden/>
          <w:ins w:id="9730" w:author="Strzelczyk, Anthony (A.)" w:date="2020-12-12T21:49: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9555A3" w14:textId="77777777" w:rsidR="000646B8" w:rsidRPr="004051D0" w:rsidRDefault="000646B8" w:rsidP="00772DC4">
            <w:pPr>
              <w:rPr>
                <w:ins w:id="9731" w:author="Strzelczyk, Anthony (A.)" w:date="2020-12-12T21:49:00Z"/>
                <w:rFonts w:eastAsiaTheme="minorHAnsi" w:cs="Arial"/>
                <w:b/>
                <w:bCs/>
                <w:vanish/>
                <w:sz w:val="16"/>
                <w:szCs w:val="14"/>
              </w:rPr>
            </w:pPr>
            <w:ins w:id="9732" w:author="Strzelczyk, Anthony (A.)" w:date="2020-12-12T21:49: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30A3B" w14:textId="77777777" w:rsidR="000646B8" w:rsidRPr="004051D0" w:rsidRDefault="000646B8" w:rsidP="00772DC4">
            <w:pPr>
              <w:rPr>
                <w:ins w:id="9733" w:author="Strzelczyk, Anthony (A.)" w:date="2020-12-12T21:49:00Z"/>
                <w:rFonts w:cs="Arial"/>
                <w:vanish/>
                <w:color w:val="000000" w:themeColor="text1"/>
                <w:sz w:val="16"/>
                <w:szCs w:val="14"/>
              </w:rPr>
            </w:pPr>
          </w:p>
        </w:tc>
      </w:tr>
      <w:tr w:rsidR="000646B8" w:rsidRPr="004051D0" w14:paraId="79B6CF44" w14:textId="77777777" w:rsidTr="00772DC4">
        <w:trPr>
          <w:hidden/>
          <w:ins w:id="9734" w:author="Strzelczyk, Anthony (A.)" w:date="2020-12-12T21:49: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AB562" w14:textId="77777777" w:rsidR="000646B8" w:rsidRPr="004051D0" w:rsidRDefault="000646B8" w:rsidP="00772DC4">
            <w:pPr>
              <w:rPr>
                <w:ins w:id="9735" w:author="Strzelczyk, Anthony (A.)" w:date="2020-12-12T21:49:00Z"/>
                <w:rFonts w:cs="Arial"/>
                <w:vanish/>
                <w:sz w:val="16"/>
                <w:szCs w:val="14"/>
              </w:rPr>
            </w:pPr>
            <w:ins w:id="9736" w:author="Strzelczyk, Anthony (A.)" w:date="2020-12-12T21:49: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D432D" w14:textId="77777777" w:rsidR="000646B8" w:rsidRPr="004051D0" w:rsidRDefault="000646B8" w:rsidP="00772DC4">
            <w:pPr>
              <w:rPr>
                <w:ins w:id="9737" w:author="Strzelczyk, Anthony (A.)" w:date="2020-12-12T21:49:00Z"/>
                <w:rFonts w:cs="Arial"/>
                <w:vanish/>
                <w:color w:val="000000" w:themeColor="text1"/>
                <w:sz w:val="16"/>
                <w:szCs w:val="14"/>
              </w:rPr>
            </w:pPr>
          </w:p>
        </w:tc>
      </w:tr>
      <w:tr w:rsidR="002956C6" w:rsidRPr="004051D0" w14:paraId="1A19B831" w14:textId="77777777" w:rsidTr="00772DC4">
        <w:trPr>
          <w:hidden/>
          <w:ins w:id="9738" w:author="Strzelczyk, Anthony (A.)" w:date="2020-12-12T21:49: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A4D33" w14:textId="77777777" w:rsidR="002956C6" w:rsidRPr="004051D0" w:rsidRDefault="002956C6" w:rsidP="002956C6">
            <w:pPr>
              <w:rPr>
                <w:ins w:id="9739" w:author="Strzelczyk, Anthony (A.)" w:date="2020-12-12T21:49:00Z"/>
                <w:rFonts w:cs="Arial"/>
                <w:b/>
                <w:bCs/>
                <w:vanish/>
                <w:sz w:val="16"/>
                <w:szCs w:val="14"/>
              </w:rPr>
            </w:pPr>
            <w:ins w:id="9740" w:author="Strzelczyk, Anthony (A.)" w:date="2020-12-12T21:49: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09423" w14:textId="14E3124C" w:rsidR="002956C6" w:rsidRPr="004051D0" w:rsidRDefault="00910AAE" w:rsidP="002956C6">
            <w:pPr>
              <w:rPr>
                <w:ins w:id="9741" w:author="Strzelczyk, Anthony (A.)" w:date="2020-12-12T21:49:00Z"/>
                <w:rFonts w:cs="Arial"/>
                <w:vanish/>
                <w:color w:val="000000" w:themeColor="text1"/>
                <w:sz w:val="16"/>
                <w:szCs w:val="14"/>
              </w:rPr>
            </w:pPr>
            <w:r>
              <w:rPr>
                <w:rFonts w:cs="Arial"/>
                <w:vanish/>
                <w:color w:val="000000" w:themeColor="text1"/>
                <w:sz w:val="16"/>
                <w:szCs w:val="14"/>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2FF13D" w14:textId="77777777" w:rsidR="002956C6" w:rsidRPr="004051D0" w:rsidRDefault="002956C6" w:rsidP="002956C6">
            <w:pPr>
              <w:ind w:left="139"/>
              <w:rPr>
                <w:ins w:id="9742" w:author="Strzelczyk, Anthony (A.)" w:date="2020-12-12T21:49:00Z"/>
                <w:rFonts w:cs="Arial"/>
                <w:b/>
                <w:bCs/>
                <w:vanish/>
                <w:sz w:val="16"/>
                <w:szCs w:val="14"/>
              </w:rPr>
            </w:pPr>
            <w:ins w:id="9743" w:author="Strzelczyk, Anthony (A.)" w:date="2020-12-12T21:49: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66191" w14:textId="790A0703" w:rsidR="002956C6" w:rsidRPr="004051D0" w:rsidRDefault="002956C6" w:rsidP="00DE1291">
            <w:pPr>
              <w:rPr>
                <w:ins w:id="9744" w:author="Strzelczyk, Anthony (A.)" w:date="2020-12-12T21:49:00Z"/>
                <w:rFonts w:cs="Arial"/>
                <w:vanish/>
                <w:color w:val="000000" w:themeColor="text1"/>
                <w:sz w:val="16"/>
                <w:szCs w:val="14"/>
              </w:rPr>
            </w:pPr>
            <w:ins w:id="9745" w:author="Strzelczyk, Anthony (A.)" w:date="2020-12-21T15:37:00Z">
              <w:r>
                <w:rPr>
                  <w:rFonts w:cs="Arial"/>
                  <w:vanish/>
                  <w:color w:val="000000" w:themeColor="text1"/>
                  <w:sz w:val="16"/>
                  <w:szCs w:val="14"/>
                </w:rPr>
                <w:t>ASO and PD.</w:t>
              </w:r>
            </w:ins>
          </w:p>
        </w:tc>
      </w:tr>
      <w:tr w:rsidR="002956C6" w:rsidRPr="004051D0" w14:paraId="51D385D4" w14:textId="77777777" w:rsidTr="00772DC4">
        <w:trPr>
          <w:hidden/>
          <w:ins w:id="9746" w:author="Strzelczyk, Anthony (A.)" w:date="2020-12-12T21:49: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BF256" w14:textId="77777777" w:rsidR="002956C6" w:rsidRPr="004051D0" w:rsidRDefault="002956C6" w:rsidP="002956C6">
            <w:pPr>
              <w:rPr>
                <w:ins w:id="9747" w:author="Strzelczyk, Anthony (A.)" w:date="2020-12-12T21:49:00Z"/>
                <w:rFonts w:cs="Arial"/>
                <w:b/>
                <w:bCs/>
                <w:vanish/>
                <w:sz w:val="16"/>
                <w:szCs w:val="14"/>
              </w:rPr>
            </w:pPr>
            <w:ins w:id="9748" w:author="Strzelczyk, Anthony (A.)" w:date="2020-12-12T21:49: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CB279" w14:textId="48E9AAE9" w:rsidR="001763F1" w:rsidRPr="001763F1" w:rsidRDefault="001763F1" w:rsidP="002956C6">
            <w:pPr>
              <w:rPr>
                <w:ins w:id="9749" w:author="Strzelczyk, Anthony (A.)" w:date="2020-12-12T21:49:00Z"/>
                <w:rFonts w:cs="Arial"/>
                <w:color w:val="000000" w:themeColor="text1"/>
                <w:sz w:val="16"/>
                <w:szCs w:val="16"/>
              </w:rPr>
            </w:pPr>
            <w:r>
              <w:rPr>
                <w:rFonts w:cs="Arial"/>
                <w:color w:val="000000" w:themeColor="text1"/>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678EA6" w14:textId="77777777" w:rsidR="002956C6" w:rsidRPr="004051D0" w:rsidRDefault="002956C6" w:rsidP="002956C6">
            <w:pPr>
              <w:ind w:left="139"/>
              <w:rPr>
                <w:ins w:id="9750" w:author="Strzelczyk, Anthony (A.)" w:date="2020-12-12T21:49:00Z"/>
                <w:rFonts w:cs="Arial"/>
                <w:b/>
                <w:bCs/>
                <w:vanish/>
                <w:sz w:val="16"/>
                <w:szCs w:val="16"/>
              </w:rPr>
            </w:pPr>
            <w:ins w:id="9751" w:author="Strzelczyk, Anthony (A.)" w:date="2020-12-12T21:49: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81CBE" w14:textId="4466EE99" w:rsidR="002956C6" w:rsidRPr="004051D0" w:rsidRDefault="001763F1" w:rsidP="002956C6">
            <w:pPr>
              <w:rPr>
                <w:ins w:id="9752" w:author="Strzelczyk, Anthony (A.)" w:date="2020-12-12T21:49:00Z"/>
                <w:rFonts w:cs="Arial"/>
                <w:vanish/>
                <w:color w:val="000000" w:themeColor="text1"/>
                <w:sz w:val="16"/>
                <w:szCs w:val="14"/>
              </w:rPr>
            </w:pPr>
            <w:r>
              <w:rPr>
                <w:rFonts w:cs="Arial"/>
                <w:vanish/>
                <w:color w:val="000000" w:themeColor="text1"/>
                <w:sz w:val="16"/>
                <w:szCs w:val="14"/>
              </w:rPr>
              <w:t>System level, Bread Board, HIL</w:t>
            </w:r>
          </w:p>
        </w:tc>
      </w:tr>
      <w:tr w:rsidR="00886737" w:rsidRPr="004051D0" w14:paraId="6CA47A40" w14:textId="77777777" w:rsidTr="00772DC4">
        <w:trPr>
          <w:trHeight w:val="133"/>
          <w:hidden/>
          <w:ins w:id="9753" w:author="Strzelczyk, Anthony (A.)" w:date="2020-12-12T21:49: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209EE" w14:textId="77777777" w:rsidR="00886737" w:rsidRPr="004051D0" w:rsidRDefault="00886737" w:rsidP="00886737">
            <w:pPr>
              <w:rPr>
                <w:ins w:id="9754" w:author="Strzelczyk, Anthony (A.)" w:date="2020-12-12T21:49:00Z"/>
                <w:rFonts w:eastAsiaTheme="minorHAnsi" w:cs="Arial"/>
                <w:b/>
                <w:bCs/>
                <w:vanish/>
                <w:sz w:val="16"/>
                <w:szCs w:val="14"/>
              </w:rPr>
            </w:pPr>
            <w:ins w:id="9755" w:author="Strzelczyk, Anthony (A.)" w:date="2020-12-12T21:49:00Z">
              <w:r w:rsidRPr="004051D0">
                <w:rPr>
                  <w:rFonts w:cs="Arial"/>
                  <w:b/>
                  <w:bCs/>
                  <w:vanish/>
                  <w:sz w:val="16"/>
                  <w:szCs w:val="14"/>
                </w:rPr>
                <w:t>Type</w:t>
              </w:r>
            </w:ins>
          </w:p>
        </w:tc>
        <w:customXmlInsRangeStart w:id="9756" w:author="Strzelczyk, Anthony (A.)" w:date="2020-12-12T21:49:00Z"/>
        <w:sdt>
          <w:sdtPr>
            <w:rPr>
              <w:rFonts w:cs="Arial"/>
              <w:vanish/>
              <w:color w:val="000000" w:themeColor="text1"/>
              <w:sz w:val="16"/>
              <w:szCs w:val="14"/>
            </w:rPr>
            <w:alias w:val="Requirement Type"/>
            <w:tag w:val="Requirements Type"/>
            <w:id w:val="1030229538"/>
            <w:placeholder>
              <w:docPart w:val="1EE1CF8DC1F34C25A128FBCCD81ABF14"/>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9756"/>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03C93A" w14:textId="256B31FF" w:rsidR="00886737" w:rsidRPr="004051D0" w:rsidRDefault="00886737" w:rsidP="00886737">
                <w:pPr>
                  <w:rPr>
                    <w:ins w:id="9757" w:author="Strzelczyk, Anthony (A.)" w:date="2020-12-12T21:49:00Z"/>
                    <w:rFonts w:cs="Arial"/>
                    <w:vanish/>
                    <w:color w:val="000000" w:themeColor="text1"/>
                    <w:sz w:val="16"/>
                    <w:szCs w:val="14"/>
                  </w:rPr>
                </w:pPr>
                <w:ins w:id="9758" w:author="Strzelczyk, Anthony (A.)" w:date="2020-12-12T21:49:00Z">
                  <w:r>
                    <w:rPr>
                      <w:rFonts w:cs="Arial"/>
                      <w:vanish/>
                      <w:color w:val="000000" w:themeColor="text1"/>
                      <w:sz w:val="16"/>
                      <w:szCs w:val="14"/>
                    </w:rPr>
                    <w:t>Interface</w:t>
                  </w:r>
                </w:ins>
              </w:p>
            </w:tc>
            <w:customXmlInsRangeStart w:id="9759" w:author="Strzelczyk, Anthony (A.)" w:date="2020-12-12T21:49:00Z"/>
          </w:sdtContent>
        </w:sdt>
        <w:customXmlInsRangeEnd w:id="9759"/>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B80C6" w14:textId="77777777" w:rsidR="00886737" w:rsidRPr="004051D0" w:rsidRDefault="00886737" w:rsidP="00886737">
            <w:pPr>
              <w:rPr>
                <w:ins w:id="9760" w:author="Strzelczyk, Anthony (A.)" w:date="2020-12-12T21:49:00Z"/>
                <w:rFonts w:cs="Arial"/>
                <w:b/>
                <w:bCs/>
                <w:vanish/>
                <w:sz w:val="16"/>
                <w:szCs w:val="14"/>
              </w:rPr>
            </w:pPr>
            <w:ins w:id="9761" w:author="Strzelczyk, Anthony (A.)" w:date="2020-12-12T21:49:00Z">
              <w:r w:rsidRPr="004051D0">
                <w:rPr>
                  <w:rFonts w:cs="Arial"/>
                  <w:b/>
                  <w:bCs/>
                  <w:vanish/>
                  <w:sz w:val="16"/>
                  <w:szCs w:val="14"/>
                </w:rPr>
                <w:t>Priority</w:t>
              </w:r>
            </w:ins>
          </w:p>
        </w:tc>
        <w:customXmlInsRangeStart w:id="9762" w:author="Strzelczyk, Anthony (A.)" w:date="2020-12-12T21:49:00Z"/>
        <w:sdt>
          <w:sdtPr>
            <w:rPr>
              <w:rFonts w:cs="Arial"/>
              <w:vanish/>
              <w:color w:val="000000" w:themeColor="text1"/>
              <w:sz w:val="16"/>
              <w:szCs w:val="14"/>
            </w:rPr>
            <w:alias w:val="Requirement Priority"/>
            <w:tag w:val="Requirement Priority"/>
            <w:id w:val="2055354628"/>
            <w:placeholder>
              <w:docPart w:val="7E6039AFEBC143D7AC93F8B6C34BA6AF"/>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9762"/>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80970" w14:textId="6C8B1946" w:rsidR="00886737" w:rsidRPr="004051D0" w:rsidRDefault="00910AAE" w:rsidP="00886737">
                <w:pPr>
                  <w:rPr>
                    <w:ins w:id="9763" w:author="Strzelczyk, Anthony (A.)" w:date="2020-12-12T21:49:00Z"/>
                    <w:rFonts w:cs="Arial"/>
                    <w:vanish/>
                    <w:color w:val="000000" w:themeColor="text1"/>
                    <w:sz w:val="16"/>
                    <w:szCs w:val="14"/>
                  </w:rPr>
                </w:pPr>
                <w:ins w:id="9764" w:author="Strzelczyk, Anthony (A.)" w:date="2020-12-12T21:49:00Z">
                  <w:r>
                    <w:rPr>
                      <w:rFonts w:cs="Arial"/>
                      <w:vanish/>
                      <w:color w:val="000000" w:themeColor="text1"/>
                      <w:sz w:val="16"/>
                      <w:szCs w:val="14"/>
                    </w:rPr>
                    <w:t>Medium (Highly Recommended)</w:t>
                  </w:r>
                </w:ins>
              </w:p>
            </w:tc>
            <w:customXmlInsRangeStart w:id="9765" w:author="Strzelczyk, Anthony (A.)" w:date="2020-12-12T21:49:00Z"/>
          </w:sdtContent>
        </w:sdt>
        <w:customXmlInsRangeEnd w:id="9765"/>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AF01E8" w14:textId="77777777" w:rsidR="00886737" w:rsidRPr="004051D0" w:rsidRDefault="00886737" w:rsidP="00886737">
            <w:pPr>
              <w:ind w:left="128"/>
              <w:rPr>
                <w:ins w:id="9766" w:author="Strzelczyk, Anthony (A.)" w:date="2020-12-12T21:49:00Z"/>
                <w:rFonts w:cs="Arial"/>
                <w:b/>
                <w:bCs/>
                <w:vanish/>
                <w:sz w:val="16"/>
                <w:szCs w:val="14"/>
              </w:rPr>
            </w:pPr>
            <w:ins w:id="9767" w:author="Strzelczyk, Anthony (A.)" w:date="2020-12-12T21:49:00Z">
              <w:r w:rsidRPr="004051D0">
                <w:rPr>
                  <w:rFonts w:cs="Arial"/>
                  <w:b/>
                  <w:bCs/>
                  <w:vanish/>
                  <w:sz w:val="16"/>
                  <w:szCs w:val="14"/>
                </w:rPr>
                <w:t>Status</w:t>
              </w:r>
            </w:ins>
          </w:p>
        </w:tc>
        <w:customXmlInsRangeStart w:id="9768" w:author="Strzelczyk, Anthony (A.)" w:date="2020-12-12T21:49:00Z"/>
        <w:sdt>
          <w:sdtPr>
            <w:rPr>
              <w:rFonts w:cs="Arial"/>
              <w:vanish/>
              <w:color w:val="000000" w:themeColor="text1"/>
              <w:sz w:val="16"/>
              <w:szCs w:val="14"/>
            </w:rPr>
            <w:alias w:val="Requirement Status"/>
            <w:tag w:val="Requirement Status"/>
            <w:id w:val="-1369143878"/>
            <w:placeholder>
              <w:docPart w:val="685CE25AA1E54BFA80054AAB69057521"/>
            </w:placeholder>
            <w:dropDownList>
              <w:listItem w:value="Choose an item."/>
              <w:listItem w:displayText="Draft" w:value="Draft"/>
              <w:listItem w:displayText="Reviewed" w:value="Reviewed"/>
              <w:listItem w:displayText="Approved" w:value="Approved"/>
            </w:dropDownList>
          </w:sdtPr>
          <w:sdtEndPr/>
          <w:sdtContent>
            <w:customXmlInsRangeEnd w:id="9768"/>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E8CA45" w14:textId="09BA5A98" w:rsidR="00886737" w:rsidRPr="000302BF" w:rsidRDefault="001763F1" w:rsidP="00886737">
                <w:pPr>
                  <w:rPr>
                    <w:ins w:id="9769" w:author="Strzelczyk, Anthony (A.)" w:date="2020-12-12T21:49:00Z"/>
                    <w:rFonts w:cs="Arial"/>
                    <w:vanish/>
                    <w:color w:val="000000" w:themeColor="text1"/>
                    <w:sz w:val="16"/>
                    <w:szCs w:val="14"/>
                  </w:rPr>
                </w:pPr>
                <w:ins w:id="9770" w:author="Strzelczyk, Anthony (A.)" w:date="2020-12-12T21:49:00Z">
                  <w:r>
                    <w:rPr>
                      <w:rFonts w:cs="Arial"/>
                      <w:vanish/>
                      <w:color w:val="000000" w:themeColor="text1"/>
                      <w:sz w:val="16"/>
                      <w:szCs w:val="14"/>
                    </w:rPr>
                    <w:t>Approved</w:t>
                  </w:r>
                </w:ins>
              </w:p>
            </w:tc>
            <w:customXmlInsRangeStart w:id="9771" w:author="Strzelczyk, Anthony (A.)" w:date="2020-12-12T21:49:00Z"/>
          </w:sdtContent>
        </w:sdt>
        <w:customXmlInsRangeEnd w:id="9771"/>
      </w:tr>
      <w:tr w:rsidR="00886737" w:rsidRPr="004051D0" w14:paraId="04601778" w14:textId="77777777" w:rsidTr="00772DC4">
        <w:trPr>
          <w:gridAfter w:val="1"/>
          <w:wAfter w:w="15" w:type="dxa"/>
          <w:ins w:id="9772" w:author="Strzelczyk, Anthony (A.)" w:date="2020-12-12T21:49: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F2EA7F" w14:textId="77777777" w:rsidR="00886737" w:rsidRPr="004051D0" w:rsidRDefault="00886737" w:rsidP="00886737">
            <w:pPr>
              <w:rPr>
                <w:ins w:id="9773" w:author="Strzelczyk, Anthony (A.)" w:date="2020-12-12T21:49:00Z"/>
                <w:rFonts w:cs="Arial"/>
                <w:bCs/>
                <w:vanish/>
                <w:color w:val="808080" w:themeColor="background1" w:themeShade="80"/>
                <w:sz w:val="16"/>
                <w:szCs w:val="14"/>
              </w:rPr>
            </w:pPr>
            <w:ins w:id="9774" w:author="Strzelczyk, Anthony (A.)" w:date="2020-12-12T21:49: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B1715" w14:textId="0F7BCB79" w:rsidR="00886737" w:rsidRPr="004051D0" w:rsidRDefault="00886737" w:rsidP="00886737">
            <w:pPr>
              <w:rPr>
                <w:ins w:id="9775" w:author="Strzelczyk, Anthony (A.)" w:date="2020-12-12T21:49:00Z"/>
                <w:rFonts w:cs="Arial"/>
                <w:bCs/>
                <w:vanish/>
                <w:color w:val="808080" w:themeColor="background1" w:themeShade="80"/>
                <w:sz w:val="16"/>
                <w:szCs w:val="14"/>
              </w:rPr>
            </w:pPr>
            <w:ins w:id="9776" w:author="Strzelczyk, Anthony (A.)" w:date="2020-12-12T21:49: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9777" w:author="Strzelczyk, Anthony (A.)" w:date="2020-12-12T21:49: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9778" w:author="Strzelczyk, Anthony (A.)" w:date="2020-12-12T21:49: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51275E" w14:textId="77777777" w:rsidR="00886737" w:rsidRPr="004051D0" w:rsidRDefault="00886737" w:rsidP="00886737">
            <w:pPr>
              <w:jc w:val="right"/>
              <w:rPr>
                <w:ins w:id="9779" w:author="Strzelczyk, Anthony (A.)" w:date="2020-12-12T21:49:00Z"/>
                <w:rFonts w:cs="Arial"/>
                <w:bCs/>
                <w:color w:val="808080" w:themeColor="background1" w:themeShade="80"/>
                <w:sz w:val="16"/>
                <w:szCs w:val="14"/>
              </w:rPr>
            </w:pPr>
            <w:ins w:id="9780" w:author="Strzelczyk, Anthony (A.)" w:date="2020-12-12T21:49:00Z">
              <w:r w:rsidRPr="004051D0">
                <w:rPr>
                  <w:rFonts w:cs="Arial"/>
                  <w:bCs/>
                  <w:color w:val="808080" w:themeColor="background1" w:themeShade="80"/>
                  <w:sz w:val="16"/>
                  <w:szCs w:val="14"/>
                </w:rPr>
                <w:t>End of Requirement</w:t>
              </w:r>
            </w:ins>
          </w:p>
        </w:tc>
      </w:tr>
    </w:tbl>
    <w:p w14:paraId="207C1BA3" w14:textId="77777777" w:rsidR="00C567F9" w:rsidRDefault="00C567F9" w:rsidP="00C567F9">
      <w:pPr>
        <w:rPr>
          <w:ins w:id="9781" w:author="Strzelczyk, Anthony (A.)" w:date="2020-12-21T15:33:00Z"/>
          <w:rFonts w:cs="Arial"/>
        </w:rPr>
      </w:pPr>
      <w:bookmarkStart w:id="9782" w:name="_Hlk27050327"/>
    </w:p>
    <w:p w14:paraId="543D020C" w14:textId="2523A412" w:rsidR="00C567F9" w:rsidRPr="00F713A5" w:rsidRDefault="00C567F9" w:rsidP="00C567F9">
      <w:pPr>
        <w:pStyle w:val="RERequirement"/>
        <w:shd w:val="clear" w:color="auto" w:fill="F2F2F2" w:themeFill="background1" w:themeFillShade="F2"/>
        <w:rPr>
          <w:ins w:id="9783" w:author="Strzelczyk, Anthony (A.)" w:date="2020-12-21T15:33:00Z"/>
          <w:rFonts w:ascii="Arial" w:hAnsi="Arial" w:cs="Arial"/>
        </w:rPr>
      </w:pPr>
      <w:bookmarkStart w:id="9784" w:name="_Toc28953423"/>
      <w:ins w:id="9785" w:author="Strzelczyk, Anthony (A.)" w:date="2020-12-21T15:33:00Z">
        <w:r w:rsidRPr="00F713A5">
          <w:rPr>
            <w:rFonts w:ascii="Arial" w:hAnsi="Arial" w:cs="Arial"/>
          </w:rPr>
          <w:t>###</w:t>
        </w:r>
        <w:bookmarkStart w:id="9786" w:name="R_ID_F_00058_HMI_Switch_Operation"/>
        <w:r w:rsidRPr="00F713A5">
          <w:rPr>
            <w:rFonts w:ascii="Arial" w:hAnsi="Arial" w:cs="Arial"/>
          </w:rPr>
          <w:t>R_F_</w:t>
        </w:r>
      </w:ins>
      <w:ins w:id="9787" w:author="Strzelczyk, Anthony (A.)" w:date="2021-01-22T08:26:00Z">
        <w:r w:rsidR="00BC0322" w:rsidRPr="00F713A5">
          <w:rPr>
            <w:rFonts w:ascii="Arial" w:hAnsi="Arial" w:cs="Arial"/>
          </w:rPr>
          <w:t>Front</w:t>
        </w:r>
      </w:ins>
      <w:ins w:id="9788" w:author="Strzelczyk, Anthony (A.)" w:date="2020-12-21T15:33:00Z">
        <w:r w:rsidRPr="00F713A5">
          <w:rPr>
            <w:rFonts w:ascii="Arial" w:hAnsi="Arial" w:cs="Arial"/>
          </w:rPr>
          <w:t xml:space="preserve"> Fog Light Switch HMI operation_00</w:t>
        </w:r>
      </w:ins>
      <w:bookmarkEnd w:id="9786"/>
      <w:r w:rsidR="00A479EC">
        <w:rPr>
          <w:rFonts w:ascii="Arial" w:hAnsi="Arial" w:cs="Arial"/>
        </w:rPr>
        <w:t>15</w:t>
      </w:r>
      <w:ins w:id="9789" w:author="Strzelczyk, Anthony (A.)" w:date="2020-12-21T15:33:00Z">
        <w:r w:rsidRPr="00F713A5">
          <w:rPr>
            <w:rFonts w:ascii="Arial" w:hAnsi="Arial" w:cs="Arial"/>
          </w:rPr>
          <w:t xml:space="preserve">### </w:t>
        </w:r>
        <w:bookmarkEnd w:id="9784"/>
        <w:r w:rsidRPr="00F713A5">
          <w:rPr>
            <w:rFonts w:ascii="Arial" w:hAnsi="Arial" w:cs="Arial"/>
          </w:rPr>
          <w:t xml:space="preserve">HMI </w:t>
        </w:r>
      </w:ins>
      <w:r w:rsidR="00350D4F" w:rsidRPr="00F713A5">
        <w:rPr>
          <w:rFonts w:ascii="Arial" w:hAnsi="Arial" w:cs="Arial"/>
        </w:rPr>
        <w:t xml:space="preserve">Soft Button </w:t>
      </w:r>
      <w:ins w:id="9790" w:author="Strzelczyk, Anthony (A.)" w:date="2020-12-21T15:33:00Z">
        <w:r w:rsidRPr="00F713A5">
          <w:rPr>
            <w:rFonts w:ascii="Arial" w:hAnsi="Arial" w:cs="Arial"/>
          </w:rPr>
          <w:t>Operation</w:t>
        </w:r>
      </w:ins>
      <w:r w:rsidR="000F7FE0" w:rsidRPr="00F713A5">
        <w:rPr>
          <w:rFonts w:ascii="Arial" w:hAnsi="Arial" w:cs="Arial"/>
        </w:rPr>
        <w:t xml:space="preserve"> Behavior</w:t>
      </w:r>
    </w:p>
    <w:p w14:paraId="69D5C059" w14:textId="18CECF02" w:rsidR="002763E7" w:rsidRPr="00F713A5" w:rsidRDefault="002763E7" w:rsidP="002763E7">
      <w:pPr>
        <w:overflowPunct/>
        <w:textAlignment w:val="auto"/>
        <w:rPr>
          <w:ins w:id="9791" w:author="Strzelczyk, Anthony (A.)" w:date="2021-03-05T08:16:00Z"/>
          <w:rFonts w:cs="Arial"/>
        </w:rPr>
      </w:pPr>
      <w:ins w:id="9792" w:author="Strzelczyk, Anthony (A.)" w:date="2021-03-05T08:16:00Z">
        <w:r w:rsidRPr="00F713A5">
          <w:rPr>
            <w:rFonts w:cs="Arial"/>
          </w:rPr>
          <w:t xml:space="preserve">(Variant 2) </w:t>
        </w:r>
      </w:ins>
      <w:r w:rsidR="007258AD" w:rsidRPr="00F713A5">
        <w:rPr>
          <w:rFonts w:cs="Arial"/>
        </w:rPr>
        <w:t xml:space="preserve">Front Fog Lighting </w:t>
      </w:r>
      <w:r w:rsidR="00680DE3" w:rsidRPr="00F713A5">
        <w:rPr>
          <w:rFonts w:cs="Arial"/>
        </w:rPr>
        <w:t>shall be activate</w:t>
      </w:r>
      <w:r w:rsidR="00424ABD" w:rsidRPr="00F713A5">
        <w:rPr>
          <w:rFonts w:cs="Arial"/>
        </w:rPr>
        <w:t>d</w:t>
      </w:r>
      <w:r w:rsidR="00680DE3" w:rsidRPr="00F713A5">
        <w:rPr>
          <w:rFonts w:cs="Arial"/>
        </w:rPr>
        <w:t xml:space="preserve"> via touch screen interface</w:t>
      </w:r>
      <w:r w:rsidR="00E45085" w:rsidRPr="00F713A5">
        <w:rPr>
          <w:rFonts w:cs="Arial"/>
        </w:rPr>
        <w:t xml:space="preserve"> (soft button)</w:t>
      </w:r>
      <w:r w:rsidR="00695D4F" w:rsidRPr="00F713A5">
        <w:rPr>
          <w:rFonts w:cs="Arial"/>
        </w:rPr>
        <w:t>. P</w:t>
      </w:r>
      <w:r w:rsidR="00424ABD" w:rsidRPr="00F713A5">
        <w:rPr>
          <w:rFonts w:cs="Arial"/>
        </w:rPr>
        <w:t>ressing the screen</w:t>
      </w:r>
      <w:ins w:id="9793" w:author="Strzelczyk, Anthony (A.)" w:date="2021-03-05T08:16:00Z">
        <w:r w:rsidRPr="00F713A5">
          <w:rPr>
            <w:rFonts w:cs="Arial"/>
          </w:rPr>
          <w:t xml:space="preserve"> </w:t>
        </w:r>
      </w:ins>
      <w:r w:rsidR="00695D4F" w:rsidRPr="00F713A5">
        <w:rPr>
          <w:rFonts w:cs="Arial"/>
        </w:rPr>
        <w:t xml:space="preserve">button </w:t>
      </w:r>
      <w:ins w:id="9794" w:author="Strzelczyk, Anthony (A.)" w:date="2020-12-12T21:50:00Z">
        <w:r w:rsidR="00695D4F" w:rsidRPr="00F713A5">
          <w:rPr>
            <w:rFonts w:cs="Arial"/>
            <w:rPrChange w:id="9795" w:author="Strzelczyk, Anthony (A.)" w:date="2020-12-18T09:19:00Z">
              <w:rPr>
                <w:rFonts w:ascii="Times New Roman" w:hAnsi="Times New Roman"/>
              </w:rPr>
            </w:rPrChange>
          </w:rPr>
          <w:t xml:space="preserve">turns the Front Fog Lamps on. </w:t>
        </w:r>
      </w:ins>
      <w:r w:rsidR="00345605" w:rsidRPr="00F713A5">
        <w:rPr>
          <w:rFonts w:cs="Arial"/>
        </w:rPr>
        <w:t>Relea</w:t>
      </w:r>
      <w:r w:rsidR="00695D4F" w:rsidRPr="00F713A5">
        <w:rPr>
          <w:rFonts w:cs="Arial"/>
        </w:rPr>
        <w:t>sing</w:t>
      </w:r>
      <w:ins w:id="9796" w:author="Strzelczyk, Anthony (A.)" w:date="2020-12-12T21:50:00Z">
        <w:r w:rsidR="00695D4F" w:rsidRPr="00F713A5">
          <w:rPr>
            <w:rFonts w:cs="Arial"/>
            <w:rPrChange w:id="9797" w:author="Strzelczyk, Anthony (A.)" w:date="2020-12-18T09:19:00Z">
              <w:rPr>
                <w:rFonts w:ascii="Times New Roman" w:hAnsi="Times New Roman"/>
              </w:rPr>
            </w:rPrChange>
          </w:rPr>
          <w:t xml:space="preserve"> the </w:t>
        </w:r>
      </w:ins>
      <w:r w:rsidR="00695D4F" w:rsidRPr="00F713A5">
        <w:rPr>
          <w:rFonts w:cs="Arial"/>
        </w:rPr>
        <w:t>screen button</w:t>
      </w:r>
      <w:ins w:id="9798" w:author="Strzelczyk, Anthony (A.)" w:date="2020-12-12T21:50:00Z">
        <w:r w:rsidR="00695D4F" w:rsidRPr="00F713A5">
          <w:rPr>
            <w:rFonts w:cs="Arial"/>
            <w:rPrChange w:id="9799" w:author="Strzelczyk, Anthony (A.)" w:date="2020-12-18T09:19:00Z">
              <w:rPr>
                <w:rFonts w:ascii="Times New Roman" w:hAnsi="Times New Roman"/>
              </w:rPr>
            </w:rPrChange>
          </w:rPr>
          <w:t xml:space="preserve"> leaves them on. Pressing the</w:t>
        </w:r>
      </w:ins>
      <w:ins w:id="9800" w:author="Strzelczyk, Anthony (A.)" w:date="2020-12-12T21:52:00Z">
        <w:r w:rsidR="00695D4F" w:rsidRPr="00F713A5">
          <w:rPr>
            <w:rFonts w:cs="Arial"/>
            <w:rPrChange w:id="9801" w:author="Strzelczyk, Anthony (A.)" w:date="2020-12-18T09:19:00Z">
              <w:rPr>
                <w:rFonts w:ascii="Times New Roman" w:hAnsi="Times New Roman"/>
              </w:rPr>
            </w:rPrChange>
          </w:rPr>
          <w:t xml:space="preserve"> </w:t>
        </w:r>
      </w:ins>
      <w:r w:rsidR="0062229D" w:rsidRPr="00F713A5">
        <w:rPr>
          <w:rFonts w:cs="Arial"/>
        </w:rPr>
        <w:t xml:space="preserve">screen button </w:t>
      </w:r>
      <w:ins w:id="9802" w:author="Strzelczyk, Anthony (A.)" w:date="2020-12-12T21:50:00Z">
        <w:r w:rsidR="00695D4F" w:rsidRPr="00F713A5">
          <w:rPr>
            <w:rFonts w:cs="Arial"/>
            <w:rPrChange w:id="9803" w:author="Strzelczyk, Anthony (A.)" w:date="2020-12-18T09:19:00Z">
              <w:rPr>
                <w:rFonts w:ascii="Times New Roman" w:hAnsi="Times New Roman"/>
              </w:rPr>
            </w:rPrChange>
          </w:rPr>
          <w:t xml:space="preserve">again turns them off. </w:t>
        </w:r>
      </w:ins>
      <w:r w:rsidR="00D233DD" w:rsidRPr="00F713A5">
        <w:rPr>
          <w:rFonts w:cs="Arial"/>
        </w:rPr>
        <w:t>Releas</w:t>
      </w:r>
      <w:r w:rsidR="0062229D" w:rsidRPr="00F713A5">
        <w:rPr>
          <w:rFonts w:cs="Arial"/>
        </w:rPr>
        <w:t>ing</w:t>
      </w:r>
      <w:ins w:id="9804" w:author="Strzelczyk, Anthony (A.)" w:date="2020-12-12T21:50:00Z">
        <w:r w:rsidR="00695D4F" w:rsidRPr="00F713A5">
          <w:rPr>
            <w:rFonts w:cs="Arial"/>
            <w:rPrChange w:id="9805" w:author="Strzelczyk, Anthony (A.)" w:date="2020-12-18T09:19:00Z">
              <w:rPr>
                <w:rFonts w:ascii="Times New Roman" w:hAnsi="Times New Roman"/>
              </w:rPr>
            </w:rPrChange>
          </w:rPr>
          <w:t xml:space="preserve"> the </w:t>
        </w:r>
      </w:ins>
      <w:r w:rsidR="0062229D" w:rsidRPr="00F713A5">
        <w:rPr>
          <w:rFonts w:cs="Arial"/>
        </w:rPr>
        <w:t xml:space="preserve">screen button </w:t>
      </w:r>
      <w:ins w:id="9806" w:author="Strzelczyk, Anthony (A.)" w:date="2020-12-12T21:50:00Z">
        <w:r w:rsidR="00695D4F" w:rsidRPr="00F713A5">
          <w:rPr>
            <w:rFonts w:cs="Arial"/>
            <w:rPrChange w:id="9807" w:author="Strzelczyk, Anthony (A.)" w:date="2020-12-18T09:19:00Z">
              <w:rPr>
                <w:rFonts w:ascii="Times New Roman" w:hAnsi="Times New Roman"/>
              </w:rPr>
            </w:rPrChange>
          </w:rPr>
          <w:t>leaves them off.</w:t>
        </w:r>
      </w:ins>
    </w:p>
    <w:p w14:paraId="3351E712" w14:textId="48410EF8" w:rsidR="00C567F9" w:rsidRPr="00F713A5" w:rsidRDefault="002763E7" w:rsidP="00C567F9">
      <w:pPr>
        <w:overflowPunct/>
        <w:textAlignment w:val="auto"/>
        <w:rPr>
          <w:ins w:id="9808" w:author="Strzelczyk, Anthony (A.)" w:date="2020-12-21T15:33:00Z"/>
          <w:del w:id="9809" w:author="Strzelczyk, Anthony (A.)" w:date="2021-03-05T08:16:00Z"/>
          <w:rFonts w:cs="Arial"/>
        </w:rPr>
      </w:pPr>
      <w:ins w:id="9810" w:author="Strzelczyk, Anthony (A.)" w:date="2021-03-05T08:16:00Z">
        <w:r w:rsidRPr="00F713A5" w:rsidDel="002763E7">
          <w:rPr>
            <w:rFonts w:cs="Arial"/>
          </w:rPr>
          <w:t xml:space="preserve"> </w:t>
        </w:r>
      </w:ins>
      <w:ins w:id="9811" w:author="Strzelczyk, Anthony (A.)" w:date="2020-12-21T15:33:00Z">
        <w:del w:id="9812" w:author="Strzelczyk, Anthony (A.)" w:date="2021-03-05T08:16:00Z">
          <w:r w:rsidR="00C567F9" w:rsidRPr="00F713A5">
            <w:rPr>
              <w:rFonts w:cs="Arial"/>
            </w:rPr>
            <w:delText xml:space="preserve">(Variant 2) </w:delText>
          </w:r>
        </w:del>
        <w:del w:id="9813" w:author="Strzelczyk, Anthony (A.)" w:date="2021-03-05T08:02:00Z">
          <w:r w:rsidR="00C567F9" w:rsidRPr="00F713A5">
            <w:rPr>
              <w:rFonts w:cs="Arial"/>
            </w:rPr>
            <w:delText>A</w:delText>
          </w:r>
        </w:del>
        <w:del w:id="9814" w:author="Strzelczyk, Anthony (A.)" w:date="2021-03-05T08:16:00Z">
          <w:r w:rsidR="00C567F9" w:rsidRPr="00F713A5">
            <w:rPr>
              <w:rFonts w:cs="Arial"/>
            </w:rPr>
            <w:delText xml:space="preserve">lternative </w:delText>
          </w:r>
        </w:del>
        <w:del w:id="9815" w:author="Strzelczyk, Anthony (A.)" w:date="2021-03-05T08:02:00Z">
          <w:r w:rsidR="00C567F9" w:rsidRPr="00F713A5">
            <w:rPr>
              <w:rFonts w:cs="Arial"/>
            </w:rPr>
            <w:delText>S</w:delText>
          </w:r>
        </w:del>
        <w:del w:id="9816" w:author="Strzelczyk, Anthony (A.)" w:date="2021-03-05T08:16:00Z">
          <w:r w:rsidR="00C567F9" w:rsidRPr="00F713A5">
            <w:rPr>
              <w:rFonts w:cs="Arial"/>
            </w:rPr>
            <w:delText>witch configuration</w:delText>
          </w:r>
        </w:del>
        <w:del w:id="9817" w:author="Strzelczyk, Anthony (A.)" w:date="2021-03-05T08:10:00Z">
          <w:r w:rsidR="00C567F9" w:rsidRPr="00F713A5">
            <w:rPr>
              <w:rFonts w:cs="Arial"/>
            </w:rPr>
            <w:delText>s</w:delText>
          </w:r>
        </w:del>
        <w:del w:id="9818" w:author="Strzelczyk, Anthony (A.)" w:date="2021-03-05T08:16:00Z">
          <w:r w:rsidR="00C567F9" w:rsidRPr="00F713A5">
            <w:rPr>
              <w:rFonts w:cs="Arial"/>
            </w:rPr>
            <w:delText xml:space="preserve"> </w:delText>
          </w:r>
        </w:del>
        <w:del w:id="9819" w:author="Strzelczyk, Anthony (A.)" w:date="2021-03-05T08:10:00Z">
          <w:r w:rsidR="00886737" w:rsidRPr="00F713A5">
            <w:rPr>
              <w:rFonts w:cs="Arial"/>
            </w:rPr>
            <w:delText xml:space="preserve">such </w:delText>
          </w:r>
        </w:del>
        <w:del w:id="9820" w:author="Strzelczyk, Anthony (A.)" w:date="2021-03-05T08:16:00Z">
          <w:r w:rsidR="00886737" w:rsidRPr="00F713A5">
            <w:rPr>
              <w:rFonts w:cs="Arial"/>
            </w:rPr>
            <w:delText xml:space="preserve">as </w:delText>
          </w:r>
        </w:del>
      </w:ins>
      <w:ins w:id="9821" w:author="Strzelczyk, Anthony (A.)" w:date="2020-12-21T15:34:00Z">
        <w:del w:id="9822" w:author="Strzelczyk, Anthony (A.)" w:date="2021-03-05T08:12:00Z">
          <w:r w:rsidR="00886737" w:rsidRPr="00F713A5">
            <w:rPr>
              <w:rFonts w:cs="Arial"/>
            </w:rPr>
            <w:delText>the SY</w:delText>
          </w:r>
        </w:del>
      </w:ins>
      <w:ins w:id="9823" w:author="Strzelczyk, Anthony (A.)" w:date="2020-12-21T15:59:00Z">
        <w:del w:id="9824" w:author="Strzelczyk, Anthony (A.)" w:date="2021-03-05T08:12:00Z">
          <w:r w:rsidR="00E57415" w:rsidRPr="00F713A5">
            <w:rPr>
              <w:rFonts w:cs="Arial"/>
            </w:rPr>
            <w:delText>NC</w:delText>
          </w:r>
        </w:del>
      </w:ins>
      <w:ins w:id="9825" w:author="Strzelczyk, Anthony (A.)" w:date="2020-12-21T15:34:00Z">
        <w:del w:id="9826" w:author="Strzelczyk, Anthony (A.)" w:date="2021-03-05T08:12:00Z">
          <w:r w:rsidR="00886737" w:rsidRPr="00F713A5">
            <w:rPr>
              <w:rFonts w:cs="Arial"/>
            </w:rPr>
            <w:delText xml:space="preserve"> </w:delText>
          </w:r>
        </w:del>
        <w:del w:id="9827" w:author="Strzelczyk, Anthony (A.)" w:date="2021-03-05T08:16:00Z">
          <w:r w:rsidR="00886737" w:rsidRPr="00F713A5">
            <w:rPr>
              <w:rFonts w:cs="Arial"/>
            </w:rPr>
            <w:delText xml:space="preserve">Touch Screen </w:delText>
          </w:r>
        </w:del>
      </w:ins>
      <w:ins w:id="9828" w:author="Strzelczyk, Anthony (A.)" w:date="2020-12-21T15:35:00Z">
        <w:del w:id="9829" w:author="Strzelczyk, Anthony (A.)" w:date="2021-03-05T08:12:00Z">
          <w:r w:rsidR="00886737" w:rsidRPr="00F713A5">
            <w:rPr>
              <w:rFonts w:cs="Arial"/>
            </w:rPr>
            <w:delText>can</w:delText>
          </w:r>
        </w:del>
      </w:ins>
      <w:ins w:id="9830" w:author="Strzelczyk, Anthony (A.)" w:date="2020-12-21T15:34:00Z">
        <w:del w:id="9831" w:author="Strzelczyk, Anthony (A.)" w:date="2021-03-05T08:12:00Z">
          <w:r w:rsidR="00886737" w:rsidRPr="00F713A5">
            <w:rPr>
              <w:rFonts w:cs="Arial"/>
            </w:rPr>
            <w:delText xml:space="preserve"> be used </w:delText>
          </w:r>
        </w:del>
      </w:ins>
      <w:ins w:id="9832" w:author="Strzelczyk, Anthony (A.)" w:date="2020-12-21T15:33:00Z">
        <w:del w:id="9833" w:author="Strzelczyk, Anthony (A.)" w:date="2021-03-05T08:13:00Z">
          <w:r w:rsidR="00C567F9" w:rsidRPr="00F713A5">
            <w:rPr>
              <w:rFonts w:cs="Arial"/>
            </w:rPr>
            <w:delText xml:space="preserve">as long as they are in compliance </w:delText>
          </w:r>
        </w:del>
      </w:ins>
    </w:p>
    <w:p w14:paraId="4A14C30F" w14:textId="77777777" w:rsidR="00C567F9" w:rsidRPr="00F713A5" w:rsidRDefault="00C567F9" w:rsidP="00C567F9">
      <w:pPr>
        <w:rPr>
          <w:ins w:id="9834" w:author="Strzelczyk, Anthony (A.)" w:date="2020-12-21T15:33: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713A5" w:rsidRPr="00F713A5" w14:paraId="2912529B" w14:textId="77777777" w:rsidTr="00AE646F">
        <w:trPr>
          <w:gridAfter w:val="1"/>
          <w:wAfter w:w="15" w:type="dxa"/>
          <w:hidden/>
          <w:ins w:id="9835" w:author="Strzelczyk, Anthony (A.)" w:date="2020-12-21T15:33: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BF3BD" w14:textId="4BE3EF16" w:rsidR="00C567F9" w:rsidRPr="00F713A5" w:rsidRDefault="00C567F9" w:rsidP="00AE646F">
            <w:pPr>
              <w:rPr>
                <w:ins w:id="9836" w:author="Strzelczyk, Anthony (A.)" w:date="2020-12-21T15:33:00Z"/>
                <w:rFonts w:eastAsiaTheme="minorHAnsi" w:cs="Arial"/>
                <w:bCs/>
                <w:vanish/>
                <w:sz w:val="16"/>
                <w:szCs w:val="14"/>
              </w:rPr>
            </w:pPr>
            <w:ins w:id="9837" w:author="Strzelczyk, Anthony (A.)" w:date="2020-12-21T15:33:00Z">
              <w:r w:rsidRPr="00F713A5">
                <w:rPr>
                  <w:rFonts w:cs="Arial"/>
                  <w:bCs/>
                  <w:vanish/>
                  <w:sz w:val="16"/>
                  <w:szCs w:val="14"/>
                </w:rPr>
                <w:t>Requirement ID: ###R_F_Rear Fog Light Switch HMI operation_00058###</w:t>
              </w:r>
            </w:ins>
          </w:p>
        </w:tc>
      </w:tr>
      <w:tr w:rsidR="00F713A5" w:rsidRPr="00F713A5" w14:paraId="1867F417" w14:textId="77777777" w:rsidTr="00AE646F">
        <w:trPr>
          <w:hidden/>
          <w:ins w:id="9838" w:author="Strzelczyk, Anthony (A.)" w:date="2020-12-21T15:3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7DFF2" w14:textId="77777777" w:rsidR="00C567F9" w:rsidRPr="00F713A5" w:rsidRDefault="00C567F9" w:rsidP="00AE646F">
            <w:pPr>
              <w:rPr>
                <w:ins w:id="9839" w:author="Strzelczyk, Anthony (A.)" w:date="2020-12-21T15:33:00Z"/>
                <w:rFonts w:eastAsiaTheme="minorHAnsi" w:cs="Arial"/>
                <w:b/>
                <w:bCs/>
                <w:vanish/>
                <w:sz w:val="16"/>
                <w:szCs w:val="14"/>
              </w:rPr>
            </w:pPr>
            <w:ins w:id="9840" w:author="Strzelczyk, Anthony (A.)" w:date="2020-12-21T15:33:00Z">
              <w:r w:rsidRPr="00F713A5">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7265F" w14:textId="7DF1AEF4" w:rsidR="00C567F9" w:rsidRPr="00F713A5" w:rsidRDefault="00A07500" w:rsidP="00AE646F">
            <w:pPr>
              <w:rPr>
                <w:ins w:id="9841" w:author="Strzelczyk, Anthony (A.)" w:date="2020-12-21T15:33:00Z"/>
                <w:rFonts w:cs="Arial"/>
                <w:vanish/>
                <w:sz w:val="16"/>
                <w:szCs w:val="14"/>
              </w:rPr>
            </w:pPr>
            <w:r w:rsidRPr="00F713A5">
              <w:rPr>
                <w:rFonts w:cs="Arial"/>
                <w:vanish/>
                <w:sz w:val="16"/>
                <w:szCs w:val="14"/>
              </w:rPr>
              <w:t>To support reductive switch design</w:t>
            </w:r>
          </w:p>
        </w:tc>
      </w:tr>
      <w:tr w:rsidR="00F713A5" w:rsidRPr="00F713A5" w14:paraId="1D62CBF1" w14:textId="77777777" w:rsidTr="00AE646F">
        <w:trPr>
          <w:hidden/>
          <w:ins w:id="9842" w:author="Strzelczyk, Anthony (A.)" w:date="2020-12-21T15:3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BC735" w14:textId="77777777" w:rsidR="00C567F9" w:rsidRPr="00F713A5" w:rsidRDefault="00C567F9" w:rsidP="00AE646F">
            <w:pPr>
              <w:rPr>
                <w:ins w:id="9843" w:author="Strzelczyk, Anthony (A.)" w:date="2020-12-21T15:33:00Z"/>
                <w:rFonts w:eastAsiaTheme="minorHAnsi" w:cs="Arial"/>
                <w:b/>
                <w:bCs/>
                <w:vanish/>
                <w:sz w:val="16"/>
                <w:szCs w:val="14"/>
              </w:rPr>
            </w:pPr>
            <w:ins w:id="9844" w:author="Strzelczyk, Anthony (A.)" w:date="2020-12-21T15:33:00Z">
              <w:r w:rsidRPr="00F713A5">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62694" w14:textId="77777777" w:rsidR="00C567F9" w:rsidRPr="00F713A5" w:rsidRDefault="00C567F9" w:rsidP="00AE646F">
            <w:pPr>
              <w:rPr>
                <w:ins w:id="9845" w:author="Strzelczyk, Anthony (A.)" w:date="2020-12-21T15:33:00Z"/>
                <w:rFonts w:cs="Arial"/>
                <w:vanish/>
                <w:sz w:val="16"/>
                <w:szCs w:val="14"/>
              </w:rPr>
            </w:pPr>
          </w:p>
        </w:tc>
      </w:tr>
      <w:tr w:rsidR="00F713A5" w:rsidRPr="00F713A5" w14:paraId="49491578" w14:textId="77777777" w:rsidTr="00AE646F">
        <w:trPr>
          <w:hidden/>
          <w:ins w:id="9846" w:author="Strzelczyk, Anthony (A.)" w:date="2020-12-21T15:3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69DA9" w14:textId="77777777" w:rsidR="00C567F9" w:rsidRPr="00F713A5" w:rsidRDefault="00C567F9" w:rsidP="00AE646F">
            <w:pPr>
              <w:rPr>
                <w:ins w:id="9847" w:author="Strzelczyk, Anthony (A.)" w:date="2020-12-21T15:33:00Z"/>
                <w:rFonts w:cs="Arial"/>
                <w:vanish/>
                <w:sz w:val="16"/>
                <w:szCs w:val="14"/>
              </w:rPr>
            </w:pPr>
            <w:ins w:id="9848" w:author="Strzelczyk, Anthony (A.)" w:date="2020-12-21T15:33:00Z">
              <w:r w:rsidRPr="00F713A5">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B56AE" w14:textId="77777777" w:rsidR="00C567F9" w:rsidRPr="00F713A5" w:rsidRDefault="00C567F9" w:rsidP="00AE646F">
            <w:pPr>
              <w:rPr>
                <w:ins w:id="9849" w:author="Strzelczyk, Anthony (A.)" w:date="2020-12-21T15:33:00Z"/>
                <w:rFonts w:cs="Arial"/>
                <w:vanish/>
                <w:sz w:val="16"/>
                <w:szCs w:val="14"/>
              </w:rPr>
            </w:pPr>
          </w:p>
        </w:tc>
      </w:tr>
      <w:tr w:rsidR="00F713A5" w:rsidRPr="00F713A5" w14:paraId="0E8116FD" w14:textId="77777777" w:rsidTr="00AE646F">
        <w:trPr>
          <w:hidden/>
          <w:ins w:id="9850" w:author="Strzelczyk, Anthony (A.)" w:date="2020-12-21T15:3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988A5" w14:textId="77777777" w:rsidR="00886737" w:rsidRPr="00F713A5" w:rsidRDefault="00886737" w:rsidP="00886737">
            <w:pPr>
              <w:rPr>
                <w:ins w:id="9851" w:author="Strzelczyk, Anthony (A.)" w:date="2020-12-21T15:33:00Z"/>
                <w:rFonts w:cs="Arial"/>
                <w:b/>
                <w:bCs/>
                <w:vanish/>
                <w:sz w:val="16"/>
                <w:szCs w:val="14"/>
              </w:rPr>
            </w:pPr>
            <w:ins w:id="9852" w:author="Strzelczyk, Anthony (A.)" w:date="2020-12-21T15:33:00Z">
              <w:r w:rsidRPr="00F713A5">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BD292" w14:textId="6BC3B88E" w:rsidR="00886737" w:rsidRPr="00F713A5" w:rsidRDefault="00910AAE" w:rsidP="00886737">
            <w:pPr>
              <w:rPr>
                <w:ins w:id="9853" w:author="Strzelczyk, Anthony (A.)" w:date="2020-12-21T15:33:00Z"/>
                <w:rFonts w:cs="Arial"/>
                <w:vanish/>
                <w:sz w:val="16"/>
                <w:szCs w:val="14"/>
              </w:rPr>
            </w:pPr>
            <w:r w:rsidRPr="00F713A5">
              <w:rPr>
                <w:rFonts w:cs="Arial"/>
                <w:sz w:val="16"/>
                <w:szCs w:val="14"/>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1A0075" w14:textId="77777777" w:rsidR="00886737" w:rsidRPr="00F713A5" w:rsidRDefault="00886737" w:rsidP="00886737">
            <w:pPr>
              <w:ind w:left="139"/>
              <w:rPr>
                <w:ins w:id="9854" w:author="Strzelczyk, Anthony (A.)" w:date="2020-12-21T15:33:00Z"/>
                <w:rFonts w:cs="Arial"/>
                <w:b/>
                <w:bCs/>
                <w:vanish/>
                <w:sz w:val="16"/>
                <w:szCs w:val="14"/>
              </w:rPr>
            </w:pPr>
            <w:ins w:id="9855" w:author="Strzelczyk, Anthony (A.)" w:date="2020-12-21T15:33:00Z">
              <w:r w:rsidRPr="00F713A5">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0650B" w14:textId="4F7DF937" w:rsidR="00886737" w:rsidRPr="00F713A5" w:rsidRDefault="00886737" w:rsidP="00886737">
            <w:pPr>
              <w:rPr>
                <w:ins w:id="9856" w:author="Strzelczyk, Anthony (A.)" w:date="2020-12-21T15:33:00Z"/>
                <w:rFonts w:cs="Arial"/>
                <w:vanish/>
                <w:sz w:val="16"/>
                <w:szCs w:val="14"/>
              </w:rPr>
            </w:pPr>
            <w:ins w:id="9857" w:author="Strzelczyk, Anthony (A.)" w:date="2020-12-21T15:37:00Z">
              <w:r w:rsidRPr="00F713A5">
                <w:rPr>
                  <w:rFonts w:cs="Arial"/>
                  <w:vanish/>
                  <w:sz w:val="16"/>
                  <w:szCs w:val="14"/>
                </w:rPr>
                <w:t>ASO and PD.</w:t>
              </w:r>
            </w:ins>
          </w:p>
        </w:tc>
      </w:tr>
      <w:tr w:rsidR="00F713A5" w:rsidRPr="00F713A5" w14:paraId="20772867" w14:textId="77777777" w:rsidTr="00AE646F">
        <w:trPr>
          <w:hidden/>
          <w:ins w:id="9858" w:author="Strzelczyk, Anthony (A.)" w:date="2020-12-21T15:3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BA009" w14:textId="77777777" w:rsidR="00886737" w:rsidRPr="00F713A5" w:rsidRDefault="00886737" w:rsidP="00886737">
            <w:pPr>
              <w:rPr>
                <w:ins w:id="9859" w:author="Strzelczyk, Anthony (A.)" w:date="2020-12-21T15:33:00Z"/>
                <w:rFonts w:cs="Arial"/>
                <w:b/>
                <w:bCs/>
                <w:vanish/>
                <w:sz w:val="16"/>
                <w:szCs w:val="14"/>
              </w:rPr>
            </w:pPr>
            <w:ins w:id="9860" w:author="Strzelczyk, Anthony (A.)" w:date="2020-12-21T15:33:00Z">
              <w:r w:rsidRPr="00F713A5">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72E9F" w14:textId="14FD6622" w:rsidR="00BC0322" w:rsidRPr="00F713A5" w:rsidRDefault="008117FC">
            <w:pPr>
              <w:rPr>
                <w:ins w:id="9861" w:author="Strzelczyk, Anthony (A.)" w:date="2020-12-21T15:33:00Z"/>
                <w:rFonts w:cs="Arial"/>
                <w:vanish/>
                <w:sz w:val="16"/>
                <w:szCs w:val="16"/>
              </w:rPr>
            </w:pPr>
            <w:r w:rsidRPr="00F713A5">
              <w:rPr>
                <w:rFonts w:cs="Arial"/>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449D3" w14:textId="77777777" w:rsidR="00886737" w:rsidRPr="00F713A5" w:rsidRDefault="00886737" w:rsidP="00886737">
            <w:pPr>
              <w:ind w:left="139"/>
              <w:rPr>
                <w:ins w:id="9862" w:author="Strzelczyk, Anthony (A.)" w:date="2020-12-21T15:33:00Z"/>
                <w:rFonts w:cs="Arial"/>
                <w:b/>
                <w:bCs/>
                <w:vanish/>
                <w:sz w:val="16"/>
                <w:szCs w:val="16"/>
              </w:rPr>
            </w:pPr>
            <w:ins w:id="9863" w:author="Strzelczyk, Anthony (A.)" w:date="2020-12-21T15:33:00Z">
              <w:r w:rsidRPr="00F713A5">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71091C" w14:textId="5843D94D" w:rsidR="00886737" w:rsidRPr="00F713A5" w:rsidRDefault="008117FC" w:rsidP="00886737">
            <w:pPr>
              <w:rPr>
                <w:ins w:id="9864" w:author="Strzelczyk, Anthony (A.)" w:date="2020-12-21T15:33:00Z"/>
                <w:rFonts w:cs="Arial"/>
                <w:vanish/>
                <w:sz w:val="16"/>
                <w:szCs w:val="14"/>
              </w:rPr>
            </w:pPr>
            <w:r w:rsidRPr="00F713A5">
              <w:rPr>
                <w:rFonts w:cs="Arial"/>
                <w:vanish/>
                <w:sz w:val="16"/>
                <w:szCs w:val="14"/>
              </w:rPr>
              <w:t>System level, Bread Board, HIL</w:t>
            </w:r>
          </w:p>
        </w:tc>
      </w:tr>
      <w:tr w:rsidR="00F713A5" w:rsidRPr="00F713A5" w14:paraId="6DA243BC" w14:textId="77777777" w:rsidTr="00AE646F">
        <w:trPr>
          <w:trHeight w:val="133"/>
          <w:hidden/>
          <w:ins w:id="9865" w:author="Strzelczyk, Anthony (A.)" w:date="2020-12-21T15:33: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5B7DC" w14:textId="77777777" w:rsidR="00886737" w:rsidRPr="00F713A5" w:rsidRDefault="00886737" w:rsidP="00886737">
            <w:pPr>
              <w:rPr>
                <w:ins w:id="9866" w:author="Strzelczyk, Anthony (A.)" w:date="2020-12-21T15:33:00Z"/>
                <w:rFonts w:eastAsiaTheme="minorHAnsi" w:cs="Arial"/>
                <w:b/>
                <w:bCs/>
                <w:vanish/>
                <w:sz w:val="16"/>
                <w:szCs w:val="14"/>
              </w:rPr>
            </w:pPr>
            <w:ins w:id="9867" w:author="Strzelczyk, Anthony (A.)" w:date="2020-12-21T15:33:00Z">
              <w:r w:rsidRPr="00F713A5">
                <w:rPr>
                  <w:rFonts w:cs="Arial"/>
                  <w:b/>
                  <w:bCs/>
                  <w:vanish/>
                  <w:sz w:val="16"/>
                  <w:szCs w:val="14"/>
                </w:rPr>
                <w:t>Type</w:t>
              </w:r>
            </w:ins>
          </w:p>
        </w:tc>
        <w:customXmlInsRangeStart w:id="9868" w:author="Strzelczyk, Anthony (A.)" w:date="2020-12-21T15:33:00Z"/>
        <w:sdt>
          <w:sdtPr>
            <w:rPr>
              <w:rFonts w:cs="Arial"/>
              <w:vanish/>
              <w:sz w:val="16"/>
              <w:szCs w:val="14"/>
            </w:rPr>
            <w:alias w:val="Requirement Type"/>
            <w:tag w:val="Requirements Type"/>
            <w:id w:val="559683085"/>
            <w:placeholder>
              <w:docPart w:val="C665FE7FAF3F462CB69692C7BAD34BBC"/>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9868"/>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7B2E7D" w14:textId="33AE07A2" w:rsidR="00886737" w:rsidRPr="00F713A5" w:rsidRDefault="00886737" w:rsidP="00886737">
                <w:pPr>
                  <w:rPr>
                    <w:ins w:id="9869" w:author="Strzelczyk, Anthony (A.)" w:date="2020-12-21T15:33:00Z"/>
                    <w:rFonts w:cs="Arial"/>
                    <w:vanish/>
                    <w:sz w:val="16"/>
                    <w:szCs w:val="14"/>
                  </w:rPr>
                </w:pPr>
                <w:ins w:id="9870" w:author="Strzelczyk, Anthony (A.)" w:date="2020-12-21T15:33:00Z">
                  <w:r w:rsidRPr="00F713A5">
                    <w:rPr>
                      <w:rFonts w:cs="Arial"/>
                      <w:vanish/>
                      <w:sz w:val="16"/>
                      <w:szCs w:val="14"/>
                    </w:rPr>
                    <w:t>Interface</w:t>
                  </w:r>
                </w:ins>
              </w:p>
            </w:tc>
            <w:customXmlInsRangeStart w:id="9871" w:author="Strzelczyk, Anthony (A.)" w:date="2020-12-21T15:33:00Z"/>
          </w:sdtContent>
        </w:sdt>
        <w:customXmlInsRangeEnd w:id="9871"/>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35AC3" w14:textId="77777777" w:rsidR="00886737" w:rsidRPr="00F713A5" w:rsidRDefault="00886737" w:rsidP="00886737">
            <w:pPr>
              <w:rPr>
                <w:ins w:id="9872" w:author="Strzelczyk, Anthony (A.)" w:date="2020-12-21T15:33:00Z"/>
                <w:rFonts w:cs="Arial"/>
                <w:b/>
                <w:bCs/>
                <w:vanish/>
                <w:sz w:val="16"/>
                <w:szCs w:val="14"/>
              </w:rPr>
            </w:pPr>
            <w:ins w:id="9873" w:author="Strzelczyk, Anthony (A.)" w:date="2020-12-21T15:33:00Z">
              <w:r w:rsidRPr="00F713A5">
                <w:rPr>
                  <w:rFonts w:cs="Arial"/>
                  <w:b/>
                  <w:bCs/>
                  <w:vanish/>
                  <w:sz w:val="16"/>
                  <w:szCs w:val="14"/>
                </w:rPr>
                <w:t>Priority</w:t>
              </w:r>
            </w:ins>
          </w:p>
        </w:tc>
        <w:customXmlInsRangeStart w:id="9874" w:author="Strzelczyk, Anthony (A.)" w:date="2020-12-21T15:33:00Z"/>
        <w:sdt>
          <w:sdtPr>
            <w:rPr>
              <w:rFonts w:cs="Arial"/>
              <w:vanish/>
              <w:sz w:val="16"/>
              <w:szCs w:val="14"/>
            </w:rPr>
            <w:alias w:val="Requirement Priority"/>
            <w:tag w:val="Requirement Priority"/>
            <w:id w:val="1334417354"/>
            <w:placeholder>
              <w:docPart w:val="5F850C5A56F849F6B06483240AA8B92F"/>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9874"/>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DAD4E" w14:textId="4D51BF4C" w:rsidR="00886737" w:rsidRPr="00F713A5" w:rsidRDefault="00886737" w:rsidP="00886737">
                <w:pPr>
                  <w:rPr>
                    <w:ins w:id="9875" w:author="Strzelczyk, Anthony (A.)" w:date="2020-12-21T15:33:00Z"/>
                    <w:rFonts w:cs="Arial"/>
                    <w:vanish/>
                    <w:sz w:val="16"/>
                    <w:szCs w:val="14"/>
                  </w:rPr>
                </w:pPr>
                <w:ins w:id="9876" w:author="Strzelczyk, Anthony (A.)" w:date="2020-12-21T15:33:00Z">
                  <w:r w:rsidRPr="00F713A5">
                    <w:rPr>
                      <w:rFonts w:cs="Arial"/>
                      <w:vanish/>
                      <w:sz w:val="16"/>
                      <w:szCs w:val="14"/>
                    </w:rPr>
                    <w:t>Medium (Highly Recommended)</w:t>
                  </w:r>
                </w:ins>
              </w:p>
            </w:tc>
            <w:customXmlInsRangeStart w:id="9877" w:author="Strzelczyk, Anthony (A.)" w:date="2020-12-21T15:33:00Z"/>
          </w:sdtContent>
        </w:sdt>
        <w:customXmlInsRangeEnd w:id="9877"/>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DE413C" w14:textId="77777777" w:rsidR="00886737" w:rsidRPr="00F713A5" w:rsidRDefault="00886737" w:rsidP="00886737">
            <w:pPr>
              <w:ind w:left="128"/>
              <w:rPr>
                <w:ins w:id="9878" w:author="Strzelczyk, Anthony (A.)" w:date="2020-12-21T15:33:00Z"/>
                <w:rFonts w:cs="Arial"/>
                <w:b/>
                <w:bCs/>
                <w:vanish/>
                <w:sz w:val="16"/>
                <w:szCs w:val="14"/>
              </w:rPr>
            </w:pPr>
            <w:ins w:id="9879" w:author="Strzelczyk, Anthony (A.)" w:date="2020-12-21T15:33:00Z">
              <w:r w:rsidRPr="00F713A5">
                <w:rPr>
                  <w:rFonts w:cs="Arial"/>
                  <w:b/>
                  <w:bCs/>
                  <w:vanish/>
                  <w:sz w:val="16"/>
                  <w:szCs w:val="14"/>
                </w:rPr>
                <w:t>Status</w:t>
              </w:r>
            </w:ins>
          </w:p>
        </w:tc>
        <w:customXmlInsRangeStart w:id="9880" w:author="Strzelczyk, Anthony (A.)" w:date="2020-12-21T15:33:00Z"/>
        <w:sdt>
          <w:sdtPr>
            <w:rPr>
              <w:rFonts w:cs="Arial"/>
              <w:vanish/>
              <w:sz w:val="16"/>
              <w:szCs w:val="14"/>
            </w:rPr>
            <w:alias w:val="Requirement Status"/>
            <w:tag w:val="Requirement Status"/>
            <w:id w:val="-1942058174"/>
            <w:placeholder>
              <w:docPart w:val="F5E56E182FA748278BB4600CA3CD3A7C"/>
            </w:placeholder>
            <w:dropDownList>
              <w:listItem w:value="Choose an item."/>
              <w:listItem w:displayText="Draft" w:value="Draft"/>
              <w:listItem w:displayText="Reviewed" w:value="Reviewed"/>
              <w:listItem w:displayText="Approved" w:value="Approved"/>
            </w:dropDownList>
          </w:sdtPr>
          <w:sdtEndPr/>
          <w:sdtContent>
            <w:customXmlInsRangeEnd w:id="9880"/>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9619C" w14:textId="602B3317" w:rsidR="00886737" w:rsidRPr="00F713A5" w:rsidRDefault="008117FC" w:rsidP="00886737">
                <w:pPr>
                  <w:rPr>
                    <w:ins w:id="9881" w:author="Strzelczyk, Anthony (A.)" w:date="2020-12-21T15:33:00Z"/>
                    <w:rFonts w:cs="Arial"/>
                    <w:vanish/>
                    <w:sz w:val="16"/>
                    <w:szCs w:val="14"/>
                  </w:rPr>
                </w:pPr>
                <w:ins w:id="9882" w:author="Strzelczyk, Anthony (A.)" w:date="2020-12-21T15:33:00Z">
                  <w:r w:rsidRPr="00F713A5">
                    <w:rPr>
                      <w:rFonts w:cs="Arial"/>
                      <w:vanish/>
                      <w:sz w:val="16"/>
                      <w:szCs w:val="14"/>
                    </w:rPr>
                    <w:t>Approved</w:t>
                  </w:r>
                </w:ins>
              </w:p>
            </w:tc>
            <w:customXmlInsRangeStart w:id="9883" w:author="Strzelczyk, Anthony (A.)" w:date="2020-12-21T15:33:00Z"/>
          </w:sdtContent>
        </w:sdt>
        <w:customXmlInsRangeEnd w:id="9883"/>
      </w:tr>
      <w:tr w:rsidR="00F713A5" w:rsidRPr="00F713A5" w14:paraId="040EABB7" w14:textId="77777777" w:rsidTr="00AE646F">
        <w:trPr>
          <w:gridAfter w:val="1"/>
          <w:wAfter w:w="15" w:type="dxa"/>
          <w:ins w:id="9884" w:author="Strzelczyk, Anthony (A.)" w:date="2020-12-21T15:33: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0D67A1" w14:textId="77777777" w:rsidR="00886737" w:rsidRPr="00F713A5" w:rsidRDefault="00886737" w:rsidP="00886737">
            <w:pPr>
              <w:rPr>
                <w:ins w:id="9885" w:author="Strzelczyk, Anthony (A.)" w:date="2020-12-21T15:33:00Z"/>
                <w:rFonts w:cs="Arial"/>
                <w:bCs/>
                <w:vanish/>
                <w:sz w:val="16"/>
                <w:szCs w:val="14"/>
              </w:rPr>
            </w:pPr>
            <w:ins w:id="9886" w:author="Strzelczyk, Anthony (A.)" w:date="2020-12-21T15:33:00Z">
              <w:r w:rsidRPr="00F713A5">
                <w:fldChar w:fldCharType="begin"/>
              </w:r>
              <w:r w:rsidRPr="00F713A5">
                <w:rPr>
                  <w:vanish/>
                </w:rPr>
                <w:instrText xml:space="preserve"> HYPERLINK "http://wiki.ford.com/display/RequirementsEngineering/Requirements+Attributes" </w:instrText>
              </w:r>
              <w:r w:rsidRPr="00F713A5">
                <w:fldChar w:fldCharType="separate"/>
              </w:r>
              <w:r w:rsidRPr="00F713A5">
                <w:rPr>
                  <w:rStyle w:val="Hyperlink"/>
                  <w:rFonts w:cs="Arial"/>
                  <w:bCs/>
                  <w:vanish/>
                  <w:color w:val="auto"/>
                  <w:sz w:val="16"/>
                  <w:szCs w:val="14"/>
                </w:rPr>
                <w:t>Req. Template</w:t>
              </w:r>
              <w:r w:rsidRPr="00F713A5">
                <w:rPr>
                  <w:rStyle w:val="Hyperlink"/>
                  <w:rFonts w:cs="Arial"/>
                  <w:bCs/>
                  <w:vanish/>
                  <w:color w:val="auto"/>
                  <w:sz w:val="16"/>
                  <w:szCs w:val="14"/>
                </w:rPr>
                <w:fldChar w:fldCharType="end"/>
              </w:r>
              <w:r w:rsidRPr="00F713A5">
                <w:rPr>
                  <w:rFonts w:cs="Arial"/>
                  <w:bCs/>
                  <w:vanish/>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D475A" w14:textId="2CE415C0" w:rsidR="00886737" w:rsidRPr="00F713A5" w:rsidRDefault="00886737" w:rsidP="00886737">
            <w:pPr>
              <w:rPr>
                <w:ins w:id="9887" w:author="Strzelczyk, Anthony (A.)" w:date="2020-12-21T15:33:00Z"/>
                <w:rFonts w:cs="Arial"/>
                <w:bCs/>
                <w:vanish/>
                <w:sz w:val="16"/>
                <w:szCs w:val="14"/>
              </w:rPr>
            </w:pPr>
            <w:ins w:id="9888" w:author="Strzelczyk, Anthony (A.)" w:date="2020-12-21T15:33:00Z">
              <w:r w:rsidRPr="00F713A5">
                <w:rPr>
                  <w:rFonts w:cs="Arial"/>
                  <w:bCs/>
                  <w:vanish/>
                  <w:sz w:val="16"/>
                  <w:szCs w:val="14"/>
                </w:rPr>
                <w:fldChar w:fldCharType="begin"/>
              </w:r>
              <w:r w:rsidRPr="00F713A5">
                <w:rPr>
                  <w:rFonts w:cs="Arial"/>
                  <w:bCs/>
                  <w:vanish/>
                  <w:sz w:val="16"/>
                  <w:szCs w:val="14"/>
                </w:rPr>
                <w:instrText xml:space="preserve"> DOCPROPERTY  TemplateVersion  \* MERGEFORMAT </w:instrText>
              </w:r>
              <w:r w:rsidRPr="00F713A5">
                <w:rPr>
                  <w:rFonts w:cs="Arial"/>
                  <w:bCs/>
                  <w:vanish/>
                  <w:sz w:val="16"/>
                  <w:szCs w:val="14"/>
                </w:rPr>
                <w:fldChar w:fldCharType="separate"/>
              </w:r>
            </w:ins>
            <w:r w:rsidR="004E4A52">
              <w:rPr>
                <w:rFonts w:cs="Arial"/>
                <w:bCs/>
                <w:vanish/>
                <w:sz w:val="16"/>
                <w:szCs w:val="14"/>
              </w:rPr>
              <w:t>6</w:t>
            </w:r>
            <w:ins w:id="9889" w:author="Strzelczyk, Anthony (A.)" w:date="2020-12-21T15:33:00Z">
              <w:r w:rsidRPr="00F713A5">
                <w:rPr>
                  <w:rFonts w:cs="Arial"/>
                  <w:bCs/>
                  <w:vanish/>
                  <w:sz w:val="16"/>
                  <w:szCs w:val="14"/>
                </w:rPr>
                <w:fldChar w:fldCharType="end"/>
              </w:r>
              <w:r w:rsidRPr="00F713A5">
                <w:rPr>
                  <w:rFonts w:cs="Arial"/>
                  <w:bCs/>
                  <w:vanish/>
                  <w:sz w:val="16"/>
                  <w:szCs w:val="14"/>
                </w:rPr>
                <w:t>.</w:t>
              </w:r>
              <w:r w:rsidRPr="00F713A5">
                <w:rPr>
                  <w:rFonts w:cs="Arial"/>
                  <w:bCs/>
                  <w:vanish/>
                  <w:sz w:val="16"/>
                  <w:szCs w:val="14"/>
                </w:rPr>
                <w:fldChar w:fldCharType="begin"/>
              </w:r>
              <w:r w:rsidRPr="00F713A5">
                <w:rPr>
                  <w:rFonts w:cs="Arial"/>
                  <w:bCs/>
                  <w:vanish/>
                  <w:sz w:val="16"/>
                  <w:szCs w:val="14"/>
                </w:rPr>
                <w:instrText xml:space="preserve"> DOCPROPERTY  TemplateRevision  \* MERGEFORMAT </w:instrText>
              </w:r>
              <w:r w:rsidRPr="00F713A5">
                <w:rPr>
                  <w:rFonts w:cs="Arial"/>
                  <w:bCs/>
                  <w:vanish/>
                  <w:sz w:val="16"/>
                  <w:szCs w:val="14"/>
                </w:rPr>
                <w:fldChar w:fldCharType="separate"/>
              </w:r>
            </w:ins>
            <w:r w:rsidR="004E4A52">
              <w:rPr>
                <w:rFonts w:cs="Arial"/>
                <w:bCs/>
                <w:vanish/>
                <w:sz w:val="16"/>
                <w:szCs w:val="14"/>
              </w:rPr>
              <w:t>1b</w:t>
            </w:r>
            <w:ins w:id="9890" w:author="Strzelczyk, Anthony (A.)" w:date="2020-12-21T15:33:00Z">
              <w:r w:rsidRPr="00F713A5">
                <w:rPr>
                  <w:rFonts w:cs="Arial"/>
                  <w:bCs/>
                  <w:vanish/>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B74CEB" w14:textId="77777777" w:rsidR="00886737" w:rsidRPr="00F713A5" w:rsidRDefault="00886737" w:rsidP="00886737">
            <w:pPr>
              <w:jc w:val="right"/>
              <w:rPr>
                <w:ins w:id="9891" w:author="Strzelczyk, Anthony (A.)" w:date="2020-12-21T15:33:00Z"/>
                <w:rFonts w:cs="Arial"/>
                <w:bCs/>
                <w:sz w:val="16"/>
                <w:szCs w:val="14"/>
              </w:rPr>
            </w:pPr>
            <w:ins w:id="9892" w:author="Strzelczyk, Anthony (A.)" w:date="2020-12-21T15:33:00Z">
              <w:r w:rsidRPr="00F713A5">
                <w:rPr>
                  <w:rFonts w:cs="Arial"/>
                  <w:bCs/>
                  <w:sz w:val="16"/>
                  <w:szCs w:val="14"/>
                </w:rPr>
                <w:t>End of Requirement</w:t>
              </w:r>
            </w:ins>
          </w:p>
        </w:tc>
      </w:tr>
      <w:bookmarkEnd w:id="9782"/>
    </w:tbl>
    <w:p w14:paraId="416BF187" w14:textId="45775B84" w:rsidR="00C1443D" w:rsidRDefault="00C1443D">
      <w:pPr>
        <w:rPr>
          <w:ins w:id="9893" w:author="Strzelczyk, Anthony (A.)" w:date="2020-12-21T15:32:00Z"/>
        </w:rPr>
      </w:pPr>
    </w:p>
    <w:p w14:paraId="31E0D816" w14:textId="36911F99" w:rsidR="00C567F9" w:rsidDel="00886737" w:rsidRDefault="00C567F9">
      <w:pPr>
        <w:spacing w:line="240" w:lineRule="atLeast"/>
        <w:rPr>
          <w:del w:id="9894" w:author="Strzelczyk, Anthony (A.)" w:date="2020-12-21T15:37:00Z"/>
        </w:rPr>
        <w:pPrChange w:id="9895" w:author="Strzelczyk, Anthony (A.)" w:date="2020-12-11T12:24:00Z">
          <w:pPr/>
        </w:pPrChange>
      </w:pPr>
    </w:p>
    <w:p w14:paraId="1FFDBE87" w14:textId="2F5F213A" w:rsidR="005428B0" w:rsidRPr="004051D0" w:rsidRDefault="00C1443D" w:rsidP="005428B0">
      <w:pPr>
        <w:pStyle w:val="RERequirement"/>
        <w:shd w:val="clear" w:color="auto" w:fill="F2F2F2" w:themeFill="background1" w:themeFillShade="F2"/>
        <w:rPr>
          <w:ins w:id="9896" w:author="Strzelczyk, Anthony (A.)" w:date="2020-12-11T13:36:00Z"/>
          <w:rFonts w:ascii="Arial" w:hAnsi="Arial" w:cs="Arial"/>
        </w:rPr>
      </w:pPr>
      <w:bookmarkStart w:id="9897" w:name="_84e79729ffce5e3f55b32fffd88c8d4c"/>
      <w:bookmarkEnd w:id="9897"/>
      <w:del w:id="9898" w:author="Strzelczyk, Anthony (A.)" w:date="2020-12-11T13:36:00Z">
        <w:r w:rsidDel="005428B0">
          <w:delText xml:space="preserve"> Front Fog Light switch HMI</w:delText>
        </w:r>
      </w:del>
      <w:ins w:id="9899" w:author="Strzelczyk, Anthony (A.)" w:date="2020-12-11T13:36:00Z">
        <w:r w:rsidR="005428B0" w:rsidRPr="004051D0">
          <w:rPr>
            <w:rFonts w:ascii="Arial" w:hAnsi="Arial" w:cs="Arial"/>
          </w:rPr>
          <w:t>###</w:t>
        </w:r>
        <w:bookmarkStart w:id="9900" w:name="R_ID_F_00022_HMI_Switch"/>
        <w:r w:rsidR="005428B0">
          <w:rPr>
            <w:rFonts w:ascii="Arial" w:hAnsi="Arial" w:cs="Arial"/>
          </w:rPr>
          <w:t>R_F_Front Fog Light switch HMI_00</w:t>
        </w:r>
      </w:ins>
      <w:bookmarkEnd w:id="9900"/>
      <w:r w:rsidR="00B24DC0">
        <w:rPr>
          <w:rFonts w:ascii="Arial" w:hAnsi="Arial" w:cs="Arial"/>
        </w:rPr>
        <w:t>16</w:t>
      </w:r>
      <w:ins w:id="9901" w:author="Strzelczyk, Anthony (A.)" w:date="2020-12-11T13:36:00Z">
        <w:r w:rsidR="005428B0" w:rsidRPr="004051D0">
          <w:rPr>
            <w:rFonts w:ascii="Arial" w:hAnsi="Arial" w:cs="Arial"/>
          </w:rPr>
          <w:t xml:space="preserve">### </w:t>
        </w:r>
        <w:r w:rsidR="005428B0">
          <w:rPr>
            <w:rFonts w:ascii="Arial" w:hAnsi="Arial" w:cs="Arial"/>
          </w:rPr>
          <w:t>HMI Switch</w:t>
        </w:r>
      </w:ins>
    </w:p>
    <w:p w14:paraId="757CE72F" w14:textId="6048B519" w:rsidR="005428B0" w:rsidRDefault="00EB2AE2">
      <w:pPr>
        <w:overflowPunct/>
        <w:textAlignment w:val="auto"/>
        <w:rPr>
          <w:ins w:id="9902" w:author="Strzelczyk, Anthony (A.)" w:date="2020-12-11T13:36:00Z"/>
          <w:rFonts w:cs="Arial"/>
        </w:rPr>
        <w:pPrChange w:id="9903" w:author="Strzelczyk, Anthony (A.)" w:date="2020-12-14T14:01:00Z">
          <w:pPr>
            <w:spacing w:line="240" w:lineRule="atLeast"/>
          </w:pPr>
        </w:pPrChange>
      </w:pPr>
      <w:r>
        <w:rPr>
          <w:rFonts w:cs="Arial"/>
        </w:rPr>
        <w:t>The Front Fog Feature</w:t>
      </w:r>
      <w:ins w:id="9904" w:author="Strzelczyk, Anthony (A.)" w:date="2020-12-11T13:36:00Z">
        <w:r w:rsidR="005428B0">
          <w:rPr>
            <w:rFonts w:cs="Arial"/>
          </w:rPr>
          <w:t xml:space="preserve"> shall </w:t>
        </w:r>
      </w:ins>
      <w:r w:rsidR="00AF2456">
        <w:rPr>
          <w:rFonts w:cs="Arial"/>
        </w:rPr>
        <w:t>have an</w:t>
      </w:r>
      <w:ins w:id="9905" w:author="Strzelczyk, Anthony (A.)" w:date="2020-12-11T13:36:00Z">
        <w:r w:rsidR="005428B0">
          <w:rPr>
            <w:rFonts w:cs="Arial"/>
          </w:rPr>
          <w:t xml:space="preserve"> HMI</w:t>
        </w:r>
      </w:ins>
      <w:ins w:id="9906" w:author="Strzelczyk, Anthony (A.)" w:date="2020-12-21T16:03:00Z">
        <w:r w:rsidR="008B195D">
          <w:rPr>
            <w:rFonts w:cs="Arial"/>
          </w:rPr>
          <w:t xml:space="preserve"> </w:t>
        </w:r>
      </w:ins>
      <w:ins w:id="9907" w:author="Strzelczyk, Anthony (A.)" w:date="2021-01-22T08:23:00Z">
        <w:r w:rsidR="00BC0322">
          <w:rPr>
            <w:rFonts w:cs="Arial"/>
          </w:rPr>
          <w:t>method</w:t>
        </w:r>
      </w:ins>
      <w:ins w:id="9908" w:author="Strzelczyk, Anthony (A.)" w:date="2020-12-11T13:36:00Z">
        <w:r w:rsidR="005428B0">
          <w:rPr>
            <w:rFonts w:cs="Arial"/>
          </w:rPr>
          <w:t xml:space="preserve"> to activate </w:t>
        </w:r>
      </w:ins>
      <w:ins w:id="9909" w:author="Strzelczyk, Anthony (A.)" w:date="2021-01-22T08:23:00Z">
        <w:r w:rsidR="00BC0322">
          <w:rPr>
            <w:rFonts w:cs="Arial"/>
          </w:rPr>
          <w:t>and</w:t>
        </w:r>
      </w:ins>
      <w:ins w:id="9910" w:author="Strzelczyk, Anthony (A.)" w:date="2020-12-11T13:36:00Z">
        <w:r w:rsidR="005428B0">
          <w:rPr>
            <w:rFonts w:cs="Arial"/>
          </w:rPr>
          <w:t xml:space="preserve"> deactivate the</w:t>
        </w:r>
      </w:ins>
      <w:ins w:id="9911" w:author="Strzelczyk, Anthony (A.)" w:date="2020-12-21T15:54:00Z">
        <w:r w:rsidR="00E57415">
          <w:rPr>
            <w:rFonts w:cs="Arial"/>
          </w:rPr>
          <w:t xml:space="preserve"> </w:t>
        </w:r>
      </w:ins>
      <w:r w:rsidR="00851129">
        <w:rPr>
          <w:rFonts w:cs="Arial"/>
        </w:rPr>
        <w:t xml:space="preserve">Front </w:t>
      </w:r>
      <w:ins w:id="9912" w:author="Strzelczyk, Anthony (A.)" w:date="2020-12-21T15:54:00Z">
        <w:r w:rsidR="00E57415">
          <w:rPr>
            <w:rFonts w:cs="Arial"/>
          </w:rPr>
          <w:t>Fog</w:t>
        </w:r>
      </w:ins>
      <w:ins w:id="9913" w:author="Strzelczyk, Anthony (A.)" w:date="2020-12-11T13:36:00Z">
        <w:r w:rsidR="005428B0">
          <w:rPr>
            <w:rFonts w:cs="Arial"/>
          </w:rPr>
          <w:t xml:space="preserve"> Feature</w:t>
        </w:r>
        <w:r w:rsidR="00BC0322">
          <w:rPr>
            <w:rFonts w:cs="Arial"/>
          </w:rPr>
          <w:t>.</w:t>
        </w:r>
      </w:ins>
    </w:p>
    <w:p w14:paraId="0EC605AC" w14:textId="77777777" w:rsidR="005428B0" w:rsidRPr="004051D0" w:rsidRDefault="005428B0" w:rsidP="005428B0">
      <w:pPr>
        <w:rPr>
          <w:ins w:id="9914" w:author="Strzelczyk, Anthony (A.)" w:date="2020-12-11T13:36: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Change w:id="9915">
          <w:tblGrid>
            <w:gridCol w:w="1764"/>
            <w:gridCol w:w="221"/>
            <w:gridCol w:w="958"/>
            <w:gridCol w:w="228"/>
            <w:gridCol w:w="910"/>
            <w:gridCol w:w="1507"/>
            <w:gridCol w:w="1783"/>
            <w:gridCol w:w="2820"/>
            <w:gridCol w:w="15"/>
          </w:tblGrid>
        </w:tblGridChange>
      </w:tblGrid>
      <w:tr w:rsidR="005428B0" w:rsidRPr="004051D0" w14:paraId="3682D790" w14:textId="77777777" w:rsidTr="00FF66A0">
        <w:trPr>
          <w:gridAfter w:val="1"/>
          <w:wAfter w:w="15" w:type="dxa"/>
          <w:hidden/>
          <w:ins w:id="9916" w:author="Strzelczyk, Anthony (A.)" w:date="2020-12-11T13:36: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459B8" w14:textId="423D6884" w:rsidR="005428B0" w:rsidRPr="004051D0" w:rsidRDefault="005428B0" w:rsidP="00FF66A0">
            <w:pPr>
              <w:rPr>
                <w:ins w:id="9917" w:author="Strzelczyk, Anthony (A.)" w:date="2020-12-11T13:36:00Z"/>
                <w:rFonts w:eastAsiaTheme="minorHAnsi" w:cs="Arial"/>
                <w:bCs/>
                <w:vanish/>
                <w:color w:val="808080" w:themeColor="background1" w:themeShade="80"/>
                <w:sz w:val="16"/>
                <w:szCs w:val="14"/>
              </w:rPr>
            </w:pPr>
            <w:ins w:id="9918" w:author="Strzelczyk, Anthony (A.)" w:date="2020-12-11T13:36: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R_F_Front Fog Light switch HMI_00022</w:t>
              </w:r>
              <w:r w:rsidRPr="004051D0">
                <w:rPr>
                  <w:rFonts w:cs="Arial"/>
                  <w:bCs/>
                  <w:vanish/>
                  <w:color w:val="808080" w:themeColor="background1" w:themeShade="80"/>
                  <w:sz w:val="16"/>
                  <w:szCs w:val="14"/>
                </w:rPr>
                <w:t>###</w:t>
              </w:r>
            </w:ins>
          </w:p>
        </w:tc>
      </w:tr>
      <w:tr w:rsidR="005428B0" w:rsidRPr="004051D0" w14:paraId="2854373A" w14:textId="77777777" w:rsidTr="00FF66A0">
        <w:trPr>
          <w:hidden/>
          <w:ins w:id="9919" w:author="Strzelczyk, Anthony (A.)" w:date="2020-12-11T13:36: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4827B" w14:textId="77777777" w:rsidR="005428B0" w:rsidRPr="004051D0" w:rsidRDefault="005428B0" w:rsidP="00FF66A0">
            <w:pPr>
              <w:rPr>
                <w:ins w:id="9920" w:author="Strzelczyk, Anthony (A.)" w:date="2020-12-11T13:36:00Z"/>
                <w:rFonts w:eastAsiaTheme="minorHAnsi" w:cs="Arial"/>
                <w:b/>
                <w:bCs/>
                <w:vanish/>
                <w:sz w:val="16"/>
                <w:szCs w:val="14"/>
              </w:rPr>
            </w:pPr>
            <w:ins w:id="9921" w:author="Strzelczyk, Anthony (A.)" w:date="2020-12-11T13:36: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E9A59" w14:textId="7B0BFCD8" w:rsidR="005428B0" w:rsidRPr="004051D0" w:rsidRDefault="008117FC" w:rsidP="00FF66A0">
            <w:pPr>
              <w:rPr>
                <w:ins w:id="9922" w:author="Strzelczyk, Anthony (A.)" w:date="2020-12-11T13:36:00Z"/>
                <w:rFonts w:cs="Arial"/>
                <w:vanish/>
                <w:color w:val="000000" w:themeColor="text1"/>
                <w:sz w:val="16"/>
                <w:szCs w:val="14"/>
              </w:rPr>
            </w:pPr>
            <w:r>
              <w:rPr>
                <w:rFonts w:cs="Arial"/>
                <w:vanish/>
                <w:color w:val="000000" w:themeColor="text1"/>
                <w:sz w:val="16"/>
                <w:szCs w:val="14"/>
              </w:rPr>
              <w:t>Must have a method of activation and deactivation</w:t>
            </w:r>
          </w:p>
        </w:tc>
      </w:tr>
      <w:tr w:rsidR="005428B0" w:rsidRPr="004051D0" w14:paraId="338C4F70" w14:textId="77777777" w:rsidTr="00FF66A0">
        <w:trPr>
          <w:hidden/>
          <w:ins w:id="9923" w:author="Strzelczyk, Anthony (A.)" w:date="2020-12-11T13:36: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77F51" w14:textId="77777777" w:rsidR="005428B0" w:rsidRPr="004051D0" w:rsidRDefault="005428B0" w:rsidP="00FF66A0">
            <w:pPr>
              <w:rPr>
                <w:ins w:id="9924" w:author="Strzelczyk, Anthony (A.)" w:date="2020-12-11T13:36:00Z"/>
                <w:rFonts w:eastAsiaTheme="minorHAnsi" w:cs="Arial"/>
                <w:b/>
                <w:bCs/>
                <w:vanish/>
                <w:sz w:val="16"/>
                <w:szCs w:val="14"/>
              </w:rPr>
            </w:pPr>
            <w:ins w:id="9925" w:author="Strzelczyk, Anthony (A.)" w:date="2020-12-11T13:36: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C18B3" w14:textId="77777777" w:rsidR="005428B0" w:rsidRPr="004051D0" w:rsidRDefault="005428B0" w:rsidP="00FF66A0">
            <w:pPr>
              <w:rPr>
                <w:ins w:id="9926" w:author="Strzelczyk, Anthony (A.)" w:date="2020-12-11T13:36:00Z"/>
                <w:rFonts w:cs="Arial"/>
                <w:vanish/>
                <w:color w:val="000000" w:themeColor="text1"/>
                <w:sz w:val="16"/>
                <w:szCs w:val="14"/>
              </w:rPr>
            </w:pPr>
          </w:p>
        </w:tc>
      </w:tr>
      <w:tr w:rsidR="005428B0" w:rsidRPr="004051D0" w14:paraId="65E3823D" w14:textId="77777777" w:rsidTr="00FF66A0">
        <w:trPr>
          <w:hidden/>
          <w:ins w:id="9927" w:author="Strzelczyk, Anthony (A.)" w:date="2020-12-11T13:36: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04F50" w14:textId="77777777" w:rsidR="005428B0" w:rsidRPr="004051D0" w:rsidRDefault="005428B0" w:rsidP="00FF66A0">
            <w:pPr>
              <w:rPr>
                <w:ins w:id="9928" w:author="Strzelczyk, Anthony (A.)" w:date="2020-12-11T13:36:00Z"/>
                <w:rFonts w:cs="Arial"/>
                <w:vanish/>
                <w:sz w:val="16"/>
                <w:szCs w:val="14"/>
              </w:rPr>
            </w:pPr>
            <w:ins w:id="9929" w:author="Strzelczyk, Anthony (A.)" w:date="2020-12-11T13:36: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6F73" w14:textId="060E251D" w:rsidR="005428B0" w:rsidRPr="004051D0" w:rsidRDefault="00EF61FC" w:rsidP="00FF66A0">
            <w:pPr>
              <w:rPr>
                <w:ins w:id="9930" w:author="Strzelczyk, Anthony (A.)" w:date="2020-12-11T13:36:00Z"/>
                <w:rFonts w:cs="Arial"/>
                <w:vanish/>
                <w:color w:val="000000" w:themeColor="text1"/>
                <w:sz w:val="16"/>
                <w:szCs w:val="14"/>
              </w:rPr>
            </w:pPr>
            <w:ins w:id="9931" w:author="Strzelczyk, Anthony (A.)" w:date="2020-12-21T12:33:00Z">
              <w:r w:rsidRPr="00C567F9">
                <w:rPr>
                  <w:rFonts w:cs="Arial"/>
                  <w:vanish/>
                  <w:color w:val="000000" w:themeColor="text1"/>
                  <w:sz w:val="16"/>
                  <w:szCs w:val="14"/>
                  <w:rPrChange w:id="9932" w:author="Strzelczyk, Anthony (A.)" w:date="2020-12-21T15:30:00Z">
                    <w:rPr>
                      <w:rFonts w:cs="Arial"/>
                    </w:rPr>
                  </w:rPrChange>
                </w:rPr>
                <w:t>Conform to the latest regulations.</w:t>
              </w:r>
            </w:ins>
          </w:p>
        </w:tc>
      </w:tr>
      <w:tr w:rsidR="005428B0" w:rsidRPr="004051D0" w14:paraId="23B93948" w14:textId="77777777" w:rsidTr="00C76673">
        <w:tblPrEx>
          <w:tblW w:w="10206" w:type="dxa"/>
          <w:tblCellMar>
            <w:left w:w="0" w:type="dxa"/>
            <w:right w:w="0" w:type="dxa"/>
          </w:tblCellMar>
          <w:tblPrExChange w:id="9933" w:author="Strzelczyk, Anthony (A.)" w:date="2021-01-21T19:36:00Z">
            <w:tblPrEx>
              <w:tblW w:w="10206" w:type="dxa"/>
              <w:tblCellMar>
                <w:left w:w="0" w:type="dxa"/>
                <w:right w:w="0" w:type="dxa"/>
              </w:tblCellMar>
            </w:tblPrEx>
          </w:tblPrExChange>
        </w:tblPrEx>
        <w:trPr>
          <w:hidden/>
          <w:ins w:id="9934" w:author="Strzelczyk, Anthony (A.)" w:date="2020-12-11T13:36:00Z"/>
          <w:trPrChange w:id="9935" w:author="Strzelczyk, Anthony (A.)" w:date="2021-01-21T19:36:00Z">
            <w:trPr>
              <w:hidden/>
            </w:trPr>
          </w:trPrChange>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Change w:id="9936" w:author="Strzelczyk, Anthony (A.)" w:date="2021-01-21T19:36:00Z">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tcPrChange>
          </w:tcPr>
          <w:p w14:paraId="64085AD7" w14:textId="77777777" w:rsidR="005428B0" w:rsidRPr="00443E12" w:rsidRDefault="005428B0" w:rsidP="00FF66A0">
            <w:pPr>
              <w:rPr>
                <w:ins w:id="9937" w:author="Strzelczyk, Anthony (A.)" w:date="2020-12-11T13:36:00Z"/>
                <w:rFonts w:cs="Arial"/>
                <w:b/>
                <w:bCs/>
                <w:vanish/>
                <w:sz w:val="16"/>
                <w:szCs w:val="14"/>
                <w:highlight w:val="yellow"/>
                <w:rPrChange w:id="9938" w:author="Strzelczyk, Anthony (A.)" w:date="2021-01-22T08:34:00Z">
                  <w:rPr>
                    <w:ins w:id="9939" w:author="Strzelczyk, Anthony (A.)" w:date="2020-12-11T13:36:00Z"/>
                    <w:rFonts w:cs="Arial"/>
                    <w:b/>
                    <w:bCs/>
                    <w:vanish/>
                    <w:sz w:val="16"/>
                    <w:szCs w:val="14"/>
                  </w:rPr>
                </w:rPrChange>
              </w:rPr>
            </w:pPr>
            <w:ins w:id="9940" w:author="Strzelczyk, Anthony (A.)" w:date="2020-12-11T13:36:00Z">
              <w:r w:rsidRPr="002956C6">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Change w:id="9941" w:author="Strzelczyk, Anthony (A.)" w:date="2021-01-21T19:36:00Z">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tcPrChange>
          </w:tcPr>
          <w:p w14:paraId="2F91CD89" w14:textId="11041FEE" w:rsidR="005428B0" w:rsidRPr="00443E12" w:rsidRDefault="008117FC">
            <w:pPr>
              <w:rPr>
                <w:ins w:id="9942" w:author="Strzelczyk, Anthony (A.)" w:date="2020-12-11T13:36:00Z"/>
                <w:rFonts w:cs="Arial"/>
                <w:vanish/>
                <w:color w:val="000000" w:themeColor="text1"/>
                <w:sz w:val="16"/>
                <w:szCs w:val="14"/>
                <w:highlight w:val="yellow"/>
                <w:rPrChange w:id="9943" w:author="Strzelczyk, Anthony (A.)" w:date="2021-01-22T08:34:00Z">
                  <w:rPr>
                    <w:ins w:id="9944" w:author="Strzelczyk, Anthony (A.)" w:date="2020-12-11T13:36:00Z"/>
                    <w:rFonts w:cs="Arial"/>
                    <w:vanish/>
                    <w:color w:val="000000" w:themeColor="text1"/>
                    <w:sz w:val="16"/>
                    <w:szCs w:val="14"/>
                  </w:rPr>
                </w:rPrChange>
              </w:rPr>
            </w:pPr>
            <w:r>
              <w:rPr>
                <w:rFonts w:cs="Arial"/>
                <w:color w:val="000000" w:themeColor="text1"/>
                <w:sz w:val="16"/>
                <w:szCs w:val="14"/>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Change w:id="9945" w:author="Strzelczyk, Anthony (A.)" w:date="2021-01-21T19:36:00Z">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tcPrChange>
          </w:tcPr>
          <w:p w14:paraId="0786DC09" w14:textId="77777777" w:rsidR="005428B0" w:rsidRPr="004051D0" w:rsidRDefault="005428B0" w:rsidP="00FF66A0">
            <w:pPr>
              <w:ind w:left="139"/>
              <w:rPr>
                <w:ins w:id="9946" w:author="Strzelczyk, Anthony (A.)" w:date="2020-12-11T13:36:00Z"/>
                <w:rFonts w:cs="Arial"/>
                <w:b/>
                <w:bCs/>
                <w:vanish/>
                <w:sz w:val="16"/>
                <w:szCs w:val="14"/>
              </w:rPr>
            </w:pPr>
            <w:ins w:id="9947" w:author="Strzelczyk, Anthony (A.)" w:date="2020-12-11T13:36: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Change w:id="9948" w:author="Strzelczyk, Anthony (A.)" w:date="2021-01-21T19:36:00Z">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tcPrChange>
          </w:tcPr>
          <w:p w14:paraId="5BB401E3" w14:textId="1DE6AD18" w:rsidR="005428B0" w:rsidRPr="004051D0" w:rsidRDefault="00EF61FC" w:rsidP="00FF66A0">
            <w:pPr>
              <w:rPr>
                <w:ins w:id="9949" w:author="Strzelczyk, Anthony (A.)" w:date="2020-12-11T13:36:00Z"/>
                <w:rFonts w:cs="Arial"/>
                <w:vanish/>
                <w:color w:val="000000" w:themeColor="text1"/>
                <w:sz w:val="16"/>
                <w:szCs w:val="14"/>
              </w:rPr>
            </w:pPr>
            <w:ins w:id="9950" w:author="Strzelczyk, Anthony (A.)" w:date="2020-12-21T12:34:00Z">
              <w:r>
                <w:rPr>
                  <w:rFonts w:cs="Arial"/>
                  <w:vanish/>
                  <w:color w:val="000000" w:themeColor="text1"/>
                  <w:sz w:val="16"/>
                  <w:szCs w:val="14"/>
                </w:rPr>
                <w:t>ASO and PD.</w:t>
              </w:r>
            </w:ins>
          </w:p>
        </w:tc>
      </w:tr>
      <w:tr w:rsidR="005428B0" w:rsidRPr="004051D0" w14:paraId="71A015BD" w14:textId="77777777" w:rsidTr="00FF66A0">
        <w:trPr>
          <w:hidden/>
          <w:ins w:id="9951" w:author="Strzelczyk, Anthony (A.)" w:date="2020-12-11T13:36: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75481" w14:textId="77777777" w:rsidR="005428B0" w:rsidRPr="004051D0" w:rsidRDefault="005428B0" w:rsidP="00FF66A0">
            <w:pPr>
              <w:rPr>
                <w:ins w:id="9952" w:author="Strzelczyk, Anthony (A.)" w:date="2020-12-11T13:36:00Z"/>
                <w:rFonts w:cs="Arial"/>
                <w:b/>
                <w:bCs/>
                <w:vanish/>
                <w:sz w:val="16"/>
                <w:szCs w:val="14"/>
              </w:rPr>
            </w:pPr>
            <w:ins w:id="9953" w:author="Strzelczyk, Anthony (A.)" w:date="2020-12-11T13:36: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18811" w14:textId="6D8DD49D" w:rsidR="005428B0" w:rsidRPr="004051D0" w:rsidRDefault="008117FC" w:rsidP="00FF66A0">
            <w:pPr>
              <w:rPr>
                <w:ins w:id="9954" w:author="Strzelczyk, Anthony (A.)" w:date="2020-12-11T13:36:00Z"/>
                <w:rFonts w:cs="Arial"/>
                <w:vanish/>
                <w:color w:val="000000" w:themeColor="text1"/>
                <w:sz w:val="16"/>
                <w:szCs w:val="16"/>
              </w:rPr>
            </w:pPr>
            <w:r>
              <w:rPr>
                <w:rFonts w:cs="Arial"/>
                <w:color w:val="000000" w:themeColor="text1"/>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5DDEA5" w14:textId="77777777" w:rsidR="005428B0" w:rsidRPr="004051D0" w:rsidRDefault="005428B0" w:rsidP="00FF66A0">
            <w:pPr>
              <w:ind w:left="139"/>
              <w:rPr>
                <w:ins w:id="9955" w:author="Strzelczyk, Anthony (A.)" w:date="2020-12-11T13:36:00Z"/>
                <w:rFonts w:cs="Arial"/>
                <w:b/>
                <w:bCs/>
                <w:vanish/>
                <w:sz w:val="16"/>
                <w:szCs w:val="16"/>
              </w:rPr>
            </w:pPr>
            <w:ins w:id="9956" w:author="Strzelczyk, Anthony (A.)" w:date="2020-12-11T13:36: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36469" w14:textId="752272F5" w:rsidR="005428B0" w:rsidRPr="004051D0" w:rsidRDefault="008117FC" w:rsidP="00FF66A0">
            <w:pPr>
              <w:rPr>
                <w:ins w:id="9957" w:author="Strzelczyk, Anthony (A.)" w:date="2020-12-11T13:36:00Z"/>
                <w:rFonts w:cs="Arial"/>
                <w:vanish/>
                <w:color w:val="000000" w:themeColor="text1"/>
                <w:sz w:val="16"/>
                <w:szCs w:val="14"/>
              </w:rPr>
            </w:pPr>
            <w:r>
              <w:rPr>
                <w:rFonts w:cs="Arial"/>
                <w:vanish/>
                <w:color w:val="000000" w:themeColor="text1"/>
                <w:sz w:val="16"/>
                <w:szCs w:val="14"/>
              </w:rPr>
              <w:t>System level, Bread Board, HIL</w:t>
            </w:r>
          </w:p>
        </w:tc>
      </w:tr>
      <w:tr w:rsidR="005428B0" w:rsidRPr="004051D0" w14:paraId="5E80A13B" w14:textId="77777777" w:rsidTr="00FF66A0">
        <w:trPr>
          <w:trHeight w:val="133"/>
          <w:hidden/>
          <w:ins w:id="9958" w:author="Strzelczyk, Anthony (A.)" w:date="2020-12-11T13:36: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EEEC5" w14:textId="77777777" w:rsidR="005428B0" w:rsidRPr="004051D0" w:rsidRDefault="005428B0" w:rsidP="00FF66A0">
            <w:pPr>
              <w:rPr>
                <w:ins w:id="9959" w:author="Strzelczyk, Anthony (A.)" w:date="2020-12-11T13:36:00Z"/>
                <w:rFonts w:eastAsiaTheme="minorHAnsi" w:cs="Arial"/>
                <w:b/>
                <w:bCs/>
                <w:vanish/>
                <w:sz w:val="16"/>
                <w:szCs w:val="14"/>
              </w:rPr>
            </w:pPr>
            <w:ins w:id="9960" w:author="Strzelczyk, Anthony (A.)" w:date="2020-12-11T13:36:00Z">
              <w:r w:rsidRPr="004051D0">
                <w:rPr>
                  <w:rFonts w:cs="Arial"/>
                  <w:b/>
                  <w:bCs/>
                  <w:vanish/>
                  <w:sz w:val="16"/>
                  <w:szCs w:val="14"/>
                </w:rPr>
                <w:t>Type</w:t>
              </w:r>
            </w:ins>
          </w:p>
        </w:tc>
        <w:customXmlInsRangeStart w:id="9961" w:author="Strzelczyk, Anthony (A.)" w:date="2020-12-11T13:36:00Z"/>
        <w:sdt>
          <w:sdtPr>
            <w:rPr>
              <w:rFonts w:cs="Arial"/>
              <w:vanish/>
              <w:color w:val="000000" w:themeColor="text1"/>
              <w:sz w:val="16"/>
              <w:szCs w:val="14"/>
            </w:rPr>
            <w:alias w:val="Requirement Type"/>
            <w:tag w:val="Requirements Type"/>
            <w:id w:val="-1456245371"/>
            <w:placeholder>
              <w:docPart w:val="B0B58C77903146FF9C35D87AD5528F4A"/>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9961"/>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CABFD4" w14:textId="5CA017E3" w:rsidR="005428B0" w:rsidRPr="004051D0" w:rsidRDefault="005428B0" w:rsidP="00FF66A0">
                <w:pPr>
                  <w:rPr>
                    <w:ins w:id="9962" w:author="Strzelczyk, Anthony (A.)" w:date="2020-12-11T13:36:00Z"/>
                    <w:rFonts w:cs="Arial"/>
                    <w:vanish/>
                    <w:color w:val="000000" w:themeColor="text1"/>
                    <w:sz w:val="16"/>
                    <w:szCs w:val="14"/>
                  </w:rPr>
                </w:pPr>
                <w:ins w:id="9963" w:author="Strzelczyk, Anthony (A.)" w:date="2020-12-11T13:36:00Z">
                  <w:r>
                    <w:rPr>
                      <w:rFonts w:cs="Arial"/>
                      <w:vanish/>
                      <w:color w:val="000000" w:themeColor="text1"/>
                      <w:sz w:val="16"/>
                      <w:szCs w:val="14"/>
                    </w:rPr>
                    <w:t>Interface</w:t>
                  </w:r>
                </w:ins>
              </w:p>
            </w:tc>
            <w:customXmlInsRangeStart w:id="9964" w:author="Strzelczyk, Anthony (A.)" w:date="2020-12-11T13:36:00Z"/>
          </w:sdtContent>
        </w:sdt>
        <w:customXmlInsRangeEnd w:id="9964"/>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DEDB4" w14:textId="77777777" w:rsidR="005428B0" w:rsidRPr="004051D0" w:rsidRDefault="005428B0" w:rsidP="00FF66A0">
            <w:pPr>
              <w:rPr>
                <w:ins w:id="9965" w:author="Strzelczyk, Anthony (A.)" w:date="2020-12-11T13:36:00Z"/>
                <w:rFonts w:cs="Arial"/>
                <w:b/>
                <w:bCs/>
                <w:vanish/>
                <w:sz w:val="16"/>
                <w:szCs w:val="14"/>
              </w:rPr>
            </w:pPr>
            <w:ins w:id="9966" w:author="Strzelczyk, Anthony (A.)" w:date="2020-12-11T13:36:00Z">
              <w:r w:rsidRPr="004051D0">
                <w:rPr>
                  <w:rFonts w:cs="Arial"/>
                  <w:b/>
                  <w:bCs/>
                  <w:vanish/>
                  <w:sz w:val="16"/>
                  <w:szCs w:val="14"/>
                </w:rPr>
                <w:t>Priority</w:t>
              </w:r>
            </w:ins>
          </w:p>
        </w:tc>
        <w:customXmlInsRangeStart w:id="9967" w:author="Strzelczyk, Anthony (A.)" w:date="2020-12-11T13:36:00Z"/>
        <w:sdt>
          <w:sdtPr>
            <w:rPr>
              <w:rFonts w:cs="Arial"/>
              <w:vanish/>
              <w:color w:val="000000" w:themeColor="text1"/>
              <w:sz w:val="16"/>
              <w:szCs w:val="14"/>
            </w:rPr>
            <w:alias w:val="Requirement Priority"/>
            <w:tag w:val="Requirement Priority"/>
            <w:id w:val="-979369407"/>
            <w:placeholder>
              <w:docPart w:val="709D5098B556463DB711F5F6D07A34B9"/>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9967"/>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4C305" w14:textId="6F2E6D77" w:rsidR="005428B0" w:rsidRPr="004051D0" w:rsidRDefault="00910AAE" w:rsidP="00FF66A0">
                <w:pPr>
                  <w:rPr>
                    <w:ins w:id="9968" w:author="Strzelczyk, Anthony (A.)" w:date="2020-12-11T13:36:00Z"/>
                    <w:rFonts w:cs="Arial"/>
                    <w:vanish/>
                    <w:color w:val="000000" w:themeColor="text1"/>
                    <w:sz w:val="16"/>
                    <w:szCs w:val="14"/>
                  </w:rPr>
                </w:pPr>
                <w:ins w:id="9969" w:author="Strzelczyk, Anthony (A.)" w:date="2020-12-11T13:36:00Z">
                  <w:r>
                    <w:rPr>
                      <w:rFonts w:cs="Arial"/>
                      <w:vanish/>
                      <w:color w:val="000000" w:themeColor="text1"/>
                      <w:sz w:val="16"/>
                      <w:szCs w:val="14"/>
                    </w:rPr>
                    <w:t>High (Mandatory)</w:t>
                  </w:r>
                </w:ins>
              </w:p>
            </w:tc>
            <w:customXmlInsRangeStart w:id="9970" w:author="Strzelczyk, Anthony (A.)" w:date="2020-12-11T13:36:00Z"/>
          </w:sdtContent>
        </w:sdt>
        <w:customXmlInsRangeEnd w:id="9970"/>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A6C3C" w14:textId="77777777" w:rsidR="005428B0" w:rsidRPr="004051D0" w:rsidRDefault="005428B0" w:rsidP="00FF66A0">
            <w:pPr>
              <w:ind w:left="128"/>
              <w:rPr>
                <w:ins w:id="9971" w:author="Strzelczyk, Anthony (A.)" w:date="2020-12-11T13:36:00Z"/>
                <w:rFonts w:cs="Arial"/>
                <w:b/>
                <w:bCs/>
                <w:vanish/>
                <w:sz w:val="16"/>
                <w:szCs w:val="14"/>
              </w:rPr>
            </w:pPr>
            <w:ins w:id="9972" w:author="Strzelczyk, Anthony (A.)" w:date="2020-12-11T13:36:00Z">
              <w:r w:rsidRPr="004051D0">
                <w:rPr>
                  <w:rFonts w:cs="Arial"/>
                  <w:b/>
                  <w:bCs/>
                  <w:vanish/>
                  <w:sz w:val="16"/>
                  <w:szCs w:val="14"/>
                </w:rPr>
                <w:t>Status</w:t>
              </w:r>
            </w:ins>
          </w:p>
        </w:tc>
        <w:customXmlInsRangeStart w:id="9973" w:author="Strzelczyk, Anthony (A.)" w:date="2020-12-11T13:36:00Z"/>
        <w:sdt>
          <w:sdtPr>
            <w:rPr>
              <w:rFonts w:cs="Arial"/>
              <w:vanish/>
              <w:color w:val="000000" w:themeColor="text1"/>
              <w:sz w:val="16"/>
              <w:szCs w:val="14"/>
            </w:rPr>
            <w:alias w:val="Requirement Status"/>
            <w:tag w:val="Requirement Status"/>
            <w:id w:val="-1078901085"/>
            <w:placeholder>
              <w:docPart w:val="BC170CD1456E41719D552DA661520A56"/>
            </w:placeholder>
            <w:dropDownList>
              <w:listItem w:value="Choose an item."/>
              <w:listItem w:displayText="Draft" w:value="Draft"/>
              <w:listItem w:displayText="Reviewed" w:value="Reviewed"/>
              <w:listItem w:displayText="Approved" w:value="Approved"/>
            </w:dropDownList>
          </w:sdtPr>
          <w:sdtEndPr/>
          <w:sdtContent>
            <w:customXmlInsRangeEnd w:id="9973"/>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71656" w14:textId="5127C423" w:rsidR="005428B0" w:rsidRPr="000302BF" w:rsidRDefault="008117FC" w:rsidP="00FF66A0">
                <w:pPr>
                  <w:rPr>
                    <w:ins w:id="9974" w:author="Strzelczyk, Anthony (A.)" w:date="2020-12-11T13:36:00Z"/>
                    <w:rFonts w:cs="Arial"/>
                    <w:vanish/>
                    <w:color w:val="000000" w:themeColor="text1"/>
                    <w:sz w:val="16"/>
                    <w:szCs w:val="14"/>
                  </w:rPr>
                </w:pPr>
                <w:ins w:id="9975" w:author="Strzelczyk, Anthony (A.)" w:date="2020-12-11T13:36:00Z">
                  <w:r>
                    <w:rPr>
                      <w:rFonts w:cs="Arial"/>
                      <w:vanish/>
                      <w:color w:val="000000" w:themeColor="text1"/>
                      <w:sz w:val="16"/>
                      <w:szCs w:val="14"/>
                    </w:rPr>
                    <w:t>Approved</w:t>
                  </w:r>
                </w:ins>
              </w:p>
            </w:tc>
            <w:customXmlInsRangeStart w:id="9976" w:author="Strzelczyk, Anthony (A.)" w:date="2020-12-11T13:36:00Z"/>
          </w:sdtContent>
        </w:sdt>
        <w:customXmlInsRangeEnd w:id="9976"/>
      </w:tr>
      <w:tr w:rsidR="005428B0" w:rsidRPr="004051D0" w14:paraId="09103F9E" w14:textId="77777777" w:rsidTr="00FF66A0">
        <w:trPr>
          <w:gridAfter w:val="1"/>
          <w:wAfter w:w="15" w:type="dxa"/>
          <w:ins w:id="9977" w:author="Strzelczyk, Anthony (A.)" w:date="2020-12-11T13:36: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B632EC" w14:textId="77777777" w:rsidR="005428B0" w:rsidRPr="004051D0" w:rsidRDefault="005428B0" w:rsidP="00FF66A0">
            <w:pPr>
              <w:rPr>
                <w:ins w:id="9978" w:author="Strzelczyk, Anthony (A.)" w:date="2020-12-11T13:36:00Z"/>
                <w:rFonts w:cs="Arial"/>
                <w:bCs/>
                <w:vanish/>
                <w:color w:val="808080" w:themeColor="background1" w:themeShade="80"/>
                <w:sz w:val="16"/>
                <w:szCs w:val="14"/>
              </w:rPr>
            </w:pPr>
            <w:ins w:id="9979" w:author="Strzelczyk, Anthony (A.)" w:date="2020-12-11T13:36: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CC3D15" w14:textId="4F6AD2F9" w:rsidR="005428B0" w:rsidRPr="004051D0" w:rsidRDefault="005428B0" w:rsidP="00FF66A0">
            <w:pPr>
              <w:rPr>
                <w:ins w:id="9980" w:author="Strzelczyk, Anthony (A.)" w:date="2020-12-11T13:36:00Z"/>
                <w:rFonts w:cs="Arial"/>
                <w:bCs/>
                <w:vanish/>
                <w:color w:val="808080" w:themeColor="background1" w:themeShade="80"/>
                <w:sz w:val="16"/>
                <w:szCs w:val="14"/>
              </w:rPr>
            </w:pPr>
            <w:ins w:id="9981" w:author="Strzelczyk, Anthony (A.)" w:date="2020-12-11T13:36: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9982" w:author="Strzelczyk, Anthony (A.)" w:date="2020-12-11T13:36: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9983" w:author="Strzelczyk, Anthony (A.)" w:date="2020-12-11T13:36: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50350D" w14:textId="77777777" w:rsidR="005428B0" w:rsidRPr="004051D0" w:rsidRDefault="005428B0" w:rsidP="00FF66A0">
            <w:pPr>
              <w:jc w:val="right"/>
              <w:rPr>
                <w:ins w:id="9984" w:author="Strzelczyk, Anthony (A.)" w:date="2020-12-11T13:36:00Z"/>
                <w:rFonts w:cs="Arial"/>
                <w:bCs/>
                <w:color w:val="808080" w:themeColor="background1" w:themeShade="80"/>
                <w:sz w:val="16"/>
                <w:szCs w:val="14"/>
              </w:rPr>
            </w:pPr>
            <w:ins w:id="9985" w:author="Strzelczyk, Anthony (A.)" w:date="2020-12-11T13:36:00Z">
              <w:r w:rsidRPr="004051D0">
                <w:rPr>
                  <w:rFonts w:cs="Arial"/>
                  <w:bCs/>
                  <w:color w:val="808080" w:themeColor="background1" w:themeShade="80"/>
                  <w:sz w:val="16"/>
                  <w:szCs w:val="14"/>
                </w:rPr>
                <w:t>End of Requirement</w:t>
              </w:r>
            </w:ins>
          </w:p>
        </w:tc>
      </w:tr>
    </w:tbl>
    <w:p w14:paraId="651DAE18" w14:textId="4EA1D4B8" w:rsidR="00C1443D" w:rsidRPr="0017445F" w:rsidDel="005428B0" w:rsidRDefault="00C1443D">
      <w:pPr>
        <w:pStyle w:val="RERequirement"/>
        <w:shd w:val="clear" w:color="auto" w:fill="F2F2F2" w:themeFill="background1" w:themeFillShade="F2"/>
        <w:spacing w:line="240" w:lineRule="atLeast"/>
        <w:rPr>
          <w:del w:id="9986" w:author="Strzelczyk, Anthony (A.)" w:date="2020-12-11T13:37:00Z"/>
        </w:rPr>
        <w:pPrChange w:id="9987" w:author="Strzelczyk, Anthony (A.)" w:date="2020-12-11T12:24:00Z">
          <w:pPr>
            <w:pStyle w:val="RERequirement"/>
            <w:shd w:val="clear" w:color="auto" w:fill="F2F2F2" w:themeFill="background1" w:themeFillShade="F2"/>
          </w:pPr>
        </w:pPrChange>
      </w:pPr>
    </w:p>
    <w:p w14:paraId="3EACB7B2" w14:textId="5DF59E47" w:rsidR="00C1443D" w:rsidDel="005428B0" w:rsidRDefault="00C1443D">
      <w:pPr>
        <w:spacing w:line="240" w:lineRule="atLeast"/>
        <w:rPr>
          <w:del w:id="9988" w:author="Strzelczyk, Anthony (A.)" w:date="2020-12-11T13:37:00Z"/>
          <w:rFonts w:cs="Arial"/>
        </w:rPr>
        <w:pPrChange w:id="9989" w:author="Strzelczyk, Anthony (A.)" w:date="2020-12-11T12:24:00Z">
          <w:pPr/>
        </w:pPrChange>
      </w:pPr>
      <w:del w:id="9990" w:author="Strzelczyk, Anthony (A.)" w:date="2020-12-11T13:37:00Z">
        <w:r w:rsidDel="005428B0">
          <w:rPr>
            <w:rFonts w:cs="Arial"/>
          </w:rPr>
          <w:delText>For ECE Regions:</w:delText>
        </w:r>
      </w:del>
    </w:p>
    <w:p w14:paraId="030FED80" w14:textId="6C4D546F" w:rsidR="00C1443D" w:rsidDel="005428B0" w:rsidRDefault="00C1443D">
      <w:pPr>
        <w:spacing w:line="240" w:lineRule="atLeast"/>
        <w:rPr>
          <w:del w:id="9991" w:author="Strzelczyk, Anthony (A.)" w:date="2020-12-11T13:37:00Z"/>
          <w:rFonts w:cs="Arial"/>
        </w:rPr>
        <w:pPrChange w:id="9992" w:author="Strzelczyk, Anthony (A.)" w:date="2020-12-11T12:24:00Z">
          <w:pPr/>
        </w:pPrChange>
      </w:pPr>
      <w:del w:id="9993" w:author="Strzelczyk, Anthony (A.)" w:date="2020-12-11T13:37:00Z">
        <w:r w:rsidDel="005428B0">
          <w:rPr>
            <w:rFonts w:cs="Arial"/>
          </w:rPr>
          <w:delText>There shall be a HMI to activate or deactivate the Feature in compliance with ECE R121.</w:delText>
        </w:r>
      </w:del>
    </w:p>
    <w:p w14:paraId="15170611" w14:textId="6DAD2939" w:rsidR="00C1443D" w:rsidDel="005428B0" w:rsidRDefault="00C1443D">
      <w:pPr>
        <w:spacing w:line="240" w:lineRule="atLeast"/>
        <w:rPr>
          <w:del w:id="9994" w:author="Strzelczyk, Anthony (A.)" w:date="2020-12-11T13:37:00Z"/>
          <w:rFonts w:cs="Arial"/>
        </w:rPr>
        <w:pPrChange w:id="9995" w:author="Strzelczyk, Anthony (A.)" w:date="2020-12-11T12:24:00Z">
          <w:pPr/>
        </w:pPrChange>
      </w:pPr>
    </w:p>
    <w:tbl>
      <w:tblPr>
        <w:tblW w:w="10170" w:type="dxa"/>
        <w:tblLayout w:type="fixed"/>
        <w:tblCellMar>
          <w:left w:w="0" w:type="dxa"/>
          <w:right w:w="0" w:type="dxa"/>
        </w:tblCellMar>
        <w:tblLook w:val="04A0" w:firstRow="1" w:lastRow="0" w:firstColumn="1" w:lastColumn="0" w:noHBand="0" w:noVBand="1"/>
      </w:tblPr>
      <w:tblGrid>
        <w:gridCol w:w="1800"/>
        <w:gridCol w:w="1350"/>
        <w:gridCol w:w="900"/>
        <w:gridCol w:w="1530"/>
        <w:gridCol w:w="1800"/>
        <w:gridCol w:w="2790"/>
      </w:tblGrid>
      <w:tr w:rsidR="00C1443D" w:rsidRPr="00B3499B" w:rsidDel="005428B0" w14:paraId="3F657BFC" w14:textId="3AF2054C" w:rsidTr="00305341">
        <w:trPr>
          <w:del w:id="9996" w:author="Strzelczyk, Anthony (A.)" w:date="2020-12-11T13:37:00Z"/>
        </w:trPr>
        <w:tc>
          <w:tcPr>
            <w:tcW w:w="10170"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0875B" w14:textId="2BDC3BE2" w:rsidR="00C1443D" w:rsidRPr="00B3499B" w:rsidDel="005428B0" w:rsidRDefault="00C1443D">
            <w:pPr>
              <w:spacing w:line="240" w:lineRule="atLeast"/>
              <w:rPr>
                <w:del w:id="9997" w:author="Strzelczyk, Anthony (A.)" w:date="2020-12-11T13:37:00Z"/>
                <w:rFonts w:eastAsiaTheme="minorHAnsi" w:cs="Arial"/>
                <w:bCs/>
                <w:color w:val="808080" w:themeColor="background1" w:themeShade="80"/>
                <w:sz w:val="16"/>
                <w:szCs w:val="14"/>
              </w:rPr>
              <w:pPrChange w:id="9998" w:author="Strzelczyk, Anthony (A.)" w:date="2020-12-11T12:24:00Z">
                <w:pPr/>
              </w:pPrChange>
            </w:pPr>
            <w:del w:id="9999" w:author="Strzelczyk, Anthony (A.)" w:date="2020-12-11T13:37:00Z">
              <w:r w:rsidRPr="00B3499B" w:rsidDel="005428B0">
                <w:rPr>
                  <w:rFonts w:cs="Arial"/>
                  <w:bCs/>
                  <w:color w:val="808080" w:themeColor="background1" w:themeShade="80"/>
                  <w:sz w:val="16"/>
                  <w:szCs w:val="14"/>
                </w:rPr>
                <w:delText xml:space="preserve">Requirement ID: </w:delText>
              </w:r>
            </w:del>
          </w:p>
        </w:tc>
      </w:tr>
      <w:tr w:rsidR="00C1443D" w:rsidRPr="00B3499B" w:rsidDel="005428B0" w14:paraId="2380C2DB" w14:textId="7C3753C5" w:rsidTr="00305341">
        <w:trPr>
          <w:del w:id="10000" w:author="Strzelczyk, Anthony (A.)" w:date="2020-12-11T13:37: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248CA" w14:textId="3E045430" w:rsidR="00C1443D" w:rsidRPr="00B3499B" w:rsidDel="005428B0" w:rsidRDefault="00C1443D">
            <w:pPr>
              <w:spacing w:line="240" w:lineRule="atLeast"/>
              <w:rPr>
                <w:del w:id="10001" w:author="Strzelczyk, Anthony (A.)" w:date="2020-12-11T13:37:00Z"/>
                <w:rFonts w:eastAsiaTheme="minorHAnsi" w:cs="Arial"/>
                <w:b/>
                <w:bCs/>
                <w:sz w:val="16"/>
                <w:szCs w:val="14"/>
              </w:rPr>
              <w:pPrChange w:id="10002" w:author="Strzelczyk, Anthony (A.)" w:date="2020-12-11T12:24:00Z">
                <w:pPr/>
              </w:pPrChange>
            </w:pPr>
            <w:del w:id="10003" w:author="Strzelczyk, Anthony (A.)" w:date="2020-12-11T13:37:00Z">
              <w:r w:rsidRPr="00B3499B" w:rsidDel="005428B0">
                <w:rPr>
                  <w:rFonts w:cs="Arial"/>
                  <w:b/>
                  <w:bCs/>
                  <w:sz w:val="16"/>
                  <w:szCs w:val="14"/>
                </w:rPr>
                <w:delText>Rationale</w:delText>
              </w:r>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F49D7" w14:textId="471E9B44" w:rsidR="00C1443D" w:rsidDel="005428B0" w:rsidRDefault="00C1443D">
            <w:pPr>
              <w:spacing w:line="240" w:lineRule="atLeast"/>
              <w:rPr>
                <w:del w:id="10004" w:author="Strzelczyk, Anthony (A.)" w:date="2020-12-11T13:37:00Z"/>
              </w:rPr>
              <w:pPrChange w:id="10005" w:author="Strzelczyk, Anthony (A.)" w:date="2020-12-11T12:24:00Z">
                <w:pPr/>
              </w:pPrChange>
            </w:pPr>
          </w:p>
        </w:tc>
      </w:tr>
      <w:tr w:rsidR="00C1443D" w:rsidRPr="00B3499B" w:rsidDel="005428B0" w14:paraId="3A093F0A" w14:textId="3D53D887" w:rsidTr="00305341">
        <w:trPr>
          <w:del w:id="10006" w:author="Strzelczyk, Anthony (A.)" w:date="2020-12-11T13:37: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007E1" w14:textId="14ECA082" w:rsidR="00C1443D" w:rsidRPr="00B3499B" w:rsidDel="005428B0" w:rsidRDefault="00C1443D">
            <w:pPr>
              <w:spacing w:line="240" w:lineRule="atLeast"/>
              <w:rPr>
                <w:del w:id="10007" w:author="Strzelczyk, Anthony (A.)" w:date="2020-12-11T13:37:00Z"/>
                <w:rFonts w:eastAsiaTheme="minorHAnsi" w:cs="Arial"/>
                <w:b/>
                <w:bCs/>
                <w:sz w:val="16"/>
                <w:szCs w:val="14"/>
              </w:rPr>
              <w:pPrChange w:id="10008" w:author="Strzelczyk, Anthony (A.)" w:date="2020-12-11T12:24:00Z">
                <w:pPr/>
              </w:pPrChange>
            </w:pPr>
            <w:del w:id="10009" w:author="Strzelczyk, Anthony (A.)" w:date="2020-12-11T13:37:00Z">
              <w:r w:rsidRPr="00B3499B" w:rsidDel="005428B0">
                <w:rPr>
                  <w:rFonts w:cs="Arial"/>
                  <w:b/>
                  <w:bCs/>
                  <w:sz w:val="16"/>
                  <w:szCs w:val="14"/>
                </w:rPr>
                <w:delText>Acceptance Criteria</w:delText>
              </w:r>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AFEAE" w14:textId="54D653A6" w:rsidR="00C1443D" w:rsidDel="005428B0" w:rsidRDefault="00C1443D">
            <w:pPr>
              <w:spacing w:line="240" w:lineRule="atLeast"/>
              <w:rPr>
                <w:del w:id="10010" w:author="Strzelczyk, Anthony (A.)" w:date="2020-12-11T13:37:00Z"/>
              </w:rPr>
              <w:pPrChange w:id="10011" w:author="Strzelczyk, Anthony (A.)" w:date="2020-12-11T12:24:00Z">
                <w:pPr/>
              </w:pPrChange>
            </w:pPr>
          </w:p>
        </w:tc>
      </w:tr>
      <w:tr w:rsidR="00C1443D" w:rsidRPr="00B3499B" w:rsidDel="005428B0" w14:paraId="55ECED30" w14:textId="26444179" w:rsidTr="00305341">
        <w:trPr>
          <w:del w:id="10012" w:author="Strzelczyk, Anthony (A.)" w:date="2020-12-11T13:37: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436C8" w14:textId="13E21280" w:rsidR="00C1443D" w:rsidRPr="00B3499B" w:rsidDel="005428B0" w:rsidRDefault="00C1443D">
            <w:pPr>
              <w:spacing w:line="240" w:lineRule="atLeast"/>
              <w:rPr>
                <w:del w:id="10013" w:author="Strzelczyk, Anthony (A.)" w:date="2020-12-11T13:37:00Z"/>
                <w:rFonts w:cs="Arial"/>
                <w:sz w:val="16"/>
                <w:szCs w:val="14"/>
              </w:rPr>
              <w:pPrChange w:id="10014" w:author="Strzelczyk, Anthony (A.)" w:date="2020-12-11T12:24:00Z">
                <w:pPr/>
              </w:pPrChange>
            </w:pPr>
            <w:del w:id="10015" w:author="Strzelczyk, Anthony (A.)" w:date="2020-12-11T13:37:00Z">
              <w:r w:rsidRPr="00B3499B" w:rsidDel="005428B0">
                <w:rPr>
                  <w:rFonts w:cs="Arial"/>
                  <w:b/>
                  <w:bCs/>
                  <w:sz w:val="16"/>
                  <w:szCs w:val="14"/>
                </w:rPr>
                <w:delText>Notes</w:delText>
              </w:r>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64974" w14:textId="62EC8201" w:rsidR="00C1443D" w:rsidDel="005428B0" w:rsidRDefault="00C1443D">
            <w:pPr>
              <w:spacing w:line="240" w:lineRule="atLeast"/>
              <w:rPr>
                <w:del w:id="10016" w:author="Strzelczyk, Anthony (A.)" w:date="2020-12-11T13:37:00Z"/>
              </w:rPr>
              <w:pPrChange w:id="10017" w:author="Strzelczyk, Anthony (A.)" w:date="2020-12-11T12:24:00Z">
                <w:pPr/>
              </w:pPrChange>
            </w:pPr>
          </w:p>
        </w:tc>
      </w:tr>
      <w:tr w:rsidR="00C1443D" w:rsidRPr="00B3499B" w:rsidDel="005428B0" w14:paraId="0F2BFB8C" w14:textId="59F728E2" w:rsidTr="00305341">
        <w:trPr>
          <w:del w:id="10018" w:author="Strzelczyk, Anthony (A.)" w:date="2020-12-11T13:37: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422A0" w14:textId="79D8C318" w:rsidR="00C1443D" w:rsidRPr="00B3499B" w:rsidDel="005428B0" w:rsidRDefault="00C1443D">
            <w:pPr>
              <w:spacing w:line="240" w:lineRule="atLeast"/>
              <w:rPr>
                <w:del w:id="10019" w:author="Strzelczyk, Anthony (A.)" w:date="2020-12-11T13:37:00Z"/>
                <w:rFonts w:cs="Arial"/>
                <w:b/>
                <w:bCs/>
                <w:sz w:val="16"/>
                <w:szCs w:val="14"/>
              </w:rPr>
              <w:pPrChange w:id="10020" w:author="Strzelczyk, Anthony (A.)" w:date="2020-12-11T12:24:00Z">
                <w:pPr/>
              </w:pPrChange>
            </w:pPr>
            <w:del w:id="10021" w:author="Strzelczyk, Anthony (A.)" w:date="2020-12-11T13:37:00Z">
              <w:r w:rsidRPr="00B3499B" w:rsidDel="005428B0">
                <w:rPr>
                  <w:rFonts w:cs="Arial"/>
                  <w:b/>
                  <w:bCs/>
                  <w:sz w:val="16"/>
                  <w:szCs w:val="14"/>
                </w:rPr>
                <w:delText>Source</w:delText>
              </w:r>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14C50" w14:textId="14E45A05" w:rsidR="00C1443D" w:rsidRPr="00B3499B" w:rsidDel="005428B0" w:rsidRDefault="00C1443D">
            <w:pPr>
              <w:spacing w:line="240" w:lineRule="atLeast"/>
              <w:rPr>
                <w:del w:id="10022" w:author="Strzelczyk, Anthony (A.)" w:date="2020-12-11T13:37:00Z"/>
                <w:rFonts w:cs="Arial"/>
                <w:color w:val="000000" w:themeColor="text1"/>
                <w:sz w:val="16"/>
                <w:szCs w:val="14"/>
              </w:rPr>
              <w:pPrChange w:id="10023" w:author="Strzelczyk, Anthony (A.)" w:date="2020-12-11T12:24:00Z">
                <w:pPr/>
              </w:pPrChange>
            </w:pPr>
            <w:del w:id="10024" w:author="Strzelczyk, Anthony (A.)" w:date="2020-12-11T13:37:00Z">
              <w:r w:rsidRPr="00B3499B" w:rsidDel="005428B0">
                <w:rPr>
                  <w:rFonts w:cs="Arial"/>
                  <w:color w:val="000000" w:themeColor="text1"/>
                  <w:sz w:val="16"/>
                  <w:szCs w:val="14"/>
                </w:rPr>
                <w:delText>ECE R121</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995A06" w14:textId="15EE3033" w:rsidR="00C1443D" w:rsidRPr="00B3499B" w:rsidDel="005428B0" w:rsidRDefault="00C1443D">
            <w:pPr>
              <w:spacing w:line="240" w:lineRule="atLeast"/>
              <w:ind w:left="139"/>
              <w:rPr>
                <w:del w:id="10025" w:author="Strzelczyk, Anthony (A.)" w:date="2020-12-11T13:37:00Z"/>
                <w:rFonts w:cs="Arial"/>
                <w:b/>
                <w:bCs/>
                <w:sz w:val="16"/>
                <w:szCs w:val="14"/>
              </w:rPr>
              <w:pPrChange w:id="10026" w:author="Strzelczyk, Anthony (A.)" w:date="2020-12-11T12:24:00Z">
                <w:pPr>
                  <w:ind w:left="139"/>
                </w:pPr>
              </w:pPrChange>
            </w:pPr>
            <w:del w:id="10027" w:author="Strzelczyk, Anthony (A.)" w:date="2020-12-11T13:37:00Z">
              <w:r w:rsidRPr="00B3499B" w:rsidDel="005428B0">
                <w:rPr>
                  <w:rFonts w:cs="Arial"/>
                  <w:b/>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F8486" w14:textId="6DBBD56A" w:rsidR="00C1443D" w:rsidDel="005428B0" w:rsidRDefault="00C1443D">
            <w:pPr>
              <w:spacing w:line="240" w:lineRule="atLeast"/>
              <w:rPr>
                <w:del w:id="10028" w:author="Strzelczyk, Anthony (A.)" w:date="2020-12-11T13:37:00Z"/>
              </w:rPr>
              <w:pPrChange w:id="10029" w:author="Strzelczyk, Anthony (A.)" w:date="2020-12-11T12:24:00Z">
                <w:pPr/>
              </w:pPrChange>
            </w:pPr>
          </w:p>
        </w:tc>
      </w:tr>
      <w:tr w:rsidR="00C1443D" w:rsidRPr="00B3499B" w:rsidDel="005428B0" w14:paraId="5AC87841" w14:textId="0332382B" w:rsidTr="00305341">
        <w:trPr>
          <w:del w:id="10030" w:author="Strzelczyk, Anthony (A.)" w:date="2020-12-11T13:37: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DEEDF" w14:textId="624ADFC9" w:rsidR="00C1443D" w:rsidRPr="00B3499B" w:rsidDel="005428B0" w:rsidRDefault="00C1443D">
            <w:pPr>
              <w:spacing w:line="240" w:lineRule="atLeast"/>
              <w:rPr>
                <w:del w:id="10031" w:author="Strzelczyk, Anthony (A.)" w:date="2020-12-11T13:37:00Z"/>
                <w:rFonts w:cs="Arial"/>
                <w:b/>
                <w:bCs/>
                <w:sz w:val="16"/>
                <w:szCs w:val="14"/>
              </w:rPr>
              <w:pPrChange w:id="10032" w:author="Strzelczyk, Anthony (A.)" w:date="2020-12-11T12:24:00Z">
                <w:pPr/>
              </w:pPrChange>
            </w:pPr>
            <w:del w:id="10033" w:author="Strzelczyk, Anthony (A.)" w:date="2020-12-11T13:37:00Z">
              <w:r w:rsidRPr="00B3499B" w:rsidDel="005428B0">
                <w:rPr>
                  <w:rFonts w:cs="Arial"/>
                  <w:b/>
                  <w:bCs/>
                  <w:sz w:val="16"/>
                  <w:szCs w:val="14"/>
                </w:rPr>
                <w:delText>Source Req.</w:delText>
              </w:r>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19FA7" w14:textId="239F16E2" w:rsidR="00C1443D" w:rsidRPr="00B3499B" w:rsidDel="005428B0" w:rsidRDefault="00C1443D">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10034" w:author="Strzelczyk, Anthony (A.)" w:date="2020-12-11T13:37:00Z"/>
                <w:rFonts w:ascii="Arial" w:hAnsi="Arial" w:cs="Arial"/>
                <w:color w:val="000000" w:themeColor="text1"/>
                <w:sz w:val="16"/>
                <w:szCs w:val="16"/>
              </w:rPr>
              <w:pPrChange w:id="10035"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10036" w:author="Strzelczyk, Anthony (A.)" w:date="2020-12-11T13:37:00Z">
              <w:r w:rsidDel="005428B0">
                <w:rPr>
                  <w:noProof/>
                </w:rPr>
                <w:drawing>
                  <wp:inline distT="0" distB="0" distL="0" distR="0" wp14:anchorId="75C6B3D0" wp14:editId="62ED3024">
                    <wp:extent cx="152400" cy="152400"/>
                    <wp:effectExtent l="0" t="0" r="0" b="0"/>
                    <wp:docPr id="18" name="Picture -581134661.jpg" descr="-581134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1134661.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5428B0">
                <w:rPr>
                  <w:rFonts w:ascii="Arial" w:hAnsi="Arial" w:cs="Arial"/>
                  <w:color w:val="000000" w:themeColor="text1"/>
                  <w:sz w:val="16"/>
                  <w:szCs w:val="16"/>
                </w:rPr>
                <w:delText xml:space="preserve">   Compliance with ECE R121</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69DD1" w14:textId="3E154042" w:rsidR="00C1443D" w:rsidRPr="00B3499B" w:rsidDel="005428B0" w:rsidRDefault="00C1443D">
            <w:pPr>
              <w:spacing w:line="240" w:lineRule="atLeast"/>
              <w:ind w:left="139"/>
              <w:rPr>
                <w:del w:id="10037" w:author="Strzelczyk, Anthony (A.)" w:date="2020-12-11T13:37:00Z"/>
                <w:rFonts w:cs="Arial"/>
                <w:b/>
                <w:bCs/>
                <w:sz w:val="16"/>
                <w:szCs w:val="16"/>
              </w:rPr>
              <w:pPrChange w:id="10038" w:author="Strzelczyk, Anthony (A.)" w:date="2020-12-11T12:24:00Z">
                <w:pPr>
                  <w:ind w:left="139"/>
                </w:pPr>
              </w:pPrChange>
            </w:pPr>
            <w:del w:id="10039" w:author="Strzelczyk, Anthony (A.)" w:date="2020-12-11T13:37:00Z">
              <w:r w:rsidRPr="00B3499B" w:rsidDel="005428B0">
                <w:rPr>
                  <w:rFonts w:cs="Arial"/>
                  <w:b/>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10DBA" w14:textId="504F09A7" w:rsidR="00C1443D" w:rsidDel="005428B0" w:rsidRDefault="00C1443D">
            <w:pPr>
              <w:spacing w:line="240" w:lineRule="atLeast"/>
              <w:rPr>
                <w:del w:id="10040" w:author="Strzelczyk, Anthony (A.)" w:date="2020-12-11T13:37:00Z"/>
              </w:rPr>
              <w:pPrChange w:id="10041" w:author="Strzelczyk, Anthony (A.)" w:date="2020-12-11T12:24:00Z">
                <w:pPr/>
              </w:pPrChange>
            </w:pPr>
          </w:p>
        </w:tc>
      </w:tr>
      <w:tr w:rsidR="009A7C67" w:rsidRPr="00B3499B" w:rsidDel="005428B0" w14:paraId="7A3D10E9" w14:textId="37ECC782" w:rsidTr="00305341">
        <w:trPr>
          <w:trHeight w:val="133"/>
          <w:del w:id="10042" w:author="Strzelczyk, Anthony (A.)" w:date="2020-12-11T13:37: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A2DBA" w14:textId="265FF8B9" w:rsidR="00C1443D" w:rsidRPr="00B3499B" w:rsidDel="005428B0" w:rsidRDefault="00C1443D">
            <w:pPr>
              <w:spacing w:line="240" w:lineRule="atLeast"/>
              <w:rPr>
                <w:del w:id="10043" w:author="Strzelczyk, Anthony (A.)" w:date="2020-12-11T13:37:00Z"/>
                <w:rFonts w:eastAsiaTheme="minorHAnsi" w:cs="Arial"/>
                <w:b/>
                <w:bCs/>
                <w:sz w:val="16"/>
                <w:szCs w:val="14"/>
              </w:rPr>
              <w:pPrChange w:id="10044" w:author="Strzelczyk, Anthony (A.)" w:date="2020-12-11T12:24:00Z">
                <w:pPr/>
              </w:pPrChange>
            </w:pPr>
            <w:del w:id="10045" w:author="Strzelczyk, Anthony (A.)" w:date="2020-12-11T13:37:00Z">
              <w:r w:rsidRPr="00B3499B" w:rsidDel="005428B0">
                <w:rPr>
                  <w:rFonts w:cs="Arial"/>
                  <w:b/>
                  <w:bCs/>
                  <w:sz w:val="16"/>
                  <w:szCs w:val="14"/>
                </w:rPr>
                <w:delText>Type</w:delText>
              </w:r>
            </w:del>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7929CA" w14:textId="00802F03" w:rsidR="00C1443D" w:rsidRPr="00B3499B" w:rsidDel="005428B0" w:rsidRDefault="00C1443D">
            <w:pPr>
              <w:spacing w:line="240" w:lineRule="atLeast"/>
              <w:rPr>
                <w:del w:id="10046" w:author="Strzelczyk, Anthony (A.)" w:date="2020-12-11T13:37:00Z"/>
                <w:rFonts w:cs="Arial"/>
                <w:color w:val="000000" w:themeColor="text1"/>
                <w:sz w:val="16"/>
                <w:szCs w:val="14"/>
              </w:rPr>
              <w:pPrChange w:id="10047" w:author="Strzelczyk, Anthony (A.)" w:date="2020-12-11T12:24:00Z">
                <w:pPr/>
              </w:pPrChange>
            </w:pPr>
            <w:del w:id="10048" w:author="Strzelczyk, Anthony (A.)" w:date="2020-12-11T13:37:00Z">
              <w:r w:rsidRPr="00B3499B" w:rsidDel="005428B0">
                <w:rPr>
                  <w:rFonts w:cs="Arial"/>
                  <w:color w:val="000000" w:themeColor="text1"/>
                  <w:sz w:val="16"/>
                  <w:szCs w:val="14"/>
                </w:rPr>
                <w:delText>HMI</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4EF77" w14:textId="7A6F66A6" w:rsidR="00C1443D" w:rsidRPr="00B3499B" w:rsidDel="005428B0" w:rsidRDefault="00C1443D">
            <w:pPr>
              <w:spacing w:line="240" w:lineRule="atLeast"/>
              <w:rPr>
                <w:del w:id="10049" w:author="Strzelczyk, Anthony (A.)" w:date="2020-12-11T13:37:00Z"/>
                <w:rFonts w:cs="Arial"/>
                <w:b/>
                <w:bCs/>
                <w:sz w:val="16"/>
                <w:szCs w:val="14"/>
              </w:rPr>
              <w:pPrChange w:id="10050" w:author="Strzelczyk, Anthony (A.)" w:date="2020-12-11T12:24:00Z">
                <w:pPr/>
              </w:pPrChange>
            </w:pPr>
            <w:del w:id="10051" w:author="Strzelczyk, Anthony (A.)" w:date="2020-12-11T13:37:00Z">
              <w:r w:rsidRPr="00B3499B" w:rsidDel="005428B0">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39434" w14:textId="0F219769" w:rsidR="00C1443D" w:rsidRPr="00B3499B" w:rsidDel="005428B0" w:rsidRDefault="00C1443D">
            <w:pPr>
              <w:spacing w:line="240" w:lineRule="atLeast"/>
              <w:rPr>
                <w:del w:id="10052" w:author="Strzelczyk, Anthony (A.)" w:date="2020-12-11T13:37:00Z"/>
                <w:rFonts w:cs="Arial"/>
                <w:color w:val="000000" w:themeColor="text1"/>
                <w:sz w:val="16"/>
                <w:szCs w:val="14"/>
              </w:rPr>
              <w:pPrChange w:id="10053" w:author="Strzelczyk, Anthony (A.)" w:date="2020-12-11T12:24:00Z">
                <w:pPr/>
              </w:pPrChange>
            </w:pPr>
            <w:del w:id="10054" w:author="Strzelczyk, Anthony (A.)" w:date="2020-12-11T13:37:00Z">
              <w:r w:rsidRPr="00B3499B" w:rsidDel="005428B0">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95EFE" w14:textId="049F5DFF" w:rsidR="00C1443D" w:rsidRPr="00B3499B" w:rsidDel="005428B0" w:rsidRDefault="00C1443D">
            <w:pPr>
              <w:spacing w:line="240" w:lineRule="atLeast"/>
              <w:ind w:left="128"/>
              <w:rPr>
                <w:del w:id="10055" w:author="Strzelczyk, Anthony (A.)" w:date="2020-12-11T13:37:00Z"/>
                <w:rFonts w:cs="Arial"/>
                <w:b/>
                <w:bCs/>
                <w:sz w:val="16"/>
                <w:szCs w:val="14"/>
              </w:rPr>
              <w:pPrChange w:id="10056" w:author="Strzelczyk, Anthony (A.)" w:date="2020-12-11T12:24:00Z">
                <w:pPr>
                  <w:ind w:left="128"/>
                </w:pPr>
              </w:pPrChange>
            </w:pPr>
            <w:del w:id="10057" w:author="Strzelczyk, Anthony (A.)" w:date="2020-12-11T13:37:00Z">
              <w:r w:rsidRPr="00B3499B" w:rsidDel="005428B0">
                <w:rPr>
                  <w:rFonts w:cs="Arial"/>
                  <w:b/>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3DF06C" w14:textId="70E5B8BB" w:rsidR="00C1443D" w:rsidDel="005428B0" w:rsidRDefault="00C1443D">
            <w:pPr>
              <w:spacing w:line="240" w:lineRule="atLeast"/>
              <w:rPr>
                <w:del w:id="10058" w:author="Strzelczyk, Anthony (A.)" w:date="2020-12-11T13:37:00Z"/>
              </w:rPr>
              <w:pPrChange w:id="10059" w:author="Strzelczyk, Anthony (A.)" w:date="2020-12-11T12:24:00Z">
                <w:pPr/>
              </w:pPrChange>
            </w:pPr>
          </w:p>
        </w:tc>
      </w:tr>
    </w:tbl>
    <w:p w14:paraId="13BEA4E6" w14:textId="20DE6157" w:rsidR="00C1443D" w:rsidDel="005428B0" w:rsidRDefault="00C1443D" w:rsidP="00204577">
      <w:pPr>
        <w:rPr>
          <w:del w:id="10060" w:author="Strzelczyk, Anthony (A.)" w:date="2020-12-11T13:37:00Z"/>
        </w:rPr>
      </w:pPr>
    </w:p>
    <w:p w14:paraId="378EE577" w14:textId="77777777" w:rsidR="008A6983" w:rsidRDefault="008A6983" w:rsidP="008A6983">
      <w:pPr>
        <w:rPr>
          <w:ins w:id="10061" w:author="Strzelczyk, Anthony (A.)" w:date="2020-12-21T16:10:00Z"/>
          <w:rFonts w:cs="Arial"/>
        </w:rPr>
      </w:pPr>
    </w:p>
    <w:p w14:paraId="0005EA7D" w14:textId="37CECEDA" w:rsidR="008A6983" w:rsidRPr="004051D0" w:rsidRDefault="008A6983" w:rsidP="008A6983">
      <w:pPr>
        <w:pStyle w:val="RERequirement"/>
        <w:shd w:val="clear" w:color="auto" w:fill="F2F2F2" w:themeFill="background1" w:themeFillShade="F2"/>
        <w:rPr>
          <w:ins w:id="10062" w:author="Strzelczyk, Anthony (A.)" w:date="2020-12-21T16:10:00Z"/>
          <w:rFonts w:ascii="Arial" w:hAnsi="Arial" w:cs="Arial"/>
        </w:rPr>
      </w:pPr>
      <w:ins w:id="10063" w:author="Strzelczyk, Anthony (A.)" w:date="2020-12-21T16:10:00Z">
        <w:r w:rsidRPr="004051D0">
          <w:rPr>
            <w:rFonts w:ascii="Arial" w:hAnsi="Arial" w:cs="Arial"/>
          </w:rPr>
          <w:t>###</w:t>
        </w:r>
        <w:bookmarkStart w:id="10064" w:name="R_ID_F_00021_HMI_Telltale"/>
        <w:r>
          <w:rPr>
            <w:rFonts w:ascii="Arial" w:hAnsi="Arial" w:cs="Arial"/>
          </w:rPr>
          <w:t>R_F_Front Fog Light Telltale_00</w:t>
        </w:r>
      </w:ins>
      <w:bookmarkEnd w:id="10064"/>
      <w:r w:rsidR="00B24DC0">
        <w:rPr>
          <w:rFonts w:ascii="Arial" w:hAnsi="Arial" w:cs="Arial"/>
        </w:rPr>
        <w:t>17</w:t>
      </w:r>
      <w:ins w:id="10065" w:author="Strzelczyk, Anthony (A.)" w:date="2020-12-21T16:10:00Z">
        <w:r w:rsidRPr="004051D0">
          <w:rPr>
            <w:rFonts w:ascii="Arial" w:hAnsi="Arial" w:cs="Arial"/>
          </w:rPr>
          <w:t xml:space="preserve">### </w:t>
        </w:r>
        <w:r>
          <w:rPr>
            <w:rFonts w:ascii="Arial" w:hAnsi="Arial" w:cs="Arial"/>
          </w:rPr>
          <w:t>HMI Telltale</w:t>
        </w:r>
      </w:ins>
    </w:p>
    <w:p w14:paraId="7E01723B" w14:textId="357DE84A" w:rsidR="008A6983" w:rsidRDefault="008A6983" w:rsidP="008A6983">
      <w:pPr>
        <w:spacing w:line="240" w:lineRule="atLeast"/>
        <w:rPr>
          <w:ins w:id="10066" w:author="Strzelczyk, Anthony (A.)" w:date="2020-12-21T16:10:00Z"/>
          <w:rFonts w:cs="Arial"/>
        </w:rPr>
      </w:pPr>
      <w:ins w:id="10067" w:author="Strzelczyk, Anthony (A.)" w:date="2020-12-21T16:10:00Z">
        <w:r>
          <w:rPr>
            <w:rFonts w:cs="Arial"/>
          </w:rPr>
          <w:lastRenderedPageBreak/>
          <w:t>Th</w:t>
        </w:r>
      </w:ins>
      <w:ins w:id="10068" w:author="Strzelczyk, Anthony (A.)" w:date="2021-03-05T07:35:00Z">
        <w:r w:rsidR="00272DE2">
          <w:rPr>
            <w:rFonts w:cs="Arial"/>
          </w:rPr>
          <w:t>e Fog</w:t>
        </w:r>
      </w:ins>
      <w:ins w:id="10069" w:author="Strzelczyk, Anthony (A.)" w:date="2021-03-05T07:36:00Z">
        <w:r w:rsidR="00272DE2">
          <w:rPr>
            <w:rFonts w:cs="Arial"/>
          </w:rPr>
          <w:t xml:space="preserve"> </w:t>
        </w:r>
      </w:ins>
      <w:ins w:id="10070" w:author="Strzelczyk, Anthony (A.)" w:date="2021-03-05T07:37:00Z">
        <w:r w:rsidR="00272DE2">
          <w:rPr>
            <w:rFonts w:cs="Arial"/>
          </w:rPr>
          <w:t>Light</w:t>
        </w:r>
      </w:ins>
      <w:ins w:id="10071" w:author="Strzelczyk, Anthony (A.)" w:date="2021-03-05T07:35:00Z">
        <w:r w:rsidR="00272DE2">
          <w:rPr>
            <w:rFonts w:cs="Arial"/>
          </w:rPr>
          <w:t xml:space="preserve"> </w:t>
        </w:r>
      </w:ins>
      <w:ins w:id="10072" w:author="Strzelczyk, Anthony (A.)" w:date="2020-12-21T16:10:00Z">
        <w:del w:id="10073" w:author="Strzelczyk, Anthony (A.)" w:date="2021-03-05T07:35:00Z">
          <w:r w:rsidDel="00272DE2">
            <w:rPr>
              <w:rFonts w:cs="Arial"/>
            </w:rPr>
            <w:delText xml:space="preserve">is </w:delText>
          </w:r>
        </w:del>
        <w:r>
          <w:rPr>
            <w:rFonts w:cs="Arial"/>
          </w:rPr>
          <w:t xml:space="preserve">Feature shall have a </w:t>
        </w:r>
      </w:ins>
      <w:ins w:id="10074" w:author="Strzelczyk, Anthony (A.)" w:date="2021-03-05T07:34:00Z">
        <w:r w:rsidR="00272DE2">
          <w:rPr>
            <w:rFonts w:cs="Arial"/>
          </w:rPr>
          <w:t xml:space="preserve">visible </w:t>
        </w:r>
      </w:ins>
      <w:ins w:id="10075" w:author="Strzelczyk, Anthony (A.)" w:date="2020-12-21T16:10:00Z">
        <w:r>
          <w:rPr>
            <w:rFonts w:cs="Arial"/>
          </w:rPr>
          <w:t xml:space="preserve">telltale </w:t>
        </w:r>
        <w:del w:id="10076" w:author="Strzelczyk, Anthony (A.)" w:date="2021-03-05T07:34:00Z">
          <w:r w:rsidDel="00272DE2">
            <w:rPr>
              <w:rFonts w:cs="Arial"/>
            </w:rPr>
            <w:delText>visible</w:delText>
          </w:r>
        </w:del>
      </w:ins>
      <w:ins w:id="10077" w:author="Strzelczyk, Anthony (A.)" w:date="2021-03-05T07:34:00Z">
        <w:r w:rsidR="00272DE2">
          <w:rPr>
            <w:rFonts w:cs="Arial"/>
          </w:rPr>
          <w:t>feedback indicator</w:t>
        </w:r>
      </w:ins>
      <w:ins w:id="10078" w:author="Strzelczyk, Anthony (A.)" w:date="2020-12-21T16:10:00Z">
        <w:r>
          <w:rPr>
            <w:rFonts w:cs="Arial"/>
          </w:rPr>
          <w:t xml:space="preserve"> </w:t>
        </w:r>
      </w:ins>
      <w:ins w:id="10079" w:author="Strzelczyk, Anthony (A.)" w:date="2021-03-05T07:35:00Z">
        <w:r w:rsidR="00272DE2">
          <w:rPr>
            <w:rFonts w:cs="Arial"/>
          </w:rPr>
          <w:t xml:space="preserve">observable </w:t>
        </w:r>
      </w:ins>
      <w:ins w:id="10080" w:author="Strzelczyk, Anthony (A.)" w:date="2020-12-21T16:10:00Z">
        <w:r>
          <w:rPr>
            <w:rFonts w:cs="Arial"/>
          </w:rPr>
          <w:t>to the driver</w:t>
        </w:r>
      </w:ins>
      <w:ins w:id="10081" w:author="Strzelczyk, Anthony (A.)" w:date="2021-03-05T07:35:00Z">
        <w:r w:rsidR="00272DE2">
          <w:rPr>
            <w:rFonts w:cs="Arial"/>
          </w:rPr>
          <w:t xml:space="preserve"> </w:t>
        </w:r>
      </w:ins>
      <w:r w:rsidR="00851129">
        <w:rPr>
          <w:rFonts w:cs="Arial"/>
        </w:rPr>
        <w:t>when Front Fog Light Feature is active</w:t>
      </w:r>
      <w:ins w:id="10082" w:author="Strzelczyk, Anthony (A.)" w:date="2021-03-05T07:36:00Z">
        <w:r w:rsidR="00851129">
          <w:rPr>
            <w:rFonts w:cs="Arial"/>
          </w:rPr>
          <w:t>.</w:t>
        </w:r>
      </w:ins>
    </w:p>
    <w:p w14:paraId="188843D0" w14:textId="77777777" w:rsidR="008A6983" w:rsidRPr="004051D0" w:rsidRDefault="008A6983" w:rsidP="008A6983">
      <w:pPr>
        <w:rPr>
          <w:ins w:id="10083" w:author="Strzelczyk, Anthony (A.)" w:date="2020-12-21T16:1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A6983" w:rsidRPr="004051D0" w14:paraId="58F313A1" w14:textId="77777777" w:rsidTr="00AE646F">
        <w:trPr>
          <w:gridAfter w:val="1"/>
          <w:wAfter w:w="15" w:type="dxa"/>
          <w:hidden/>
          <w:ins w:id="10084" w:author="Strzelczyk, Anthony (A.)" w:date="2020-12-21T16:1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E4613" w14:textId="77777777" w:rsidR="008A6983" w:rsidRPr="004051D0" w:rsidRDefault="008A6983" w:rsidP="00AE646F">
            <w:pPr>
              <w:rPr>
                <w:ins w:id="10085" w:author="Strzelczyk, Anthony (A.)" w:date="2020-12-21T16:10:00Z"/>
                <w:rFonts w:eastAsiaTheme="minorHAnsi" w:cs="Arial"/>
                <w:bCs/>
                <w:vanish/>
                <w:color w:val="808080" w:themeColor="background1" w:themeShade="80"/>
                <w:sz w:val="16"/>
                <w:szCs w:val="14"/>
              </w:rPr>
            </w:pPr>
            <w:ins w:id="10086" w:author="Strzelczyk, Anthony (A.)" w:date="2020-12-21T16:10: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R_F_Front Fog Light Telltale_00021</w:t>
              </w:r>
              <w:r w:rsidRPr="004051D0">
                <w:rPr>
                  <w:rFonts w:cs="Arial"/>
                  <w:bCs/>
                  <w:vanish/>
                  <w:color w:val="808080" w:themeColor="background1" w:themeShade="80"/>
                  <w:sz w:val="16"/>
                  <w:szCs w:val="14"/>
                </w:rPr>
                <w:t>###</w:t>
              </w:r>
            </w:ins>
          </w:p>
        </w:tc>
      </w:tr>
      <w:tr w:rsidR="008A6983" w:rsidRPr="004051D0" w14:paraId="27F07BD5" w14:textId="77777777" w:rsidTr="00AE646F">
        <w:trPr>
          <w:hidden/>
          <w:ins w:id="10087" w:author="Strzelczyk, Anthony (A.)" w:date="2020-12-21T16:1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4E155" w14:textId="77777777" w:rsidR="008A6983" w:rsidRPr="004051D0" w:rsidRDefault="008A6983" w:rsidP="00AE646F">
            <w:pPr>
              <w:rPr>
                <w:ins w:id="10088" w:author="Strzelczyk, Anthony (A.)" w:date="2020-12-21T16:10:00Z"/>
                <w:rFonts w:eastAsiaTheme="minorHAnsi" w:cs="Arial"/>
                <w:b/>
                <w:bCs/>
                <w:vanish/>
                <w:sz w:val="16"/>
                <w:szCs w:val="14"/>
              </w:rPr>
            </w:pPr>
            <w:ins w:id="10089" w:author="Strzelczyk, Anthony (A.)" w:date="2020-12-21T16:10: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5252F" w14:textId="27122922" w:rsidR="008A6983" w:rsidRPr="004051D0" w:rsidRDefault="00A317B2" w:rsidP="00AE646F">
            <w:pPr>
              <w:rPr>
                <w:ins w:id="10090" w:author="Strzelczyk, Anthony (A.)" w:date="2020-12-21T16:10:00Z"/>
                <w:rFonts w:cs="Arial"/>
                <w:vanish/>
                <w:color w:val="000000" w:themeColor="text1"/>
                <w:sz w:val="16"/>
                <w:szCs w:val="14"/>
              </w:rPr>
            </w:pPr>
            <w:r>
              <w:rPr>
                <w:rFonts w:cs="Arial"/>
                <w:vanish/>
                <w:color w:val="000000" w:themeColor="text1"/>
                <w:sz w:val="16"/>
                <w:szCs w:val="14"/>
              </w:rPr>
              <w:t>To inform the driver that the lamps are on.</w:t>
            </w:r>
          </w:p>
        </w:tc>
      </w:tr>
      <w:tr w:rsidR="008A6983" w:rsidRPr="004051D0" w14:paraId="50C814AB" w14:textId="77777777" w:rsidTr="00AE646F">
        <w:trPr>
          <w:hidden/>
          <w:ins w:id="10091" w:author="Strzelczyk, Anthony (A.)" w:date="2020-12-21T16:1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B50B4" w14:textId="77777777" w:rsidR="008A6983" w:rsidRPr="004051D0" w:rsidRDefault="008A6983" w:rsidP="00AE646F">
            <w:pPr>
              <w:rPr>
                <w:ins w:id="10092" w:author="Strzelczyk, Anthony (A.)" w:date="2020-12-21T16:10:00Z"/>
                <w:rFonts w:eastAsiaTheme="minorHAnsi" w:cs="Arial"/>
                <w:b/>
                <w:bCs/>
                <w:vanish/>
                <w:sz w:val="16"/>
                <w:szCs w:val="14"/>
              </w:rPr>
            </w:pPr>
            <w:ins w:id="10093" w:author="Strzelczyk, Anthony (A.)" w:date="2020-12-21T16:10: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3D751" w14:textId="77777777" w:rsidR="008A6983" w:rsidRPr="004051D0" w:rsidRDefault="008A6983" w:rsidP="00AE646F">
            <w:pPr>
              <w:rPr>
                <w:ins w:id="10094" w:author="Strzelczyk, Anthony (A.)" w:date="2020-12-21T16:10:00Z"/>
                <w:rFonts w:cs="Arial"/>
                <w:vanish/>
                <w:color w:val="000000" w:themeColor="text1"/>
                <w:sz w:val="16"/>
                <w:szCs w:val="14"/>
              </w:rPr>
            </w:pPr>
          </w:p>
        </w:tc>
      </w:tr>
      <w:tr w:rsidR="008A6983" w:rsidRPr="004051D0" w14:paraId="4EC7CB32" w14:textId="77777777" w:rsidTr="00AE646F">
        <w:trPr>
          <w:hidden/>
          <w:ins w:id="10095" w:author="Strzelczyk, Anthony (A.)" w:date="2020-12-21T16:1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DC096" w14:textId="77777777" w:rsidR="008A6983" w:rsidRPr="004051D0" w:rsidRDefault="008A6983" w:rsidP="00AE646F">
            <w:pPr>
              <w:rPr>
                <w:ins w:id="10096" w:author="Strzelczyk, Anthony (A.)" w:date="2020-12-21T16:10:00Z"/>
                <w:rFonts w:cs="Arial"/>
                <w:vanish/>
                <w:sz w:val="16"/>
                <w:szCs w:val="14"/>
              </w:rPr>
            </w:pPr>
            <w:ins w:id="10097" w:author="Strzelczyk, Anthony (A.)" w:date="2020-12-21T16:10: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1F383" w14:textId="74BE8DBC" w:rsidR="008A6983" w:rsidRPr="004051D0" w:rsidRDefault="008A6983" w:rsidP="00AE646F">
            <w:pPr>
              <w:rPr>
                <w:ins w:id="10098" w:author="Strzelczyk, Anthony (A.)" w:date="2020-12-21T16:10:00Z"/>
                <w:rFonts w:cs="Arial"/>
                <w:vanish/>
                <w:color w:val="000000" w:themeColor="text1"/>
                <w:sz w:val="16"/>
                <w:szCs w:val="14"/>
              </w:rPr>
            </w:pPr>
          </w:p>
        </w:tc>
      </w:tr>
      <w:tr w:rsidR="008A6983" w:rsidRPr="004051D0" w14:paraId="2A9450E5" w14:textId="77777777" w:rsidTr="00AE646F">
        <w:trPr>
          <w:hidden/>
          <w:ins w:id="10099" w:author="Strzelczyk, Anthony (A.)" w:date="2020-12-21T16:1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B1880" w14:textId="77777777" w:rsidR="008A6983" w:rsidRPr="004051D0" w:rsidRDefault="008A6983" w:rsidP="00AE646F">
            <w:pPr>
              <w:rPr>
                <w:ins w:id="10100" w:author="Strzelczyk, Anthony (A.)" w:date="2020-12-21T16:10:00Z"/>
                <w:rFonts w:cs="Arial"/>
                <w:b/>
                <w:bCs/>
                <w:vanish/>
                <w:sz w:val="16"/>
                <w:szCs w:val="14"/>
              </w:rPr>
            </w:pPr>
            <w:ins w:id="10101" w:author="Strzelczyk, Anthony (A.)" w:date="2020-12-21T16:10: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7D073" w14:textId="16B1D4ED" w:rsidR="008A6983" w:rsidRPr="004051D0" w:rsidRDefault="008A6983" w:rsidP="00AE646F">
            <w:pPr>
              <w:rPr>
                <w:ins w:id="10102" w:author="Strzelczyk, Anthony (A.)" w:date="2020-12-21T16:10:00Z"/>
                <w:rFonts w:cs="Arial"/>
                <w:vanish/>
                <w:color w:val="000000" w:themeColor="text1"/>
                <w:sz w:val="16"/>
                <w:szCs w:val="14"/>
              </w:rPr>
            </w:pPr>
            <w:ins w:id="10103" w:author="Strzelczyk, Anthony (A.)" w:date="2020-12-21T16:10:00Z">
              <w:r w:rsidRPr="00B3499B">
                <w:rPr>
                  <w:rFonts w:cs="Arial"/>
                  <w:color w:val="000000" w:themeColor="text1"/>
                  <w:sz w:val="16"/>
                  <w:szCs w:val="14"/>
                </w:rPr>
                <w:t>ECE R121</w:t>
              </w:r>
            </w:ins>
            <w:ins w:id="10104" w:author="Strzelczyk, Anthony (A.)" w:date="2021-01-21T19:34:00Z">
              <w:r w:rsidR="00C76673">
                <w:rPr>
                  <w:rFonts w:cs="Arial"/>
                  <w:color w:val="000000" w:themeColor="text1"/>
                  <w:sz w:val="16"/>
                  <w:szCs w:val="14"/>
                </w:rPr>
                <w:t xml:space="preserve">, </w:t>
              </w:r>
            </w:ins>
            <w:r w:rsidR="00910AAE">
              <w:rPr>
                <w:rFonts w:cs="Arial"/>
                <w:color w:val="000000" w:themeColor="text1"/>
                <w:sz w:val="16"/>
                <w:szCs w:val="14"/>
              </w:rPr>
              <w:t>SAE J583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49F79" w14:textId="77777777" w:rsidR="008A6983" w:rsidRPr="004051D0" w:rsidRDefault="008A6983" w:rsidP="00AE646F">
            <w:pPr>
              <w:ind w:left="139"/>
              <w:rPr>
                <w:ins w:id="10105" w:author="Strzelczyk, Anthony (A.)" w:date="2020-12-21T16:10:00Z"/>
                <w:rFonts w:cs="Arial"/>
                <w:b/>
                <w:bCs/>
                <w:vanish/>
                <w:sz w:val="16"/>
                <w:szCs w:val="14"/>
              </w:rPr>
            </w:pPr>
            <w:ins w:id="10106" w:author="Strzelczyk, Anthony (A.)" w:date="2020-12-21T16:10: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E6BAAD" w14:textId="3821D080" w:rsidR="008A6983" w:rsidRPr="004051D0" w:rsidRDefault="008A6983" w:rsidP="00AE646F">
            <w:pPr>
              <w:rPr>
                <w:ins w:id="10107" w:author="Strzelczyk, Anthony (A.)" w:date="2020-12-21T16:10:00Z"/>
                <w:rFonts w:cs="Arial"/>
                <w:vanish/>
                <w:color w:val="000000" w:themeColor="text1"/>
                <w:sz w:val="16"/>
                <w:szCs w:val="14"/>
              </w:rPr>
            </w:pPr>
            <w:ins w:id="10108" w:author="Strzelczyk, Anthony (A.)" w:date="2020-12-21T16:10:00Z">
              <w:r>
                <w:rPr>
                  <w:rFonts w:cs="Arial"/>
                  <w:vanish/>
                  <w:color w:val="000000" w:themeColor="text1"/>
                  <w:sz w:val="16"/>
                  <w:szCs w:val="14"/>
                </w:rPr>
                <w:t>ASO and PD.</w:t>
              </w:r>
            </w:ins>
          </w:p>
        </w:tc>
      </w:tr>
      <w:tr w:rsidR="008A6983" w:rsidRPr="004051D0" w14:paraId="47E821AC" w14:textId="77777777" w:rsidTr="00AE646F">
        <w:trPr>
          <w:hidden/>
          <w:ins w:id="10109" w:author="Strzelczyk, Anthony (A.)" w:date="2020-12-21T16:1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03710" w14:textId="77777777" w:rsidR="008A6983" w:rsidRPr="004051D0" w:rsidRDefault="008A6983" w:rsidP="00AE646F">
            <w:pPr>
              <w:rPr>
                <w:ins w:id="10110" w:author="Strzelczyk, Anthony (A.)" w:date="2020-12-21T16:10:00Z"/>
                <w:rFonts w:cs="Arial"/>
                <w:b/>
                <w:bCs/>
                <w:vanish/>
                <w:sz w:val="16"/>
                <w:szCs w:val="14"/>
              </w:rPr>
            </w:pPr>
            <w:ins w:id="10111" w:author="Strzelczyk, Anthony (A.)" w:date="2020-12-21T16:10: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D1A6F" w14:textId="3C9D4F9E" w:rsidR="008A6983" w:rsidRPr="004051D0" w:rsidRDefault="00046457" w:rsidP="00AE646F">
            <w:pPr>
              <w:rPr>
                <w:ins w:id="10112" w:author="Strzelczyk, Anthony (A.)" w:date="2020-12-21T16:10:00Z"/>
                <w:rFonts w:cs="Arial"/>
                <w:vanish/>
                <w:color w:val="000000" w:themeColor="text1"/>
                <w:sz w:val="16"/>
                <w:szCs w:val="16"/>
              </w:rPr>
            </w:pPr>
            <w:r>
              <w:rPr>
                <w:rFonts w:cs="Arial"/>
                <w:vanish/>
                <w:color w:val="000000" w:themeColor="text1"/>
                <w:sz w:val="16"/>
                <w:szCs w:val="16"/>
              </w:rPr>
              <w:t>See requirements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BE1F4" w14:textId="77777777" w:rsidR="008A6983" w:rsidRPr="004051D0" w:rsidRDefault="008A6983" w:rsidP="00AE646F">
            <w:pPr>
              <w:ind w:left="139"/>
              <w:rPr>
                <w:ins w:id="10113" w:author="Strzelczyk, Anthony (A.)" w:date="2020-12-21T16:10:00Z"/>
                <w:rFonts w:cs="Arial"/>
                <w:b/>
                <w:bCs/>
                <w:vanish/>
                <w:sz w:val="16"/>
                <w:szCs w:val="16"/>
              </w:rPr>
            </w:pPr>
            <w:ins w:id="10114" w:author="Strzelczyk, Anthony (A.)" w:date="2020-12-21T16:10: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80802" w14:textId="2C95D012" w:rsidR="008A6983" w:rsidRPr="004051D0" w:rsidRDefault="00046457" w:rsidP="00AE646F">
            <w:pPr>
              <w:rPr>
                <w:ins w:id="10115" w:author="Strzelczyk, Anthony (A.)" w:date="2020-12-21T16:10:00Z"/>
                <w:rFonts w:cs="Arial"/>
                <w:vanish/>
                <w:color w:val="000000" w:themeColor="text1"/>
                <w:sz w:val="16"/>
                <w:szCs w:val="14"/>
              </w:rPr>
            </w:pPr>
            <w:r>
              <w:rPr>
                <w:rFonts w:cs="Arial"/>
                <w:vanish/>
                <w:color w:val="000000" w:themeColor="text1"/>
                <w:sz w:val="16"/>
                <w:szCs w:val="14"/>
              </w:rPr>
              <w:t>System level, Bread Board, HIL</w:t>
            </w:r>
          </w:p>
        </w:tc>
      </w:tr>
      <w:tr w:rsidR="008A6983" w:rsidRPr="004051D0" w14:paraId="22983D91" w14:textId="77777777" w:rsidTr="00AE646F">
        <w:trPr>
          <w:trHeight w:val="133"/>
          <w:hidden/>
          <w:ins w:id="10116" w:author="Strzelczyk, Anthony (A.)" w:date="2020-12-21T16:1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0A15F" w14:textId="77777777" w:rsidR="008A6983" w:rsidRPr="004051D0" w:rsidRDefault="008A6983" w:rsidP="00AE646F">
            <w:pPr>
              <w:rPr>
                <w:ins w:id="10117" w:author="Strzelczyk, Anthony (A.)" w:date="2020-12-21T16:10:00Z"/>
                <w:rFonts w:eastAsiaTheme="minorHAnsi" w:cs="Arial"/>
                <w:b/>
                <w:bCs/>
                <w:vanish/>
                <w:sz w:val="16"/>
                <w:szCs w:val="14"/>
              </w:rPr>
            </w:pPr>
            <w:ins w:id="10118" w:author="Strzelczyk, Anthony (A.)" w:date="2020-12-21T16:10:00Z">
              <w:r w:rsidRPr="004051D0">
                <w:rPr>
                  <w:rFonts w:cs="Arial"/>
                  <w:b/>
                  <w:bCs/>
                  <w:vanish/>
                  <w:sz w:val="16"/>
                  <w:szCs w:val="14"/>
                </w:rPr>
                <w:t>Type</w:t>
              </w:r>
            </w:ins>
          </w:p>
        </w:tc>
        <w:customXmlInsRangeStart w:id="10119" w:author="Strzelczyk, Anthony (A.)" w:date="2020-12-21T16:10:00Z"/>
        <w:sdt>
          <w:sdtPr>
            <w:rPr>
              <w:rFonts w:cs="Arial"/>
              <w:vanish/>
              <w:color w:val="000000" w:themeColor="text1"/>
              <w:sz w:val="16"/>
              <w:szCs w:val="14"/>
            </w:rPr>
            <w:alias w:val="Requirement Type"/>
            <w:tag w:val="Requirements Type"/>
            <w:id w:val="658424443"/>
            <w:placeholder>
              <w:docPart w:val="7CB1A5DE9E8147B0955411E655667B2A"/>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10119"/>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1B83D8" w14:textId="0C317ADB" w:rsidR="008A6983" w:rsidRPr="004051D0" w:rsidRDefault="00046457" w:rsidP="00AE646F">
                <w:pPr>
                  <w:rPr>
                    <w:ins w:id="10120" w:author="Strzelczyk, Anthony (A.)" w:date="2020-12-21T16:10:00Z"/>
                    <w:rFonts w:cs="Arial"/>
                    <w:vanish/>
                    <w:color w:val="000000" w:themeColor="text1"/>
                    <w:sz w:val="16"/>
                    <w:szCs w:val="14"/>
                  </w:rPr>
                </w:pPr>
                <w:ins w:id="10121" w:author="Strzelczyk, Anthony (A.)" w:date="2020-12-21T16:10:00Z">
                  <w:r>
                    <w:rPr>
                      <w:rFonts w:cs="Arial"/>
                      <w:vanish/>
                      <w:color w:val="000000" w:themeColor="text1"/>
                      <w:sz w:val="16"/>
                      <w:szCs w:val="14"/>
                    </w:rPr>
                    <w:t>Interface</w:t>
                  </w:r>
                </w:ins>
              </w:p>
            </w:tc>
            <w:customXmlInsRangeStart w:id="10122" w:author="Strzelczyk, Anthony (A.)" w:date="2020-12-21T16:10:00Z"/>
          </w:sdtContent>
        </w:sdt>
        <w:customXmlInsRangeEnd w:id="10122"/>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DB024" w14:textId="77777777" w:rsidR="008A6983" w:rsidRPr="004051D0" w:rsidRDefault="008A6983" w:rsidP="00AE646F">
            <w:pPr>
              <w:rPr>
                <w:ins w:id="10123" w:author="Strzelczyk, Anthony (A.)" w:date="2020-12-21T16:10:00Z"/>
                <w:rFonts w:cs="Arial"/>
                <w:b/>
                <w:bCs/>
                <w:vanish/>
                <w:sz w:val="16"/>
                <w:szCs w:val="14"/>
              </w:rPr>
            </w:pPr>
            <w:ins w:id="10124" w:author="Strzelczyk, Anthony (A.)" w:date="2020-12-21T16:10:00Z">
              <w:r w:rsidRPr="004051D0">
                <w:rPr>
                  <w:rFonts w:cs="Arial"/>
                  <w:b/>
                  <w:bCs/>
                  <w:vanish/>
                  <w:sz w:val="16"/>
                  <w:szCs w:val="14"/>
                </w:rPr>
                <w:t>Priority</w:t>
              </w:r>
            </w:ins>
          </w:p>
        </w:tc>
        <w:customXmlInsRangeStart w:id="10125" w:author="Strzelczyk, Anthony (A.)" w:date="2020-12-21T16:10:00Z"/>
        <w:sdt>
          <w:sdtPr>
            <w:rPr>
              <w:rFonts w:cs="Arial"/>
              <w:vanish/>
              <w:color w:val="000000" w:themeColor="text1"/>
              <w:sz w:val="16"/>
              <w:szCs w:val="14"/>
            </w:rPr>
            <w:alias w:val="Requirement Priority"/>
            <w:tag w:val="Requirement Priority"/>
            <w:id w:val="1509401233"/>
            <w:placeholder>
              <w:docPart w:val="CF049FCA336D429DBE2736B8691B5240"/>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10125"/>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B112B" w14:textId="77777777" w:rsidR="008A6983" w:rsidRPr="004051D0" w:rsidRDefault="008A6983" w:rsidP="00AE646F">
                <w:pPr>
                  <w:rPr>
                    <w:ins w:id="10126" w:author="Strzelczyk, Anthony (A.)" w:date="2020-12-21T16:10:00Z"/>
                    <w:rFonts w:cs="Arial"/>
                    <w:vanish/>
                    <w:color w:val="000000" w:themeColor="text1"/>
                    <w:sz w:val="16"/>
                    <w:szCs w:val="14"/>
                  </w:rPr>
                </w:pPr>
                <w:ins w:id="10127" w:author="Strzelczyk, Anthony (A.)" w:date="2020-12-21T16:10:00Z">
                  <w:r>
                    <w:rPr>
                      <w:rFonts w:cs="Arial"/>
                      <w:vanish/>
                      <w:color w:val="000000" w:themeColor="text1"/>
                      <w:sz w:val="16"/>
                      <w:szCs w:val="14"/>
                    </w:rPr>
                    <w:t>High (Mandatory)</w:t>
                  </w:r>
                </w:ins>
              </w:p>
            </w:tc>
            <w:customXmlInsRangeStart w:id="10128" w:author="Strzelczyk, Anthony (A.)" w:date="2020-12-21T16:10:00Z"/>
          </w:sdtContent>
        </w:sdt>
        <w:customXmlInsRangeEnd w:id="10128"/>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E9263" w14:textId="77777777" w:rsidR="008A6983" w:rsidRPr="004051D0" w:rsidRDefault="008A6983" w:rsidP="00AE646F">
            <w:pPr>
              <w:ind w:left="128"/>
              <w:rPr>
                <w:ins w:id="10129" w:author="Strzelczyk, Anthony (A.)" w:date="2020-12-21T16:10:00Z"/>
                <w:rFonts w:cs="Arial"/>
                <w:b/>
                <w:bCs/>
                <w:vanish/>
                <w:sz w:val="16"/>
                <w:szCs w:val="14"/>
              </w:rPr>
            </w:pPr>
            <w:ins w:id="10130" w:author="Strzelczyk, Anthony (A.)" w:date="2020-12-21T16:10:00Z">
              <w:r w:rsidRPr="004051D0">
                <w:rPr>
                  <w:rFonts w:cs="Arial"/>
                  <w:b/>
                  <w:bCs/>
                  <w:vanish/>
                  <w:sz w:val="16"/>
                  <w:szCs w:val="14"/>
                </w:rPr>
                <w:t>Status</w:t>
              </w:r>
            </w:ins>
          </w:p>
        </w:tc>
        <w:customXmlInsRangeStart w:id="10131" w:author="Strzelczyk, Anthony (A.)" w:date="2020-12-21T16:10:00Z"/>
        <w:sdt>
          <w:sdtPr>
            <w:rPr>
              <w:rFonts w:cs="Arial"/>
              <w:vanish/>
              <w:color w:val="000000" w:themeColor="text1"/>
              <w:sz w:val="16"/>
              <w:szCs w:val="14"/>
            </w:rPr>
            <w:alias w:val="Requirement Status"/>
            <w:tag w:val="Requirement Status"/>
            <w:id w:val="78100038"/>
            <w:placeholder>
              <w:docPart w:val="9FE35367DA144EB8B666187956458913"/>
            </w:placeholder>
            <w:dropDownList>
              <w:listItem w:value="Choose an item."/>
              <w:listItem w:displayText="Draft" w:value="Draft"/>
              <w:listItem w:displayText="Reviewed" w:value="Reviewed"/>
              <w:listItem w:displayText="Approved" w:value="Approved"/>
            </w:dropDownList>
          </w:sdtPr>
          <w:sdtEndPr/>
          <w:sdtContent>
            <w:customXmlInsRangeEnd w:id="10131"/>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2ABDD" w14:textId="5D0F3CA1" w:rsidR="008A6983" w:rsidRPr="000302BF" w:rsidRDefault="00046457" w:rsidP="00AE646F">
                <w:pPr>
                  <w:rPr>
                    <w:ins w:id="10132" w:author="Strzelczyk, Anthony (A.)" w:date="2020-12-21T16:10:00Z"/>
                    <w:rFonts w:cs="Arial"/>
                    <w:vanish/>
                    <w:color w:val="000000" w:themeColor="text1"/>
                    <w:sz w:val="16"/>
                    <w:szCs w:val="14"/>
                  </w:rPr>
                </w:pPr>
                <w:ins w:id="10133" w:author="Strzelczyk, Anthony (A.)" w:date="2020-12-21T16:10:00Z">
                  <w:r>
                    <w:rPr>
                      <w:rFonts w:cs="Arial"/>
                      <w:vanish/>
                      <w:color w:val="000000" w:themeColor="text1"/>
                      <w:sz w:val="16"/>
                      <w:szCs w:val="14"/>
                    </w:rPr>
                    <w:t>Approved</w:t>
                  </w:r>
                </w:ins>
              </w:p>
            </w:tc>
            <w:customXmlInsRangeStart w:id="10134" w:author="Strzelczyk, Anthony (A.)" w:date="2020-12-21T16:10:00Z"/>
          </w:sdtContent>
        </w:sdt>
        <w:customXmlInsRangeEnd w:id="10134"/>
      </w:tr>
      <w:tr w:rsidR="008A6983" w:rsidRPr="004051D0" w14:paraId="4C1CA41E" w14:textId="77777777" w:rsidTr="00AE646F">
        <w:trPr>
          <w:gridAfter w:val="1"/>
          <w:wAfter w:w="15" w:type="dxa"/>
          <w:ins w:id="10135" w:author="Strzelczyk, Anthony (A.)" w:date="2020-12-21T16:1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7E95F4" w14:textId="77777777" w:rsidR="008A6983" w:rsidRPr="004051D0" w:rsidRDefault="008A6983" w:rsidP="00AE646F">
            <w:pPr>
              <w:rPr>
                <w:ins w:id="10136" w:author="Strzelczyk, Anthony (A.)" w:date="2020-12-21T16:10:00Z"/>
                <w:rFonts w:cs="Arial"/>
                <w:bCs/>
                <w:vanish/>
                <w:color w:val="808080" w:themeColor="background1" w:themeShade="80"/>
                <w:sz w:val="16"/>
                <w:szCs w:val="14"/>
              </w:rPr>
            </w:pPr>
            <w:ins w:id="10137" w:author="Strzelczyk, Anthony (A.)" w:date="2020-12-21T16:10: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4B86E9" w14:textId="20C9C18C" w:rsidR="008A6983" w:rsidRPr="004051D0" w:rsidRDefault="008A6983" w:rsidP="00AE646F">
            <w:pPr>
              <w:rPr>
                <w:ins w:id="10138" w:author="Strzelczyk, Anthony (A.)" w:date="2020-12-21T16:10:00Z"/>
                <w:rFonts w:cs="Arial"/>
                <w:bCs/>
                <w:vanish/>
                <w:color w:val="808080" w:themeColor="background1" w:themeShade="80"/>
                <w:sz w:val="16"/>
                <w:szCs w:val="14"/>
              </w:rPr>
            </w:pPr>
            <w:ins w:id="10139" w:author="Strzelczyk, Anthony (A.)" w:date="2020-12-21T16:10: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10140" w:author="Strzelczyk, Anthony (A.)" w:date="2020-12-21T16:10: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10141" w:author="Strzelczyk, Anthony (A.)" w:date="2020-12-21T16:10: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836740" w14:textId="77777777" w:rsidR="008A6983" w:rsidRPr="004051D0" w:rsidRDefault="008A6983" w:rsidP="00AE646F">
            <w:pPr>
              <w:jc w:val="right"/>
              <w:rPr>
                <w:ins w:id="10142" w:author="Strzelczyk, Anthony (A.)" w:date="2020-12-21T16:10:00Z"/>
                <w:rFonts w:cs="Arial"/>
                <w:bCs/>
                <w:color w:val="808080" w:themeColor="background1" w:themeShade="80"/>
                <w:sz w:val="16"/>
                <w:szCs w:val="14"/>
              </w:rPr>
            </w:pPr>
            <w:ins w:id="10143" w:author="Strzelczyk, Anthony (A.)" w:date="2020-12-21T16:10:00Z">
              <w:r w:rsidRPr="004051D0">
                <w:rPr>
                  <w:rFonts w:cs="Arial"/>
                  <w:bCs/>
                  <w:color w:val="808080" w:themeColor="background1" w:themeShade="80"/>
                  <w:sz w:val="16"/>
                  <w:szCs w:val="14"/>
                </w:rPr>
                <w:t>End of Requirement</w:t>
              </w:r>
            </w:ins>
          </w:p>
        </w:tc>
      </w:tr>
    </w:tbl>
    <w:p w14:paraId="009F1A77" w14:textId="77777777" w:rsidR="005428B0" w:rsidRDefault="005428B0" w:rsidP="005428B0">
      <w:pPr>
        <w:rPr>
          <w:ins w:id="10144" w:author="Strzelczyk, Anthony (A.)" w:date="2020-12-11T13:38:00Z"/>
          <w:rFonts w:cs="Arial"/>
        </w:rPr>
      </w:pPr>
    </w:p>
    <w:p w14:paraId="72C6FE86" w14:textId="4B53001D" w:rsidR="005428B0" w:rsidRPr="004051D0" w:rsidRDefault="005428B0" w:rsidP="005428B0">
      <w:pPr>
        <w:pStyle w:val="RERequirement"/>
        <w:shd w:val="clear" w:color="auto" w:fill="F2F2F2" w:themeFill="background1" w:themeFillShade="F2"/>
        <w:rPr>
          <w:ins w:id="10145" w:author="Strzelczyk, Anthony (A.)" w:date="2020-12-11T13:38:00Z"/>
          <w:rFonts w:ascii="Arial" w:hAnsi="Arial" w:cs="Arial"/>
        </w:rPr>
      </w:pPr>
      <w:ins w:id="10146" w:author="Strzelczyk, Anthony (A.)" w:date="2020-12-11T13:38:00Z">
        <w:r w:rsidRPr="004051D0">
          <w:rPr>
            <w:rFonts w:ascii="Arial" w:hAnsi="Arial" w:cs="Arial"/>
          </w:rPr>
          <w:t>###</w:t>
        </w:r>
        <w:bookmarkStart w:id="10147" w:name="R_ID_F_00023_HMI_Telltale"/>
        <w:r>
          <w:rPr>
            <w:rFonts w:ascii="Arial" w:hAnsi="Arial" w:cs="Arial"/>
          </w:rPr>
          <w:t>R_F_Rear Fog Light Telltale HMI_00</w:t>
        </w:r>
      </w:ins>
      <w:bookmarkEnd w:id="10147"/>
      <w:r w:rsidR="00192B9C">
        <w:rPr>
          <w:rFonts w:ascii="Arial" w:hAnsi="Arial" w:cs="Arial"/>
        </w:rPr>
        <w:t>18</w:t>
      </w:r>
      <w:ins w:id="10148" w:author="Strzelczyk, Anthony (A.)" w:date="2020-12-11T13:38:00Z">
        <w:r w:rsidRPr="004051D0">
          <w:rPr>
            <w:rFonts w:ascii="Arial" w:hAnsi="Arial" w:cs="Arial"/>
          </w:rPr>
          <w:t xml:space="preserve">### </w:t>
        </w:r>
        <w:r>
          <w:rPr>
            <w:rFonts w:ascii="Arial" w:hAnsi="Arial" w:cs="Arial"/>
          </w:rPr>
          <w:t>HMI Telltale</w:t>
        </w:r>
      </w:ins>
    </w:p>
    <w:p w14:paraId="1245E610" w14:textId="440276D8" w:rsidR="00272DE2" w:rsidRDefault="005428B0" w:rsidP="00272DE2">
      <w:pPr>
        <w:spacing w:line="240" w:lineRule="atLeast"/>
        <w:rPr>
          <w:ins w:id="10149" w:author="Strzelczyk, Anthony (A.)" w:date="2021-03-05T07:36:00Z"/>
          <w:rFonts w:cs="Arial"/>
        </w:rPr>
      </w:pPr>
      <w:ins w:id="10150" w:author="Strzelczyk, Anthony (A.)" w:date="2020-12-11T13:39:00Z">
        <w:r>
          <w:rPr>
            <w:rFonts w:cs="Arial"/>
          </w:rPr>
          <w:t xml:space="preserve">The </w:t>
        </w:r>
      </w:ins>
      <w:ins w:id="10151" w:author="Strzelczyk, Anthony (A.)" w:date="2020-12-18T09:20:00Z">
        <w:r w:rsidR="008A60BC">
          <w:rPr>
            <w:rFonts w:cs="Arial"/>
          </w:rPr>
          <w:t xml:space="preserve">Rear Fog Light </w:t>
        </w:r>
      </w:ins>
      <w:ins w:id="10152" w:author="Strzelczyk, Anthony (A.)" w:date="2020-12-11T13:39:00Z">
        <w:r>
          <w:rPr>
            <w:rFonts w:cs="Arial"/>
          </w:rPr>
          <w:t xml:space="preserve">Feature </w:t>
        </w:r>
      </w:ins>
      <w:ins w:id="10153" w:author="Strzelczyk, Anthony (A.)" w:date="2021-03-05T07:36:00Z">
        <w:r>
          <w:rPr>
            <w:rFonts w:cs="Arial"/>
          </w:rPr>
          <w:t xml:space="preserve">shall have a </w:t>
        </w:r>
        <w:r w:rsidR="00272DE2">
          <w:rPr>
            <w:rFonts w:cs="Arial"/>
          </w:rPr>
          <w:t>visible telltale feedback indicator observable to the driver</w:t>
        </w:r>
      </w:ins>
      <w:r w:rsidR="00851129">
        <w:rPr>
          <w:rFonts w:cs="Arial"/>
        </w:rPr>
        <w:t xml:space="preserve"> when Rear Fog Light Feature is active</w:t>
      </w:r>
      <w:ins w:id="10154" w:author="Strzelczyk, Anthony (A.)" w:date="2021-03-05T07:36:00Z">
        <w:r w:rsidR="00272DE2">
          <w:rPr>
            <w:rFonts w:cs="Arial"/>
          </w:rPr>
          <w:t>.</w:t>
        </w:r>
      </w:ins>
    </w:p>
    <w:p w14:paraId="5E884042" w14:textId="1E979FCC" w:rsidR="005428B0" w:rsidRDefault="005428B0" w:rsidP="005428B0">
      <w:pPr>
        <w:spacing w:line="240" w:lineRule="atLeast"/>
        <w:rPr>
          <w:ins w:id="10155" w:author="Strzelczyk, Anthony (A.)" w:date="2020-12-11T13:39:00Z"/>
          <w:del w:id="10156" w:author="Strzelczyk, Anthony (A.)" w:date="2021-03-05T07:36:00Z"/>
          <w:rFonts w:cs="Arial"/>
        </w:rPr>
      </w:pPr>
      <w:ins w:id="10157" w:author="Strzelczyk, Anthony (A.)" w:date="2020-12-11T13:39:00Z">
        <w:del w:id="10158" w:author="Strzelczyk, Anthony (A.)" w:date="2021-03-05T07:36:00Z">
          <w:r w:rsidDel="00272DE2">
            <w:rPr>
              <w:rFonts w:cs="Arial"/>
            </w:rPr>
            <w:delText xml:space="preserve">shall have a </w:delText>
          </w:r>
          <w:r>
            <w:rPr>
              <w:rFonts w:cs="Arial"/>
            </w:rPr>
            <w:delText>Telltale</w:delText>
          </w:r>
        </w:del>
      </w:ins>
      <w:ins w:id="10159" w:author="Strzelczyk, Anthony (A.)" w:date="2020-12-18T09:21:00Z">
        <w:del w:id="10160" w:author="Strzelczyk, Anthony (A.)" w:date="2021-03-05T07:36:00Z">
          <w:r w:rsidR="008A60BC">
            <w:rPr>
              <w:rFonts w:cs="Arial"/>
            </w:rPr>
            <w:delText xml:space="preserve"> visible to the vehicle operator</w:delText>
          </w:r>
        </w:del>
      </w:ins>
      <w:ins w:id="10161" w:author="Strzelczyk, Anthony (A.)" w:date="2021-01-25T09:53:00Z">
        <w:del w:id="10162" w:author="Strzelczyk, Anthony (A.)" w:date="2021-03-05T07:36:00Z">
          <w:r w:rsidR="00542711">
            <w:rPr>
              <w:rFonts w:cs="Arial"/>
            </w:rPr>
            <w:delText>.</w:delText>
          </w:r>
        </w:del>
      </w:ins>
    </w:p>
    <w:p w14:paraId="69392A06" w14:textId="77777777" w:rsidR="005428B0" w:rsidRPr="004051D0" w:rsidRDefault="005428B0" w:rsidP="00272DE2">
      <w:pPr>
        <w:spacing w:line="240" w:lineRule="atLeast"/>
        <w:rPr>
          <w:ins w:id="10163" w:author="Strzelczyk, Anthony (A.)" w:date="2020-12-11T13:38: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428B0" w:rsidRPr="004051D0" w14:paraId="2372D457" w14:textId="77777777" w:rsidTr="00FF66A0">
        <w:trPr>
          <w:gridAfter w:val="1"/>
          <w:wAfter w:w="15" w:type="dxa"/>
          <w:hidden/>
          <w:ins w:id="10164" w:author="Strzelczyk, Anthony (A.)" w:date="2020-12-11T13:38: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E0F6E" w14:textId="45EF87F6" w:rsidR="005428B0" w:rsidRPr="004051D0" w:rsidRDefault="005428B0" w:rsidP="00FF66A0">
            <w:pPr>
              <w:rPr>
                <w:ins w:id="10165" w:author="Strzelczyk, Anthony (A.)" w:date="2020-12-11T13:38:00Z"/>
                <w:rFonts w:eastAsiaTheme="minorHAnsi" w:cs="Arial"/>
                <w:bCs/>
                <w:vanish/>
                <w:color w:val="808080" w:themeColor="background1" w:themeShade="80"/>
                <w:sz w:val="16"/>
                <w:szCs w:val="14"/>
              </w:rPr>
            </w:pPr>
            <w:ins w:id="10166" w:author="Strzelczyk, Anthony (A.)" w:date="2020-12-11T13:38: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R_F_Rear Fog Light Telltale HMI_00023</w:t>
              </w:r>
              <w:r w:rsidRPr="004051D0">
                <w:rPr>
                  <w:rFonts w:cs="Arial"/>
                  <w:bCs/>
                  <w:vanish/>
                  <w:color w:val="808080" w:themeColor="background1" w:themeShade="80"/>
                  <w:sz w:val="16"/>
                  <w:szCs w:val="14"/>
                </w:rPr>
                <w:t>###</w:t>
              </w:r>
            </w:ins>
          </w:p>
        </w:tc>
      </w:tr>
      <w:tr w:rsidR="005428B0" w:rsidRPr="004051D0" w14:paraId="4D2A8ED4" w14:textId="77777777" w:rsidTr="00FF66A0">
        <w:trPr>
          <w:hidden/>
          <w:ins w:id="10167" w:author="Strzelczyk, Anthony (A.)" w:date="2020-12-11T13: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48DE3B" w14:textId="77777777" w:rsidR="005428B0" w:rsidRPr="004051D0" w:rsidRDefault="005428B0" w:rsidP="00FF66A0">
            <w:pPr>
              <w:rPr>
                <w:ins w:id="10168" w:author="Strzelczyk, Anthony (A.)" w:date="2020-12-11T13:38:00Z"/>
                <w:rFonts w:eastAsiaTheme="minorHAnsi" w:cs="Arial"/>
                <w:b/>
                <w:bCs/>
                <w:vanish/>
                <w:sz w:val="16"/>
                <w:szCs w:val="14"/>
              </w:rPr>
            </w:pPr>
            <w:ins w:id="10169" w:author="Strzelczyk, Anthony (A.)" w:date="2020-12-11T13:38: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241FF" w14:textId="44EC39B0" w:rsidR="005428B0" w:rsidRPr="004051D0" w:rsidRDefault="00A317B2" w:rsidP="00FF66A0">
            <w:pPr>
              <w:rPr>
                <w:ins w:id="10170" w:author="Strzelczyk, Anthony (A.)" w:date="2020-12-11T13:38:00Z"/>
                <w:rFonts w:cs="Arial"/>
                <w:vanish/>
                <w:color w:val="000000" w:themeColor="text1"/>
                <w:sz w:val="16"/>
                <w:szCs w:val="14"/>
              </w:rPr>
            </w:pPr>
            <w:r>
              <w:rPr>
                <w:rFonts w:cs="Arial"/>
                <w:vanish/>
                <w:color w:val="000000" w:themeColor="text1"/>
                <w:sz w:val="16"/>
                <w:szCs w:val="14"/>
              </w:rPr>
              <w:t>To inform the driver that the lamps are on.</w:t>
            </w:r>
          </w:p>
        </w:tc>
      </w:tr>
      <w:tr w:rsidR="005428B0" w:rsidRPr="004051D0" w14:paraId="1E2BCC0E" w14:textId="77777777" w:rsidTr="00FF66A0">
        <w:trPr>
          <w:hidden/>
          <w:ins w:id="10171" w:author="Strzelczyk, Anthony (A.)" w:date="2020-12-11T13: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647E2" w14:textId="77777777" w:rsidR="005428B0" w:rsidRPr="004051D0" w:rsidRDefault="005428B0" w:rsidP="00FF66A0">
            <w:pPr>
              <w:rPr>
                <w:ins w:id="10172" w:author="Strzelczyk, Anthony (A.)" w:date="2020-12-11T13:38:00Z"/>
                <w:rFonts w:eastAsiaTheme="minorHAnsi" w:cs="Arial"/>
                <w:b/>
                <w:bCs/>
                <w:vanish/>
                <w:sz w:val="16"/>
                <w:szCs w:val="14"/>
              </w:rPr>
            </w:pPr>
            <w:ins w:id="10173" w:author="Strzelczyk, Anthony (A.)" w:date="2020-12-11T13:38: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0A663" w14:textId="77777777" w:rsidR="005428B0" w:rsidRPr="004051D0" w:rsidRDefault="005428B0" w:rsidP="00FF66A0">
            <w:pPr>
              <w:rPr>
                <w:ins w:id="10174" w:author="Strzelczyk, Anthony (A.)" w:date="2020-12-11T13:38:00Z"/>
                <w:rFonts w:cs="Arial"/>
                <w:vanish/>
                <w:color w:val="000000" w:themeColor="text1"/>
                <w:sz w:val="16"/>
                <w:szCs w:val="14"/>
              </w:rPr>
            </w:pPr>
          </w:p>
        </w:tc>
      </w:tr>
      <w:tr w:rsidR="005428B0" w:rsidRPr="004051D0" w14:paraId="162C19FD" w14:textId="77777777" w:rsidTr="00FF66A0">
        <w:trPr>
          <w:hidden/>
          <w:ins w:id="10175" w:author="Strzelczyk, Anthony (A.)" w:date="2020-12-11T13: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FEF62" w14:textId="77777777" w:rsidR="005428B0" w:rsidRPr="004051D0" w:rsidRDefault="005428B0" w:rsidP="00FF66A0">
            <w:pPr>
              <w:rPr>
                <w:ins w:id="10176" w:author="Strzelczyk, Anthony (A.)" w:date="2020-12-11T13:38:00Z"/>
                <w:rFonts w:cs="Arial"/>
                <w:vanish/>
                <w:sz w:val="16"/>
                <w:szCs w:val="14"/>
              </w:rPr>
            </w:pPr>
            <w:ins w:id="10177" w:author="Strzelczyk, Anthony (A.)" w:date="2020-12-11T13:38: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F4237" w14:textId="1DC63869" w:rsidR="005428B0" w:rsidRPr="004051D0" w:rsidRDefault="005428B0">
            <w:pPr>
              <w:rPr>
                <w:ins w:id="10178" w:author="Strzelczyk, Anthony (A.)" w:date="2020-12-11T13:38:00Z"/>
                <w:rFonts w:cs="Arial"/>
                <w:vanish/>
                <w:color w:val="000000" w:themeColor="text1"/>
                <w:sz w:val="16"/>
                <w:szCs w:val="14"/>
              </w:rPr>
            </w:pPr>
          </w:p>
        </w:tc>
      </w:tr>
      <w:tr w:rsidR="005428B0" w:rsidRPr="004051D0" w14:paraId="0385293A" w14:textId="77777777" w:rsidTr="00FF66A0">
        <w:trPr>
          <w:hidden/>
          <w:ins w:id="10179" w:author="Strzelczyk, Anthony (A.)" w:date="2020-12-11T13: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DC8DE" w14:textId="77777777" w:rsidR="005428B0" w:rsidRPr="004051D0" w:rsidRDefault="005428B0" w:rsidP="00FF66A0">
            <w:pPr>
              <w:rPr>
                <w:ins w:id="10180" w:author="Strzelczyk, Anthony (A.)" w:date="2020-12-11T13:38:00Z"/>
                <w:rFonts w:cs="Arial"/>
                <w:b/>
                <w:bCs/>
                <w:vanish/>
                <w:sz w:val="16"/>
                <w:szCs w:val="14"/>
              </w:rPr>
            </w:pPr>
            <w:ins w:id="10181" w:author="Strzelczyk, Anthony (A.)" w:date="2020-12-11T13:38: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FAAD7" w14:textId="71B875FB" w:rsidR="005428B0" w:rsidRPr="004051D0" w:rsidRDefault="005428B0" w:rsidP="00FF66A0">
            <w:pPr>
              <w:rPr>
                <w:ins w:id="10182" w:author="Strzelczyk, Anthony (A.)" w:date="2020-12-11T13:38:00Z"/>
                <w:rFonts w:cs="Arial"/>
                <w:vanish/>
                <w:color w:val="000000" w:themeColor="text1"/>
                <w:sz w:val="16"/>
                <w:szCs w:val="14"/>
              </w:rPr>
            </w:pPr>
            <w:ins w:id="10183" w:author="Strzelczyk, Anthony (A.)" w:date="2020-12-11T13:39:00Z">
              <w:r w:rsidRPr="00B3499B">
                <w:rPr>
                  <w:rFonts w:cs="Arial"/>
                  <w:color w:val="000000" w:themeColor="text1"/>
                  <w:sz w:val="16"/>
                  <w:szCs w:val="14"/>
                </w:rPr>
                <w:t>ECE R48  6.11.8 ;ECE R121</w:t>
              </w:r>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9CACE" w14:textId="77777777" w:rsidR="005428B0" w:rsidRPr="004051D0" w:rsidRDefault="005428B0" w:rsidP="00FF66A0">
            <w:pPr>
              <w:ind w:left="139"/>
              <w:rPr>
                <w:ins w:id="10184" w:author="Strzelczyk, Anthony (A.)" w:date="2020-12-11T13:38:00Z"/>
                <w:rFonts w:cs="Arial"/>
                <w:b/>
                <w:bCs/>
                <w:vanish/>
                <w:sz w:val="16"/>
                <w:szCs w:val="14"/>
              </w:rPr>
            </w:pPr>
            <w:ins w:id="10185" w:author="Strzelczyk, Anthony (A.)" w:date="2020-12-11T13:38: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60C5E" w14:textId="12944A4C" w:rsidR="005428B0" w:rsidRPr="004051D0" w:rsidRDefault="00EF61FC" w:rsidP="00DE1291">
            <w:pPr>
              <w:rPr>
                <w:ins w:id="10186" w:author="Strzelczyk, Anthony (A.)" w:date="2020-12-11T13:38:00Z"/>
                <w:rFonts w:cs="Arial"/>
                <w:vanish/>
                <w:color w:val="000000" w:themeColor="text1"/>
                <w:sz w:val="16"/>
                <w:szCs w:val="14"/>
              </w:rPr>
            </w:pPr>
            <w:ins w:id="10187" w:author="Strzelczyk, Anthony (A.)" w:date="2020-12-21T12:32:00Z">
              <w:r>
                <w:rPr>
                  <w:rFonts w:cs="Arial"/>
                  <w:vanish/>
                  <w:color w:val="000000" w:themeColor="text1"/>
                  <w:sz w:val="16"/>
                  <w:szCs w:val="14"/>
                </w:rPr>
                <w:t xml:space="preserve"> ASO</w:t>
              </w:r>
            </w:ins>
            <w:ins w:id="10188" w:author="Strzelczyk, Anthony (A.)" w:date="2020-12-21T12:33:00Z">
              <w:r>
                <w:rPr>
                  <w:rFonts w:cs="Arial"/>
                  <w:vanish/>
                  <w:color w:val="000000" w:themeColor="text1"/>
                  <w:sz w:val="16"/>
                  <w:szCs w:val="14"/>
                </w:rPr>
                <w:t xml:space="preserve"> and </w:t>
              </w:r>
            </w:ins>
            <w:ins w:id="10189" w:author="Strzelczyk, Anthony (A.)" w:date="2020-12-21T12:34:00Z">
              <w:r>
                <w:rPr>
                  <w:rFonts w:cs="Arial"/>
                  <w:vanish/>
                  <w:color w:val="000000" w:themeColor="text1"/>
                  <w:sz w:val="16"/>
                  <w:szCs w:val="14"/>
                </w:rPr>
                <w:t>PD.</w:t>
              </w:r>
            </w:ins>
          </w:p>
        </w:tc>
      </w:tr>
      <w:tr w:rsidR="005428B0" w:rsidRPr="004051D0" w14:paraId="2D2DD5A4" w14:textId="77777777" w:rsidTr="00FF66A0">
        <w:trPr>
          <w:hidden/>
          <w:ins w:id="10190" w:author="Strzelczyk, Anthony (A.)" w:date="2020-12-11T13: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B3697" w14:textId="77777777" w:rsidR="005428B0" w:rsidRPr="004051D0" w:rsidRDefault="005428B0" w:rsidP="00FF66A0">
            <w:pPr>
              <w:rPr>
                <w:ins w:id="10191" w:author="Strzelczyk, Anthony (A.)" w:date="2020-12-11T13:38:00Z"/>
                <w:rFonts w:cs="Arial"/>
                <w:b/>
                <w:bCs/>
                <w:vanish/>
                <w:sz w:val="16"/>
                <w:szCs w:val="14"/>
              </w:rPr>
            </w:pPr>
            <w:ins w:id="10192" w:author="Strzelczyk, Anthony (A.)" w:date="2020-12-11T13:38: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F1D90" w14:textId="6DF47E9D" w:rsidR="005428B0" w:rsidRPr="008A60BC" w:rsidRDefault="005428B0">
            <w:pPr>
              <w:spacing w:line="240" w:lineRule="atLeast"/>
              <w:rPr>
                <w:ins w:id="10193" w:author="Strzelczyk, Anthony (A.)" w:date="2020-12-11T13:39:00Z"/>
                <w:rFonts w:cs="Arial"/>
                <w:color w:val="000000" w:themeColor="text1"/>
                <w:sz w:val="16"/>
                <w:szCs w:val="16"/>
                <w:rPrChange w:id="10194" w:author="Strzelczyk, Anthony (A.)" w:date="2020-12-18T09:26:00Z">
                  <w:rPr>
                    <w:ins w:id="10195" w:author="Strzelczyk, Anthony (A.)" w:date="2020-12-11T13:39:00Z"/>
                  </w:rPr>
                </w:rPrChange>
              </w:rPr>
              <w:pPrChange w:id="10196" w:author="Strzelczyk, Anthony (A.)" w:date="2020-12-18T09:26:00Z">
                <w:pPr>
                  <w:pStyle w:val="ListParagraph"/>
                  <w:numPr>
                    <w:numId w:val="16"/>
                  </w:numPr>
                  <w:overflowPunct w:val="0"/>
                  <w:autoSpaceDE w:val="0"/>
                  <w:autoSpaceDN w:val="0"/>
                  <w:adjustRightInd w:val="0"/>
                  <w:spacing w:line="240" w:lineRule="atLeast"/>
                  <w:ind w:left="197" w:hanging="197"/>
                  <w:contextualSpacing w:val="0"/>
                  <w:textAlignment w:val="baseline"/>
                </w:pPr>
              </w:pPrChange>
            </w:pPr>
            <w:ins w:id="10197" w:author="Strzelczyk, Anthony (A.)" w:date="2020-12-11T13:39:00Z">
              <w:r w:rsidRPr="008A60BC">
                <w:rPr>
                  <w:rFonts w:cs="Arial"/>
                  <w:color w:val="000000" w:themeColor="text1"/>
                  <w:sz w:val="16"/>
                  <w:szCs w:val="16"/>
                  <w:rPrChange w:id="10198" w:author="Strzelczyk, Anthony (A.)" w:date="2020-12-18T09:26:00Z">
                    <w:rPr/>
                  </w:rPrChange>
                </w:rPr>
                <w:t>Compliance with ECE R121</w:t>
              </w:r>
            </w:ins>
          </w:p>
          <w:p w14:paraId="45BA1240" w14:textId="4A5E01C5" w:rsidR="005428B0" w:rsidRPr="004051D0" w:rsidRDefault="005428B0" w:rsidP="005428B0">
            <w:pPr>
              <w:rPr>
                <w:ins w:id="10199" w:author="Strzelczyk, Anthony (A.)" w:date="2020-12-11T13:38:00Z"/>
                <w:rFonts w:cs="Arial"/>
                <w:vanish/>
                <w:color w:val="000000" w:themeColor="text1"/>
                <w:sz w:val="16"/>
                <w:szCs w:val="16"/>
              </w:rPr>
            </w:pPr>
            <w:ins w:id="10200" w:author="Strzelczyk, Anthony (A.)" w:date="2020-12-11T13:39:00Z">
              <w:r w:rsidRPr="00B3499B">
                <w:rPr>
                  <w:rFonts w:cs="Arial"/>
                  <w:color w:val="000000" w:themeColor="text1"/>
                  <w:sz w:val="16"/>
                  <w:szCs w:val="16"/>
                </w:rPr>
                <w:t>Compliance with ECE R48</w:t>
              </w:r>
            </w:ins>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B0176" w14:textId="77777777" w:rsidR="005428B0" w:rsidRPr="004051D0" w:rsidRDefault="005428B0" w:rsidP="00FF66A0">
            <w:pPr>
              <w:ind w:left="139"/>
              <w:rPr>
                <w:ins w:id="10201" w:author="Strzelczyk, Anthony (A.)" w:date="2020-12-11T13:38:00Z"/>
                <w:rFonts w:cs="Arial"/>
                <w:b/>
                <w:bCs/>
                <w:vanish/>
                <w:sz w:val="16"/>
                <w:szCs w:val="16"/>
              </w:rPr>
            </w:pPr>
            <w:ins w:id="10202" w:author="Strzelczyk, Anthony (A.)" w:date="2020-12-11T13:38: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3C809" w14:textId="356DE988" w:rsidR="005428B0" w:rsidRPr="004051D0" w:rsidRDefault="00A317B2" w:rsidP="00FF66A0">
            <w:pPr>
              <w:rPr>
                <w:ins w:id="10203" w:author="Strzelczyk, Anthony (A.)" w:date="2020-12-11T13:38:00Z"/>
                <w:rFonts w:cs="Arial"/>
                <w:vanish/>
                <w:color w:val="000000" w:themeColor="text1"/>
                <w:sz w:val="16"/>
                <w:szCs w:val="14"/>
              </w:rPr>
            </w:pPr>
            <w:r>
              <w:rPr>
                <w:rFonts w:cs="Arial"/>
                <w:vanish/>
                <w:color w:val="000000" w:themeColor="text1"/>
                <w:sz w:val="16"/>
                <w:szCs w:val="14"/>
              </w:rPr>
              <w:t>System level, Bread Board, HIL</w:t>
            </w:r>
          </w:p>
        </w:tc>
      </w:tr>
      <w:tr w:rsidR="005428B0" w:rsidRPr="004051D0" w14:paraId="5B4AF39D" w14:textId="77777777" w:rsidTr="00FF66A0">
        <w:trPr>
          <w:trHeight w:val="133"/>
          <w:hidden/>
          <w:ins w:id="10204" w:author="Strzelczyk, Anthony (A.)" w:date="2020-12-11T13:3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9BC49" w14:textId="77777777" w:rsidR="005428B0" w:rsidRPr="004051D0" w:rsidRDefault="005428B0" w:rsidP="00FF66A0">
            <w:pPr>
              <w:rPr>
                <w:ins w:id="10205" w:author="Strzelczyk, Anthony (A.)" w:date="2020-12-11T13:38:00Z"/>
                <w:rFonts w:eastAsiaTheme="minorHAnsi" w:cs="Arial"/>
                <w:b/>
                <w:bCs/>
                <w:vanish/>
                <w:sz w:val="16"/>
                <w:szCs w:val="14"/>
              </w:rPr>
            </w:pPr>
            <w:ins w:id="10206" w:author="Strzelczyk, Anthony (A.)" w:date="2020-12-11T13:38:00Z">
              <w:r w:rsidRPr="004051D0">
                <w:rPr>
                  <w:rFonts w:cs="Arial"/>
                  <w:b/>
                  <w:bCs/>
                  <w:vanish/>
                  <w:sz w:val="16"/>
                  <w:szCs w:val="14"/>
                </w:rPr>
                <w:t>Type</w:t>
              </w:r>
            </w:ins>
          </w:p>
        </w:tc>
        <w:customXmlInsRangeStart w:id="10207" w:author="Strzelczyk, Anthony (A.)" w:date="2020-12-11T13:38:00Z"/>
        <w:sdt>
          <w:sdtPr>
            <w:rPr>
              <w:rFonts w:cs="Arial"/>
              <w:vanish/>
              <w:color w:val="000000" w:themeColor="text1"/>
              <w:sz w:val="16"/>
              <w:szCs w:val="14"/>
            </w:rPr>
            <w:alias w:val="Requirement Type"/>
            <w:tag w:val="Requirements Type"/>
            <w:id w:val="-628629486"/>
            <w:placeholder>
              <w:docPart w:val="255ECEDC724747D1BE6D972509128F85"/>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10207"/>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690FD7" w14:textId="029E1F00" w:rsidR="005428B0" w:rsidRPr="004051D0" w:rsidRDefault="005428B0" w:rsidP="00FF66A0">
                <w:pPr>
                  <w:rPr>
                    <w:ins w:id="10208" w:author="Strzelczyk, Anthony (A.)" w:date="2020-12-11T13:38:00Z"/>
                    <w:rFonts w:cs="Arial"/>
                    <w:vanish/>
                    <w:color w:val="000000" w:themeColor="text1"/>
                    <w:sz w:val="16"/>
                    <w:szCs w:val="14"/>
                  </w:rPr>
                </w:pPr>
                <w:ins w:id="10209" w:author="Strzelczyk, Anthony (A.)" w:date="2020-12-11T13:38:00Z">
                  <w:r>
                    <w:rPr>
                      <w:rFonts w:cs="Arial"/>
                      <w:vanish/>
                      <w:color w:val="000000" w:themeColor="text1"/>
                      <w:sz w:val="16"/>
                      <w:szCs w:val="14"/>
                    </w:rPr>
                    <w:t>Interface</w:t>
                  </w:r>
                </w:ins>
              </w:p>
            </w:tc>
            <w:customXmlInsRangeStart w:id="10210" w:author="Strzelczyk, Anthony (A.)" w:date="2020-12-11T13:38:00Z"/>
          </w:sdtContent>
        </w:sdt>
        <w:customXmlInsRangeEnd w:id="10210"/>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18459" w14:textId="77777777" w:rsidR="005428B0" w:rsidRPr="004051D0" w:rsidRDefault="005428B0" w:rsidP="00FF66A0">
            <w:pPr>
              <w:rPr>
                <w:ins w:id="10211" w:author="Strzelczyk, Anthony (A.)" w:date="2020-12-11T13:38:00Z"/>
                <w:rFonts w:cs="Arial"/>
                <w:b/>
                <w:bCs/>
                <w:vanish/>
                <w:sz w:val="16"/>
                <w:szCs w:val="14"/>
              </w:rPr>
            </w:pPr>
            <w:ins w:id="10212" w:author="Strzelczyk, Anthony (A.)" w:date="2020-12-11T13:38:00Z">
              <w:r w:rsidRPr="004051D0">
                <w:rPr>
                  <w:rFonts w:cs="Arial"/>
                  <w:b/>
                  <w:bCs/>
                  <w:vanish/>
                  <w:sz w:val="16"/>
                  <w:szCs w:val="14"/>
                </w:rPr>
                <w:t>Priority</w:t>
              </w:r>
            </w:ins>
          </w:p>
        </w:tc>
        <w:customXmlInsRangeStart w:id="10213" w:author="Strzelczyk, Anthony (A.)" w:date="2020-12-11T13:38:00Z"/>
        <w:sdt>
          <w:sdtPr>
            <w:rPr>
              <w:rFonts w:cs="Arial"/>
              <w:vanish/>
              <w:color w:val="000000" w:themeColor="text1"/>
              <w:sz w:val="16"/>
              <w:szCs w:val="14"/>
            </w:rPr>
            <w:alias w:val="Requirement Priority"/>
            <w:tag w:val="Requirement Priority"/>
            <w:id w:val="-1892182735"/>
            <w:placeholder>
              <w:docPart w:val="25E86D7F56D642C9A516F0956E332731"/>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10213"/>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F0A9F" w14:textId="7D162037" w:rsidR="005428B0" w:rsidRPr="004051D0" w:rsidRDefault="005428B0" w:rsidP="00FF66A0">
                <w:pPr>
                  <w:rPr>
                    <w:ins w:id="10214" w:author="Strzelczyk, Anthony (A.)" w:date="2020-12-11T13:38:00Z"/>
                    <w:rFonts w:cs="Arial"/>
                    <w:vanish/>
                    <w:color w:val="000000" w:themeColor="text1"/>
                    <w:sz w:val="16"/>
                    <w:szCs w:val="14"/>
                  </w:rPr>
                </w:pPr>
                <w:ins w:id="10215" w:author="Strzelczyk, Anthony (A.)" w:date="2020-12-11T13:38:00Z">
                  <w:r>
                    <w:rPr>
                      <w:rFonts w:cs="Arial"/>
                      <w:vanish/>
                      <w:color w:val="000000" w:themeColor="text1"/>
                      <w:sz w:val="16"/>
                      <w:szCs w:val="14"/>
                    </w:rPr>
                    <w:t>High (Mandatory)</w:t>
                  </w:r>
                </w:ins>
              </w:p>
            </w:tc>
            <w:customXmlInsRangeStart w:id="10216" w:author="Strzelczyk, Anthony (A.)" w:date="2020-12-11T13:38:00Z"/>
          </w:sdtContent>
        </w:sdt>
        <w:customXmlInsRangeEnd w:id="10216"/>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749C2" w14:textId="77777777" w:rsidR="005428B0" w:rsidRPr="004051D0" w:rsidRDefault="005428B0" w:rsidP="00FF66A0">
            <w:pPr>
              <w:ind w:left="128"/>
              <w:rPr>
                <w:ins w:id="10217" w:author="Strzelczyk, Anthony (A.)" w:date="2020-12-11T13:38:00Z"/>
                <w:rFonts w:cs="Arial"/>
                <w:b/>
                <w:bCs/>
                <w:vanish/>
                <w:sz w:val="16"/>
                <w:szCs w:val="14"/>
              </w:rPr>
            </w:pPr>
            <w:ins w:id="10218" w:author="Strzelczyk, Anthony (A.)" w:date="2020-12-11T13:38:00Z">
              <w:r w:rsidRPr="004051D0">
                <w:rPr>
                  <w:rFonts w:cs="Arial"/>
                  <w:b/>
                  <w:bCs/>
                  <w:vanish/>
                  <w:sz w:val="16"/>
                  <w:szCs w:val="14"/>
                </w:rPr>
                <w:t>Status</w:t>
              </w:r>
            </w:ins>
          </w:p>
        </w:tc>
        <w:customXmlInsRangeStart w:id="10219" w:author="Strzelczyk, Anthony (A.)" w:date="2020-12-11T13:38:00Z"/>
        <w:sdt>
          <w:sdtPr>
            <w:rPr>
              <w:rFonts w:cs="Arial"/>
              <w:vanish/>
              <w:color w:val="000000" w:themeColor="text1"/>
              <w:sz w:val="16"/>
              <w:szCs w:val="14"/>
            </w:rPr>
            <w:alias w:val="Requirement Status"/>
            <w:tag w:val="Requirement Status"/>
            <w:id w:val="-656305300"/>
            <w:placeholder>
              <w:docPart w:val="18E6FDE8B1A44E4F942C784853B3BF67"/>
            </w:placeholder>
            <w:dropDownList>
              <w:listItem w:value="Choose an item."/>
              <w:listItem w:displayText="Draft" w:value="Draft"/>
              <w:listItem w:displayText="Reviewed" w:value="Reviewed"/>
              <w:listItem w:displayText="Approved" w:value="Approved"/>
            </w:dropDownList>
          </w:sdtPr>
          <w:sdtEndPr/>
          <w:sdtContent>
            <w:customXmlInsRangeEnd w:id="10219"/>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F579B5" w14:textId="54A5FDC6" w:rsidR="005428B0" w:rsidRPr="000302BF" w:rsidRDefault="00A317B2" w:rsidP="00FF66A0">
                <w:pPr>
                  <w:rPr>
                    <w:ins w:id="10220" w:author="Strzelczyk, Anthony (A.)" w:date="2020-12-11T13:38:00Z"/>
                    <w:rFonts w:cs="Arial"/>
                    <w:vanish/>
                    <w:color w:val="000000" w:themeColor="text1"/>
                    <w:sz w:val="16"/>
                    <w:szCs w:val="14"/>
                  </w:rPr>
                </w:pPr>
                <w:ins w:id="10221" w:author="Strzelczyk, Anthony (A.)" w:date="2020-12-11T13:38:00Z">
                  <w:r>
                    <w:rPr>
                      <w:rFonts w:cs="Arial"/>
                      <w:vanish/>
                      <w:color w:val="000000" w:themeColor="text1"/>
                      <w:sz w:val="16"/>
                      <w:szCs w:val="14"/>
                    </w:rPr>
                    <w:t>Approved</w:t>
                  </w:r>
                </w:ins>
              </w:p>
            </w:tc>
            <w:customXmlInsRangeStart w:id="10222" w:author="Strzelczyk, Anthony (A.)" w:date="2020-12-11T13:38:00Z"/>
          </w:sdtContent>
        </w:sdt>
        <w:customXmlInsRangeEnd w:id="10222"/>
      </w:tr>
      <w:tr w:rsidR="005428B0" w:rsidRPr="004051D0" w14:paraId="69989E83" w14:textId="77777777" w:rsidTr="00FF66A0">
        <w:trPr>
          <w:gridAfter w:val="1"/>
          <w:wAfter w:w="15" w:type="dxa"/>
          <w:ins w:id="10223" w:author="Strzelczyk, Anthony (A.)" w:date="2020-12-11T13:38: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70A639" w14:textId="77777777" w:rsidR="005428B0" w:rsidRPr="004051D0" w:rsidRDefault="005428B0" w:rsidP="00FF66A0">
            <w:pPr>
              <w:rPr>
                <w:ins w:id="10224" w:author="Strzelczyk, Anthony (A.)" w:date="2020-12-11T13:38:00Z"/>
                <w:rFonts w:cs="Arial"/>
                <w:bCs/>
                <w:vanish/>
                <w:color w:val="808080" w:themeColor="background1" w:themeShade="80"/>
                <w:sz w:val="16"/>
                <w:szCs w:val="14"/>
              </w:rPr>
            </w:pPr>
            <w:ins w:id="10225" w:author="Strzelczyk, Anthony (A.)" w:date="2020-12-11T13:38: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A5D0E5" w14:textId="0B1E7C23" w:rsidR="005428B0" w:rsidRPr="004051D0" w:rsidRDefault="005428B0" w:rsidP="00FF66A0">
            <w:pPr>
              <w:rPr>
                <w:ins w:id="10226" w:author="Strzelczyk, Anthony (A.)" w:date="2020-12-11T13:38:00Z"/>
                <w:rFonts w:cs="Arial"/>
                <w:bCs/>
                <w:vanish/>
                <w:color w:val="808080" w:themeColor="background1" w:themeShade="80"/>
                <w:sz w:val="16"/>
                <w:szCs w:val="14"/>
              </w:rPr>
            </w:pPr>
            <w:ins w:id="10227" w:author="Strzelczyk, Anthony (A.)" w:date="2020-12-11T13:38: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10228" w:author="Strzelczyk, Anthony (A.)" w:date="2020-12-11T13:38: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10229" w:author="Strzelczyk, Anthony (A.)" w:date="2020-12-11T13:38: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BA227" w14:textId="77777777" w:rsidR="005428B0" w:rsidRPr="004051D0" w:rsidRDefault="005428B0" w:rsidP="00FF66A0">
            <w:pPr>
              <w:jc w:val="right"/>
              <w:rPr>
                <w:ins w:id="10230" w:author="Strzelczyk, Anthony (A.)" w:date="2020-12-11T13:38:00Z"/>
                <w:rFonts w:cs="Arial"/>
                <w:bCs/>
                <w:color w:val="808080" w:themeColor="background1" w:themeShade="80"/>
                <w:sz w:val="16"/>
                <w:szCs w:val="14"/>
              </w:rPr>
            </w:pPr>
            <w:ins w:id="10231" w:author="Strzelczyk, Anthony (A.)" w:date="2020-12-11T13:38:00Z">
              <w:r w:rsidRPr="004051D0">
                <w:rPr>
                  <w:rFonts w:cs="Arial"/>
                  <w:bCs/>
                  <w:color w:val="808080" w:themeColor="background1" w:themeShade="80"/>
                  <w:sz w:val="16"/>
                  <w:szCs w:val="14"/>
                </w:rPr>
                <w:t>End of Requirement</w:t>
              </w:r>
            </w:ins>
          </w:p>
        </w:tc>
      </w:tr>
    </w:tbl>
    <w:p w14:paraId="13C8C57A" w14:textId="781A67F0" w:rsidR="00445629" w:rsidRPr="0017445F" w:rsidDel="005428B0" w:rsidRDefault="00445629">
      <w:pPr>
        <w:pStyle w:val="RERequirement"/>
        <w:shd w:val="clear" w:color="auto" w:fill="F2F2F2" w:themeFill="background1" w:themeFillShade="F2"/>
        <w:spacing w:line="240" w:lineRule="atLeast"/>
        <w:rPr>
          <w:del w:id="10232" w:author="Strzelczyk, Anthony (A.)" w:date="2020-12-11T13:39:00Z"/>
        </w:rPr>
        <w:pPrChange w:id="10233" w:author="Strzelczyk, Anthony (A.)" w:date="2020-12-11T12:24:00Z">
          <w:pPr>
            <w:pStyle w:val="RERequirement"/>
            <w:shd w:val="clear" w:color="auto" w:fill="F2F2F2" w:themeFill="background1" w:themeFillShade="F2"/>
          </w:pPr>
        </w:pPrChange>
      </w:pPr>
      <w:del w:id="10234" w:author="Strzelczyk, Anthony (A.)" w:date="2020-12-11T13:39:00Z">
        <w:r w:rsidDel="005428B0">
          <w:delText>Rear Fog Light Telltale HMI</w:delText>
        </w:r>
      </w:del>
    </w:p>
    <w:p w14:paraId="184C9C75" w14:textId="60E00FE8" w:rsidR="00445629" w:rsidDel="005428B0" w:rsidRDefault="00445629">
      <w:pPr>
        <w:spacing w:line="240" w:lineRule="atLeast"/>
        <w:rPr>
          <w:del w:id="10235" w:author="Strzelczyk, Anthony (A.)" w:date="2020-12-11T13:39:00Z"/>
          <w:rFonts w:cs="Arial"/>
        </w:rPr>
        <w:pPrChange w:id="10236" w:author="Strzelczyk, Anthony (A.)" w:date="2020-12-11T12:24:00Z">
          <w:pPr/>
        </w:pPrChange>
      </w:pPr>
      <w:del w:id="10237" w:author="Strzelczyk, Anthony (A.)" w:date="2020-12-11T13:39:00Z">
        <w:r w:rsidDel="005428B0">
          <w:rPr>
            <w:rFonts w:cs="Arial"/>
          </w:rPr>
          <w:delText>The Feature shall have a Telltale, with a symbol according to ECE R121 regulations.</w:delText>
        </w:r>
      </w:del>
    </w:p>
    <w:p w14:paraId="4E1B04C0" w14:textId="0ECF1AF0" w:rsidR="00445629" w:rsidDel="005428B0" w:rsidRDefault="00445629">
      <w:pPr>
        <w:spacing w:line="240" w:lineRule="atLeast"/>
        <w:rPr>
          <w:del w:id="10238" w:author="Strzelczyk, Anthony (A.)" w:date="2020-12-11T13:39:00Z"/>
          <w:rFonts w:cs="Arial"/>
        </w:rPr>
        <w:pPrChange w:id="10239" w:author="Strzelczyk, Anthony (A.)" w:date="2020-12-11T12:24:00Z">
          <w:pPr/>
        </w:pPrChange>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445629" w:rsidRPr="00B3499B" w:rsidDel="005428B0" w14:paraId="6B1CD5F6" w14:textId="2632D3C5" w:rsidTr="005C492B">
        <w:trPr>
          <w:del w:id="10240" w:author="Strzelczyk, Anthony (A.)" w:date="2020-12-11T13:39: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922831" w14:textId="253610E4" w:rsidR="00445629" w:rsidRPr="00B3499B" w:rsidDel="005428B0" w:rsidRDefault="00445629">
            <w:pPr>
              <w:spacing w:line="240" w:lineRule="atLeast"/>
              <w:rPr>
                <w:del w:id="10241" w:author="Strzelczyk, Anthony (A.)" w:date="2020-12-11T13:39:00Z"/>
                <w:rFonts w:eastAsiaTheme="minorHAnsi" w:cs="Arial"/>
                <w:bCs/>
                <w:color w:val="808080" w:themeColor="background1" w:themeShade="80"/>
                <w:sz w:val="16"/>
                <w:szCs w:val="14"/>
              </w:rPr>
              <w:pPrChange w:id="10242" w:author="Strzelczyk, Anthony (A.)" w:date="2020-12-11T12:24:00Z">
                <w:pPr/>
              </w:pPrChange>
            </w:pPr>
            <w:del w:id="10243" w:author="Strzelczyk, Anthony (A.)" w:date="2020-12-11T13:39:00Z">
              <w:r w:rsidRPr="00B3499B" w:rsidDel="005428B0">
                <w:rPr>
                  <w:rFonts w:cs="Arial"/>
                  <w:bCs/>
                  <w:color w:val="808080" w:themeColor="background1" w:themeShade="80"/>
                  <w:sz w:val="16"/>
                  <w:szCs w:val="14"/>
                </w:rPr>
                <w:delText xml:space="preserve">Requirement ID: </w:delText>
              </w:r>
            </w:del>
          </w:p>
        </w:tc>
      </w:tr>
      <w:tr w:rsidR="00445629" w:rsidRPr="00B3499B" w:rsidDel="005428B0" w14:paraId="5DE8B235" w14:textId="66BAA2E0" w:rsidTr="005C492B">
        <w:trPr>
          <w:del w:id="10244" w:author="Strzelczyk, Anthony (A.)" w:date="2020-12-11T13: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92970" w14:textId="3207CF73" w:rsidR="00445629" w:rsidRPr="00B3499B" w:rsidDel="005428B0" w:rsidRDefault="00445629">
            <w:pPr>
              <w:spacing w:line="240" w:lineRule="atLeast"/>
              <w:rPr>
                <w:del w:id="10245" w:author="Strzelczyk, Anthony (A.)" w:date="2020-12-11T13:39:00Z"/>
                <w:rFonts w:eastAsiaTheme="minorHAnsi" w:cs="Arial"/>
                <w:b/>
                <w:bCs/>
                <w:sz w:val="16"/>
                <w:szCs w:val="14"/>
              </w:rPr>
              <w:pPrChange w:id="10246" w:author="Strzelczyk, Anthony (A.)" w:date="2020-12-11T12:24:00Z">
                <w:pPr/>
              </w:pPrChange>
            </w:pPr>
            <w:del w:id="10247" w:author="Strzelczyk, Anthony (A.)" w:date="2020-12-11T13:39:00Z">
              <w:r w:rsidRPr="00B3499B" w:rsidDel="005428B0">
                <w:rPr>
                  <w:rFonts w:cs="Arial"/>
                  <w:b/>
                  <w:bCs/>
                  <w:sz w:val="16"/>
                  <w:szCs w:val="14"/>
                </w:rPr>
                <w:delText>Rationale</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79D42" w14:textId="70AE3881" w:rsidR="00445629" w:rsidDel="005428B0" w:rsidRDefault="00445629">
            <w:pPr>
              <w:spacing w:line="240" w:lineRule="atLeast"/>
              <w:rPr>
                <w:del w:id="10248" w:author="Strzelczyk, Anthony (A.)" w:date="2020-12-11T13:39:00Z"/>
              </w:rPr>
              <w:pPrChange w:id="10249" w:author="Strzelczyk, Anthony (A.)" w:date="2020-12-11T12:24:00Z">
                <w:pPr/>
              </w:pPrChange>
            </w:pPr>
          </w:p>
        </w:tc>
      </w:tr>
      <w:tr w:rsidR="00445629" w:rsidRPr="00B3499B" w:rsidDel="005428B0" w14:paraId="26553DEC" w14:textId="5AD75698" w:rsidTr="005C492B">
        <w:trPr>
          <w:del w:id="10250" w:author="Strzelczyk, Anthony (A.)" w:date="2020-12-11T13: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09952A" w14:textId="2F759AF7" w:rsidR="00445629" w:rsidRPr="00B3499B" w:rsidDel="005428B0" w:rsidRDefault="00445629">
            <w:pPr>
              <w:spacing w:line="240" w:lineRule="atLeast"/>
              <w:rPr>
                <w:del w:id="10251" w:author="Strzelczyk, Anthony (A.)" w:date="2020-12-11T13:39:00Z"/>
                <w:rFonts w:eastAsiaTheme="minorHAnsi" w:cs="Arial"/>
                <w:b/>
                <w:bCs/>
                <w:sz w:val="16"/>
                <w:szCs w:val="14"/>
              </w:rPr>
              <w:pPrChange w:id="10252" w:author="Strzelczyk, Anthony (A.)" w:date="2020-12-11T12:24:00Z">
                <w:pPr/>
              </w:pPrChange>
            </w:pPr>
            <w:del w:id="10253" w:author="Strzelczyk, Anthony (A.)" w:date="2020-12-11T13:39:00Z">
              <w:r w:rsidRPr="00B3499B" w:rsidDel="005428B0">
                <w:rPr>
                  <w:rFonts w:cs="Arial"/>
                  <w:b/>
                  <w:bCs/>
                  <w:sz w:val="16"/>
                  <w:szCs w:val="14"/>
                </w:rPr>
                <w:delText>Acceptance Criteria</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C340A" w14:textId="4DC6B33F" w:rsidR="00445629" w:rsidDel="005428B0" w:rsidRDefault="00445629">
            <w:pPr>
              <w:spacing w:line="240" w:lineRule="atLeast"/>
              <w:rPr>
                <w:del w:id="10254" w:author="Strzelczyk, Anthony (A.)" w:date="2020-12-11T13:39:00Z"/>
              </w:rPr>
              <w:pPrChange w:id="10255" w:author="Strzelczyk, Anthony (A.)" w:date="2020-12-11T12:24:00Z">
                <w:pPr/>
              </w:pPrChange>
            </w:pPr>
          </w:p>
        </w:tc>
      </w:tr>
      <w:tr w:rsidR="00445629" w:rsidRPr="00B3499B" w:rsidDel="005428B0" w14:paraId="1862D82F" w14:textId="1F168C89" w:rsidTr="005C492B">
        <w:trPr>
          <w:del w:id="10256" w:author="Strzelczyk, Anthony (A.)" w:date="2020-12-11T13: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55BDB" w14:textId="3BE0ECCE" w:rsidR="00445629" w:rsidRPr="00B3499B" w:rsidDel="005428B0" w:rsidRDefault="00445629">
            <w:pPr>
              <w:spacing w:line="240" w:lineRule="atLeast"/>
              <w:rPr>
                <w:del w:id="10257" w:author="Strzelczyk, Anthony (A.)" w:date="2020-12-11T13:39:00Z"/>
                <w:rFonts w:cs="Arial"/>
                <w:sz w:val="16"/>
                <w:szCs w:val="14"/>
              </w:rPr>
              <w:pPrChange w:id="10258" w:author="Strzelczyk, Anthony (A.)" w:date="2020-12-11T12:24:00Z">
                <w:pPr/>
              </w:pPrChange>
            </w:pPr>
            <w:del w:id="10259" w:author="Strzelczyk, Anthony (A.)" w:date="2020-12-11T13:39:00Z">
              <w:r w:rsidRPr="00B3499B" w:rsidDel="005428B0">
                <w:rPr>
                  <w:rFonts w:cs="Arial"/>
                  <w:b/>
                  <w:bCs/>
                  <w:sz w:val="16"/>
                  <w:szCs w:val="14"/>
                </w:rPr>
                <w:delText>Notes</w:delText>
              </w:r>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1A139" w14:textId="3EE9816A" w:rsidR="00445629" w:rsidDel="005428B0" w:rsidRDefault="00445629">
            <w:pPr>
              <w:spacing w:line="240" w:lineRule="atLeast"/>
              <w:rPr>
                <w:del w:id="10260" w:author="Strzelczyk, Anthony (A.)" w:date="2020-12-11T13:39:00Z"/>
              </w:rPr>
              <w:pPrChange w:id="10261" w:author="Strzelczyk, Anthony (A.)" w:date="2020-12-11T12:24:00Z">
                <w:pPr/>
              </w:pPrChange>
            </w:pPr>
          </w:p>
        </w:tc>
      </w:tr>
      <w:tr w:rsidR="00445629" w:rsidRPr="00B3499B" w:rsidDel="005428B0" w14:paraId="0DC2E850" w14:textId="6774F58A" w:rsidTr="005C492B">
        <w:trPr>
          <w:del w:id="10262" w:author="Strzelczyk, Anthony (A.)" w:date="2020-12-11T13: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C39B3" w14:textId="6B27ED72" w:rsidR="00445629" w:rsidRPr="00B3499B" w:rsidDel="005428B0" w:rsidRDefault="00445629">
            <w:pPr>
              <w:spacing w:line="240" w:lineRule="atLeast"/>
              <w:rPr>
                <w:del w:id="10263" w:author="Strzelczyk, Anthony (A.)" w:date="2020-12-11T13:39:00Z"/>
                <w:rFonts w:cs="Arial"/>
                <w:b/>
                <w:bCs/>
                <w:sz w:val="16"/>
                <w:szCs w:val="14"/>
              </w:rPr>
              <w:pPrChange w:id="10264" w:author="Strzelczyk, Anthony (A.)" w:date="2020-12-11T12:24:00Z">
                <w:pPr/>
              </w:pPrChange>
            </w:pPr>
            <w:del w:id="10265" w:author="Strzelczyk, Anthony (A.)" w:date="2020-12-11T13:39:00Z">
              <w:r w:rsidRPr="00B3499B" w:rsidDel="005428B0">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E4B77" w14:textId="5BAA7355" w:rsidR="00445629" w:rsidRPr="00B3499B" w:rsidDel="005428B0" w:rsidRDefault="00445629">
            <w:pPr>
              <w:spacing w:line="240" w:lineRule="atLeast"/>
              <w:rPr>
                <w:del w:id="10266" w:author="Strzelczyk, Anthony (A.)" w:date="2020-12-11T13:39:00Z"/>
                <w:rFonts w:cs="Arial"/>
                <w:color w:val="000000" w:themeColor="text1"/>
                <w:sz w:val="16"/>
                <w:szCs w:val="14"/>
              </w:rPr>
              <w:pPrChange w:id="10267" w:author="Strzelczyk, Anthony (A.)" w:date="2020-12-11T12:24:00Z">
                <w:pPr/>
              </w:pPrChange>
            </w:pPr>
            <w:del w:id="10268" w:author="Strzelczyk, Anthony (A.)" w:date="2020-12-11T13:39:00Z">
              <w:r w:rsidRPr="00B3499B" w:rsidDel="005428B0">
                <w:rPr>
                  <w:rFonts w:cs="Arial"/>
                  <w:color w:val="000000" w:themeColor="text1"/>
                  <w:sz w:val="16"/>
                  <w:szCs w:val="14"/>
                </w:rPr>
                <w:delText>ECE R48  6.11.8 ;ECE R121</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1D9FD" w14:textId="604A4149" w:rsidR="00445629" w:rsidRPr="00B3499B" w:rsidDel="005428B0" w:rsidRDefault="00445629">
            <w:pPr>
              <w:spacing w:line="240" w:lineRule="atLeast"/>
              <w:ind w:left="139"/>
              <w:rPr>
                <w:del w:id="10269" w:author="Strzelczyk, Anthony (A.)" w:date="2020-12-11T13:39:00Z"/>
                <w:rFonts w:cs="Arial"/>
                <w:b/>
                <w:bCs/>
                <w:sz w:val="16"/>
                <w:szCs w:val="14"/>
              </w:rPr>
              <w:pPrChange w:id="10270" w:author="Strzelczyk, Anthony (A.)" w:date="2020-12-11T12:24:00Z">
                <w:pPr>
                  <w:ind w:left="139"/>
                </w:pPr>
              </w:pPrChange>
            </w:pPr>
            <w:del w:id="10271" w:author="Strzelczyk, Anthony (A.)" w:date="2020-12-11T13:39:00Z">
              <w:r w:rsidRPr="00B3499B" w:rsidDel="005428B0">
                <w:rPr>
                  <w:rFonts w:cs="Arial"/>
                  <w:b/>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49CDF" w14:textId="1BB770F4" w:rsidR="00445629" w:rsidDel="005428B0" w:rsidRDefault="00445629">
            <w:pPr>
              <w:spacing w:line="240" w:lineRule="atLeast"/>
              <w:rPr>
                <w:del w:id="10272" w:author="Strzelczyk, Anthony (A.)" w:date="2020-12-11T13:39:00Z"/>
              </w:rPr>
              <w:pPrChange w:id="10273" w:author="Strzelczyk, Anthony (A.)" w:date="2020-12-11T12:24:00Z">
                <w:pPr/>
              </w:pPrChange>
            </w:pPr>
          </w:p>
        </w:tc>
      </w:tr>
      <w:tr w:rsidR="00445629" w:rsidRPr="00B3499B" w:rsidDel="005428B0" w14:paraId="71921BEC" w14:textId="5BB4EA9E" w:rsidTr="005C492B">
        <w:trPr>
          <w:del w:id="10274" w:author="Strzelczyk, Anthony (A.)" w:date="2020-12-11T13: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6FB9D" w14:textId="507E3A5A" w:rsidR="00445629" w:rsidRPr="00B3499B" w:rsidDel="005428B0" w:rsidRDefault="00445629">
            <w:pPr>
              <w:spacing w:line="240" w:lineRule="atLeast"/>
              <w:rPr>
                <w:del w:id="10275" w:author="Strzelczyk, Anthony (A.)" w:date="2020-12-11T13:39:00Z"/>
                <w:rFonts w:cs="Arial"/>
                <w:b/>
                <w:bCs/>
                <w:sz w:val="16"/>
                <w:szCs w:val="14"/>
              </w:rPr>
              <w:pPrChange w:id="10276" w:author="Strzelczyk, Anthony (A.)" w:date="2020-12-11T12:24:00Z">
                <w:pPr/>
              </w:pPrChange>
            </w:pPr>
            <w:del w:id="10277" w:author="Strzelczyk, Anthony (A.)" w:date="2020-12-11T13:39:00Z">
              <w:r w:rsidRPr="00B3499B" w:rsidDel="005428B0">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F7280" w14:textId="0E45845C" w:rsidR="00445629" w:rsidRPr="00B3499B" w:rsidDel="005428B0" w:rsidRDefault="00445629">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10278" w:author="Strzelczyk, Anthony (A.)" w:date="2020-12-11T13:39:00Z"/>
                <w:rFonts w:ascii="Arial" w:hAnsi="Arial" w:cs="Arial"/>
                <w:color w:val="000000" w:themeColor="text1"/>
                <w:sz w:val="16"/>
                <w:szCs w:val="16"/>
              </w:rPr>
              <w:pPrChange w:id="10279"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10280" w:author="Strzelczyk, Anthony (A.)" w:date="2020-12-11T13:39:00Z">
              <w:r w:rsidDel="005428B0">
                <w:rPr>
                  <w:noProof/>
                </w:rPr>
                <w:drawing>
                  <wp:inline distT="0" distB="0" distL="0" distR="0" wp14:anchorId="405CBF67" wp14:editId="4127A297">
                    <wp:extent cx="152400" cy="152400"/>
                    <wp:effectExtent l="0" t="0" r="0" b="0"/>
                    <wp:docPr id="15" name="Picture 174044140.jpg" descr="17404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044140.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5428B0">
                <w:rPr>
                  <w:rFonts w:ascii="Arial" w:hAnsi="Arial" w:cs="Arial"/>
                  <w:color w:val="000000" w:themeColor="text1"/>
                  <w:sz w:val="16"/>
                  <w:szCs w:val="16"/>
                </w:rPr>
                <w:delText xml:space="preserve">   Compliance with ECE R121</w:delText>
              </w:r>
            </w:del>
          </w:p>
          <w:p w14:paraId="2AD888BF" w14:textId="0911624F" w:rsidR="00445629" w:rsidRPr="00B3499B" w:rsidDel="005428B0" w:rsidRDefault="00445629">
            <w:pPr>
              <w:pStyle w:val="ListParagraph"/>
              <w:numPr>
                <w:ilvl w:val="0"/>
                <w:numId w:val="16"/>
              </w:numPr>
              <w:overflowPunct w:val="0"/>
              <w:autoSpaceDE w:val="0"/>
              <w:autoSpaceDN w:val="0"/>
              <w:adjustRightInd w:val="0"/>
              <w:spacing w:line="240" w:lineRule="atLeast"/>
              <w:ind w:left="197" w:hanging="197"/>
              <w:contextualSpacing w:val="0"/>
              <w:textAlignment w:val="baseline"/>
              <w:rPr>
                <w:del w:id="10281" w:author="Strzelczyk, Anthony (A.)" w:date="2020-12-11T13:39:00Z"/>
                <w:rFonts w:ascii="Arial" w:hAnsi="Arial" w:cs="Arial"/>
                <w:color w:val="000000" w:themeColor="text1"/>
                <w:sz w:val="16"/>
                <w:szCs w:val="16"/>
              </w:rPr>
              <w:pPrChange w:id="10282" w:author="Strzelczyk, Anthony (A.)" w:date="2020-12-11T12:24:00Z">
                <w:pPr>
                  <w:pStyle w:val="ListParagraph"/>
                  <w:numPr>
                    <w:numId w:val="16"/>
                  </w:numPr>
                  <w:overflowPunct w:val="0"/>
                  <w:autoSpaceDE w:val="0"/>
                  <w:autoSpaceDN w:val="0"/>
                  <w:adjustRightInd w:val="0"/>
                  <w:ind w:left="197" w:hanging="197"/>
                  <w:contextualSpacing w:val="0"/>
                  <w:textAlignment w:val="baseline"/>
                </w:pPr>
              </w:pPrChange>
            </w:pPr>
            <w:del w:id="10283" w:author="Strzelczyk, Anthony (A.)" w:date="2020-12-11T13:39:00Z">
              <w:r w:rsidDel="005428B0">
                <w:rPr>
                  <w:noProof/>
                </w:rPr>
                <w:drawing>
                  <wp:inline distT="0" distB="0" distL="0" distR="0" wp14:anchorId="28956255" wp14:editId="05EA2ACD">
                    <wp:extent cx="152400" cy="152400"/>
                    <wp:effectExtent l="0" t="0" r="0" b="0"/>
                    <wp:docPr id="24" name="Picture 174044140.jpg" descr="174044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4044140.jpg"/>
                            <pic:cNvPicPr/>
                          </pic:nvPicPr>
                          <pic:blipFill>
                            <a:blip r:embed="rId45" cstate="print"/>
                            <a:stretch>
                              <a:fillRect/>
                            </a:stretch>
                          </pic:blipFill>
                          <pic:spPr>
                            <a:xfrm>
                              <a:off x="0" y="0"/>
                              <a:ext cx="152400" cy="152400"/>
                            </a:xfrm>
                            <a:prstGeom prst="rect">
                              <a:avLst/>
                            </a:prstGeom>
                          </pic:spPr>
                        </pic:pic>
                      </a:graphicData>
                    </a:graphic>
                  </wp:inline>
                </w:drawing>
              </w:r>
              <w:r w:rsidRPr="00B3499B" w:rsidDel="005428B0">
                <w:rPr>
                  <w:rFonts w:ascii="Arial" w:hAnsi="Arial" w:cs="Arial"/>
                  <w:color w:val="000000" w:themeColor="text1"/>
                  <w:sz w:val="16"/>
                  <w:szCs w:val="16"/>
                </w:rPr>
                <w:delText xml:space="preserve">   Compliance with ECE R48</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02BE9C" w14:textId="2B5F6E2A" w:rsidR="00445629" w:rsidRPr="00B3499B" w:rsidDel="005428B0" w:rsidRDefault="00445629">
            <w:pPr>
              <w:spacing w:line="240" w:lineRule="atLeast"/>
              <w:ind w:left="139"/>
              <w:rPr>
                <w:del w:id="10284" w:author="Strzelczyk, Anthony (A.)" w:date="2020-12-11T13:39:00Z"/>
                <w:rFonts w:cs="Arial"/>
                <w:b/>
                <w:bCs/>
                <w:sz w:val="16"/>
                <w:szCs w:val="16"/>
              </w:rPr>
              <w:pPrChange w:id="10285" w:author="Strzelczyk, Anthony (A.)" w:date="2020-12-11T12:24:00Z">
                <w:pPr>
                  <w:ind w:left="139"/>
                </w:pPr>
              </w:pPrChange>
            </w:pPr>
            <w:del w:id="10286" w:author="Strzelczyk, Anthony (A.)" w:date="2020-12-11T13:39:00Z">
              <w:r w:rsidRPr="00B3499B" w:rsidDel="005428B0">
                <w:rPr>
                  <w:rFonts w:cs="Arial"/>
                  <w:b/>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73B7E" w14:textId="071214CF" w:rsidR="00445629" w:rsidDel="005428B0" w:rsidRDefault="00445629">
            <w:pPr>
              <w:spacing w:line="240" w:lineRule="atLeast"/>
              <w:rPr>
                <w:del w:id="10287" w:author="Strzelczyk, Anthony (A.)" w:date="2020-12-11T13:39:00Z"/>
              </w:rPr>
              <w:pPrChange w:id="10288" w:author="Strzelczyk, Anthony (A.)" w:date="2020-12-11T12:24:00Z">
                <w:pPr/>
              </w:pPrChange>
            </w:pPr>
          </w:p>
        </w:tc>
      </w:tr>
      <w:tr w:rsidR="009A7C67" w:rsidRPr="00B3499B" w:rsidDel="005428B0" w14:paraId="5260402B" w14:textId="6E839F70" w:rsidTr="005C492B">
        <w:trPr>
          <w:trHeight w:val="133"/>
          <w:del w:id="10289" w:author="Strzelczyk, Anthony (A.)" w:date="2020-12-11T13:3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6340F" w14:textId="0B43FA0F" w:rsidR="00445629" w:rsidRPr="00B3499B" w:rsidDel="005428B0" w:rsidRDefault="00445629">
            <w:pPr>
              <w:spacing w:line="240" w:lineRule="atLeast"/>
              <w:rPr>
                <w:del w:id="10290" w:author="Strzelczyk, Anthony (A.)" w:date="2020-12-11T13:39:00Z"/>
                <w:rFonts w:eastAsiaTheme="minorHAnsi" w:cs="Arial"/>
                <w:b/>
                <w:bCs/>
                <w:sz w:val="16"/>
                <w:szCs w:val="14"/>
              </w:rPr>
              <w:pPrChange w:id="10291" w:author="Strzelczyk, Anthony (A.)" w:date="2020-12-11T12:24:00Z">
                <w:pPr/>
              </w:pPrChange>
            </w:pPr>
            <w:del w:id="10292" w:author="Strzelczyk, Anthony (A.)" w:date="2020-12-11T13:39:00Z">
              <w:r w:rsidRPr="00B3499B" w:rsidDel="005428B0">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47D8B9" w14:textId="37757302" w:rsidR="00445629" w:rsidRPr="00B3499B" w:rsidDel="005428B0" w:rsidRDefault="00445629">
            <w:pPr>
              <w:spacing w:line="240" w:lineRule="atLeast"/>
              <w:rPr>
                <w:del w:id="10293" w:author="Strzelczyk, Anthony (A.)" w:date="2020-12-11T13:39:00Z"/>
                <w:rFonts w:cs="Arial"/>
                <w:color w:val="000000" w:themeColor="text1"/>
                <w:sz w:val="16"/>
                <w:szCs w:val="14"/>
              </w:rPr>
              <w:pPrChange w:id="10294" w:author="Strzelczyk, Anthony (A.)" w:date="2020-12-11T12:24:00Z">
                <w:pPr/>
              </w:pPrChange>
            </w:pPr>
            <w:del w:id="10295" w:author="Strzelczyk, Anthony (A.)" w:date="2020-12-11T13:39:00Z">
              <w:r w:rsidRPr="00B3499B" w:rsidDel="005428B0">
                <w:rPr>
                  <w:rFonts w:cs="Arial"/>
                  <w:color w:val="000000" w:themeColor="text1"/>
                  <w:sz w:val="16"/>
                  <w:szCs w:val="14"/>
                </w:rPr>
                <w:delText>HMI</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210AB" w14:textId="71245FEA" w:rsidR="00445629" w:rsidRPr="00B3499B" w:rsidDel="005428B0" w:rsidRDefault="00445629">
            <w:pPr>
              <w:spacing w:line="240" w:lineRule="atLeast"/>
              <w:rPr>
                <w:del w:id="10296" w:author="Strzelczyk, Anthony (A.)" w:date="2020-12-11T13:39:00Z"/>
                <w:rFonts w:cs="Arial"/>
                <w:b/>
                <w:bCs/>
                <w:sz w:val="16"/>
                <w:szCs w:val="14"/>
              </w:rPr>
              <w:pPrChange w:id="10297" w:author="Strzelczyk, Anthony (A.)" w:date="2020-12-11T12:24:00Z">
                <w:pPr/>
              </w:pPrChange>
            </w:pPr>
            <w:del w:id="10298" w:author="Strzelczyk, Anthony (A.)" w:date="2020-12-11T13:39:00Z">
              <w:r w:rsidRPr="00B3499B" w:rsidDel="005428B0">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63355" w14:textId="2BC05006" w:rsidR="00445629" w:rsidRPr="00B3499B" w:rsidDel="005428B0" w:rsidRDefault="00445629">
            <w:pPr>
              <w:spacing w:line="240" w:lineRule="atLeast"/>
              <w:rPr>
                <w:del w:id="10299" w:author="Strzelczyk, Anthony (A.)" w:date="2020-12-11T13:39:00Z"/>
                <w:rFonts w:cs="Arial"/>
                <w:color w:val="000000" w:themeColor="text1"/>
                <w:sz w:val="16"/>
                <w:szCs w:val="14"/>
              </w:rPr>
              <w:pPrChange w:id="10300" w:author="Strzelczyk, Anthony (A.)" w:date="2020-12-11T12:24:00Z">
                <w:pPr/>
              </w:pPrChange>
            </w:pPr>
            <w:del w:id="10301" w:author="Strzelczyk, Anthony (A.)" w:date="2020-12-11T13:39:00Z">
              <w:r w:rsidRPr="00B3499B" w:rsidDel="005428B0">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FC1B18" w14:textId="7E5EC433" w:rsidR="00445629" w:rsidRPr="00B3499B" w:rsidDel="005428B0" w:rsidRDefault="00445629">
            <w:pPr>
              <w:spacing w:line="240" w:lineRule="atLeast"/>
              <w:ind w:left="128"/>
              <w:rPr>
                <w:del w:id="10302" w:author="Strzelczyk, Anthony (A.)" w:date="2020-12-11T13:39:00Z"/>
                <w:rFonts w:cs="Arial"/>
                <w:b/>
                <w:bCs/>
                <w:sz w:val="16"/>
                <w:szCs w:val="14"/>
              </w:rPr>
              <w:pPrChange w:id="10303" w:author="Strzelczyk, Anthony (A.)" w:date="2020-12-11T12:24:00Z">
                <w:pPr>
                  <w:ind w:left="128"/>
                </w:pPr>
              </w:pPrChange>
            </w:pPr>
            <w:del w:id="10304" w:author="Strzelczyk, Anthony (A.)" w:date="2020-12-11T13:39:00Z">
              <w:r w:rsidRPr="00B3499B" w:rsidDel="005428B0">
                <w:rPr>
                  <w:rFonts w:cs="Arial"/>
                  <w:b/>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8520B" w14:textId="1499E219" w:rsidR="00445629" w:rsidDel="005428B0" w:rsidRDefault="00445629">
            <w:pPr>
              <w:spacing w:line="240" w:lineRule="atLeast"/>
              <w:rPr>
                <w:del w:id="10305" w:author="Strzelczyk, Anthony (A.)" w:date="2020-12-11T13:39:00Z"/>
              </w:rPr>
              <w:pPrChange w:id="10306" w:author="Strzelczyk, Anthony (A.)" w:date="2020-12-11T12:24:00Z">
                <w:pPr/>
              </w:pPrChange>
            </w:pPr>
          </w:p>
        </w:tc>
      </w:tr>
      <w:tr w:rsidR="00445629" w:rsidRPr="00B3499B" w:rsidDel="005428B0" w14:paraId="7D5929CE" w14:textId="20EFE2B9" w:rsidTr="005C492B">
        <w:trPr>
          <w:del w:id="10307" w:author="Strzelczyk, Anthony (A.)" w:date="2020-12-11T13:3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8A9919" w14:textId="7782EA1B" w:rsidR="00445629" w:rsidRPr="00B3499B" w:rsidDel="005428B0" w:rsidRDefault="002824A3">
            <w:pPr>
              <w:spacing w:line="240" w:lineRule="atLeast"/>
              <w:rPr>
                <w:del w:id="10308" w:author="Strzelczyk, Anthony (A.)" w:date="2020-12-11T13:39:00Z"/>
                <w:rFonts w:cs="Arial"/>
                <w:bCs/>
                <w:color w:val="808080" w:themeColor="background1" w:themeShade="80"/>
                <w:sz w:val="16"/>
                <w:szCs w:val="14"/>
              </w:rPr>
              <w:pPrChange w:id="10309" w:author="Strzelczyk, Anthony (A.)" w:date="2020-12-11T12:24:00Z">
                <w:pPr/>
              </w:pPrChange>
            </w:pPr>
            <w:del w:id="10310" w:author="Strzelczyk, Anthony (A.)" w:date="2020-12-11T13:39:00Z">
              <w:r w:rsidDel="005428B0">
                <w:fldChar w:fldCharType="begin"/>
              </w:r>
              <w:r w:rsidDel="005428B0">
                <w:delInstrText xml:space="preserve"> HYPERLINK "http://wiki.ford.com/display/RequirementsEngineering/Requirements+Attributes" </w:delInstrText>
              </w:r>
              <w:r w:rsidDel="005428B0">
                <w:fldChar w:fldCharType="separate"/>
              </w:r>
              <w:r w:rsidR="00445629" w:rsidRPr="00B3499B" w:rsidDel="005428B0">
                <w:rPr>
                  <w:rStyle w:val="Hyperlink"/>
                  <w:rFonts w:cs="Arial"/>
                  <w:bCs/>
                  <w:sz w:val="16"/>
                  <w:szCs w:val="14"/>
                </w:rPr>
                <w:delText>Req. Template</w:delText>
              </w:r>
              <w:r w:rsidDel="005428B0">
                <w:rPr>
                  <w:rStyle w:val="Hyperlink"/>
                  <w:rFonts w:cs="Arial"/>
                  <w:bCs/>
                  <w:sz w:val="16"/>
                  <w:szCs w:val="14"/>
                </w:rPr>
                <w:fldChar w:fldCharType="end"/>
              </w:r>
              <w:r w:rsidR="00445629" w:rsidRPr="00B3499B" w:rsidDel="005428B0">
                <w:rPr>
                  <w:rFonts w:cs="Arial"/>
                  <w:bCs/>
                  <w:color w:val="808080" w:themeColor="background1" w:themeShade="80"/>
                  <w:sz w:val="16"/>
                  <w:szCs w:val="14"/>
                </w:rPr>
                <w:delText xml:space="preserve"> Version</w:delText>
              </w:r>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202800" w14:textId="197C7882" w:rsidR="00445629" w:rsidRPr="00B3499B" w:rsidDel="005428B0" w:rsidRDefault="00445629">
            <w:pPr>
              <w:spacing w:line="240" w:lineRule="atLeast"/>
              <w:rPr>
                <w:del w:id="10311" w:author="Strzelczyk, Anthony (A.)" w:date="2020-12-11T13:39:00Z"/>
                <w:rFonts w:cs="Arial"/>
                <w:bCs/>
                <w:color w:val="808080" w:themeColor="background1" w:themeShade="80"/>
                <w:sz w:val="16"/>
                <w:szCs w:val="14"/>
              </w:rPr>
              <w:pPrChange w:id="10312" w:author="Strzelczyk, Anthony (A.)" w:date="2020-12-11T12:24:00Z">
                <w:pPr/>
              </w:pPrChange>
            </w:pPr>
            <w:del w:id="10313" w:author="Strzelczyk, Anthony (A.)" w:date="2020-12-11T13:39:00Z">
              <w:r w:rsidRPr="00B3499B" w:rsidDel="005428B0">
                <w:rPr>
                  <w:rFonts w:cs="Arial"/>
                  <w:bCs/>
                  <w:color w:val="808080" w:themeColor="background1" w:themeShade="80"/>
                  <w:sz w:val="16"/>
                  <w:szCs w:val="14"/>
                </w:rPr>
                <w:fldChar w:fldCharType="begin"/>
              </w:r>
              <w:r w:rsidRPr="00B3499B" w:rsidDel="005428B0">
                <w:rPr>
                  <w:rFonts w:cs="Arial"/>
                  <w:bCs/>
                  <w:color w:val="808080" w:themeColor="background1" w:themeShade="80"/>
                  <w:sz w:val="16"/>
                  <w:szCs w:val="14"/>
                </w:rPr>
                <w:delInstrText xml:space="preserve"> DOCPROPERTY  TemplateVersion  \* MERGEFORMAT </w:delInstrText>
              </w:r>
              <w:r w:rsidRPr="00B3499B" w:rsidDel="005428B0">
                <w:rPr>
                  <w:rFonts w:cs="Arial"/>
                  <w:bCs/>
                  <w:color w:val="808080" w:themeColor="background1" w:themeShade="80"/>
                  <w:sz w:val="16"/>
                  <w:szCs w:val="14"/>
                </w:rPr>
                <w:fldChar w:fldCharType="separate"/>
              </w:r>
              <w:r w:rsidR="00C24607" w:rsidDel="005428B0">
                <w:rPr>
                  <w:rFonts w:cs="Arial"/>
                  <w:bCs/>
                  <w:color w:val="808080" w:themeColor="background1" w:themeShade="80"/>
                  <w:sz w:val="16"/>
                  <w:szCs w:val="14"/>
                </w:rPr>
                <w:delText>6</w:delText>
              </w:r>
              <w:r w:rsidRPr="00B3499B" w:rsidDel="005428B0">
                <w:rPr>
                  <w:rFonts w:cs="Arial"/>
                  <w:bCs/>
                  <w:color w:val="808080" w:themeColor="background1" w:themeShade="80"/>
                  <w:sz w:val="16"/>
                  <w:szCs w:val="14"/>
                </w:rPr>
                <w:fldChar w:fldCharType="end"/>
              </w:r>
              <w:r w:rsidRPr="00B3499B" w:rsidDel="005428B0">
                <w:rPr>
                  <w:rFonts w:cs="Arial"/>
                  <w:bCs/>
                  <w:color w:val="808080" w:themeColor="background1" w:themeShade="80"/>
                  <w:sz w:val="16"/>
                  <w:szCs w:val="14"/>
                </w:rPr>
                <w:delText>.</w:delText>
              </w:r>
              <w:r w:rsidRPr="00B3499B" w:rsidDel="005428B0">
                <w:rPr>
                  <w:rFonts w:cs="Arial"/>
                  <w:bCs/>
                  <w:color w:val="808080" w:themeColor="background1" w:themeShade="80"/>
                  <w:sz w:val="16"/>
                  <w:szCs w:val="14"/>
                </w:rPr>
                <w:fldChar w:fldCharType="begin"/>
              </w:r>
              <w:r w:rsidRPr="00B3499B" w:rsidDel="005428B0">
                <w:rPr>
                  <w:rFonts w:cs="Arial"/>
                  <w:bCs/>
                  <w:color w:val="808080" w:themeColor="background1" w:themeShade="80"/>
                  <w:sz w:val="16"/>
                  <w:szCs w:val="14"/>
                </w:rPr>
                <w:delInstrText xml:space="preserve"> DOCPROPERTY  TemplateRevision  \* MERGEFORMAT </w:delInstrText>
              </w:r>
              <w:r w:rsidRPr="00B3499B" w:rsidDel="005428B0">
                <w:rPr>
                  <w:rFonts w:cs="Arial"/>
                  <w:bCs/>
                  <w:color w:val="808080" w:themeColor="background1" w:themeShade="80"/>
                  <w:sz w:val="16"/>
                  <w:szCs w:val="14"/>
                </w:rPr>
                <w:fldChar w:fldCharType="separate"/>
              </w:r>
            </w:del>
            <w:del w:id="10314" w:author="Strzelczyk, Anthony (A.)" w:date="2020-12-10T12:02:00Z">
              <w:r w:rsidDel="00C24607">
                <w:rPr>
                  <w:rFonts w:cs="Arial"/>
                  <w:bCs/>
                  <w:color w:val="808080" w:themeColor="background1" w:themeShade="80"/>
                  <w:sz w:val="16"/>
                  <w:szCs w:val="14"/>
                </w:rPr>
                <w:delText>0</w:delText>
              </w:r>
            </w:del>
            <w:del w:id="10315" w:author="Strzelczyk, Anthony (A.)" w:date="2020-12-11T13:39:00Z">
              <w:r w:rsidRPr="00B3499B" w:rsidDel="005428B0">
                <w:rPr>
                  <w:rFonts w:cs="Arial"/>
                  <w:bCs/>
                  <w:color w:val="808080" w:themeColor="background1" w:themeShade="80"/>
                  <w:sz w:val="16"/>
                  <w:szCs w:val="14"/>
                </w:rPr>
                <w:fldChar w:fldCharType="end"/>
              </w:r>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B729F" w14:textId="2D2C8B7C" w:rsidR="00445629" w:rsidRPr="00B3499B" w:rsidDel="005428B0" w:rsidRDefault="00445629">
            <w:pPr>
              <w:spacing w:line="240" w:lineRule="atLeast"/>
              <w:jc w:val="right"/>
              <w:rPr>
                <w:del w:id="10316" w:author="Strzelczyk, Anthony (A.)" w:date="2020-12-11T13:39:00Z"/>
                <w:rFonts w:cs="Arial"/>
                <w:bCs/>
                <w:color w:val="808080" w:themeColor="background1" w:themeShade="80"/>
                <w:sz w:val="16"/>
                <w:szCs w:val="14"/>
              </w:rPr>
              <w:pPrChange w:id="10317" w:author="Strzelczyk, Anthony (A.)" w:date="2020-12-11T12:24:00Z">
                <w:pPr>
                  <w:jc w:val="right"/>
                </w:pPr>
              </w:pPrChange>
            </w:pPr>
            <w:del w:id="10318" w:author="Strzelczyk, Anthony (A.)" w:date="2020-12-11T13:39:00Z">
              <w:r w:rsidRPr="00B3499B" w:rsidDel="005428B0">
                <w:rPr>
                  <w:rFonts w:cs="Arial"/>
                  <w:bCs/>
                  <w:color w:val="808080" w:themeColor="background1" w:themeShade="80"/>
                  <w:sz w:val="16"/>
                  <w:szCs w:val="14"/>
                </w:rPr>
                <w:delText>End of Requirement</w:delText>
              </w:r>
            </w:del>
          </w:p>
        </w:tc>
      </w:tr>
    </w:tbl>
    <w:p w14:paraId="47185927" w14:textId="77777777" w:rsidR="005428B0" w:rsidRDefault="005428B0" w:rsidP="005428B0">
      <w:pPr>
        <w:rPr>
          <w:ins w:id="10319" w:author="Strzelczyk, Anthony (A.)" w:date="2020-12-11T13:40:00Z"/>
          <w:rFonts w:cs="Arial"/>
        </w:rPr>
      </w:pPr>
    </w:p>
    <w:p w14:paraId="0C211698" w14:textId="5A39D6E6" w:rsidR="005428B0" w:rsidRPr="004051D0" w:rsidRDefault="005428B0" w:rsidP="005428B0">
      <w:pPr>
        <w:pStyle w:val="RERequirement"/>
        <w:shd w:val="clear" w:color="auto" w:fill="F2F2F2" w:themeFill="background1" w:themeFillShade="F2"/>
        <w:rPr>
          <w:ins w:id="10320" w:author="Strzelczyk, Anthony (A.)" w:date="2020-12-11T13:40:00Z"/>
          <w:rFonts w:ascii="Arial" w:hAnsi="Arial" w:cs="Arial"/>
        </w:rPr>
      </w:pPr>
      <w:ins w:id="10321" w:author="Strzelczyk, Anthony (A.)" w:date="2020-12-11T13:40:00Z">
        <w:r w:rsidRPr="004051D0">
          <w:rPr>
            <w:rFonts w:ascii="Arial" w:hAnsi="Arial" w:cs="Arial"/>
          </w:rPr>
          <w:t>###</w:t>
        </w:r>
        <w:bookmarkStart w:id="10322" w:name="R_ID_F_00024_HMI_Switch"/>
        <w:r>
          <w:rPr>
            <w:rFonts w:ascii="Arial" w:hAnsi="Arial" w:cs="Arial"/>
          </w:rPr>
          <w:t>R_F_Rear Fog Light Switch HMI_00</w:t>
        </w:r>
      </w:ins>
      <w:bookmarkEnd w:id="10322"/>
      <w:r w:rsidR="00192B9C">
        <w:rPr>
          <w:rFonts w:ascii="Arial" w:hAnsi="Arial" w:cs="Arial"/>
        </w:rPr>
        <w:t>19</w:t>
      </w:r>
      <w:ins w:id="10323" w:author="Strzelczyk, Anthony (A.)" w:date="2020-12-11T13:40:00Z">
        <w:r w:rsidRPr="004051D0">
          <w:rPr>
            <w:rFonts w:ascii="Arial" w:hAnsi="Arial" w:cs="Arial"/>
          </w:rPr>
          <w:t xml:space="preserve">### </w:t>
        </w:r>
        <w:r>
          <w:rPr>
            <w:rFonts w:ascii="Arial" w:hAnsi="Arial" w:cs="Arial"/>
          </w:rPr>
          <w:t>HMI Switch</w:t>
        </w:r>
      </w:ins>
    </w:p>
    <w:p w14:paraId="34BBDAE8" w14:textId="27F0949D" w:rsidR="005428B0" w:rsidRDefault="00AF2456" w:rsidP="005428B0">
      <w:pPr>
        <w:spacing w:line="240" w:lineRule="atLeast"/>
        <w:rPr>
          <w:ins w:id="10324" w:author="Strzelczyk, Anthony (A.)" w:date="2020-12-11T13:40:00Z"/>
          <w:rFonts w:cs="Arial"/>
        </w:rPr>
      </w:pPr>
      <w:r>
        <w:rPr>
          <w:rFonts w:cs="Arial"/>
        </w:rPr>
        <w:t>The Rear Fog Feature</w:t>
      </w:r>
      <w:ins w:id="10325" w:author="Strzelczyk, Anthony (A.)" w:date="2020-12-11T13:36:00Z">
        <w:r>
          <w:rPr>
            <w:rFonts w:cs="Arial"/>
          </w:rPr>
          <w:t xml:space="preserve"> shall </w:t>
        </w:r>
      </w:ins>
      <w:r>
        <w:rPr>
          <w:rFonts w:cs="Arial"/>
        </w:rPr>
        <w:t>have an</w:t>
      </w:r>
      <w:ins w:id="10326" w:author="Strzelczyk, Anthony (A.)" w:date="2020-12-11T13:36:00Z">
        <w:r>
          <w:rPr>
            <w:rFonts w:cs="Arial"/>
          </w:rPr>
          <w:t xml:space="preserve"> </w:t>
        </w:r>
      </w:ins>
      <w:ins w:id="10327" w:author="Strzelczyk, Anthony (A.)" w:date="2020-12-11T13:40:00Z">
        <w:r w:rsidR="005428B0">
          <w:rPr>
            <w:rFonts w:cs="Arial"/>
          </w:rPr>
          <w:t xml:space="preserve">HMI </w:t>
        </w:r>
      </w:ins>
      <w:ins w:id="10328" w:author="Strzelczyk, Anthony (A.)" w:date="2021-01-21T19:33:00Z">
        <w:r w:rsidR="00C76673">
          <w:rPr>
            <w:rFonts w:cs="Arial"/>
          </w:rPr>
          <w:t>method</w:t>
        </w:r>
      </w:ins>
      <w:ins w:id="10329" w:author="Strzelczyk, Anthony (A.)" w:date="2020-12-11T13:40:00Z">
        <w:r w:rsidR="005428B0">
          <w:rPr>
            <w:rFonts w:cs="Arial"/>
          </w:rPr>
          <w:t xml:space="preserve"> to activate and deactivate the</w:t>
        </w:r>
      </w:ins>
      <w:ins w:id="10330" w:author="Strzelczyk, Anthony (A.)" w:date="2020-12-18T09:21:00Z">
        <w:r w:rsidR="008A60BC">
          <w:rPr>
            <w:rFonts w:cs="Arial"/>
          </w:rPr>
          <w:t xml:space="preserve"> Rear Fog Light</w:t>
        </w:r>
      </w:ins>
      <w:ins w:id="10331" w:author="Strzelczyk, Anthony (A.)" w:date="2020-12-11T13:40:00Z">
        <w:r w:rsidR="005428B0">
          <w:rPr>
            <w:rFonts w:cs="Arial"/>
          </w:rPr>
          <w:t xml:space="preserve"> Feature.</w:t>
        </w:r>
      </w:ins>
      <w:ins w:id="10332" w:author="Strzelczyk, Anthony (A.)" w:date="2021-01-07T12:51:00Z">
        <w:r w:rsidR="0060635C">
          <w:rPr>
            <w:rFonts w:cs="Arial"/>
          </w:rPr>
          <w:t xml:space="preserve"> </w:t>
        </w:r>
      </w:ins>
    </w:p>
    <w:p w14:paraId="1BA390B4" w14:textId="77777777" w:rsidR="005428B0" w:rsidRPr="004051D0" w:rsidRDefault="005428B0" w:rsidP="005428B0">
      <w:pPr>
        <w:rPr>
          <w:ins w:id="10333" w:author="Strzelczyk, Anthony (A.)" w:date="2020-12-11T13:40: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428B0" w:rsidRPr="004051D0" w14:paraId="450EB1F4" w14:textId="77777777" w:rsidTr="00FF66A0">
        <w:trPr>
          <w:gridAfter w:val="1"/>
          <w:wAfter w:w="15" w:type="dxa"/>
          <w:hidden/>
          <w:ins w:id="10334" w:author="Strzelczyk, Anthony (A.)" w:date="2020-12-11T13:40: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318E3" w14:textId="1BB14B76" w:rsidR="005428B0" w:rsidRPr="004051D0" w:rsidRDefault="005428B0" w:rsidP="00FF66A0">
            <w:pPr>
              <w:rPr>
                <w:ins w:id="10335" w:author="Strzelczyk, Anthony (A.)" w:date="2020-12-11T13:40:00Z"/>
                <w:rFonts w:eastAsiaTheme="minorHAnsi" w:cs="Arial"/>
                <w:bCs/>
                <w:vanish/>
                <w:color w:val="808080" w:themeColor="background1" w:themeShade="80"/>
                <w:sz w:val="16"/>
                <w:szCs w:val="14"/>
              </w:rPr>
            </w:pPr>
            <w:ins w:id="10336" w:author="Strzelczyk, Anthony (A.)" w:date="2020-12-11T13:40: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R_F_Rear Fog Light Switch HMI_00024</w:t>
              </w:r>
              <w:r w:rsidRPr="004051D0">
                <w:rPr>
                  <w:rFonts w:cs="Arial"/>
                  <w:bCs/>
                  <w:vanish/>
                  <w:color w:val="808080" w:themeColor="background1" w:themeShade="80"/>
                  <w:sz w:val="16"/>
                  <w:szCs w:val="14"/>
                </w:rPr>
                <w:t>###</w:t>
              </w:r>
            </w:ins>
          </w:p>
        </w:tc>
      </w:tr>
      <w:tr w:rsidR="005428B0" w:rsidRPr="004051D0" w14:paraId="602CB5F1" w14:textId="77777777" w:rsidTr="00FF66A0">
        <w:trPr>
          <w:hidden/>
          <w:ins w:id="10337" w:author="Strzelczyk, Anthony (A.)" w:date="2020-12-11T13:4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DB049" w14:textId="77777777" w:rsidR="005428B0" w:rsidRPr="004051D0" w:rsidRDefault="005428B0" w:rsidP="00FF66A0">
            <w:pPr>
              <w:rPr>
                <w:ins w:id="10338" w:author="Strzelczyk, Anthony (A.)" w:date="2020-12-11T13:40:00Z"/>
                <w:rFonts w:eastAsiaTheme="minorHAnsi" w:cs="Arial"/>
                <w:b/>
                <w:bCs/>
                <w:vanish/>
                <w:sz w:val="16"/>
                <w:szCs w:val="14"/>
              </w:rPr>
            </w:pPr>
            <w:ins w:id="10339" w:author="Strzelczyk, Anthony (A.)" w:date="2020-12-11T13:40: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0C7C5" w14:textId="3AA0708C" w:rsidR="005428B0" w:rsidRPr="004051D0" w:rsidRDefault="009B2022" w:rsidP="00FF66A0">
            <w:pPr>
              <w:rPr>
                <w:ins w:id="10340" w:author="Strzelczyk, Anthony (A.)" w:date="2020-12-11T13:40:00Z"/>
                <w:rFonts w:cs="Arial"/>
                <w:vanish/>
                <w:color w:val="000000" w:themeColor="text1"/>
                <w:sz w:val="16"/>
                <w:szCs w:val="14"/>
              </w:rPr>
            </w:pPr>
            <w:r>
              <w:rPr>
                <w:rFonts w:cs="Arial"/>
                <w:vanish/>
                <w:color w:val="000000" w:themeColor="text1"/>
                <w:sz w:val="16"/>
                <w:szCs w:val="14"/>
              </w:rPr>
              <w:t>Must have a method of activation and deactivation.</w:t>
            </w:r>
          </w:p>
        </w:tc>
      </w:tr>
      <w:tr w:rsidR="005428B0" w:rsidRPr="004051D0" w14:paraId="5A1478BF" w14:textId="77777777" w:rsidTr="00FF66A0">
        <w:trPr>
          <w:hidden/>
          <w:ins w:id="10341" w:author="Strzelczyk, Anthony (A.)" w:date="2020-12-11T13:4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CD59D" w14:textId="77777777" w:rsidR="005428B0" w:rsidRPr="004051D0" w:rsidRDefault="005428B0" w:rsidP="00FF66A0">
            <w:pPr>
              <w:rPr>
                <w:ins w:id="10342" w:author="Strzelczyk, Anthony (A.)" w:date="2020-12-11T13:40:00Z"/>
                <w:rFonts w:eastAsiaTheme="minorHAnsi" w:cs="Arial"/>
                <w:b/>
                <w:bCs/>
                <w:vanish/>
                <w:sz w:val="16"/>
                <w:szCs w:val="14"/>
              </w:rPr>
            </w:pPr>
            <w:ins w:id="10343" w:author="Strzelczyk, Anthony (A.)" w:date="2020-12-11T13:40: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BB390" w14:textId="77777777" w:rsidR="005428B0" w:rsidRPr="004051D0" w:rsidRDefault="005428B0" w:rsidP="00FF66A0">
            <w:pPr>
              <w:rPr>
                <w:ins w:id="10344" w:author="Strzelczyk, Anthony (A.)" w:date="2020-12-11T13:40:00Z"/>
                <w:rFonts w:cs="Arial"/>
                <w:vanish/>
                <w:color w:val="000000" w:themeColor="text1"/>
                <w:sz w:val="16"/>
                <w:szCs w:val="14"/>
              </w:rPr>
            </w:pPr>
          </w:p>
        </w:tc>
      </w:tr>
      <w:tr w:rsidR="005428B0" w:rsidRPr="004051D0" w14:paraId="158E0719" w14:textId="77777777" w:rsidTr="00FF66A0">
        <w:trPr>
          <w:hidden/>
          <w:ins w:id="10345" w:author="Strzelczyk, Anthony (A.)" w:date="2020-12-11T13:4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924A1" w14:textId="77777777" w:rsidR="005428B0" w:rsidRPr="004051D0" w:rsidRDefault="005428B0" w:rsidP="00FF66A0">
            <w:pPr>
              <w:rPr>
                <w:ins w:id="10346" w:author="Strzelczyk, Anthony (A.)" w:date="2020-12-11T13:40:00Z"/>
                <w:rFonts w:cs="Arial"/>
                <w:vanish/>
                <w:sz w:val="16"/>
                <w:szCs w:val="14"/>
              </w:rPr>
            </w:pPr>
            <w:ins w:id="10347" w:author="Strzelczyk, Anthony (A.)" w:date="2020-12-11T13:40: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F2E40" w14:textId="77777777" w:rsidR="005428B0" w:rsidRPr="004051D0" w:rsidRDefault="005428B0" w:rsidP="00FF66A0">
            <w:pPr>
              <w:rPr>
                <w:ins w:id="10348" w:author="Strzelczyk, Anthony (A.)" w:date="2020-12-11T13:40:00Z"/>
                <w:rFonts w:cs="Arial"/>
                <w:vanish/>
                <w:color w:val="000000" w:themeColor="text1"/>
                <w:sz w:val="16"/>
                <w:szCs w:val="14"/>
              </w:rPr>
            </w:pPr>
          </w:p>
        </w:tc>
      </w:tr>
      <w:tr w:rsidR="005428B0" w:rsidRPr="004051D0" w14:paraId="513F9E7F" w14:textId="77777777" w:rsidTr="00FF66A0">
        <w:trPr>
          <w:hidden/>
          <w:ins w:id="10349" w:author="Strzelczyk, Anthony (A.)" w:date="2020-12-11T13:4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30641" w14:textId="77777777" w:rsidR="005428B0" w:rsidRPr="004051D0" w:rsidRDefault="005428B0" w:rsidP="00FF66A0">
            <w:pPr>
              <w:rPr>
                <w:ins w:id="10350" w:author="Strzelczyk, Anthony (A.)" w:date="2020-12-11T13:40:00Z"/>
                <w:rFonts w:cs="Arial"/>
                <w:b/>
                <w:bCs/>
                <w:vanish/>
                <w:sz w:val="16"/>
                <w:szCs w:val="14"/>
              </w:rPr>
            </w:pPr>
            <w:ins w:id="10351" w:author="Strzelczyk, Anthony (A.)" w:date="2020-12-11T13:40: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3B09F" w14:textId="0BC5AF49" w:rsidR="005428B0" w:rsidRPr="004051D0" w:rsidRDefault="00AA5870" w:rsidP="00FF66A0">
            <w:pPr>
              <w:rPr>
                <w:ins w:id="10352" w:author="Strzelczyk, Anthony (A.)" w:date="2020-12-11T13:40:00Z"/>
                <w:rFonts w:cs="Arial"/>
                <w:vanish/>
                <w:color w:val="000000" w:themeColor="text1"/>
                <w:sz w:val="16"/>
                <w:szCs w:val="14"/>
              </w:rPr>
            </w:pPr>
            <w:r>
              <w:rPr>
                <w:rFonts w:cs="Arial"/>
                <w:vanish/>
                <w:color w:val="000000" w:themeColor="text1"/>
                <w:sz w:val="16"/>
                <w:szCs w:val="14"/>
              </w:rPr>
              <w:t>ECE R48 6.7.11</w:t>
            </w:r>
            <w:r w:rsidR="00910AAE">
              <w:rPr>
                <w:rFonts w:cs="Arial"/>
                <w:vanish/>
                <w:color w:val="000000" w:themeColor="text1"/>
                <w:sz w:val="16"/>
                <w:szCs w:val="14"/>
              </w:rPr>
              <w:t>; SAE J583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BA8C4" w14:textId="77777777" w:rsidR="005428B0" w:rsidRPr="004051D0" w:rsidRDefault="005428B0" w:rsidP="00FF66A0">
            <w:pPr>
              <w:ind w:left="139"/>
              <w:rPr>
                <w:ins w:id="10353" w:author="Strzelczyk, Anthony (A.)" w:date="2020-12-11T13:40:00Z"/>
                <w:rFonts w:cs="Arial"/>
                <w:b/>
                <w:bCs/>
                <w:vanish/>
                <w:sz w:val="16"/>
                <w:szCs w:val="14"/>
              </w:rPr>
            </w:pPr>
            <w:ins w:id="10354" w:author="Strzelczyk, Anthony (A.)" w:date="2020-12-11T13:40: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A63B59" w14:textId="16093337" w:rsidR="005428B0" w:rsidRPr="004051D0" w:rsidRDefault="00542711" w:rsidP="00FF66A0">
            <w:pPr>
              <w:rPr>
                <w:ins w:id="10355" w:author="Strzelczyk, Anthony (A.)" w:date="2020-12-11T13:40:00Z"/>
                <w:rFonts w:cs="Arial"/>
                <w:vanish/>
                <w:color w:val="000000" w:themeColor="text1"/>
                <w:sz w:val="16"/>
                <w:szCs w:val="14"/>
              </w:rPr>
            </w:pPr>
            <w:ins w:id="10356" w:author="Strzelczyk, Anthony (A.)" w:date="2021-01-25T09:54:00Z">
              <w:r>
                <w:rPr>
                  <w:rFonts w:cs="Arial"/>
                  <w:vanish/>
                  <w:color w:val="000000" w:themeColor="text1"/>
                  <w:sz w:val="16"/>
                  <w:szCs w:val="14"/>
                </w:rPr>
                <w:t>PD and ASO</w:t>
              </w:r>
            </w:ins>
          </w:p>
        </w:tc>
      </w:tr>
      <w:tr w:rsidR="005428B0" w:rsidRPr="004051D0" w14:paraId="1E764695" w14:textId="77777777" w:rsidTr="00FF66A0">
        <w:trPr>
          <w:hidden/>
          <w:ins w:id="10357" w:author="Strzelczyk, Anthony (A.)" w:date="2020-12-11T13:4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04DD3" w14:textId="77777777" w:rsidR="005428B0" w:rsidRPr="004051D0" w:rsidRDefault="005428B0" w:rsidP="00FF66A0">
            <w:pPr>
              <w:rPr>
                <w:ins w:id="10358" w:author="Strzelczyk, Anthony (A.)" w:date="2020-12-11T13:40:00Z"/>
                <w:rFonts w:cs="Arial"/>
                <w:b/>
                <w:bCs/>
                <w:vanish/>
                <w:sz w:val="16"/>
                <w:szCs w:val="14"/>
              </w:rPr>
            </w:pPr>
            <w:ins w:id="10359" w:author="Strzelczyk, Anthony (A.)" w:date="2020-12-11T13:40: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64967" w14:textId="64FFF39C" w:rsidR="005428B0" w:rsidRPr="004051D0" w:rsidRDefault="00AA5870" w:rsidP="00FF66A0">
            <w:pPr>
              <w:rPr>
                <w:ins w:id="10360" w:author="Strzelczyk, Anthony (A.)" w:date="2020-12-11T13:40:00Z"/>
                <w:rFonts w:cs="Arial"/>
                <w:vanish/>
                <w:color w:val="000000" w:themeColor="text1"/>
                <w:sz w:val="16"/>
                <w:szCs w:val="16"/>
              </w:rPr>
            </w:pPr>
            <w:r>
              <w:rPr>
                <w:rFonts w:cs="Arial"/>
                <w:vanish/>
                <w:color w:val="000000" w:themeColor="text1"/>
                <w:sz w:val="16"/>
                <w:szCs w:val="16"/>
              </w:rPr>
              <w:t>See requirements in section 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5AE5A2" w14:textId="77777777" w:rsidR="005428B0" w:rsidRPr="004051D0" w:rsidRDefault="005428B0" w:rsidP="00FF66A0">
            <w:pPr>
              <w:ind w:left="139"/>
              <w:rPr>
                <w:ins w:id="10361" w:author="Strzelczyk, Anthony (A.)" w:date="2020-12-11T13:40:00Z"/>
                <w:rFonts w:cs="Arial"/>
                <w:b/>
                <w:bCs/>
                <w:vanish/>
                <w:sz w:val="16"/>
                <w:szCs w:val="16"/>
              </w:rPr>
            </w:pPr>
            <w:ins w:id="10362" w:author="Strzelczyk, Anthony (A.)" w:date="2020-12-11T13:40: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28634C" w14:textId="04951A3B" w:rsidR="005428B0" w:rsidRPr="004051D0" w:rsidRDefault="009B2022" w:rsidP="00FF66A0">
            <w:pPr>
              <w:rPr>
                <w:ins w:id="10363" w:author="Strzelczyk, Anthony (A.)" w:date="2020-12-11T13:40:00Z"/>
                <w:rFonts w:cs="Arial"/>
                <w:vanish/>
                <w:color w:val="000000" w:themeColor="text1"/>
                <w:sz w:val="16"/>
                <w:szCs w:val="14"/>
              </w:rPr>
            </w:pPr>
            <w:r>
              <w:rPr>
                <w:rFonts w:cs="Arial"/>
                <w:vanish/>
                <w:color w:val="000000" w:themeColor="text1"/>
                <w:sz w:val="16"/>
                <w:szCs w:val="14"/>
              </w:rPr>
              <w:t>System level, Bread Board, HIL</w:t>
            </w:r>
          </w:p>
        </w:tc>
      </w:tr>
      <w:tr w:rsidR="005428B0" w:rsidRPr="004051D0" w14:paraId="44C5032B" w14:textId="77777777" w:rsidTr="00FF66A0">
        <w:trPr>
          <w:trHeight w:val="133"/>
          <w:hidden/>
          <w:ins w:id="10364" w:author="Strzelczyk, Anthony (A.)" w:date="2020-12-11T13:40: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E923A" w14:textId="77777777" w:rsidR="005428B0" w:rsidRPr="004051D0" w:rsidRDefault="005428B0" w:rsidP="00FF66A0">
            <w:pPr>
              <w:rPr>
                <w:ins w:id="10365" w:author="Strzelczyk, Anthony (A.)" w:date="2020-12-11T13:40:00Z"/>
                <w:rFonts w:eastAsiaTheme="minorHAnsi" w:cs="Arial"/>
                <w:b/>
                <w:bCs/>
                <w:vanish/>
                <w:sz w:val="16"/>
                <w:szCs w:val="14"/>
              </w:rPr>
            </w:pPr>
            <w:ins w:id="10366" w:author="Strzelczyk, Anthony (A.)" w:date="2020-12-11T13:40:00Z">
              <w:r w:rsidRPr="004051D0">
                <w:rPr>
                  <w:rFonts w:cs="Arial"/>
                  <w:b/>
                  <w:bCs/>
                  <w:vanish/>
                  <w:sz w:val="16"/>
                  <w:szCs w:val="14"/>
                </w:rPr>
                <w:t>Type</w:t>
              </w:r>
            </w:ins>
          </w:p>
        </w:tc>
        <w:customXmlInsRangeStart w:id="10367" w:author="Strzelczyk, Anthony (A.)" w:date="2020-12-11T13:40:00Z"/>
        <w:sdt>
          <w:sdtPr>
            <w:rPr>
              <w:rFonts w:cs="Arial"/>
              <w:vanish/>
              <w:color w:val="000000" w:themeColor="text1"/>
              <w:sz w:val="16"/>
              <w:szCs w:val="14"/>
            </w:rPr>
            <w:alias w:val="Requirement Type"/>
            <w:tag w:val="Requirements Type"/>
            <w:id w:val="174618452"/>
            <w:placeholder>
              <w:docPart w:val="AB33E7DACC6049C280D26641A24B2A82"/>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10367"/>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BC9B94" w14:textId="6682FE8A" w:rsidR="005428B0" w:rsidRPr="004051D0" w:rsidRDefault="005428B0" w:rsidP="00FF66A0">
                <w:pPr>
                  <w:rPr>
                    <w:ins w:id="10368" w:author="Strzelczyk, Anthony (A.)" w:date="2020-12-11T13:40:00Z"/>
                    <w:rFonts w:cs="Arial"/>
                    <w:vanish/>
                    <w:color w:val="000000" w:themeColor="text1"/>
                    <w:sz w:val="16"/>
                    <w:szCs w:val="14"/>
                  </w:rPr>
                </w:pPr>
                <w:ins w:id="10369" w:author="Strzelczyk, Anthony (A.)" w:date="2020-12-11T13:40:00Z">
                  <w:r>
                    <w:rPr>
                      <w:rFonts w:cs="Arial"/>
                      <w:vanish/>
                      <w:color w:val="000000" w:themeColor="text1"/>
                      <w:sz w:val="16"/>
                      <w:szCs w:val="14"/>
                    </w:rPr>
                    <w:t>Interface</w:t>
                  </w:r>
                </w:ins>
              </w:p>
            </w:tc>
            <w:customXmlInsRangeStart w:id="10370" w:author="Strzelczyk, Anthony (A.)" w:date="2020-12-11T13:40:00Z"/>
          </w:sdtContent>
        </w:sdt>
        <w:customXmlInsRangeEnd w:id="10370"/>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954CE" w14:textId="77777777" w:rsidR="005428B0" w:rsidRPr="004051D0" w:rsidRDefault="005428B0" w:rsidP="00FF66A0">
            <w:pPr>
              <w:rPr>
                <w:ins w:id="10371" w:author="Strzelczyk, Anthony (A.)" w:date="2020-12-11T13:40:00Z"/>
                <w:rFonts w:cs="Arial"/>
                <w:b/>
                <w:bCs/>
                <w:vanish/>
                <w:sz w:val="16"/>
                <w:szCs w:val="14"/>
              </w:rPr>
            </w:pPr>
            <w:ins w:id="10372" w:author="Strzelczyk, Anthony (A.)" w:date="2020-12-11T13:40:00Z">
              <w:r w:rsidRPr="004051D0">
                <w:rPr>
                  <w:rFonts w:cs="Arial"/>
                  <w:b/>
                  <w:bCs/>
                  <w:vanish/>
                  <w:sz w:val="16"/>
                  <w:szCs w:val="14"/>
                </w:rPr>
                <w:t>Priority</w:t>
              </w:r>
            </w:ins>
          </w:p>
        </w:tc>
        <w:customXmlInsRangeStart w:id="10373" w:author="Strzelczyk, Anthony (A.)" w:date="2020-12-11T13:40:00Z"/>
        <w:sdt>
          <w:sdtPr>
            <w:rPr>
              <w:rFonts w:cs="Arial"/>
              <w:vanish/>
              <w:color w:val="000000" w:themeColor="text1"/>
              <w:sz w:val="16"/>
              <w:szCs w:val="14"/>
            </w:rPr>
            <w:alias w:val="Requirement Priority"/>
            <w:tag w:val="Requirement Priority"/>
            <w:id w:val="787468316"/>
            <w:placeholder>
              <w:docPart w:val="F5E76DF90FD34C2C88AED363B063BBFA"/>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10373"/>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74D15" w14:textId="42ECD6EB" w:rsidR="005428B0" w:rsidRPr="004051D0" w:rsidRDefault="005428B0" w:rsidP="00FF66A0">
                <w:pPr>
                  <w:rPr>
                    <w:ins w:id="10374" w:author="Strzelczyk, Anthony (A.)" w:date="2020-12-11T13:40:00Z"/>
                    <w:rFonts w:cs="Arial"/>
                    <w:vanish/>
                    <w:color w:val="000000" w:themeColor="text1"/>
                    <w:sz w:val="16"/>
                    <w:szCs w:val="14"/>
                  </w:rPr>
                </w:pPr>
                <w:ins w:id="10375" w:author="Strzelczyk, Anthony (A.)" w:date="2020-12-11T13:40:00Z">
                  <w:r>
                    <w:rPr>
                      <w:rFonts w:cs="Arial"/>
                      <w:vanish/>
                      <w:color w:val="000000" w:themeColor="text1"/>
                      <w:sz w:val="16"/>
                      <w:szCs w:val="14"/>
                    </w:rPr>
                    <w:t>High (Mandatory)</w:t>
                  </w:r>
                </w:ins>
              </w:p>
            </w:tc>
            <w:customXmlInsRangeStart w:id="10376" w:author="Strzelczyk, Anthony (A.)" w:date="2020-12-11T13:40:00Z"/>
          </w:sdtContent>
        </w:sdt>
        <w:customXmlInsRangeEnd w:id="10376"/>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C50E59" w14:textId="77777777" w:rsidR="005428B0" w:rsidRPr="004051D0" w:rsidRDefault="005428B0" w:rsidP="00FF66A0">
            <w:pPr>
              <w:ind w:left="128"/>
              <w:rPr>
                <w:ins w:id="10377" w:author="Strzelczyk, Anthony (A.)" w:date="2020-12-11T13:40:00Z"/>
                <w:rFonts w:cs="Arial"/>
                <w:b/>
                <w:bCs/>
                <w:vanish/>
                <w:sz w:val="16"/>
                <w:szCs w:val="14"/>
              </w:rPr>
            </w:pPr>
            <w:ins w:id="10378" w:author="Strzelczyk, Anthony (A.)" w:date="2020-12-11T13:40:00Z">
              <w:r w:rsidRPr="004051D0">
                <w:rPr>
                  <w:rFonts w:cs="Arial"/>
                  <w:b/>
                  <w:bCs/>
                  <w:vanish/>
                  <w:sz w:val="16"/>
                  <w:szCs w:val="14"/>
                </w:rPr>
                <w:t>Status</w:t>
              </w:r>
            </w:ins>
          </w:p>
        </w:tc>
        <w:customXmlInsRangeStart w:id="10379" w:author="Strzelczyk, Anthony (A.)" w:date="2020-12-11T13:40:00Z"/>
        <w:sdt>
          <w:sdtPr>
            <w:rPr>
              <w:rFonts w:cs="Arial"/>
              <w:vanish/>
              <w:color w:val="000000" w:themeColor="text1"/>
              <w:sz w:val="16"/>
              <w:szCs w:val="14"/>
            </w:rPr>
            <w:alias w:val="Requirement Status"/>
            <w:tag w:val="Requirement Status"/>
            <w:id w:val="494528591"/>
            <w:placeholder>
              <w:docPart w:val="21DD8E47B50C42A6A96EC0CD274C7BE3"/>
            </w:placeholder>
            <w:dropDownList>
              <w:listItem w:value="Choose an item."/>
              <w:listItem w:displayText="Draft" w:value="Draft"/>
              <w:listItem w:displayText="Reviewed" w:value="Reviewed"/>
              <w:listItem w:displayText="Approved" w:value="Approved"/>
            </w:dropDownList>
          </w:sdtPr>
          <w:sdtEndPr/>
          <w:sdtContent>
            <w:customXmlInsRangeEnd w:id="10379"/>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43F81" w14:textId="37F3261E" w:rsidR="005428B0" w:rsidRPr="000302BF" w:rsidRDefault="009B2022" w:rsidP="00FF66A0">
                <w:pPr>
                  <w:rPr>
                    <w:ins w:id="10380" w:author="Strzelczyk, Anthony (A.)" w:date="2020-12-11T13:40:00Z"/>
                    <w:rFonts w:cs="Arial"/>
                    <w:vanish/>
                    <w:color w:val="000000" w:themeColor="text1"/>
                    <w:sz w:val="16"/>
                    <w:szCs w:val="14"/>
                  </w:rPr>
                </w:pPr>
                <w:ins w:id="10381" w:author="Strzelczyk, Anthony (A.)" w:date="2020-12-11T13:40:00Z">
                  <w:r>
                    <w:rPr>
                      <w:rFonts w:cs="Arial"/>
                      <w:vanish/>
                      <w:color w:val="000000" w:themeColor="text1"/>
                      <w:sz w:val="16"/>
                      <w:szCs w:val="14"/>
                    </w:rPr>
                    <w:t>Approved</w:t>
                  </w:r>
                </w:ins>
              </w:p>
            </w:tc>
            <w:customXmlInsRangeStart w:id="10382" w:author="Strzelczyk, Anthony (A.)" w:date="2020-12-11T13:40:00Z"/>
          </w:sdtContent>
        </w:sdt>
        <w:customXmlInsRangeEnd w:id="10382"/>
      </w:tr>
      <w:tr w:rsidR="005428B0" w:rsidRPr="004051D0" w14:paraId="79F3F936" w14:textId="77777777" w:rsidTr="00FF66A0">
        <w:trPr>
          <w:gridAfter w:val="1"/>
          <w:wAfter w:w="15" w:type="dxa"/>
          <w:ins w:id="10383" w:author="Strzelczyk, Anthony (A.)" w:date="2020-12-11T13:40: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175127" w14:textId="77777777" w:rsidR="005428B0" w:rsidRPr="004051D0" w:rsidRDefault="005428B0" w:rsidP="00FF66A0">
            <w:pPr>
              <w:rPr>
                <w:ins w:id="10384" w:author="Strzelczyk, Anthony (A.)" w:date="2020-12-11T13:40:00Z"/>
                <w:rFonts w:cs="Arial"/>
                <w:bCs/>
                <w:vanish/>
                <w:color w:val="808080" w:themeColor="background1" w:themeShade="80"/>
                <w:sz w:val="16"/>
                <w:szCs w:val="14"/>
              </w:rPr>
            </w:pPr>
            <w:ins w:id="10385" w:author="Strzelczyk, Anthony (A.)" w:date="2020-12-11T13:40: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911869" w14:textId="6C05FF49" w:rsidR="005428B0" w:rsidRPr="004051D0" w:rsidRDefault="005428B0" w:rsidP="00FF66A0">
            <w:pPr>
              <w:rPr>
                <w:ins w:id="10386" w:author="Strzelczyk, Anthony (A.)" w:date="2020-12-11T13:40:00Z"/>
                <w:rFonts w:cs="Arial"/>
                <w:bCs/>
                <w:vanish/>
                <w:color w:val="808080" w:themeColor="background1" w:themeShade="80"/>
                <w:sz w:val="16"/>
                <w:szCs w:val="14"/>
              </w:rPr>
            </w:pPr>
            <w:ins w:id="10387" w:author="Strzelczyk, Anthony (A.)" w:date="2020-12-11T13:40: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10388" w:author="Strzelczyk, Anthony (A.)" w:date="2020-12-11T13:40: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10389" w:author="Strzelczyk, Anthony (A.)" w:date="2020-12-11T13:40: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626CC8" w14:textId="77777777" w:rsidR="005428B0" w:rsidRPr="004051D0" w:rsidRDefault="005428B0" w:rsidP="00FF66A0">
            <w:pPr>
              <w:jc w:val="right"/>
              <w:rPr>
                <w:ins w:id="10390" w:author="Strzelczyk, Anthony (A.)" w:date="2020-12-11T13:40:00Z"/>
                <w:rFonts w:cs="Arial"/>
                <w:bCs/>
                <w:color w:val="808080" w:themeColor="background1" w:themeShade="80"/>
                <w:sz w:val="16"/>
                <w:szCs w:val="14"/>
              </w:rPr>
            </w:pPr>
            <w:ins w:id="10391" w:author="Strzelczyk, Anthony (A.)" w:date="2020-12-11T13:40:00Z">
              <w:r w:rsidRPr="004051D0">
                <w:rPr>
                  <w:rFonts w:cs="Arial"/>
                  <w:bCs/>
                  <w:color w:val="808080" w:themeColor="background1" w:themeShade="80"/>
                  <w:sz w:val="16"/>
                  <w:szCs w:val="14"/>
                </w:rPr>
                <w:t>End of Requirement</w:t>
              </w:r>
            </w:ins>
          </w:p>
        </w:tc>
      </w:tr>
    </w:tbl>
    <w:p w14:paraId="21A4D7CD" w14:textId="77777777" w:rsidR="00E57415" w:rsidRDefault="00E57415" w:rsidP="00E57415">
      <w:pPr>
        <w:rPr>
          <w:ins w:id="10392" w:author="Strzelczyk, Anthony (A.)" w:date="2020-12-21T15:57:00Z"/>
          <w:rFonts w:cs="Arial"/>
        </w:rPr>
      </w:pPr>
    </w:p>
    <w:p w14:paraId="4BF79D20" w14:textId="10C64A9B" w:rsidR="00E57415" w:rsidRPr="004051D0" w:rsidRDefault="00E57415" w:rsidP="00E57415">
      <w:pPr>
        <w:pStyle w:val="RERequirement"/>
        <w:shd w:val="clear" w:color="auto" w:fill="F2F2F2" w:themeFill="background1" w:themeFillShade="F2"/>
        <w:rPr>
          <w:ins w:id="10393" w:author="Strzelczyk, Anthony (A.)" w:date="2020-12-21T15:57:00Z"/>
          <w:rFonts w:ascii="Arial" w:hAnsi="Arial" w:cs="Arial"/>
        </w:rPr>
      </w:pPr>
      <w:ins w:id="10394" w:author="Strzelczyk, Anthony (A.)" w:date="2020-12-21T15:57:00Z">
        <w:r w:rsidRPr="004051D0">
          <w:rPr>
            <w:rFonts w:ascii="Arial" w:hAnsi="Arial" w:cs="Arial"/>
          </w:rPr>
          <w:t>###</w:t>
        </w:r>
        <w:bookmarkStart w:id="10395" w:name="R_ID_F_00059_HMI_Switch_Operation"/>
        <w:r>
          <w:rPr>
            <w:rFonts w:ascii="Arial" w:hAnsi="Arial" w:cs="Arial"/>
          </w:rPr>
          <w:t>R_F_Rear Fog Light Switch HMI operation_00</w:t>
        </w:r>
      </w:ins>
      <w:bookmarkEnd w:id="10395"/>
      <w:r w:rsidR="00192B9C">
        <w:rPr>
          <w:rFonts w:ascii="Arial" w:hAnsi="Arial" w:cs="Arial"/>
        </w:rPr>
        <w:t>20</w:t>
      </w:r>
      <w:ins w:id="10396" w:author="Strzelczyk, Anthony (A.)" w:date="2020-12-21T15:57:00Z">
        <w:r w:rsidRPr="004051D0">
          <w:rPr>
            <w:rFonts w:ascii="Arial" w:hAnsi="Arial" w:cs="Arial"/>
          </w:rPr>
          <w:t xml:space="preserve">### </w:t>
        </w:r>
        <w:r>
          <w:rPr>
            <w:rFonts w:ascii="Arial" w:hAnsi="Arial" w:cs="Arial"/>
          </w:rPr>
          <w:t>HMI Switch Operation</w:t>
        </w:r>
      </w:ins>
    </w:p>
    <w:p w14:paraId="2986584E" w14:textId="62293BA9" w:rsidR="00E57415" w:rsidRDefault="00E57415" w:rsidP="00E57415">
      <w:pPr>
        <w:rPr>
          <w:ins w:id="10397" w:author="Strzelczyk, Anthony (A.)" w:date="2020-12-21T15:57:00Z"/>
          <w:rFonts w:cs="Arial"/>
        </w:rPr>
      </w:pPr>
      <w:ins w:id="10398" w:author="Strzelczyk, Anthony (A.)" w:date="2020-12-21T15:57:00Z">
        <w:r>
          <w:rPr>
            <w:rFonts w:cs="Arial"/>
          </w:rPr>
          <w:t>(Variant 1) Rear</w:t>
        </w:r>
        <w:r w:rsidRPr="003D3ABB">
          <w:rPr>
            <w:rFonts w:cs="Arial"/>
          </w:rPr>
          <w:t xml:space="preserve"> Fog Lighting Switch activation shall toggle the user request for </w:t>
        </w:r>
        <w:r>
          <w:rPr>
            <w:rFonts w:cs="Arial"/>
          </w:rPr>
          <w:t>Rear</w:t>
        </w:r>
        <w:r w:rsidRPr="003D3ABB">
          <w:rPr>
            <w:rFonts w:cs="Arial"/>
          </w:rPr>
          <w:t xml:space="preserve"> Fog Lamps.  Pressing the switch turns the </w:t>
        </w:r>
        <w:r>
          <w:rPr>
            <w:rFonts w:cs="Arial"/>
          </w:rPr>
          <w:t>Rear</w:t>
        </w:r>
        <w:r w:rsidRPr="003D3ABB">
          <w:rPr>
            <w:rFonts w:cs="Arial"/>
          </w:rPr>
          <w:t xml:space="preserve"> Fog Lamps on. Releasing the switch leaves them on. Pressing the switch again turns them off. Releasing the switch leaves them off.</w:t>
        </w:r>
        <w:r>
          <w:rPr>
            <w:rFonts w:cs="Arial"/>
          </w:rPr>
          <w:t xml:space="preserve">  </w:t>
        </w:r>
      </w:ins>
    </w:p>
    <w:p w14:paraId="62E2B8A1" w14:textId="77777777" w:rsidR="00E57415" w:rsidRPr="004051D0" w:rsidRDefault="00E57415" w:rsidP="00E57415">
      <w:pPr>
        <w:rPr>
          <w:ins w:id="10399" w:author="Strzelczyk, Anthony (A.)" w:date="2020-12-21T15:57:00Z"/>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57415" w:rsidRPr="004051D0" w14:paraId="0691252F" w14:textId="77777777" w:rsidTr="00AE646F">
        <w:trPr>
          <w:gridAfter w:val="1"/>
          <w:wAfter w:w="15" w:type="dxa"/>
          <w:hidden/>
          <w:ins w:id="10400" w:author="Strzelczyk, Anthony (A.)" w:date="2020-12-21T15:57: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F67271" w14:textId="2A7A040A" w:rsidR="00E57415" w:rsidRPr="004051D0" w:rsidRDefault="00E57415" w:rsidP="00AE646F">
            <w:pPr>
              <w:rPr>
                <w:ins w:id="10401" w:author="Strzelczyk, Anthony (A.)" w:date="2020-12-21T15:57:00Z"/>
                <w:rFonts w:eastAsiaTheme="minorHAnsi" w:cs="Arial"/>
                <w:bCs/>
                <w:vanish/>
                <w:color w:val="808080" w:themeColor="background1" w:themeShade="80"/>
                <w:sz w:val="16"/>
                <w:szCs w:val="14"/>
              </w:rPr>
            </w:pPr>
            <w:ins w:id="10402" w:author="Strzelczyk, Anthony (A.)" w:date="2020-12-21T15:57: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R_F_Rear Fog Light Switch HMI operation_00059</w:t>
              </w:r>
              <w:r w:rsidRPr="004051D0">
                <w:rPr>
                  <w:rFonts w:cs="Arial"/>
                  <w:bCs/>
                  <w:vanish/>
                  <w:color w:val="808080" w:themeColor="background1" w:themeShade="80"/>
                  <w:sz w:val="16"/>
                  <w:szCs w:val="14"/>
                </w:rPr>
                <w:t>###</w:t>
              </w:r>
            </w:ins>
          </w:p>
        </w:tc>
      </w:tr>
      <w:tr w:rsidR="00E57415" w:rsidRPr="004051D0" w14:paraId="2D2404F3" w14:textId="77777777" w:rsidTr="00AE646F">
        <w:trPr>
          <w:hidden/>
          <w:ins w:id="10403" w:author="Strzelczyk, Anthony (A.)" w:date="2020-12-21T15: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4C1E2C" w14:textId="77777777" w:rsidR="00E57415" w:rsidRPr="004051D0" w:rsidRDefault="00E57415" w:rsidP="00AE646F">
            <w:pPr>
              <w:rPr>
                <w:ins w:id="10404" w:author="Strzelczyk, Anthony (A.)" w:date="2020-12-21T15:57:00Z"/>
                <w:rFonts w:eastAsiaTheme="minorHAnsi" w:cs="Arial"/>
                <w:b/>
                <w:bCs/>
                <w:vanish/>
                <w:sz w:val="16"/>
                <w:szCs w:val="14"/>
              </w:rPr>
            </w:pPr>
            <w:ins w:id="10405" w:author="Strzelczyk, Anthony (A.)" w:date="2020-12-21T15:57: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E23E6" w14:textId="06271AF8" w:rsidR="00E57415" w:rsidRPr="004051D0" w:rsidRDefault="00F91511" w:rsidP="00AE646F">
            <w:pPr>
              <w:rPr>
                <w:ins w:id="10406" w:author="Strzelczyk, Anthony (A.)" w:date="2020-12-21T15:57:00Z"/>
                <w:rFonts w:cs="Arial"/>
                <w:vanish/>
                <w:color w:val="000000" w:themeColor="text1"/>
                <w:sz w:val="16"/>
                <w:szCs w:val="14"/>
              </w:rPr>
            </w:pPr>
            <w:r>
              <w:rPr>
                <w:rFonts w:cs="Arial"/>
                <w:vanish/>
                <w:color w:val="000000" w:themeColor="text1"/>
                <w:sz w:val="16"/>
                <w:szCs w:val="14"/>
              </w:rPr>
              <w:t>This is for a physical switch design.</w:t>
            </w:r>
          </w:p>
        </w:tc>
      </w:tr>
      <w:tr w:rsidR="00E57415" w:rsidRPr="004051D0" w14:paraId="6DF8E43E" w14:textId="77777777" w:rsidTr="00AE646F">
        <w:trPr>
          <w:hidden/>
          <w:ins w:id="10407" w:author="Strzelczyk, Anthony (A.)" w:date="2020-12-21T15: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DEA250" w14:textId="77777777" w:rsidR="00E57415" w:rsidRPr="004051D0" w:rsidRDefault="00E57415" w:rsidP="00AE646F">
            <w:pPr>
              <w:rPr>
                <w:ins w:id="10408" w:author="Strzelczyk, Anthony (A.)" w:date="2020-12-21T15:57:00Z"/>
                <w:rFonts w:eastAsiaTheme="minorHAnsi" w:cs="Arial"/>
                <w:b/>
                <w:bCs/>
                <w:vanish/>
                <w:sz w:val="16"/>
                <w:szCs w:val="14"/>
              </w:rPr>
            </w:pPr>
            <w:ins w:id="10409" w:author="Strzelczyk, Anthony (A.)" w:date="2020-12-21T15:57:00Z">
              <w:r w:rsidRPr="004051D0">
                <w:rPr>
                  <w:rFonts w:cs="Arial"/>
                  <w:b/>
                  <w:bCs/>
                  <w:vanish/>
                  <w:sz w:val="16"/>
                  <w:szCs w:val="14"/>
                </w:rPr>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5AE34" w14:textId="77777777" w:rsidR="00E57415" w:rsidRPr="004051D0" w:rsidRDefault="00E57415" w:rsidP="00AE646F">
            <w:pPr>
              <w:rPr>
                <w:ins w:id="10410" w:author="Strzelczyk, Anthony (A.)" w:date="2020-12-21T15:57:00Z"/>
                <w:rFonts w:cs="Arial"/>
                <w:vanish/>
                <w:color w:val="000000" w:themeColor="text1"/>
                <w:sz w:val="16"/>
                <w:szCs w:val="14"/>
              </w:rPr>
            </w:pPr>
          </w:p>
        </w:tc>
      </w:tr>
      <w:tr w:rsidR="00E57415" w:rsidRPr="004051D0" w14:paraId="15EB42E1" w14:textId="77777777" w:rsidTr="00AE646F">
        <w:trPr>
          <w:hidden/>
          <w:ins w:id="10411" w:author="Strzelczyk, Anthony (A.)" w:date="2020-12-21T15: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9192F" w14:textId="77777777" w:rsidR="00E57415" w:rsidRPr="004051D0" w:rsidRDefault="00E57415" w:rsidP="00AE646F">
            <w:pPr>
              <w:rPr>
                <w:ins w:id="10412" w:author="Strzelczyk, Anthony (A.)" w:date="2020-12-21T15:57:00Z"/>
                <w:rFonts w:cs="Arial"/>
                <w:vanish/>
                <w:sz w:val="16"/>
                <w:szCs w:val="14"/>
              </w:rPr>
            </w:pPr>
            <w:ins w:id="10413" w:author="Strzelczyk, Anthony (A.)" w:date="2020-12-21T15:57: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7E0E2" w14:textId="77777777" w:rsidR="00E57415" w:rsidRPr="004051D0" w:rsidRDefault="00E57415" w:rsidP="00AE646F">
            <w:pPr>
              <w:rPr>
                <w:ins w:id="10414" w:author="Strzelczyk, Anthony (A.)" w:date="2020-12-21T15:57:00Z"/>
                <w:rFonts w:cs="Arial"/>
                <w:vanish/>
                <w:color w:val="000000" w:themeColor="text1"/>
                <w:sz w:val="16"/>
                <w:szCs w:val="14"/>
              </w:rPr>
            </w:pPr>
          </w:p>
        </w:tc>
      </w:tr>
      <w:tr w:rsidR="00E57415" w:rsidRPr="004051D0" w14:paraId="26763724" w14:textId="77777777" w:rsidTr="00AE646F">
        <w:trPr>
          <w:hidden/>
          <w:ins w:id="10415" w:author="Strzelczyk, Anthony (A.)" w:date="2020-12-21T15: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16E80" w14:textId="77777777" w:rsidR="00E57415" w:rsidRPr="004051D0" w:rsidRDefault="00E57415" w:rsidP="00AE646F">
            <w:pPr>
              <w:rPr>
                <w:ins w:id="10416" w:author="Strzelczyk, Anthony (A.)" w:date="2020-12-21T15:57:00Z"/>
                <w:rFonts w:cs="Arial"/>
                <w:b/>
                <w:bCs/>
                <w:vanish/>
                <w:sz w:val="16"/>
                <w:szCs w:val="14"/>
              </w:rPr>
            </w:pPr>
            <w:ins w:id="10417" w:author="Strzelczyk, Anthony (A.)" w:date="2020-12-21T15:57: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9309F" w14:textId="2C2118C6" w:rsidR="00E57415" w:rsidRPr="004051D0" w:rsidRDefault="00AA5870" w:rsidP="00AE646F">
            <w:pPr>
              <w:rPr>
                <w:ins w:id="10418" w:author="Strzelczyk, Anthony (A.)" w:date="2020-12-21T15:57:00Z"/>
                <w:rFonts w:cs="Arial"/>
                <w:vanish/>
                <w:color w:val="000000" w:themeColor="text1"/>
                <w:sz w:val="16"/>
                <w:szCs w:val="14"/>
              </w:rPr>
            </w:pPr>
            <w:r>
              <w:rPr>
                <w:rFonts w:cs="Arial"/>
                <w:vanish/>
                <w:color w:val="000000" w:themeColor="text1"/>
                <w:sz w:val="16"/>
                <w:szCs w:val="14"/>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AEAA7" w14:textId="77777777" w:rsidR="00E57415" w:rsidRPr="004051D0" w:rsidRDefault="00E57415" w:rsidP="00AE646F">
            <w:pPr>
              <w:ind w:left="139"/>
              <w:rPr>
                <w:ins w:id="10419" w:author="Strzelczyk, Anthony (A.)" w:date="2020-12-21T15:57:00Z"/>
                <w:rFonts w:cs="Arial"/>
                <w:b/>
                <w:bCs/>
                <w:vanish/>
                <w:sz w:val="16"/>
                <w:szCs w:val="14"/>
              </w:rPr>
            </w:pPr>
            <w:ins w:id="10420" w:author="Strzelczyk, Anthony (A.)" w:date="2020-12-21T15:57: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C8C68E" w14:textId="0D21FE06" w:rsidR="00E57415" w:rsidRPr="004051D0" w:rsidRDefault="00542711" w:rsidP="00AE646F">
            <w:pPr>
              <w:rPr>
                <w:ins w:id="10421" w:author="Strzelczyk, Anthony (A.)" w:date="2020-12-21T15:57:00Z"/>
                <w:rFonts w:cs="Arial"/>
                <w:vanish/>
                <w:color w:val="000000" w:themeColor="text1"/>
                <w:sz w:val="16"/>
                <w:szCs w:val="14"/>
              </w:rPr>
            </w:pPr>
            <w:ins w:id="10422" w:author="Strzelczyk, Anthony (A.)" w:date="2021-01-25T09:55:00Z">
              <w:r>
                <w:rPr>
                  <w:rFonts w:cs="Arial"/>
                  <w:vanish/>
                  <w:color w:val="000000" w:themeColor="text1"/>
                  <w:sz w:val="16"/>
                  <w:szCs w:val="14"/>
                </w:rPr>
                <w:t>PD and ASO</w:t>
              </w:r>
            </w:ins>
          </w:p>
        </w:tc>
      </w:tr>
      <w:tr w:rsidR="00E57415" w:rsidRPr="004051D0" w14:paraId="3F69A4B3" w14:textId="77777777" w:rsidTr="00AE646F">
        <w:trPr>
          <w:hidden/>
          <w:ins w:id="10423" w:author="Strzelczyk, Anthony (A.)" w:date="2020-12-21T15: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E15CE" w14:textId="77777777" w:rsidR="00E57415" w:rsidRPr="004051D0" w:rsidRDefault="00E57415" w:rsidP="00AE646F">
            <w:pPr>
              <w:rPr>
                <w:ins w:id="10424" w:author="Strzelczyk, Anthony (A.)" w:date="2020-12-21T15:57:00Z"/>
                <w:rFonts w:cs="Arial"/>
                <w:b/>
                <w:bCs/>
                <w:vanish/>
                <w:sz w:val="16"/>
                <w:szCs w:val="14"/>
              </w:rPr>
            </w:pPr>
            <w:ins w:id="10425" w:author="Strzelczyk, Anthony (A.)" w:date="2020-12-21T15:57: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73C61" w14:textId="17F6A8FF" w:rsidR="00E57415" w:rsidRPr="004051D0" w:rsidRDefault="00F91511" w:rsidP="00AE646F">
            <w:pPr>
              <w:rPr>
                <w:ins w:id="10426" w:author="Strzelczyk, Anthony (A.)" w:date="2020-12-21T15:57:00Z"/>
                <w:rFonts w:cs="Arial"/>
                <w:vanish/>
                <w:color w:val="000000" w:themeColor="text1"/>
                <w:sz w:val="16"/>
                <w:szCs w:val="16"/>
              </w:rPr>
            </w:pPr>
            <w:r>
              <w:rPr>
                <w:rFonts w:cs="Arial"/>
                <w:vanish/>
                <w:color w:val="000000" w:themeColor="text1"/>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A42615" w14:textId="77777777" w:rsidR="00E57415" w:rsidRPr="004051D0" w:rsidRDefault="00E57415" w:rsidP="00AE646F">
            <w:pPr>
              <w:ind w:left="139"/>
              <w:rPr>
                <w:ins w:id="10427" w:author="Strzelczyk, Anthony (A.)" w:date="2020-12-21T15:57:00Z"/>
                <w:rFonts w:cs="Arial"/>
                <w:b/>
                <w:bCs/>
                <w:vanish/>
                <w:sz w:val="16"/>
                <w:szCs w:val="16"/>
              </w:rPr>
            </w:pPr>
            <w:ins w:id="10428" w:author="Strzelczyk, Anthony (A.)" w:date="2020-12-21T15:57: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55F375" w14:textId="2542483A" w:rsidR="00E57415" w:rsidRPr="004051D0" w:rsidRDefault="00F91511" w:rsidP="00AE646F">
            <w:pPr>
              <w:rPr>
                <w:ins w:id="10429" w:author="Strzelczyk, Anthony (A.)" w:date="2020-12-21T15:57:00Z"/>
                <w:rFonts w:cs="Arial"/>
                <w:vanish/>
                <w:color w:val="000000" w:themeColor="text1"/>
                <w:sz w:val="16"/>
                <w:szCs w:val="14"/>
              </w:rPr>
            </w:pPr>
            <w:r>
              <w:rPr>
                <w:rFonts w:cs="Arial"/>
                <w:vanish/>
                <w:color w:val="000000" w:themeColor="text1"/>
                <w:sz w:val="16"/>
                <w:szCs w:val="14"/>
              </w:rPr>
              <w:t>System level, Bread Board, HIL</w:t>
            </w:r>
          </w:p>
        </w:tc>
      </w:tr>
      <w:tr w:rsidR="00E57415" w:rsidRPr="004051D0" w14:paraId="45A9F8CC" w14:textId="77777777" w:rsidTr="00AE646F">
        <w:trPr>
          <w:trHeight w:val="133"/>
          <w:hidden/>
          <w:ins w:id="10430" w:author="Strzelczyk, Anthony (A.)" w:date="2020-12-21T15:57: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02EA8" w14:textId="77777777" w:rsidR="00E57415" w:rsidRPr="004051D0" w:rsidRDefault="00E57415" w:rsidP="00AE646F">
            <w:pPr>
              <w:rPr>
                <w:ins w:id="10431" w:author="Strzelczyk, Anthony (A.)" w:date="2020-12-21T15:57:00Z"/>
                <w:rFonts w:eastAsiaTheme="minorHAnsi" w:cs="Arial"/>
                <w:b/>
                <w:bCs/>
                <w:vanish/>
                <w:sz w:val="16"/>
                <w:szCs w:val="14"/>
              </w:rPr>
            </w:pPr>
            <w:ins w:id="10432" w:author="Strzelczyk, Anthony (A.)" w:date="2020-12-21T15:57:00Z">
              <w:r w:rsidRPr="004051D0">
                <w:rPr>
                  <w:rFonts w:cs="Arial"/>
                  <w:b/>
                  <w:bCs/>
                  <w:vanish/>
                  <w:sz w:val="16"/>
                  <w:szCs w:val="14"/>
                </w:rPr>
                <w:t>Type</w:t>
              </w:r>
            </w:ins>
          </w:p>
        </w:tc>
        <w:customXmlInsRangeStart w:id="10433" w:author="Strzelczyk, Anthony (A.)" w:date="2020-12-21T15:57:00Z"/>
        <w:sdt>
          <w:sdtPr>
            <w:rPr>
              <w:rFonts w:cs="Arial"/>
              <w:vanish/>
              <w:color w:val="000000" w:themeColor="text1"/>
              <w:sz w:val="16"/>
              <w:szCs w:val="14"/>
            </w:rPr>
            <w:alias w:val="Requirement Type"/>
            <w:tag w:val="Requirements Type"/>
            <w:id w:val="-92016407"/>
            <w:placeholder>
              <w:docPart w:val="F1D8565D8B484E7EB33EF764A53F67D8"/>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10433"/>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6AD5BE" w14:textId="17ACB55E" w:rsidR="00E57415" w:rsidRPr="004051D0" w:rsidRDefault="00542711" w:rsidP="00AE646F">
                <w:pPr>
                  <w:rPr>
                    <w:ins w:id="10434" w:author="Strzelczyk, Anthony (A.)" w:date="2020-12-21T15:57:00Z"/>
                    <w:rFonts w:cs="Arial"/>
                    <w:vanish/>
                    <w:color w:val="000000" w:themeColor="text1"/>
                    <w:sz w:val="16"/>
                    <w:szCs w:val="14"/>
                  </w:rPr>
                </w:pPr>
                <w:ins w:id="10435" w:author="Strzelczyk, Anthony (A.)" w:date="2020-12-21T15:57:00Z">
                  <w:r>
                    <w:rPr>
                      <w:rFonts w:cs="Arial"/>
                      <w:vanish/>
                      <w:color w:val="000000" w:themeColor="text1"/>
                      <w:sz w:val="16"/>
                      <w:szCs w:val="14"/>
                    </w:rPr>
                    <w:t>Interface</w:t>
                  </w:r>
                </w:ins>
              </w:p>
            </w:tc>
            <w:customXmlInsRangeStart w:id="10436" w:author="Strzelczyk, Anthony (A.)" w:date="2020-12-21T15:57:00Z"/>
          </w:sdtContent>
        </w:sdt>
        <w:customXmlInsRangeEnd w:id="10436"/>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6DDC0" w14:textId="77777777" w:rsidR="00E57415" w:rsidRPr="004051D0" w:rsidRDefault="00E57415" w:rsidP="00AE646F">
            <w:pPr>
              <w:rPr>
                <w:ins w:id="10437" w:author="Strzelczyk, Anthony (A.)" w:date="2020-12-21T15:57:00Z"/>
                <w:rFonts w:cs="Arial"/>
                <w:b/>
                <w:bCs/>
                <w:vanish/>
                <w:sz w:val="16"/>
                <w:szCs w:val="14"/>
              </w:rPr>
            </w:pPr>
            <w:ins w:id="10438" w:author="Strzelczyk, Anthony (A.)" w:date="2020-12-21T15:57:00Z">
              <w:r w:rsidRPr="004051D0">
                <w:rPr>
                  <w:rFonts w:cs="Arial"/>
                  <w:b/>
                  <w:bCs/>
                  <w:vanish/>
                  <w:sz w:val="16"/>
                  <w:szCs w:val="14"/>
                </w:rPr>
                <w:t>Priority</w:t>
              </w:r>
            </w:ins>
          </w:p>
        </w:tc>
        <w:customXmlInsRangeStart w:id="10439" w:author="Strzelczyk, Anthony (A.)" w:date="2020-12-21T15:57:00Z"/>
        <w:sdt>
          <w:sdtPr>
            <w:rPr>
              <w:rFonts w:cs="Arial"/>
              <w:vanish/>
              <w:color w:val="000000" w:themeColor="text1"/>
              <w:sz w:val="16"/>
              <w:szCs w:val="14"/>
            </w:rPr>
            <w:alias w:val="Requirement Priority"/>
            <w:tag w:val="Requirement Priority"/>
            <w:id w:val="-1693289844"/>
            <w:placeholder>
              <w:docPart w:val="0F7CE957CF27456F8942AB02DFE96585"/>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10439"/>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5CED0" w14:textId="25DD90BB" w:rsidR="00E57415" w:rsidRPr="004051D0" w:rsidRDefault="00AA5870" w:rsidP="00AE646F">
                <w:pPr>
                  <w:rPr>
                    <w:ins w:id="10440" w:author="Strzelczyk, Anthony (A.)" w:date="2020-12-21T15:57:00Z"/>
                    <w:rFonts w:cs="Arial"/>
                    <w:vanish/>
                    <w:color w:val="000000" w:themeColor="text1"/>
                    <w:sz w:val="16"/>
                    <w:szCs w:val="14"/>
                  </w:rPr>
                </w:pPr>
                <w:ins w:id="10441" w:author="Strzelczyk, Anthony (A.)" w:date="2020-12-21T15:57:00Z">
                  <w:r>
                    <w:rPr>
                      <w:rFonts w:cs="Arial"/>
                      <w:vanish/>
                      <w:color w:val="000000" w:themeColor="text1"/>
                      <w:sz w:val="16"/>
                      <w:szCs w:val="14"/>
                    </w:rPr>
                    <w:t>Medium (Highly Recommended)</w:t>
                  </w:r>
                </w:ins>
              </w:p>
            </w:tc>
            <w:customXmlInsRangeStart w:id="10442" w:author="Strzelczyk, Anthony (A.)" w:date="2020-12-21T15:57:00Z"/>
          </w:sdtContent>
        </w:sdt>
        <w:customXmlInsRangeEnd w:id="10442"/>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BE705" w14:textId="77777777" w:rsidR="00E57415" w:rsidRPr="004051D0" w:rsidRDefault="00E57415" w:rsidP="00AE646F">
            <w:pPr>
              <w:ind w:left="128"/>
              <w:rPr>
                <w:ins w:id="10443" w:author="Strzelczyk, Anthony (A.)" w:date="2020-12-21T15:57:00Z"/>
                <w:rFonts w:cs="Arial"/>
                <w:b/>
                <w:bCs/>
                <w:vanish/>
                <w:sz w:val="16"/>
                <w:szCs w:val="14"/>
              </w:rPr>
            </w:pPr>
            <w:ins w:id="10444" w:author="Strzelczyk, Anthony (A.)" w:date="2020-12-21T15:57:00Z">
              <w:r w:rsidRPr="004051D0">
                <w:rPr>
                  <w:rFonts w:cs="Arial"/>
                  <w:b/>
                  <w:bCs/>
                  <w:vanish/>
                  <w:sz w:val="16"/>
                  <w:szCs w:val="14"/>
                </w:rPr>
                <w:t>Status</w:t>
              </w:r>
            </w:ins>
          </w:p>
        </w:tc>
        <w:customXmlInsRangeStart w:id="10445" w:author="Strzelczyk, Anthony (A.)" w:date="2020-12-21T15:57:00Z"/>
        <w:sdt>
          <w:sdtPr>
            <w:rPr>
              <w:rFonts w:cs="Arial"/>
              <w:vanish/>
              <w:color w:val="000000" w:themeColor="text1"/>
              <w:sz w:val="16"/>
              <w:szCs w:val="14"/>
            </w:rPr>
            <w:alias w:val="Requirement Status"/>
            <w:tag w:val="Requirement Status"/>
            <w:id w:val="-1010985790"/>
            <w:placeholder>
              <w:docPart w:val="8889EAC90EB6433C85F7F5EF75F1CE48"/>
            </w:placeholder>
            <w:dropDownList>
              <w:listItem w:value="Choose an item."/>
              <w:listItem w:displayText="Draft" w:value="Draft"/>
              <w:listItem w:displayText="Reviewed" w:value="Reviewed"/>
              <w:listItem w:displayText="Approved" w:value="Approved"/>
            </w:dropDownList>
          </w:sdtPr>
          <w:sdtEndPr/>
          <w:sdtContent>
            <w:customXmlInsRangeEnd w:id="10445"/>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A5C0B" w14:textId="0C9D473A" w:rsidR="00E57415" w:rsidRPr="000302BF" w:rsidRDefault="00F91511" w:rsidP="00AE646F">
                <w:pPr>
                  <w:rPr>
                    <w:ins w:id="10446" w:author="Strzelczyk, Anthony (A.)" w:date="2020-12-21T15:57:00Z"/>
                    <w:rFonts w:cs="Arial"/>
                    <w:vanish/>
                    <w:color w:val="000000" w:themeColor="text1"/>
                    <w:sz w:val="16"/>
                    <w:szCs w:val="14"/>
                  </w:rPr>
                </w:pPr>
                <w:ins w:id="10447" w:author="Strzelczyk, Anthony (A.)" w:date="2020-12-21T15:57:00Z">
                  <w:r>
                    <w:rPr>
                      <w:rFonts w:cs="Arial"/>
                      <w:vanish/>
                      <w:color w:val="000000" w:themeColor="text1"/>
                      <w:sz w:val="16"/>
                      <w:szCs w:val="14"/>
                    </w:rPr>
                    <w:t>Approved</w:t>
                  </w:r>
                </w:ins>
              </w:p>
            </w:tc>
            <w:customXmlInsRangeStart w:id="10448" w:author="Strzelczyk, Anthony (A.)" w:date="2020-12-21T15:57:00Z"/>
          </w:sdtContent>
        </w:sdt>
        <w:customXmlInsRangeEnd w:id="10448"/>
      </w:tr>
      <w:tr w:rsidR="00E57415" w:rsidRPr="004051D0" w14:paraId="4E627D3F" w14:textId="77777777" w:rsidTr="00AE646F">
        <w:trPr>
          <w:gridAfter w:val="1"/>
          <w:wAfter w:w="15" w:type="dxa"/>
          <w:ins w:id="10449" w:author="Strzelczyk, Anthony (A.)" w:date="2020-12-21T15:57: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BA8C0B" w14:textId="77777777" w:rsidR="00E57415" w:rsidRPr="004051D0" w:rsidRDefault="00E57415" w:rsidP="00AE646F">
            <w:pPr>
              <w:rPr>
                <w:ins w:id="10450" w:author="Strzelczyk, Anthony (A.)" w:date="2020-12-21T15:57:00Z"/>
                <w:rFonts w:cs="Arial"/>
                <w:bCs/>
                <w:vanish/>
                <w:color w:val="808080" w:themeColor="background1" w:themeShade="80"/>
                <w:sz w:val="16"/>
                <w:szCs w:val="14"/>
              </w:rPr>
            </w:pPr>
            <w:ins w:id="10451" w:author="Strzelczyk, Anthony (A.)" w:date="2020-12-21T15:57: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9B44FC" w14:textId="6A389EC7" w:rsidR="00E57415" w:rsidRPr="004051D0" w:rsidRDefault="00E57415" w:rsidP="00AE646F">
            <w:pPr>
              <w:rPr>
                <w:ins w:id="10452" w:author="Strzelczyk, Anthony (A.)" w:date="2020-12-21T15:57:00Z"/>
                <w:rFonts w:cs="Arial"/>
                <w:bCs/>
                <w:vanish/>
                <w:color w:val="808080" w:themeColor="background1" w:themeShade="80"/>
                <w:sz w:val="16"/>
                <w:szCs w:val="14"/>
              </w:rPr>
            </w:pPr>
            <w:ins w:id="10453" w:author="Strzelczyk, Anthony (A.)" w:date="2020-12-21T15:57: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10454" w:author="Strzelczyk, Anthony (A.)" w:date="2020-12-21T15:57: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10455" w:author="Strzelczyk, Anthony (A.)" w:date="2020-12-21T15:57: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239DC" w14:textId="77777777" w:rsidR="00E57415" w:rsidRPr="004051D0" w:rsidRDefault="00E57415" w:rsidP="00AE646F">
            <w:pPr>
              <w:jc w:val="right"/>
              <w:rPr>
                <w:ins w:id="10456" w:author="Strzelczyk, Anthony (A.)" w:date="2020-12-21T15:57:00Z"/>
                <w:rFonts w:cs="Arial"/>
                <w:bCs/>
                <w:color w:val="808080" w:themeColor="background1" w:themeShade="80"/>
                <w:sz w:val="16"/>
                <w:szCs w:val="14"/>
              </w:rPr>
            </w:pPr>
            <w:ins w:id="10457" w:author="Strzelczyk, Anthony (A.)" w:date="2020-12-21T15:57:00Z">
              <w:r w:rsidRPr="004051D0">
                <w:rPr>
                  <w:rFonts w:cs="Arial"/>
                  <w:bCs/>
                  <w:color w:val="808080" w:themeColor="background1" w:themeShade="80"/>
                  <w:sz w:val="16"/>
                  <w:szCs w:val="14"/>
                </w:rPr>
                <w:t>End of Requirement</w:t>
              </w:r>
            </w:ins>
          </w:p>
        </w:tc>
      </w:tr>
    </w:tbl>
    <w:p w14:paraId="336BA8F0" w14:textId="77777777" w:rsidR="00E57415" w:rsidRPr="00C66B68" w:rsidRDefault="00E57415" w:rsidP="00E57415">
      <w:pPr>
        <w:rPr>
          <w:ins w:id="10458" w:author="Strzelczyk, Anthony (A.)" w:date="2020-12-21T15:57:00Z"/>
          <w:rFonts w:cs="Arial"/>
        </w:rPr>
      </w:pPr>
    </w:p>
    <w:p w14:paraId="2560F45B" w14:textId="77777777" w:rsidR="00E57415" w:rsidRDefault="00E57415" w:rsidP="00C21279">
      <w:pPr>
        <w:rPr>
          <w:ins w:id="10459" w:author="Strzelczyk, Anthony (A.)" w:date="2020-12-18T10:28:00Z"/>
          <w:rFonts w:cs="Arial"/>
        </w:rPr>
      </w:pPr>
    </w:p>
    <w:p w14:paraId="3457FC69" w14:textId="386F9EB7" w:rsidR="00C21279" w:rsidRPr="00F713A5" w:rsidRDefault="00C21279" w:rsidP="00C21279">
      <w:pPr>
        <w:pStyle w:val="RERequirement"/>
        <w:shd w:val="clear" w:color="auto" w:fill="F2F2F2" w:themeFill="background1" w:themeFillShade="F2"/>
        <w:rPr>
          <w:ins w:id="10460" w:author="Strzelczyk, Anthony (A.)" w:date="2020-12-18T10:28:00Z"/>
          <w:rFonts w:ascii="Arial" w:hAnsi="Arial" w:cs="Arial"/>
        </w:rPr>
      </w:pPr>
      <w:ins w:id="10461" w:author="Strzelczyk, Anthony (A.)" w:date="2020-12-18T10:28:00Z">
        <w:r w:rsidRPr="00F713A5">
          <w:rPr>
            <w:rFonts w:ascii="Arial" w:hAnsi="Arial" w:cs="Arial"/>
          </w:rPr>
          <w:t>###</w:t>
        </w:r>
        <w:bookmarkStart w:id="10462" w:name="R_ID_F_00057_HMI_Switch"/>
        <w:r w:rsidRPr="00F713A5">
          <w:rPr>
            <w:rFonts w:ascii="Arial" w:hAnsi="Arial" w:cs="Arial"/>
          </w:rPr>
          <w:t>R_F_Rear Fog Light Switch HMI operation_00</w:t>
        </w:r>
      </w:ins>
      <w:bookmarkEnd w:id="10462"/>
      <w:r w:rsidR="00420A17">
        <w:rPr>
          <w:rFonts w:ascii="Arial" w:hAnsi="Arial" w:cs="Arial"/>
        </w:rPr>
        <w:t>21</w:t>
      </w:r>
      <w:ins w:id="10463" w:author="Strzelczyk, Anthony (A.)" w:date="2020-12-18T10:28:00Z">
        <w:r w:rsidRPr="00F713A5">
          <w:rPr>
            <w:rFonts w:ascii="Arial" w:hAnsi="Arial" w:cs="Arial"/>
          </w:rPr>
          <w:t xml:space="preserve">### HMI </w:t>
        </w:r>
      </w:ins>
      <w:r w:rsidR="00350D4F" w:rsidRPr="00F713A5">
        <w:rPr>
          <w:rFonts w:ascii="Arial" w:hAnsi="Arial" w:cs="Arial"/>
        </w:rPr>
        <w:t xml:space="preserve">Soft Button </w:t>
      </w:r>
      <w:ins w:id="10464" w:author="Strzelczyk, Anthony (A.)" w:date="2020-12-18T10:29:00Z">
        <w:r w:rsidRPr="00F713A5">
          <w:rPr>
            <w:rFonts w:ascii="Arial" w:hAnsi="Arial" w:cs="Arial"/>
          </w:rPr>
          <w:t>Operation</w:t>
        </w:r>
      </w:ins>
      <w:r w:rsidR="00E64A93" w:rsidRPr="00F713A5">
        <w:rPr>
          <w:rFonts w:ascii="Arial" w:hAnsi="Arial" w:cs="Arial"/>
        </w:rPr>
        <w:t xml:space="preserve"> Behavior</w:t>
      </w:r>
    </w:p>
    <w:p w14:paraId="3EC02162" w14:textId="584284BE" w:rsidR="00350D4F" w:rsidRPr="00F713A5" w:rsidRDefault="00350D4F" w:rsidP="00350D4F">
      <w:pPr>
        <w:overflowPunct/>
        <w:textAlignment w:val="auto"/>
        <w:rPr>
          <w:ins w:id="10465" w:author="Strzelczyk, Anthony (A.)" w:date="2021-03-05T08:16:00Z"/>
          <w:rFonts w:cs="Arial"/>
        </w:rPr>
      </w:pPr>
      <w:ins w:id="10466" w:author="Strzelczyk, Anthony (A.)" w:date="2021-03-05T08:16:00Z">
        <w:r w:rsidRPr="00F713A5">
          <w:rPr>
            <w:rFonts w:cs="Arial"/>
          </w:rPr>
          <w:t xml:space="preserve">(Variant 2) </w:t>
        </w:r>
      </w:ins>
      <w:r w:rsidRPr="00F713A5">
        <w:rPr>
          <w:rFonts w:cs="Arial"/>
        </w:rPr>
        <w:t>Rear Fog Lighting shall be activated via touch screen interface (soft button). Pressing the screen</w:t>
      </w:r>
      <w:ins w:id="10467" w:author="Strzelczyk, Anthony (A.)" w:date="2021-03-05T08:16:00Z">
        <w:r w:rsidRPr="00F713A5">
          <w:rPr>
            <w:rFonts w:cs="Arial"/>
          </w:rPr>
          <w:t xml:space="preserve"> </w:t>
        </w:r>
      </w:ins>
      <w:r w:rsidRPr="00F713A5">
        <w:rPr>
          <w:rFonts w:cs="Arial"/>
        </w:rPr>
        <w:t xml:space="preserve">button </w:t>
      </w:r>
      <w:ins w:id="10468" w:author="Strzelczyk, Anthony (A.)" w:date="2020-12-12T21:50:00Z">
        <w:r w:rsidRPr="00F713A5">
          <w:rPr>
            <w:rFonts w:cs="Arial"/>
            <w:rPrChange w:id="10469" w:author="Strzelczyk, Anthony (A.)" w:date="2020-12-18T09:19:00Z">
              <w:rPr>
                <w:rFonts w:ascii="Times New Roman" w:hAnsi="Times New Roman"/>
              </w:rPr>
            </w:rPrChange>
          </w:rPr>
          <w:t xml:space="preserve">turns the </w:t>
        </w:r>
      </w:ins>
      <w:r w:rsidRPr="00F713A5">
        <w:rPr>
          <w:rFonts w:cs="Arial"/>
        </w:rPr>
        <w:t>Rear</w:t>
      </w:r>
      <w:ins w:id="10470" w:author="Strzelczyk, Anthony (A.)" w:date="2020-12-12T21:50:00Z">
        <w:r w:rsidRPr="00F713A5">
          <w:rPr>
            <w:rFonts w:cs="Arial"/>
            <w:rPrChange w:id="10471" w:author="Strzelczyk, Anthony (A.)" w:date="2020-12-18T09:19:00Z">
              <w:rPr>
                <w:rFonts w:ascii="Times New Roman" w:hAnsi="Times New Roman"/>
              </w:rPr>
            </w:rPrChange>
          </w:rPr>
          <w:t xml:space="preserve"> Fog Lamps on. </w:t>
        </w:r>
      </w:ins>
      <w:r w:rsidR="00D679EE" w:rsidRPr="00F713A5">
        <w:rPr>
          <w:rFonts w:cs="Arial"/>
        </w:rPr>
        <w:t>Relea</w:t>
      </w:r>
      <w:r w:rsidRPr="00F713A5">
        <w:rPr>
          <w:rFonts w:cs="Arial"/>
        </w:rPr>
        <w:t>sing</w:t>
      </w:r>
      <w:ins w:id="10472" w:author="Strzelczyk, Anthony (A.)" w:date="2020-12-12T21:50:00Z">
        <w:r w:rsidRPr="00F713A5">
          <w:rPr>
            <w:rFonts w:cs="Arial"/>
            <w:rPrChange w:id="10473" w:author="Strzelczyk, Anthony (A.)" w:date="2020-12-18T09:19:00Z">
              <w:rPr>
                <w:rFonts w:ascii="Times New Roman" w:hAnsi="Times New Roman"/>
              </w:rPr>
            </w:rPrChange>
          </w:rPr>
          <w:t xml:space="preserve"> the </w:t>
        </w:r>
      </w:ins>
      <w:r w:rsidRPr="00F713A5">
        <w:rPr>
          <w:rFonts w:cs="Arial"/>
        </w:rPr>
        <w:t>screen button</w:t>
      </w:r>
      <w:ins w:id="10474" w:author="Strzelczyk, Anthony (A.)" w:date="2020-12-12T21:50:00Z">
        <w:r w:rsidRPr="00F713A5">
          <w:rPr>
            <w:rFonts w:cs="Arial"/>
            <w:rPrChange w:id="10475" w:author="Strzelczyk, Anthony (A.)" w:date="2020-12-18T09:19:00Z">
              <w:rPr>
                <w:rFonts w:ascii="Times New Roman" w:hAnsi="Times New Roman"/>
              </w:rPr>
            </w:rPrChange>
          </w:rPr>
          <w:t xml:space="preserve"> leaves them on. Pressing the</w:t>
        </w:r>
      </w:ins>
      <w:ins w:id="10476" w:author="Strzelczyk, Anthony (A.)" w:date="2020-12-12T21:52:00Z">
        <w:r w:rsidRPr="00F713A5">
          <w:rPr>
            <w:rFonts w:cs="Arial"/>
            <w:rPrChange w:id="10477" w:author="Strzelczyk, Anthony (A.)" w:date="2020-12-18T09:19:00Z">
              <w:rPr>
                <w:rFonts w:ascii="Times New Roman" w:hAnsi="Times New Roman"/>
              </w:rPr>
            </w:rPrChange>
          </w:rPr>
          <w:t xml:space="preserve"> </w:t>
        </w:r>
      </w:ins>
      <w:r w:rsidRPr="00F713A5">
        <w:rPr>
          <w:rFonts w:cs="Arial"/>
        </w:rPr>
        <w:t xml:space="preserve">screen button </w:t>
      </w:r>
      <w:ins w:id="10478" w:author="Strzelczyk, Anthony (A.)" w:date="2020-12-12T21:50:00Z">
        <w:r w:rsidRPr="00F713A5">
          <w:rPr>
            <w:rFonts w:cs="Arial"/>
            <w:rPrChange w:id="10479" w:author="Strzelczyk, Anthony (A.)" w:date="2020-12-18T09:19:00Z">
              <w:rPr>
                <w:rFonts w:ascii="Times New Roman" w:hAnsi="Times New Roman"/>
              </w:rPr>
            </w:rPrChange>
          </w:rPr>
          <w:t xml:space="preserve">again turns them off. </w:t>
        </w:r>
      </w:ins>
      <w:r w:rsidR="00D679EE" w:rsidRPr="00F713A5">
        <w:rPr>
          <w:rFonts w:cs="Arial"/>
        </w:rPr>
        <w:t>Rele</w:t>
      </w:r>
      <w:r w:rsidR="00F713A5" w:rsidRPr="00F713A5">
        <w:rPr>
          <w:rFonts w:cs="Arial"/>
        </w:rPr>
        <w:t>a</w:t>
      </w:r>
      <w:r w:rsidRPr="00F713A5">
        <w:rPr>
          <w:rFonts w:cs="Arial"/>
        </w:rPr>
        <w:t>sing</w:t>
      </w:r>
      <w:ins w:id="10480" w:author="Strzelczyk, Anthony (A.)" w:date="2020-12-12T21:50:00Z">
        <w:r w:rsidRPr="00F713A5">
          <w:rPr>
            <w:rFonts w:cs="Arial"/>
            <w:rPrChange w:id="10481" w:author="Strzelczyk, Anthony (A.)" w:date="2020-12-18T09:19:00Z">
              <w:rPr>
                <w:rFonts w:ascii="Times New Roman" w:hAnsi="Times New Roman"/>
              </w:rPr>
            </w:rPrChange>
          </w:rPr>
          <w:t xml:space="preserve"> the </w:t>
        </w:r>
      </w:ins>
      <w:r w:rsidRPr="00F713A5">
        <w:rPr>
          <w:rFonts w:cs="Arial"/>
        </w:rPr>
        <w:t xml:space="preserve">screen button </w:t>
      </w:r>
      <w:ins w:id="10482" w:author="Strzelczyk, Anthony (A.)" w:date="2020-12-12T21:50:00Z">
        <w:r w:rsidRPr="00F713A5">
          <w:rPr>
            <w:rFonts w:cs="Arial"/>
            <w:rPrChange w:id="10483" w:author="Strzelczyk, Anthony (A.)" w:date="2020-12-18T09:19:00Z">
              <w:rPr>
                <w:rFonts w:ascii="Times New Roman" w:hAnsi="Times New Roman"/>
              </w:rPr>
            </w:rPrChange>
          </w:rPr>
          <w:t>leaves them off.</w:t>
        </w:r>
      </w:ins>
    </w:p>
    <w:p w14:paraId="6168FA43" w14:textId="057D8AB4" w:rsidR="00E57415" w:rsidRDefault="002763E7" w:rsidP="00E57415">
      <w:pPr>
        <w:overflowPunct/>
        <w:textAlignment w:val="auto"/>
        <w:rPr>
          <w:ins w:id="10484" w:author="Strzelczyk, Anthony (A.)" w:date="2020-12-21T15:58:00Z"/>
          <w:del w:id="10485" w:author="Strzelczyk, Anthony (A.)" w:date="2021-03-05T08:14:00Z"/>
          <w:rFonts w:cs="Arial"/>
        </w:rPr>
      </w:pPr>
      <w:ins w:id="10486" w:author="Strzelczyk, Anthony (A.)" w:date="2021-03-05T08:14:00Z">
        <w:r w:rsidDel="002763E7">
          <w:rPr>
            <w:rFonts w:cs="Arial"/>
          </w:rPr>
          <w:t xml:space="preserve"> </w:t>
        </w:r>
      </w:ins>
      <w:ins w:id="10487" w:author="Strzelczyk, Anthony (A.)" w:date="2020-12-21T15:58:00Z">
        <w:del w:id="10488" w:author="Strzelczyk, Anthony (A.)" w:date="2021-03-05T08:14:00Z">
          <w:r w:rsidR="00E57415">
            <w:rPr>
              <w:rFonts w:cs="Arial"/>
            </w:rPr>
            <w:delText xml:space="preserve">(Variant 2) Alternative </w:delText>
          </w:r>
        </w:del>
      </w:ins>
      <w:ins w:id="10489" w:author="Strzelczyk, Anthony (A.)" w:date="2021-01-22T10:16:00Z">
        <w:del w:id="10490" w:author="Strzelczyk, Anthony (A.)" w:date="2021-03-05T08:14:00Z">
          <w:r w:rsidR="00C70694">
            <w:rPr>
              <w:rFonts w:cs="Arial"/>
            </w:rPr>
            <w:delText>HMI</w:delText>
          </w:r>
        </w:del>
      </w:ins>
      <w:ins w:id="10491" w:author="Strzelczyk, Anthony (A.)" w:date="2020-12-21T15:58:00Z">
        <w:del w:id="10492" w:author="Strzelczyk, Anthony (A.)" w:date="2021-03-05T08:14:00Z">
          <w:r w:rsidR="00E57415">
            <w:rPr>
              <w:rFonts w:cs="Arial"/>
            </w:rPr>
            <w:delText xml:space="preserve"> configurations such as the SY</w:delText>
          </w:r>
        </w:del>
      </w:ins>
      <w:ins w:id="10493" w:author="Strzelczyk, Anthony (A.)" w:date="2020-12-21T15:59:00Z">
        <w:del w:id="10494" w:author="Strzelczyk, Anthony (A.)" w:date="2021-03-05T08:14:00Z">
          <w:r w:rsidR="00E57415">
            <w:rPr>
              <w:rFonts w:cs="Arial"/>
            </w:rPr>
            <w:delText>NC</w:delText>
          </w:r>
        </w:del>
      </w:ins>
      <w:ins w:id="10495" w:author="Strzelczyk, Anthony (A.)" w:date="2020-12-21T15:58:00Z">
        <w:del w:id="10496" w:author="Strzelczyk, Anthony (A.)" w:date="2021-03-05T08:14:00Z">
          <w:r w:rsidR="00E57415">
            <w:rPr>
              <w:rFonts w:cs="Arial"/>
            </w:rPr>
            <w:delText xml:space="preserve"> Touch Screen can be </w:delText>
          </w:r>
        </w:del>
      </w:ins>
      <w:ins w:id="10497" w:author="Strzelczyk, Anthony (A.)" w:date="2021-01-22T10:28:00Z">
        <w:del w:id="10498" w:author="Strzelczyk, Anthony (A.)" w:date="2021-03-05T08:14:00Z">
          <w:r w:rsidR="00A8482F">
            <w:rPr>
              <w:rFonts w:cs="Arial"/>
            </w:rPr>
            <w:delText>used.</w:delText>
          </w:r>
        </w:del>
      </w:ins>
    </w:p>
    <w:p w14:paraId="4318E623" w14:textId="5C44D8D5" w:rsidR="00C21279" w:rsidRPr="004051D0" w:rsidRDefault="00D859D2" w:rsidP="00C21279">
      <w:pPr>
        <w:rPr>
          <w:ins w:id="10499" w:author="Strzelczyk, Anthony (A.)" w:date="2020-12-18T10:28:00Z"/>
          <w:rFonts w:cs="Arial"/>
        </w:rPr>
      </w:pPr>
      <w:ins w:id="10500" w:author="Anthony Strzelczyk" w:date="2020-12-18T16:14:00Z">
        <w:del w:id="10501" w:author="Strzelczyk, Anthony (A.)" w:date="2020-12-21T15:57:00Z">
          <w:r w:rsidDel="00E57415">
            <w:rPr>
              <w:rFonts w:cs="Arial"/>
            </w:rPr>
            <w:delText xml:space="preserve">(Variant 1) </w:delText>
          </w:r>
        </w:del>
      </w:ins>
      <w:ins w:id="10502" w:author="Anthony Strzelczyk" w:date="2020-12-18T16:13:00Z">
        <w:del w:id="10503" w:author="Strzelczyk, Anthony (A.)" w:date="2020-12-21T15:58:00Z">
          <w:r w:rsidDel="00E57415">
            <w:rPr>
              <w:rFonts w:cs="Arial"/>
            </w:rPr>
            <w:delText>(</w:delText>
          </w:r>
        </w:del>
      </w:ins>
      <w:ins w:id="10504" w:author="Anthony Strzelczyk" w:date="2020-12-18T16:14:00Z">
        <w:del w:id="10505" w:author="Strzelczyk, Anthony (A.)" w:date="2020-12-21T15:58:00Z">
          <w:r w:rsidDel="00E57415">
            <w:rPr>
              <w:rFonts w:cs="Arial"/>
            </w:rPr>
            <w:delText>Variant</w:delText>
          </w:r>
        </w:del>
      </w:ins>
      <w:ins w:id="10506" w:author="Anthony Strzelczyk" w:date="2020-12-18T16:13:00Z">
        <w:del w:id="10507" w:author="Strzelczyk, Anthony (A.)" w:date="2020-12-21T15:58:00Z">
          <w:r w:rsidDel="00E57415">
            <w:rPr>
              <w:rFonts w:cs="Arial"/>
            </w:rPr>
            <w:delText xml:space="preserve"> 2) </w:delText>
          </w:r>
        </w:del>
      </w:ins>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21279" w:rsidRPr="004051D0" w14:paraId="47ED864C" w14:textId="77777777" w:rsidTr="00FB0CAE">
        <w:trPr>
          <w:gridAfter w:val="1"/>
          <w:wAfter w:w="15" w:type="dxa"/>
          <w:hidden/>
          <w:ins w:id="10508" w:author="Strzelczyk, Anthony (A.)" w:date="2020-12-18T10:28:00Z"/>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19493" w14:textId="2404938B" w:rsidR="00C21279" w:rsidRPr="004051D0" w:rsidRDefault="00C21279" w:rsidP="00FB0CAE">
            <w:pPr>
              <w:rPr>
                <w:ins w:id="10509" w:author="Strzelczyk, Anthony (A.)" w:date="2020-12-18T10:28:00Z"/>
                <w:rFonts w:eastAsiaTheme="minorHAnsi" w:cs="Arial"/>
                <w:bCs/>
                <w:vanish/>
                <w:color w:val="808080" w:themeColor="background1" w:themeShade="80"/>
                <w:sz w:val="16"/>
                <w:szCs w:val="14"/>
              </w:rPr>
            </w:pPr>
            <w:ins w:id="10510" w:author="Strzelczyk, Anthony (A.)" w:date="2020-12-18T10:28:00Z">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R_F_Rear Fog Light Switch HMI operation_00057</w:t>
              </w:r>
              <w:r w:rsidRPr="004051D0">
                <w:rPr>
                  <w:rFonts w:cs="Arial"/>
                  <w:bCs/>
                  <w:vanish/>
                  <w:color w:val="808080" w:themeColor="background1" w:themeShade="80"/>
                  <w:sz w:val="16"/>
                  <w:szCs w:val="14"/>
                </w:rPr>
                <w:t>###</w:t>
              </w:r>
            </w:ins>
          </w:p>
        </w:tc>
      </w:tr>
      <w:tr w:rsidR="00C21279" w:rsidRPr="004051D0" w14:paraId="2EE68212" w14:textId="77777777" w:rsidTr="00FB0CAE">
        <w:trPr>
          <w:hidden/>
          <w:ins w:id="10511" w:author="Strzelczyk, Anthony (A.)" w:date="2020-12-18T10: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5E29A" w14:textId="77777777" w:rsidR="00C21279" w:rsidRPr="004051D0" w:rsidRDefault="00C21279" w:rsidP="00FB0CAE">
            <w:pPr>
              <w:rPr>
                <w:ins w:id="10512" w:author="Strzelczyk, Anthony (A.)" w:date="2020-12-18T10:28:00Z"/>
                <w:rFonts w:eastAsiaTheme="minorHAnsi" w:cs="Arial"/>
                <w:b/>
                <w:bCs/>
                <w:vanish/>
                <w:sz w:val="16"/>
                <w:szCs w:val="14"/>
              </w:rPr>
            </w:pPr>
            <w:ins w:id="10513" w:author="Strzelczyk, Anthony (A.)" w:date="2020-12-18T10:28:00Z">
              <w:r w:rsidRPr="004051D0">
                <w:rPr>
                  <w:rFonts w:cs="Arial"/>
                  <w:b/>
                  <w:bCs/>
                  <w:vanish/>
                  <w:sz w:val="16"/>
                  <w:szCs w:val="14"/>
                </w:rPr>
                <w:t>Rationale</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33BB5" w14:textId="653F307A" w:rsidR="00C21279" w:rsidRPr="004051D0" w:rsidRDefault="00F91511" w:rsidP="00FB0CAE">
            <w:pPr>
              <w:rPr>
                <w:ins w:id="10514" w:author="Strzelczyk, Anthony (A.)" w:date="2020-12-18T10:28:00Z"/>
                <w:rFonts w:cs="Arial"/>
                <w:vanish/>
                <w:color w:val="000000" w:themeColor="text1"/>
                <w:sz w:val="16"/>
                <w:szCs w:val="14"/>
              </w:rPr>
            </w:pPr>
            <w:r>
              <w:rPr>
                <w:rFonts w:cs="Arial"/>
                <w:vanish/>
                <w:color w:val="000000" w:themeColor="text1"/>
                <w:sz w:val="16"/>
                <w:szCs w:val="14"/>
              </w:rPr>
              <w:t>This is to support reductive switch design.</w:t>
            </w:r>
          </w:p>
        </w:tc>
      </w:tr>
      <w:tr w:rsidR="00C21279" w:rsidRPr="004051D0" w14:paraId="79068B82" w14:textId="77777777" w:rsidTr="00FB0CAE">
        <w:trPr>
          <w:hidden/>
          <w:ins w:id="10515" w:author="Strzelczyk, Anthony (A.)" w:date="2020-12-18T10: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8B4EB" w14:textId="77777777" w:rsidR="00C21279" w:rsidRPr="004051D0" w:rsidRDefault="00C21279" w:rsidP="00FB0CAE">
            <w:pPr>
              <w:rPr>
                <w:ins w:id="10516" w:author="Strzelczyk, Anthony (A.)" w:date="2020-12-18T10:28:00Z"/>
                <w:rFonts w:eastAsiaTheme="minorHAnsi" w:cs="Arial"/>
                <w:b/>
                <w:bCs/>
                <w:vanish/>
                <w:sz w:val="16"/>
                <w:szCs w:val="14"/>
              </w:rPr>
            </w:pPr>
            <w:ins w:id="10517" w:author="Strzelczyk, Anthony (A.)" w:date="2020-12-18T10:28:00Z">
              <w:r w:rsidRPr="004051D0">
                <w:rPr>
                  <w:rFonts w:cs="Arial"/>
                  <w:b/>
                  <w:bCs/>
                  <w:vanish/>
                  <w:sz w:val="16"/>
                  <w:szCs w:val="14"/>
                </w:rPr>
                <w:lastRenderedPageBreak/>
                <w:t>Acceptance Criteria</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1870B" w14:textId="77777777" w:rsidR="00C21279" w:rsidRPr="004051D0" w:rsidRDefault="00C21279" w:rsidP="00FB0CAE">
            <w:pPr>
              <w:rPr>
                <w:ins w:id="10518" w:author="Strzelczyk, Anthony (A.)" w:date="2020-12-18T10:28:00Z"/>
                <w:rFonts w:cs="Arial"/>
                <w:vanish/>
                <w:color w:val="000000" w:themeColor="text1"/>
                <w:sz w:val="16"/>
                <w:szCs w:val="14"/>
              </w:rPr>
            </w:pPr>
          </w:p>
        </w:tc>
      </w:tr>
      <w:tr w:rsidR="00C21279" w:rsidRPr="004051D0" w14:paraId="63D8D379" w14:textId="77777777" w:rsidTr="00FB0CAE">
        <w:trPr>
          <w:hidden/>
          <w:ins w:id="10519" w:author="Strzelczyk, Anthony (A.)" w:date="2020-12-18T10: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2E441" w14:textId="77777777" w:rsidR="00C21279" w:rsidRPr="004051D0" w:rsidRDefault="00C21279" w:rsidP="00FB0CAE">
            <w:pPr>
              <w:rPr>
                <w:ins w:id="10520" w:author="Strzelczyk, Anthony (A.)" w:date="2020-12-18T10:28:00Z"/>
                <w:rFonts w:cs="Arial"/>
                <w:vanish/>
                <w:sz w:val="16"/>
                <w:szCs w:val="14"/>
              </w:rPr>
            </w:pPr>
            <w:ins w:id="10521" w:author="Strzelczyk, Anthony (A.)" w:date="2020-12-18T10:28:00Z">
              <w:r w:rsidRPr="004051D0">
                <w:rPr>
                  <w:rFonts w:cs="Arial"/>
                  <w:b/>
                  <w:bCs/>
                  <w:vanish/>
                  <w:sz w:val="16"/>
                  <w:szCs w:val="14"/>
                </w:rPr>
                <w:t>Notes</w:t>
              </w:r>
            </w:ins>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B45FD" w14:textId="77777777" w:rsidR="00C21279" w:rsidRPr="004051D0" w:rsidRDefault="00C21279" w:rsidP="00FB0CAE">
            <w:pPr>
              <w:rPr>
                <w:ins w:id="10522" w:author="Strzelczyk, Anthony (A.)" w:date="2020-12-18T10:28:00Z"/>
                <w:rFonts w:cs="Arial"/>
                <w:vanish/>
                <w:color w:val="000000" w:themeColor="text1"/>
                <w:sz w:val="16"/>
                <w:szCs w:val="14"/>
              </w:rPr>
            </w:pPr>
          </w:p>
        </w:tc>
      </w:tr>
      <w:tr w:rsidR="00C21279" w:rsidRPr="004051D0" w14:paraId="150E5938" w14:textId="77777777" w:rsidTr="00FB0CAE">
        <w:trPr>
          <w:hidden/>
          <w:ins w:id="10523" w:author="Strzelczyk, Anthony (A.)" w:date="2020-12-18T10: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5BDA0" w14:textId="77777777" w:rsidR="00C21279" w:rsidRPr="004051D0" w:rsidRDefault="00C21279" w:rsidP="00FB0CAE">
            <w:pPr>
              <w:rPr>
                <w:ins w:id="10524" w:author="Strzelczyk, Anthony (A.)" w:date="2020-12-18T10:28:00Z"/>
                <w:rFonts w:cs="Arial"/>
                <w:b/>
                <w:bCs/>
                <w:vanish/>
                <w:sz w:val="16"/>
                <w:szCs w:val="14"/>
              </w:rPr>
            </w:pPr>
            <w:ins w:id="10525" w:author="Strzelczyk, Anthony (A.)" w:date="2020-12-18T10:28:00Z">
              <w:r w:rsidRPr="004051D0">
                <w:rPr>
                  <w:rFonts w:cs="Arial"/>
                  <w:b/>
                  <w:bCs/>
                  <w:vanish/>
                  <w:sz w:val="16"/>
                  <w:szCs w:val="14"/>
                </w:rPr>
                <w:t>Source</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84F7B" w14:textId="454C4CB4" w:rsidR="00C21279" w:rsidRPr="004051D0" w:rsidRDefault="00AA5870" w:rsidP="00FB0CAE">
            <w:pPr>
              <w:rPr>
                <w:ins w:id="10526" w:author="Strzelczyk, Anthony (A.)" w:date="2020-12-18T10:28:00Z"/>
                <w:rFonts w:cs="Arial"/>
                <w:vanish/>
                <w:color w:val="000000" w:themeColor="text1"/>
                <w:sz w:val="16"/>
                <w:szCs w:val="14"/>
              </w:rPr>
            </w:pPr>
            <w:r>
              <w:rPr>
                <w:rFonts w:cs="Arial"/>
                <w:vanish/>
                <w:color w:val="000000" w:themeColor="text1"/>
                <w:sz w:val="16"/>
                <w:szCs w:val="14"/>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CE0FE7" w14:textId="77777777" w:rsidR="00C21279" w:rsidRPr="004051D0" w:rsidRDefault="00C21279" w:rsidP="00FB0CAE">
            <w:pPr>
              <w:ind w:left="139"/>
              <w:rPr>
                <w:ins w:id="10527" w:author="Strzelczyk, Anthony (A.)" w:date="2020-12-18T10:28:00Z"/>
                <w:rFonts w:cs="Arial"/>
                <w:b/>
                <w:bCs/>
                <w:vanish/>
                <w:sz w:val="16"/>
                <w:szCs w:val="14"/>
              </w:rPr>
            </w:pPr>
            <w:ins w:id="10528" w:author="Strzelczyk, Anthony (A.)" w:date="2020-12-18T10:28:00Z">
              <w:r w:rsidRPr="004051D0">
                <w:rPr>
                  <w:rFonts w:cs="Arial"/>
                  <w:b/>
                  <w:bCs/>
                  <w:vanish/>
                  <w:sz w:val="16"/>
                  <w:szCs w:val="14"/>
                </w:rPr>
                <w:t>Owner</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4F23F" w14:textId="39F737E0" w:rsidR="00C21279" w:rsidRPr="004051D0" w:rsidRDefault="00542711" w:rsidP="00FB0CAE">
            <w:pPr>
              <w:rPr>
                <w:ins w:id="10529" w:author="Strzelczyk, Anthony (A.)" w:date="2020-12-18T10:28:00Z"/>
                <w:rFonts w:cs="Arial"/>
                <w:vanish/>
                <w:color w:val="000000" w:themeColor="text1"/>
                <w:sz w:val="16"/>
                <w:szCs w:val="14"/>
              </w:rPr>
            </w:pPr>
            <w:ins w:id="10530" w:author="Strzelczyk, Anthony (A.)" w:date="2021-01-25T09:56:00Z">
              <w:r>
                <w:rPr>
                  <w:rFonts w:cs="Arial"/>
                  <w:vanish/>
                  <w:color w:val="000000" w:themeColor="text1"/>
                  <w:sz w:val="16"/>
                  <w:szCs w:val="14"/>
                </w:rPr>
                <w:t>PD and ASO</w:t>
              </w:r>
            </w:ins>
          </w:p>
        </w:tc>
      </w:tr>
      <w:tr w:rsidR="00C21279" w:rsidRPr="004051D0" w14:paraId="1530A4A4" w14:textId="77777777" w:rsidTr="00FB0CAE">
        <w:trPr>
          <w:hidden/>
          <w:ins w:id="10531" w:author="Strzelczyk, Anthony (A.)" w:date="2020-12-18T10: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17642" w14:textId="77777777" w:rsidR="00C21279" w:rsidRPr="004051D0" w:rsidRDefault="00C21279" w:rsidP="00FB0CAE">
            <w:pPr>
              <w:rPr>
                <w:ins w:id="10532" w:author="Strzelczyk, Anthony (A.)" w:date="2020-12-18T10:28:00Z"/>
                <w:rFonts w:cs="Arial"/>
                <w:b/>
                <w:bCs/>
                <w:vanish/>
                <w:sz w:val="16"/>
                <w:szCs w:val="14"/>
              </w:rPr>
            </w:pPr>
            <w:ins w:id="10533" w:author="Strzelczyk, Anthony (A.)" w:date="2020-12-18T10:28:00Z">
              <w:r w:rsidRPr="004051D0">
                <w:rPr>
                  <w:rFonts w:cs="Arial"/>
                  <w:b/>
                  <w:bCs/>
                  <w:vanish/>
                  <w:sz w:val="16"/>
                  <w:szCs w:val="14"/>
                </w:rPr>
                <w:t>Source Req.</w:t>
              </w:r>
            </w:ins>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2B5AB" w14:textId="11A8673C" w:rsidR="00C21279" w:rsidRPr="004051D0" w:rsidRDefault="00F91511" w:rsidP="00FB0CAE">
            <w:pPr>
              <w:rPr>
                <w:ins w:id="10534" w:author="Strzelczyk, Anthony (A.)" w:date="2020-12-18T10:28:00Z"/>
                <w:rFonts w:cs="Arial"/>
                <w:vanish/>
                <w:color w:val="000000" w:themeColor="text1"/>
                <w:sz w:val="16"/>
                <w:szCs w:val="16"/>
              </w:rPr>
            </w:pPr>
            <w:r>
              <w:rPr>
                <w:rFonts w:cs="Arial"/>
                <w:vanish/>
                <w:color w:val="000000" w:themeColor="text1"/>
                <w:sz w:val="16"/>
                <w:szCs w:val="16"/>
              </w:rPr>
              <w:t>NA</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025FB" w14:textId="77777777" w:rsidR="00C21279" w:rsidRPr="004051D0" w:rsidRDefault="00C21279" w:rsidP="00FB0CAE">
            <w:pPr>
              <w:ind w:left="139"/>
              <w:rPr>
                <w:ins w:id="10535" w:author="Strzelczyk, Anthony (A.)" w:date="2020-12-18T10:28:00Z"/>
                <w:rFonts w:cs="Arial"/>
                <w:b/>
                <w:bCs/>
                <w:vanish/>
                <w:sz w:val="16"/>
                <w:szCs w:val="16"/>
              </w:rPr>
            </w:pPr>
            <w:ins w:id="10536" w:author="Strzelczyk, Anthony (A.)" w:date="2020-12-18T10:28:00Z">
              <w:r w:rsidRPr="004051D0">
                <w:rPr>
                  <w:rFonts w:cs="Arial"/>
                  <w:b/>
                  <w:bCs/>
                  <w:vanish/>
                  <w:sz w:val="16"/>
                  <w:szCs w:val="16"/>
                </w:rPr>
                <w:t>V&amp;V Method</w:t>
              </w:r>
            </w:ins>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5DE541" w14:textId="78780E89" w:rsidR="00C21279" w:rsidRPr="004051D0" w:rsidRDefault="00F91511" w:rsidP="00FB0CAE">
            <w:pPr>
              <w:rPr>
                <w:ins w:id="10537" w:author="Strzelczyk, Anthony (A.)" w:date="2020-12-18T10:28:00Z"/>
                <w:rFonts w:cs="Arial"/>
                <w:vanish/>
                <w:color w:val="000000" w:themeColor="text1"/>
                <w:sz w:val="16"/>
                <w:szCs w:val="14"/>
              </w:rPr>
            </w:pPr>
            <w:r>
              <w:rPr>
                <w:rFonts w:cs="Arial"/>
                <w:vanish/>
                <w:color w:val="000000" w:themeColor="text1"/>
                <w:sz w:val="16"/>
                <w:szCs w:val="14"/>
              </w:rPr>
              <w:t>System level, Bread Board, HIL</w:t>
            </w:r>
          </w:p>
        </w:tc>
      </w:tr>
      <w:tr w:rsidR="00C21279" w:rsidRPr="004051D0" w14:paraId="4B8789AD" w14:textId="77777777" w:rsidTr="00FB0CAE">
        <w:trPr>
          <w:trHeight w:val="133"/>
          <w:hidden/>
          <w:ins w:id="10538" w:author="Strzelczyk, Anthony (A.)" w:date="2020-12-18T10:28:00Z"/>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8D9A2" w14:textId="77777777" w:rsidR="00C21279" w:rsidRPr="004051D0" w:rsidRDefault="00C21279" w:rsidP="00FB0CAE">
            <w:pPr>
              <w:rPr>
                <w:ins w:id="10539" w:author="Strzelczyk, Anthony (A.)" w:date="2020-12-18T10:28:00Z"/>
                <w:rFonts w:eastAsiaTheme="minorHAnsi" w:cs="Arial"/>
                <w:b/>
                <w:bCs/>
                <w:vanish/>
                <w:sz w:val="16"/>
                <w:szCs w:val="14"/>
              </w:rPr>
            </w:pPr>
            <w:ins w:id="10540" w:author="Strzelczyk, Anthony (A.)" w:date="2020-12-18T10:28:00Z">
              <w:r w:rsidRPr="004051D0">
                <w:rPr>
                  <w:rFonts w:cs="Arial"/>
                  <w:b/>
                  <w:bCs/>
                  <w:vanish/>
                  <w:sz w:val="16"/>
                  <w:szCs w:val="14"/>
                </w:rPr>
                <w:t>Type</w:t>
              </w:r>
            </w:ins>
          </w:p>
        </w:tc>
        <w:customXmlInsRangeStart w:id="10541" w:author="Strzelczyk, Anthony (A.)" w:date="2020-12-18T10:28:00Z"/>
        <w:sdt>
          <w:sdtPr>
            <w:rPr>
              <w:rFonts w:cs="Arial"/>
              <w:vanish/>
              <w:color w:val="000000" w:themeColor="text1"/>
              <w:sz w:val="16"/>
              <w:szCs w:val="14"/>
            </w:rPr>
            <w:alias w:val="Requirement Type"/>
            <w:tag w:val="Requirements Type"/>
            <w:id w:val="-1116058330"/>
            <w:placeholder>
              <w:docPart w:val="CC0F7FDD1C464AE4A1E80B2347BE74BE"/>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customXmlInsRangeEnd w:id="10541"/>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1DC36" w14:textId="6681D7FD" w:rsidR="00C21279" w:rsidRPr="004051D0" w:rsidRDefault="00542711" w:rsidP="00FB0CAE">
                <w:pPr>
                  <w:rPr>
                    <w:ins w:id="10542" w:author="Strzelczyk, Anthony (A.)" w:date="2020-12-18T10:28:00Z"/>
                    <w:rFonts w:cs="Arial"/>
                    <w:vanish/>
                    <w:color w:val="000000" w:themeColor="text1"/>
                    <w:sz w:val="16"/>
                    <w:szCs w:val="14"/>
                  </w:rPr>
                </w:pPr>
                <w:ins w:id="10543" w:author="Strzelczyk, Anthony (A.)" w:date="2020-12-18T10:28:00Z">
                  <w:r>
                    <w:rPr>
                      <w:rFonts w:cs="Arial"/>
                      <w:vanish/>
                      <w:color w:val="000000" w:themeColor="text1"/>
                      <w:sz w:val="16"/>
                      <w:szCs w:val="14"/>
                    </w:rPr>
                    <w:t>Interface</w:t>
                  </w:r>
                </w:ins>
              </w:p>
            </w:tc>
            <w:customXmlInsRangeStart w:id="10544" w:author="Strzelczyk, Anthony (A.)" w:date="2020-12-18T10:28:00Z"/>
          </w:sdtContent>
        </w:sdt>
        <w:customXmlInsRangeEnd w:id="10544"/>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A04F1" w14:textId="77777777" w:rsidR="00C21279" w:rsidRPr="004051D0" w:rsidRDefault="00C21279" w:rsidP="00FB0CAE">
            <w:pPr>
              <w:rPr>
                <w:ins w:id="10545" w:author="Strzelczyk, Anthony (A.)" w:date="2020-12-18T10:28:00Z"/>
                <w:rFonts w:cs="Arial"/>
                <w:b/>
                <w:bCs/>
                <w:vanish/>
                <w:sz w:val="16"/>
                <w:szCs w:val="14"/>
              </w:rPr>
            </w:pPr>
            <w:ins w:id="10546" w:author="Strzelczyk, Anthony (A.)" w:date="2020-12-18T10:28:00Z">
              <w:r w:rsidRPr="004051D0">
                <w:rPr>
                  <w:rFonts w:cs="Arial"/>
                  <w:b/>
                  <w:bCs/>
                  <w:vanish/>
                  <w:sz w:val="16"/>
                  <w:szCs w:val="14"/>
                </w:rPr>
                <w:t>Priority</w:t>
              </w:r>
            </w:ins>
          </w:p>
        </w:tc>
        <w:customXmlInsRangeStart w:id="10547" w:author="Strzelczyk, Anthony (A.)" w:date="2020-12-18T10:28:00Z"/>
        <w:sdt>
          <w:sdtPr>
            <w:rPr>
              <w:rFonts w:cs="Arial"/>
              <w:vanish/>
              <w:color w:val="000000" w:themeColor="text1"/>
              <w:sz w:val="16"/>
              <w:szCs w:val="14"/>
            </w:rPr>
            <w:alias w:val="Requirement Priority"/>
            <w:tag w:val="Requirement Priority"/>
            <w:id w:val="221178295"/>
            <w:placeholder>
              <w:docPart w:val="074475ADECDF479EB2108593673CBEC0"/>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customXmlInsRangeEnd w:id="10547"/>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C7F05" w14:textId="512B2FE4" w:rsidR="00C21279" w:rsidRPr="004051D0" w:rsidRDefault="00AA5870" w:rsidP="00FB0CAE">
                <w:pPr>
                  <w:rPr>
                    <w:ins w:id="10548" w:author="Strzelczyk, Anthony (A.)" w:date="2020-12-18T10:28:00Z"/>
                    <w:rFonts w:cs="Arial"/>
                    <w:vanish/>
                    <w:color w:val="000000" w:themeColor="text1"/>
                    <w:sz w:val="16"/>
                    <w:szCs w:val="14"/>
                  </w:rPr>
                </w:pPr>
                <w:ins w:id="10549" w:author="Strzelczyk, Anthony (A.)" w:date="2020-12-18T10:28:00Z">
                  <w:r>
                    <w:rPr>
                      <w:rFonts w:cs="Arial"/>
                      <w:vanish/>
                      <w:color w:val="000000" w:themeColor="text1"/>
                      <w:sz w:val="16"/>
                      <w:szCs w:val="14"/>
                    </w:rPr>
                    <w:t>Medium (Highly Recommended)</w:t>
                  </w:r>
                </w:ins>
              </w:p>
            </w:tc>
            <w:customXmlInsRangeStart w:id="10550" w:author="Strzelczyk, Anthony (A.)" w:date="2020-12-18T10:28:00Z"/>
          </w:sdtContent>
        </w:sdt>
        <w:customXmlInsRangeEnd w:id="10550"/>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A1CB1E" w14:textId="77777777" w:rsidR="00C21279" w:rsidRPr="004051D0" w:rsidRDefault="00C21279" w:rsidP="00FB0CAE">
            <w:pPr>
              <w:ind w:left="128"/>
              <w:rPr>
                <w:ins w:id="10551" w:author="Strzelczyk, Anthony (A.)" w:date="2020-12-18T10:28:00Z"/>
                <w:rFonts w:cs="Arial"/>
                <w:b/>
                <w:bCs/>
                <w:vanish/>
                <w:sz w:val="16"/>
                <w:szCs w:val="14"/>
              </w:rPr>
            </w:pPr>
            <w:ins w:id="10552" w:author="Strzelczyk, Anthony (A.)" w:date="2020-12-18T10:28:00Z">
              <w:r w:rsidRPr="004051D0">
                <w:rPr>
                  <w:rFonts w:cs="Arial"/>
                  <w:b/>
                  <w:bCs/>
                  <w:vanish/>
                  <w:sz w:val="16"/>
                  <w:szCs w:val="14"/>
                </w:rPr>
                <w:t>Status</w:t>
              </w:r>
            </w:ins>
          </w:p>
        </w:tc>
        <w:customXmlInsRangeStart w:id="10553" w:author="Strzelczyk, Anthony (A.)" w:date="2020-12-18T10:28:00Z"/>
        <w:sdt>
          <w:sdtPr>
            <w:rPr>
              <w:rFonts w:cs="Arial"/>
              <w:vanish/>
              <w:color w:val="000000" w:themeColor="text1"/>
              <w:sz w:val="16"/>
              <w:szCs w:val="14"/>
            </w:rPr>
            <w:alias w:val="Requirement Status"/>
            <w:tag w:val="Requirement Status"/>
            <w:id w:val="1882674103"/>
            <w:placeholder>
              <w:docPart w:val="77EF80829179488FBE099DD64798EA67"/>
            </w:placeholder>
            <w:dropDownList>
              <w:listItem w:value="Choose an item."/>
              <w:listItem w:displayText="Draft" w:value="Draft"/>
              <w:listItem w:displayText="Reviewed" w:value="Reviewed"/>
              <w:listItem w:displayText="Approved" w:value="Approved"/>
            </w:dropDownList>
          </w:sdtPr>
          <w:sdtEndPr/>
          <w:sdtContent>
            <w:customXmlInsRangeEnd w:id="10553"/>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A11BF" w14:textId="1AE38C8E" w:rsidR="00C21279" w:rsidRPr="000302BF" w:rsidRDefault="00F91511" w:rsidP="00FB0CAE">
                <w:pPr>
                  <w:rPr>
                    <w:ins w:id="10554" w:author="Strzelczyk, Anthony (A.)" w:date="2020-12-18T10:28:00Z"/>
                    <w:rFonts w:cs="Arial"/>
                    <w:vanish/>
                    <w:color w:val="000000" w:themeColor="text1"/>
                    <w:sz w:val="16"/>
                    <w:szCs w:val="14"/>
                  </w:rPr>
                </w:pPr>
                <w:ins w:id="10555" w:author="Strzelczyk, Anthony (A.)" w:date="2020-12-18T10:28:00Z">
                  <w:r>
                    <w:rPr>
                      <w:rFonts w:cs="Arial"/>
                      <w:vanish/>
                      <w:color w:val="000000" w:themeColor="text1"/>
                      <w:sz w:val="16"/>
                      <w:szCs w:val="14"/>
                    </w:rPr>
                    <w:t>Approved</w:t>
                  </w:r>
                </w:ins>
              </w:p>
            </w:tc>
            <w:customXmlInsRangeStart w:id="10556" w:author="Strzelczyk, Anthony (A.)" w:date="2020-12-18T10:28:00Z"/>
          </w:sdtContent>
        </w:sdt>
        <w:customXmlInsRangeEnd w:id="10556"/>
      </w:tr>
      <w:tr w:rsidR="00C21279" w:rsidRPr="004051D0" w14:paraId="54D3D276" w14:textId="77777777" w:rsidTr="00FB0CAE">
        <w:trPr>
          <w:gridAfter w:val="1"/>
          <w:wAfter w:w="15" w:type="dxa"/>
          <w:ins w:id="10557" w:author="Strzelczyk, Anthony (A.)" w:date="2020-12-18T10:28:00Z"/>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B9A204" w14:textId="77777777" w:rsidR="00C21279" w:rsidRPr="004051D0" w:rsidRDefault="00C21279" w:rsidP="00FB0CAE">
            <w:pPr>
              <w:rPr>
                <w:ins w:id="10558" w:author="Strzelczyk, Anthony (A.)" w:date="2020-12-18T10:28:00Z"/>
                <w:rFonts w:cs="Arial"/>
                <w:bCs/>
                <w:vanish/>
                <w:color w:val="808080" w:themeColor="background1" w:themeShade="80"/>
                <w:sz w:val="16"/>
                <w:szCs w:val="14"/>
              </w:rPr>
            </w:pPr>
            <w:ins w:id="10559" w:author="Strzelczyk, Anthony (A.)" w:date="2020-12-18T10:28:00Z">
              <w:r>
                <w:fldChar w:fldCharType="begin"/>
              </w:r>
              <w:r>
                <w:rPr>
                  <w:vanish/>
                </w:rPr>
                <w:instrText xml:space="preserve"> HYPERLINK "http://wiki.ford.com/display/RequirementsEngineering/Requirements+Attributes" </w:instrText>
              </w:r>
              <w:r>
                <w:fldChar w:fldCharType="separate"/>
              </w:r>
              <w:r w:rsidRPr="004051D0">
                <w:rPr>
                  <w:rStyle w:val="Hyperlink"/>
                  <w:rFonts w:cs="Arial"/>
                  <w:bCs/>
                  <w:vanish/>
                  <w:sz w:val="16"/>
                  <w:szCs w:val="14"/>
                </w:rPr>
                <w:t>Req. Template</w:t>
              </w:r>
              <w:r>
                <w:rPr>
                  <w:rStyle w:val="Hyperlink"/>
                  <w:rFonts w:cs="Arial"/>
                  <w:bCs/>
                  <w:vanish/>
                  <w:sz w:val="16"/>
                  <w:szCs w:val="14"/>
                </w:rPr>
                <w:fldChar w:fldCharType="end"/>
              </w:r>
              <w:r w:rsidRPr="004051D0">
                <w:rPr>
                  <w:rFonts w:cs="Arial"/>
                  <w:bCs/>
                  <w:vanish/>
                  <w:color w:val="808080" w:themeColor="background1" w:themeShade="80"/>
                  <w:sz w:val="16"/>
                  <w:szCs w:val="14"/>
                </w:rPr>
                <w:t xml:space="preserve"> Version</w:t>
              </w:r>
            </w:ins>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894A12" w14:textId="1703003D" w:rsidR="00C21279" w:rsidRPr="004051D0" w:rsidRDefault="00C21279" w:rsidP="00FB0CAE">
            <w:pPr>
              <w:rPr>
                <w:ins w:id="10560" w:author="Strzelczyk, Anthony (A.)" w:date="2020-12-18T10:28:00Z"/>
                <w:rFonts w:cs="Arial"/>
                <w:bCs/>
                <w:vanish/>
                <w:color w:val="808080" w:themeColor="background1" w:themeShade="80"/>
                <w:sz w:val="16"/>
                <w:szCs w:val="14"/>
              </w:rPr>
            </w:pPr>
            <w:ins w:id="10561" w:author="Strzelczyk, Anthony (A.)" w:date="2020-12-18T10:28:00Z">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6</w:t>
            </w:r>
            <w:ins w:id="10562" w:author="Strzelczyk, Anthony (A.)" w:date="2020-12-18T10:28:00Z">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ins>
            <w:r w:rsidR="004E4A52">
              <w:rPr>
                <w:rFonts w:cs="Arial"/>
                <w:bCs/>
                <w:vanish/>
                <w:color w:val="808080" w:themeColor="background1" w:themeShade="80"/>
                <w:sz w:val="16"/>
                <w:szCs w:val="14"/>
              </w:rPr>
              <w:t>1b</w:t>
            </w:r>
            <w:ins w:id="10563" w:author="Strzelczyk, Anthony (A.)" w:date="2020-12-18T10:28:00Z">
              <w:r w:rsidRPr="004051D0">
                <w:rPr>
                  <w:rFonts w:cs="Arial"/>
                  <w:bCs/>
                  <w:vanish/>
                  <w:color w:val="808080" w:themeColor="background1" w:themeShade="80"/>
                  <w:sz w:val="16"/>
                  <w:szCs w:val="14"/>
                </w:rPr>
                <w:fldChar w:fldCharType="end"/>
              </w:r>
            </w:ins>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EB6D7B" w14:textId="77777777" w:rsidR="00C21279" w:rsidRPr="004051D0" w:rsidRDefault="00C21279" w:rsidP="00FB0CAE">
            <w:pPr>
              <w:jc w:val="right"/>
              <w:rPr>
                <w:ins w:id="10564" w:author="Strzelczyk, Anthony (A.)" w:date="2020-12-18T10:28:00Z"/>
                <w:rFonts w:cs="Arial"/>
                <w:bCs/>
                <w:color w:val="808080" w:themeColor="background1" w:themeShade="80"/>
                <w:sz w:val="16"/>
                <w:szCs w:val="14"/>
              </w:rPr>
            </w:pPr>
            <w:ins w:id="10565" w:author="Strzelczyk, Anthony (A.)" w:date="2020-12-18T10:28:00Z">
              <w:r w:rsidRPr="004051D0">
                <w:rPr>
                  <w:rFonts w:cs="Arial"/>
                  <w:bCs/>
                  <w:color w:val="808080" w:themeColor="background1" w:themeShade="80"/>
                  <w:sz w:val="16"/>
                  <w:szCs w:val="14"/>
                </w:rPr>
                <w:t>End of Requirement</w:t>
              </w:r>
            </w:ins>
          </w:p>
        </w:tc>
      </w:tr>
    </w:tbl>
    <w:p w14:paraId="5D3DDD58" w14:textId="77777777" w:rsidR="00C21279" w:rsidRPr="00C66B68" w:rsidRDefault="00C21279" w:rsidP="00C21279">
      <w:pPr>
        <w:rPr>
          <w:ins w:id="10566" w:author="Strzelczyk, Anthony (A.)" w:date="2020-12-18T10:28:00Z"/>
          <w:rFonts w:cs="Arial"/>
        </w:rPr>
      </w:pPr>
    </w:p>
    <w:p w14:paraId="60A5C130" w14:textId="7DDA1C3C" w:rsidR="00445629" w:rsidDel="005428B0" w:rsidRDefault="00445629">
      <w:pPr>
        <w:spacing w:line="240" w:lineRule="atLeast"/>
        <w:rPr>
          <w:del w:id="10567" w:author="Strzelczyk, Anthony (A.)" w:date="2020-12-11T13:41:00Z"/>
        </w:rPr>
        <w:pPrChange w:id="10568" w:author="Strzelczyk, Anthony (A.)" w:date="2020-12-11T12:24:00Z">
          <w:pPr/>
        </w:pPrChange>
      </w:pPr>
      <w:bookmarkStart w:id="10569" w:name="_Toc58586990"/>
      <w:bookmarkStart w:id="10570" w:name="_Toc58938125"/>
      <w:bookmarkStart w:id="10571" w:name="_Toc58939464"/>
      <w:bookmarkStart w:id="10572" w:name="_Toc59108361"/>
      <w:bookmarkStart w:id="10573" w:name="_Toc59300865"/>
      <w:bookmarkStart w:id="10574" w:name="_Toc59303581"/>
      <w:bookmarkStart w:id="10575" w:name="_Toc59515413"/>
      <w:bookmarkStart w:id="10576" w:name="_Toc59628661"/>
      <w:bookmarkStart w:id="10577" w:name="_Toc60752296"/>
      <w:bookmarkStart w:id="10578" w:name="_Toc61061089"/>
      <w:bookmarkStart w:id="10579" w:name="_Toc61516886"/>
      <w:bookmarkStart w:id="10580" w:name="_Toc61517291"/>
      <w:bookmarkStart w:id="10581" w:name="_Toc61517696"/>
      <w:bookmarkStart w:id="10582" w:name="_Toc62469382"/>
      <w:bookmarkStart w:id="10583" w:name="_Toc62469788"/>
      <w:bookmarkStart w:id="10584" w:name="_Toc62806127"/>
      <w:bookmarkStart w:id="10585" w:name="_Toc63148918"/>
      <w:bookmarkStart w:id="10586" w:name="_Toc64530194"/>
      <w:bookmarkStart w:id="10587" w:name="_Toc65959163"/>
      <w:bookmarkStart w:id="10588" w:name="_Toc66036110"/>
      <w:bookmarkStart w:id="10589" w:name="_Toc66169919"/>
      <w:bookmarkStart w:id="10590" w:name="_Toc66170333"/>
      <w:bookmarkStart w:id="10591" w:name="_Toc66171085"/>
      <w:bookmarkStart w:id="10592" w:name="_Toc66171468"/>
      <w:bookmarkStart w:id="10593" w:name="_Toc66171851"/>
      <w:bookmarkStart w:id="10594" w:name="_Toc70442938"/>
      <w:bookmarkStart w:id="10595" w:name="_Toc70494874"/>
      <w:bookmarkStart w:id="10596" w:name="_Toc70511044"/>
      <w:bookmarkStart w:id="10597" w:name="_Toc70511438"/>
      <w:bookmarkStart w:id="10598" w:name="_Toc70511821"/>
      <w:bookmarkStart w:id="10599" w:name="_Toc70512204"/>
      <w:bookmarkStart w:id="10600" w:name="_Toc89249936"/>
      <w:bookmarkStart w:id="10601" w:name="_Toc89439875"/>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p>
    <w:p w14:paraId="51F14A4B" w14:textId="702019F4" w:rsidR="00445629" w:rsidRPr="0017445F" w:rsidDel="005428B0" w:rsidRDefault="00445629">
      <w:pPr>
        <w:pStyle w:val="RERequirement"/>
        <w:shd w:val="clear" w:color="auto" w:fill="F2F2F2" w:themeFill="background1" w:themeFillShade="F2"/>
        <w:spacing w:line="240" w:lineRule="atLeast"/>
        <w:rPr>
          <w:del w:id="10602" w:author="Strzelczyk, Anthony (A.)" w:date="2020-12-11T13:41:00Z"/>
        </w:rPr>
        <w:pPrChange w:id="10603" w:author="Strzelczyk, Anthony (A.)" w:date="2020-12-11T12:24:00Z">
          <w:pPr>
            <w:pStyle w:val="RERequirement"/>
            <w:shd w:val="clear" w:color="auto" w:fill="F2F2F2" w:themeFill="background1" w:themeFillShade="F2"/>
          </w:pPr>
        </w:pPrChange>
      </w:pPr>
      <w:bookmarkStart w:id="10604" w:name="_22486b53a8822a9bd009c58f932054c0"/>
      <w:bookmarkEnd w:id="10604"/>
      <w:del w:id="10605" w:author="Strzelczyk, Anthony (A.)" w:date="2020-12-11T13:41:00Z">
        <w:r w:rsidDel="005428B0">
          <w:delText xml:space="preserve"> Rear Fog Light Switch HMI</w:delText>
        </w:r>
        <w:bookmarkStart w:id="10606" w:name="_Toc58586991"/>
        <w:bookmarkStart w:id="10607" w:name="_Toc58938126"/>
        <w:bookmarkStart w:id="10608" w:name="_Toc58939465"/>
        <w:bookmarkStart w:id="10609" w:name="_Toc59108362"/>
        <w:bookmarkStart w:id="10610" w:name="_Toc59300866"/>
        <w:bookmarkStart w:id="10611" w:name="_Toc59303582"/>
        <w:bookmarkStart w:id="10612" w:name="_Toc59515414"/>
        <w:bookmarkStart w:id="10613" w:name="_Toc59628662"/>
        <w:bookmarkStart w:id="10614" w:name="_Toc60752297"/>
        <w:bookmarkStart w:id="10615" w:name="_Toc61061090"/>
        <w:bookmarkStart w:id="10616" w:name="_Toc61516887"/>
        <w:bookmarkStart w:id="10617" w:name="_Toc61517292"/>
        <w:bookmarkStart w:id="10618" w:name="_Toc61517697"/>
        <w:bookmarkStart w:id="10619" w:name="_Toc62469383"/>
        <w:bookmarkStart w:id="10620" w:name="_Toc62469789"/>
        <w:bookmarkStart w:id="10621" w:name="_Toc62806128"/>
        <w:bookmarkStart w:id="10622" w:name="_Toc63148919"/>
        <w:bookmarkStart w:id="10623" w:name="_Toc64530195"/>
        <w:bookmarkStart w:id="10624" w:name="_Toc65959164"/>
        <w:bookmarkStart w:id="10625" w:name="_Toc66036111"/>
        <w:bookmarkStart w:id="10626" w:name="_Toc66169920"/>
        <w:bookmarkStart w:id="10627" w:name="_Toc66170334"/>
        <w:bookmarkStart w:id="10628" w:name="_Toc66171086"/>
        <w:bookmarkStart w:id="10629" w:name="_Toc66171469"/>
        <w:bookmarkStart w:id="10630" w:name="_Toc66171852"/>
        <w:bookmarkStart w:id="10631" w:name="_Toc70442939"/>
        <w:bookmarkStart w:id="10632" w:name="_Toc70494875"/>
        <w:bookmarkStart w:id="10633" w:name="_Toc70511045"/>
        <w:bookmarkStart w:id="10634" w:name="_Toc70511439"/>
        <w:bookmarkStart w:id="10635" w:name="_Toc70511822"/>
        <w:bookmarkStart w:id="10636" w:name="_Toc70512205"/>
        <w:bookmarkStart w:id="10637" w:name="_Toc89249937"/>
        <w:bookmarkStart w:id="10638" w:name="_Toc89439876"/>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del>
    </w:p>
    <w:p w14:paraId="30BC02C1" w14:textId="36576DE9" w:rsidR="00445629" w:rsidDel="005428B0" w:rsidRDefault="00445629">
      <w:pPr>
        <w:spacing w:line="240" w:lineRule="atLeast"/>
        <w:rPr>
          <w:del w:id="10639" w:author="Strzelczyk, Anthony (A.)" w:date="2020-12-11T13:41:00Z"/>
          <w:rFonts w:cs="Arial"/>
        </w:rPr>
        <w:pPrChange w:id="10640" w:author="Strzelczyk, Anthony (A.)" w:date="2020-12-11T12:24:00Z">
          <w:pPr/>
        </w:pPrChange>
      </w:pPr>
      <w:del w:id="10641" w:author="Strzelczyk, Anthony (A.)" w:date="2020-12-11T13:41:00Z">
        <w:r w:rsidDel="005428B0">
          <w:rPr>
            <w:rFonts w:cs="Arial"/>
          </w:rPr>
          <w:delText>There shall be a HMI switch to activate and deactivate the Feature.</w:delText>
        </w:r>
        <w:bookmarkStart w:id="10642" w:name="_Toc58586992"/>
        <w:bookmarkStart w:id="10643" w:name="_Toc58938127"/>
        <w:bookmarkStart w:id="10644" w:name="_Toc58939466"/>
        <w:bookmarkStart w:id="10645" w:name="_Toc59108363"/>
        <w:bookmarkStart w:id="10646" w:name="_Toc59300867"/>
        <w:bookmarkStart w:id="10647" w:name="_Toc59303583"/>
        <w:bookmarkStart w:id="10648" w:name="_Toc59515415"/>
        <w:bookmarkStart w:id="10649" w:name="_Toc59628663"/>
        <w:bookmarkStart w:id="10650" w:name="_Toc60752298"/>
        <w:bookmarkStart w:id="10651" w:name="_Toc61061091"/>
        <w:bookmarkStart w:id="10652" w:name="_Toc61516888"/>
        <w:bookmarkStart w:id="10653" w:name="_Toc61517293"/>
        <w:bookmarkStart w:id="10654" w:name="_Toc61517698"/>
        <w:bookmarkStart w:id="10655" w:name="_Toc62469384"/>
        <w:bookmarkStart w:id="10656" w:name="_Toc62469790"/>
        <w:bookmarkStart w:id="10657" w:name="_Toc62806129"/>
        <w:bookmarkStart w:id="10658" w:name="_Toc63148920"/>
        <w:bookmarkStart w:id="10659" w:name="_Toc64530196"/>
        <w:bookmarkStart w:id="10660" w:name="_Toc65959165"/>
        <w:bookmarkStart w:id="10661" w:name="_Toc66036112"/>
        <w:bookmarkStart w:id="10662" w:name="_Toc66169921"/>
        <w:bookmarkStart w:id="10663" w:name="_Toc66170335"/>
        <w:bookmarkStart w:id="10664" w:name="_Toc66171087"/>
        <w:bookmarkStart w:id="10665" w:name="_Toc66171470"/>
        <w:bookmarkStart w:id="10666" w:name="_Toc66171853"/>
        <w:bookmarkStart w:id="10667" w:name="_Toc70442940"/>
        <w:bookmarkStart w:id="10668" w:name="_Toc70494876"/>
        <w:bookmarkStart w:id="10669" w:name="_Toc70511046"/>
        <w:bookmarkStart w:id="10670" w:name="_Toc70511440"/>
        <w:bookmarkStart w:id="10671" w:name="_Toc70511823"/>
        <w:bookmarkStart w:id="10672" w:name="_Toc70512206"/>
        <w:bookmarkStart w:id="10673" w:name="_Toc89249938"/>
        <w:bookmarkStart w:id="10674" w:name="_Toc89439877"/>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del>
    </w:p>
    <w:p w14:paraId="37C261FB" w14:textId="532046EE" w:rsidR="00445629" w:rsidDel="005428B0" w:rsidRDefault="00445629">
      <w:pPr>
        <w:spacing w:line="240" w:lineRule="atLeast"/>
        <w:rPr>
          <w:del w:id="10675" w:author="Strzelczyk, Anthony (A.)" w:date="2020-12-11T13:41:00Z"/>
          <w:rFonts w:cs="Arial"/>
        </w:rPr>
        <w:pPrChange w:id="10676" w:author="Strzelczyk, Anthony (A.)" w:date="2020-12-11T12:24:00Z">
          <w:pPr/>
        </w:pPrChange>
      </w:pPr>
      <w:bookmarkStart w:id="10677" w:name="_Toc58586993"/>
      <w:bookmarkStart w:id="10678" w:name="_Toc58938128"/>
      <w:bookmarkStart w:id="10679" w:name="_Toc58939467"/>
      <w:bookmarkStart w:id="10680" w:name="_Toc59108364"/>
      <w:bookmarkStart w:id="10681" w:name="_Toc59300868"/>
      <w:bookmarkStart w:id="10682" w:name="_Toc59303584"/>
      <w:bookmarkStart w:id="10683" w:name="_Toc59515416"/>
      <w:bookmarkStart w:id="10684" w:name="_Toc59628664"/>
      <w:bookmarkStart w:id="10685" w:name="_Toc60752299"/>
      <w:bookmarkStart w:id="10686" w:name="_Toc61061092"/>
      <w:bookmarkStart w:id="10687" w:name="_Toc61516889"/>
      <w:bookmarkStart w:id="10688" w:name="_Toc61517294"/>
      <w:bookmarkStart w:id="10689" w:name="_Toc61517699"/>
      <w:bookmarkStart w:id="10690" w:name="_Toc62469385"/>
      <w:bookmarkStart w:id="10691" w:name="_Toc62469791"/>
      <w:bookmarkStart w:id="10692" w:name="_Toc62806130"/>
      <w:bookmarkStart w:id="10693" w:name="_Toc63148921"/>
      <w:bookmarkStart w:id="10694" w:name="_Toc64530197"/>
      <w:bookmarkStart w:id="10695" w:name="_Toc65959166"/>
      <w:bookmarkStart w:id="10696" w:name="_Toc66036113"/>
      <w:bookmarkStart w:id="10697" w:name="_Toc66169922"/>
      <w:bookmarkStart w:id="10698" w:name="_Toc66170336"/>
      <w:bookmarkStart w:id="10699" w:name="_Toc66171088"/>
      <w:bookmarkStart w:id="10700" w:name="_Toc66171471"/>
      <w:bookmarkStart w:id="10701" w:name="_Toc66171854"/>
      <w:bookmarkStart w:id="10702" w:name="_Toc70442941"/>
      <w:bookmarkStart w:id="10703" w:name="_Toc70494877"/>
      <w:bookmarkStart w:id="10704" w:name="_Toc70511047"/>
      <w:bookmarkStart w:id="10705" w:name="_Toc70511441"/>
      <w:bookmarkStart w:id="10706" w:name="_Toc70511824"/>
      <w:bookmarkStart w:id="10707" w:name="_Toc70512207"/>
      <w:bookmarkStart w:id="10708" w:name="_Toc89249939"/>
      <w:bookmarkStart w:id="10709" w:name="_Toc89439878"/>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445629" w:rsidRPr="00B3499B" w:rsidDel="005428B0" w14:paraId="2308B330" w14:textId="3B51A1FD" w:rsidTr="005C492B">
        <w:trPr>
          <w:del w:id="10710" w:author="Strzelczyk, Anthony (A.)" w:date="2020-12-11T13:41:00Z"/>
        </w:trPr>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5B90B" w14:textId="01FBFE26" w:rsidR="00445629" w:rsidRPr="00B3499B" w:rsidDel="005428B0" w:rsidRDefault="00445629">
            <w:pPr>
              <w:spacing w:line="240" w:lineRule="atLeast"/>
              <w:rPr>
                <w:del w:id="10711" w:author="Strzelczyk, Anthony (A.)" w:date="2020-12-11T13:41:00Z"/>
                <w:rFonts w:eastAsiaTheme="minorHAnsi" w:cs="Arial"/>
                <w:bCs/>
                <w:color w:val="808080" w:themeColor="background1" w:themeShade="80"/>
                <w:sz w:val="16"/>
                <w:szCs w:val="14"/>
              </w:rPr>
              <w:pPrChange w:id="10712" w:author="Strzelczyk, Anthony (A.)" w:date="2020-12-11T12:24:00Z">
                <w:pPr/>
              </w:pPrChange>
            </w:pPr>
            <w:del w:id="10713" w:author="Strzelczyk, Anthony (A.)" w:date="2020-12-11T13:41:00Z">
              <w:r w:rsidRPr="00B3499B" w:rsidDel="005428B0">
                <w:rPr>
                  <w:rFonts w:cs="Arial"/>
                  <w:bCs/>
                  <w:color w:val="808080" w:themeColor="background1" w:themeShade="80"/>
                  <w:sz w:val="16"/>
                  <w:szCs w:val="14"/>
                </w:rPr>
                <w:delText xml:space="preserve">Requirement ID: </w:delText>
              </w:r>
              <w:bookmarkStart w:id="10714" w:name="_Toc58586994"/>
              <w:bookmarkStart w:id="10715" w:name="_Toc58938129"/>
              <w:bookmarkStart w:id="10716" w:name="_Toc58939468"/>
              <w:bookmarkStart w:id="10717" w:name="_Toc59108365"/>
              <w:bookmarkStart w:id="10718" w:name="_Toc59300869"/>
              <w:bookmarkStart w:id="10719" w:name="_Toc59303585"/>
              <w:bookmarkStart w:id="10720" w:name="_Toc59515417"/>
              <w:bookmarkStart w:id="10721" w:name="_Toc59628665"/>
              <w:bookmarkStart w:id="10722" w:name="_Toc60752300"/>
              <w:bookmarkStart w:id="10723" w:name="_Toc61061093"/>
              <w:bookmarkStart w:id="10724" w:name="_Toc61516890"/>
              <w:bookmarkStart w:id="10725" w:name="_Toc61517295"/>
              <w:bookmarkStart w:id="10726" w:name="_Toc61517700"/>
              <w:bookmarkStart w:id="10727" w:name="_Toc62469386"/>
              <w:bookmarkStart w:id="10728" w:name="_Toc62469792"/>
              <w:bookmarkStart w:id="10729" w:name="_Toc62806131"/>
              <w:bookmarkStart w:id="10730" w:name="_Toc63148922"/>
              <w:bookmarkStart w:id="10731" w:name="_Toc64530198"/>
              <w:bookmarkStart w:id="10732" w:name="_Toc65959167"/>
              <w:bookmarkStart w:id="10733" w:name="_Toc66036114"/>
              <w:bookmarkStart w:id="10734" w:name="_Toc66169923"/>
              <w:bookmarkStart w:id="10735" w:name="_Toc66170337"/>
              <w:bookmarkStart w:id="10736" w:name="_Toc66171089"/>
              <w:bookmarkStart w:id="10737" w:name="_Toc66171472"/>
              <w:bookmarkStart w:id="10738" w:name="_Toc66171855"/>
              <w:bookmarkStart w:id="10739" w:name="_Toc70442942"/>
              <w:bookmarkStart w:id="10740" w:name="_Toc70494878"/>
              <w:bookmarkStart w:id="10741" w:name="_Toc70511048"/>
              <w:bookmarkStart w:id="10742" w:name="_Toc70511442"/>
              <w:bookmarkStart w:id="10743" w:name="_Toc70511825"/>
              <w:bookmarkStart w:id="10744" w:name="_Toc70512208"/>
              <w:bookmarkStart w:id="10745" w:name="_Toc89249940"/>
              <w:bookmarkStart w:id="10746" w:name="_Toc89439879"/>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del>
          </w:p>
        </w:tc>
        <w:bookmarkStart w:id="10747" w:name="_Toc58586995"/>
        <w:bookmarkStart w:id="10748" w:name="_Toc58938130"/>
        <w:bookmarkStart w:id="10749" w:name="_Toc58939469"/>
        <w:bookmarkStart w:id="10750" w:name="_Toc59108366"/>
        <w:bookmarkStart w:id="10751" w:name="_Toc59300870"/>
        <w:bookmarkStart w:id="10752" w:name="_Toc59303586"/>
        <w:bookmarkStart w:id="10753" w:name="_Toc59515418"/>
        <w:bookmarkStart w:id="10754" w:name="_Toc59628666"/>
        <w:bookmarkStart w:id="10755" w:name="_Toc60752301"/>
        <w:bookmarkStart w:id="10756" w:name="_Toc61061094"/>
        <w:bookmarkStart w:id="10757" w:name="_Toc61516891"/>
        <w:bookmarkStart w:id="10758" w:name="_Toc61517296"/>
        <w:bookmarkStart w:id="10759" w:name="_Toc61517701"/>
        <w:bookmarkStart w:id="10760" w:name="_Toc62469387"/>
        <w:bookmarkStart w:id="10761" w:name="_Toc62469793"/>
        <w:bookmarkStart w:id="10762" w:name="_Toc62806132"/>
        <w:bookmarkStart w:id="10763" w:name="_Toc63148923"/>
        <w:bookmarkStart w:id="10764" w:name="_Toc64530199"/>
        <w:bookmarkStart w:id="10765" w:name="_Toc65959168"/>
        <w:bookmarkStart w:id="10766" w:name="_Toc66036115"/>
        <w:bookmarkStart w:id="10767" w:name="_Toc66169924"/>
        <w:bookmarkStart w:id="10768" w:name="_Toc66170338"/>
        <w:bookmarkStart w:id="10769" w:name="_Toc66171090"/>
        <w:bookmarkStart w:id="10770" w:name="_Toc66171473"/>
        <w:bookmarkStart w:id="10771" w:name="_Toc66171856"/>
        <w:bookmarkStart w:id="10772" w:name="_Toc70442943"/>
        <w:bookmarkStart w:id="10773" w:name="_Toc70494879"/>
        <w:bookmarkStart w:id="10774" w:name="_Toc70511049"/>
        <w:bookmarkStart w:id="10775" w:name="_Toc70511443"/>
        <w:bookmarkStart w:id="10776" w:name="_Toc70511826"/>
        <w:bookmarkStart w:id="10777" w:name="_Toc70512209"/>
        <w:bookmarkStart w:id="10778" w:name="_Toc89249941"/>
        <w:bookmarkStart w:id="10779" w:name="_Toc89439880"/>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tr>
      <w:tr w:rsidR="00445629" w:rsidRPr="00B3499B" w:rsidDel="005428B0" w14:paraId="1E730F52" w14:textId="3F73C73C" w:rsidTr="005C492B">
        <w:trPr>
          <w:del w:id="10780" w:author="Strzelczyk, Anthony (A.)" w:date="2020-12-11T13:4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CF0A43" w14:textId="7D04FCF6" w:rsidR="00445629" w:rsidRPr="00B3499B" w:rsidDel="005428B0" w:rsidRDefault="00445629">
            <w:pPr>
              <w:spacing w:line="240" w:lineRule="atLeast"/>
              <w:rPr>
                <w:del w:id="10781" w:author="Strzelczyk, Anthony (A.)" w:date="2020-12-11T13:41:00Z"/>
                <w:rFonts w:eastAsiaTheme="minorHAnsi" w:cs="Arial"/>
                <w:b/>
                <w:bCs/>
                <w:sz w:val="16"/>
                <w:szCs w:val="14"/>
              </w:rPr>
              <w:pPrChange w:id="10782" w:author="Strzelczyk, Anthony (A.)" w:date="2020-12-11T12:24:00Z">
                <w:pPr/>
              </w:pPrChange>
            </w:pPr>
            <w:del w:id="10783" w:author="Strzelczyk, Anthony (A.)" w:date="2020-12-11T13:41:00Z">
              <w:r w:rsidRPr="00B3499B" w:rsidDel="005428B0">
                <w:rPr>
                  <w:rFonts w:cs="Arial"/>
                  <w:b/>
                  <w:bCs/>
                  <w:sz w:val="16"/>
                  <w:szCs w:val="14"/>
                </w:rPr>
                <w:delText>Rationale</w:delText>
              </w:r>
              <w:bookmarkStart w:id="10784" w:name="_Toc58586996"/>
              <w:bookmarkStart w:id="10785" w:name="_Toc58938131"/>
              <w:bookmarkStart w:id="10786" w:name="_Toc58939470"/>
              <w:bookmarkStart w:id="10787" w:name="_Toc59108367"/>
              <w:bookmarkStart w:id="10788" w:name="_Toc59300871"/>
              <w:bookmarkStart w:id="10789" w:name="_Toc59303587"/>
              <w:bookmarkStart w:id="10790" w:name="_Toc59515419"/>
              <w:bookmarkStart w:id="10791" w:name="_Toc59628667"/>
              <w:bookmarkStart w:id="10792" w:name="_Toc60752302"/>
              <w:bookmarkStart w:id="10793" w:name="_Toc61061095"/>
              <w:bookmarkStart w:id="10794" w:name="_Toc61516892"/>
              <w:bookmarkStart w:id="10795" w:name="_Toc61517297"/>
              <w:bookmarkStart w:id="10796" w:name="_Toc61517702"/>
              <w:bookmarkStart w:id="10797" w:name="_Toc62469388"/>
              <w:bookmarkStart w:id="10798" w:name="_Toc62469794"/>
              <w:bookmarkStart w:id="10799" w:name="_Toc62806133"/>
              <w:bookmarkStart w:id="10800" w:name="_Toc63148924"/>
              <w:bookmarkStart w:id="10801" w:name="_Toc64530200"/>
              <w:bookmarkStart w:id="10802" w:name="_Toc65959169"/>
              <w:bookmarkStart w:id="10803" w:name="_Toc66036116"/>
              <w:bookmarkStart w:id="10804" w:name="_Toc66169925"/>
              <w:bookmarkStart w:id="10805" w:name="_Toc66170339"/>
              <w:bookmarkStart w:id="10806" w:name="_Toc66171091"/>
              <w:bookmarkStart w:id="10807" w:name="_Toc66171474"/>
              <w:bookmarkStart w:id="10808" w:name="_Toc66171857"/>
              <w:bookmarkStart w:id="10809" w:name="_Toc70442944"/>
              <w:bookmarkStart w:id="10810" w:name="_Toc70494880"/>
              <w:bookmarkStart w:id="10811" w:name="_Toc70511050"/>
              <w:bookmarkStart w:id="10812" w:name="_Toc70511444"/>
              <w:bookmarkStart w:id="10813" w:name="_Toc70511827"/>
              <w:bookmarkStart w:id="10814" w:name="_Toc70512210"/>
              <w:bookmarkStart w:id="10815" w:name="_Toc89249942"/>
              <w:bookmarkStart w:id="10816" w:name="_Toc89439881"/>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96D4D" w14:textId="43697329" w:rsidR="00445629" w:rsidDel="005428B0" w:rsidRDefault="00445629">
            <w:pPr>
              <w:spacing w:line="240" w:lineRule="atLeast"/>
              <w:rPr>
                <w:del w:id="10817" w:author="Strzelczyk, Anthony (A.)" w:date="2020-12-11T13:41:00Z"/>
              </w:rPr>
              <w:pPrChange w:id="10818" w:author="Strzelczyk, Anthony (A.)" w:date="2020-12-11T12:24:00Z">
                <w:pPr/>
              </w:pPrChange>
            </w:pPr>
            <w:bookmarkStart w:id="10819" w:name="_Toc58586997"/>
            <w:bookmarkStart w:id="10820" w:name="_Toc58938132"/>
            <w:bookmarkStart w:id="10821" w:name="_Toc58939471"/>
            <w:bookmarkStart w:id="10822" w:name="_Toc59108368"/>
            <w:bookmarkStart w:id="10823" w:name="_Toc59300872"/>
            <w:bookmarkStart w:id="10824" w:name="_Toc59303588"/>
            <w:bookmarkStart w:id="10825" w:name="_Toc59515420"/>
            <w:bookmarkStart w:id="10826" w:name="_Toc59628668"/>
            <w:bookmarkStart w:id="10827" w:name="_Toc60752303"/>
            <w:bookmarkStart w:id="10828" w:name="_Toc61061096"/>
            <w:bookmarkStart w:id="10829" w:name="_Toc61516893"/>
            <w:bookmarkStart w:id="10830" w:name="_Toc61517298"/>
            <w:bookmarkStart w:id="10831" w:name="_Toc61517703"/>
            <w:bookmarkStart w:id="10832" w:name="_Toc62469389"/>
            <w:bookmarkStart w:id="10833" w:name="_Toc62469795"/>
            <w:bookmarkStart w:id="10834" w:name="_Toc62806134"/>
            <w:bookmarkStart w:id="10835" w:name="_Toc63148925"/>
            <w:bookmarkStart w:id="10836" w:name="_Toc64530201"/>
            <w:bookmarkStart w:id="10837" w:name="_Toc65959170"/>
            <w:bookmarkStart w:id="10838" w:name="_Toc66036117"/>
            <w:bookmarkStart w:id="10839" w:name="_Toc66169926"/>
            <w:bookmarkStart w:id="10840" w:name="_Toc66170340"/>
            <w:bookmarkStart w:id="10841" w:name="_Toc66171092"/>
            <w:bookmarkStart w:id="10842" w:name="_Toc66171475"/>
            <w:bookmarkStart w:id="10843" w:name="_Toc66171858"/>
            <w:bookmarkStart w:id="10844" w:name="_Toc70442945"/>
            <w:bookmarkStart w:id="10845" w:name="_Toc70494881"/>
            <w:bookmarkStart w:id="10846" w:name="_Toc70511051"/>
            <w:bookmarkStart w:id="10847" w:name="_Toc70511445"/>
            <w:bookmarkStart w:id="10848" w:name="_Toc70511828"/>
            <w:bookmarkStart w:id="10849" w:name="_Toc70512211"/>
            <w:bookmarkStart w:id="10850" w:name="_Toc89249943"/>
            <w:bookmarkStart w:id="10851" w:name="_Toc89439882"/>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p>
        </w:tc>
        <w:bookmarkStart w:id="10852" w:name="_Toc58586998"/>
        <w:bookmarkStart w:id="10853" w:name="_Toc58938133"/>
        <w:bookmarkStart w:id="10854" w:name="_Toc58939472"/>
        <w:bookmarkStart w:id="10855" w:name="_Toc59108369"/>
        <w:bookmarkStart w:id="10856" w:name="_Toc59300873"/>
        <w:bookmarkStart w:id="10857" w:name="_Toc59303589"/>
        <w:bookmarkStart w:id="10858" w:name="_Toc59515421"/>
        <w:bookmarkStart w:id="10859" w:name="_Toc59628669"/>
        <w:bookmarkStart w:id="10860" w:name="_Toc60752304"/>
        <w:bookmarkStart w:id="10861" w:name="_Toc61061097"/>
        <w:bookmarkStart w:id="10862" w:name="_Toc61516894"/>
        <w:bookmarkStart w:id="10863" w:name="_Toc61517299"/>
        <w:bookmarkStart w:id="10864" w:name="_Toc61517704"/>
        <w:bookmarkStart w:id="10865" w:name="_Toc62469390"/>
        <w:bookmarkStart w:id="10866" w:name="_Toc62469796"/>
        <w:bookmarkStart w:id="10867" w:name="_Toc62806135"/>
        <w:bookmarkStart w:id="10868" w:name="_Toc63148926"/>
        <w:bookmarkStart w:id="10869" w:name="_Toc64530202"/>
        <w:bookmarkStart w:id="10870" w:name="_Toc65959171"/>
        <w:bookmarkStart w:id="10871" w:name="_Toc66036118"/>
        <w:bookmarkStart w:id="10872" w:name="_Toc66169927"/>
        <w:bookmarkStart w:id="10873" w:name="_Toc66170341"/>
        <w:bookmarkStart w:id="10874" w:name="_Toc66171093"/>
        <w:bookmarkStart w:id="10875" w:name="_Toc66171476"/>
        <w:bookmarkStart w:id="10876" w:name="_Toc66171859"/>
        <w:bookmarkStart w:id="10877" w:name="_Toc70442946"/>
        <w:bookmarkStart w:id="10878" w:name="_Toc70494882"/>
        <w:bookmarkStart w:id="10879" w:name="_Toc70511052"/>
        <w:bookmarkStart w:id="10880" w:name="_Toc70511446"/>
        <w:bookmarkStart w:id="10881" w:name="_Toc70511829"/>
        <w:bookmarkStart w:id="10882" w:name="_Toc70512212"/>
        <w:bookmarkStart w:id="10883" w:name="_Toc89249944"/>
        <w:bookmarkStart w:id="10884" w:name="_Toc89439883"/>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tr>
      <w:tr w:rsidR="00445629" w:rsidRPr="00B3499B" w:rsidDel="005428B0" w14:paraId="12000DC0" w14:textId="3C783490" w:rsidTr="005C492B">
        <w:trPr>
          <w:del w:id="10885" w:author="Strzelczyk, Anthony (A.)" w:date="2020-12-11T13:4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F894B" w14:textId="717ADF4B" w:rsidR="00445629" w:rsidRPr="00B3499B" w:rsidDel="005428B0" w:rsidRDefault="00445629">
            <w:pPr>
              <w:spacing w:line="240" w:lineRule="atLeast"/>
              <w:rPr>
                <w:del w:id="10886" w:author="Strzelczyk, Anthony (A.)" w:date="2020-12-11T13:41:00Z"/>
                <w:rFonts w:eastAsiaTheme="minorHAnsi" w:cs="Arial"/>
                <w:b/>
                <w:bCs/>
                <w:sz w:val="16"/>
                <w:szCs w:val="14"/>
              </w:rPr>
              <w:pPrChange w:id="10887" w:author="Strzelczyk, Anthony (A.)" w:date="2020-12-11T12:24:00Z">
                <w:pPr/>
              </w:pPrChange>
            </w:pPr>
            <w:del w:id="10888" w:author="Strzelczyk, Anthony (A.)" w:date="2020-12-11T13:41:00Z">
              <w:r w:rsidRPr="00B3499B" w:rsidDel="005428B0">
                <w:rPr>
                  <w:rFonts w:cs="Arial"/>
                  <w:b/>
                  <w:bCs/>
                  <w:sz w:val="16"/>
                  <w:szCs w:val="14"/>
                </w:rPr>
                <w:delText>Acceptance Criteria</w:delText>
              </w:r>
              <w:bookmarkStart w:id="10889" w:name="_Toc58586999"/>
              <w:bookmarkStart w:id="10890" w:name="_Toc58938134"/>
              <w:bookmarkStart w:id="10891" w:name="_Toc58939473"/>
              <w:bookmarkStart w:id="10892" w:name="_Toc59108370"/>
              <w:bookmarkStart w:id="10893" w:name="_Toc59300874"/>
              <w:bookmarkStart w:id="10894" w:name="_Toc59303590"/>
              <w:bookmarkStart w:id="10895" w:name="_Toc59515422"/>
              <w:bookmarkStart w:id="10896" w:name="_Toc59628670"/>
              <w:bookmarkStart w:id="10897" w:name="_Toc60752305"/>
              <w:bookmarkStart w:id="10898" w:name="_Toc61061098"/>
              <w:bookmarkStart w:id="10899" w:name="_Toc61516895"/>
              <w:bookmarkStart w:id="10900" w:name="_Toc61517300"/>
              <w:bookmarkStart w:id="10901" w:name="_Toc61517705"/>
              <w:bookmarkStart w:id="10902" w:name="_Toc62469391"/>
              <w:bookmarkStart w:id="10903" w:name="_Toc62469797"/>
              <w:bookmarkStart w:id="10904" w:name="_Toc62806136"/>
              <w:bookmarkStart w:id="10905" w:name="_Toc63148927"/>
              <w:bookmarkStart w:id="10906" w:name="_Toc64530203"/>
              <w:bookmarkStart w:id="10907" w:name="_Toc65959172"/>
              <w:bookmarkStart w:id="10908" w:name="_Toc66036119"/>
              <w:bookmarkStart w:id="10909" w:name="_Toc66169928"/>
              <w:bookmarkStart w:id="10910" w:name="_Toc66170342"/>
              <w:bookmarkStart w:id="10911" w:name="_Toc66171094"/>
              <w:bookmarkStart w:id="10912" w:name="_Toc66171477"/>
              <w:bookmarkStart w:id="10913" w:name="_Toc66171860"/>
              <w:bookmarkStart w:id="10914" w:name="_Toc70442947"/>
              <w:bookmarkStart w:id="10915" w:name="_Toc70494883"/>
              <w:bookmarkStart w:id="10916" w:name="_Toc70511053"/>
              <w:bookmarkStart w:id="10917" w:name="_Toc70511447"/>
              <w:bookmarkStart w:id="10918" w:name="_Toc70511830"/>
              <w:bookmarkStart w:id="10919" w:name="_Toc70512213"/>
              <w:bookmarkStart w:id="10920" w:name="_Toc89249945"/>
              <w:bookmarkStart w:id="10921" w:name="_Toc89439884"/>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2C72E" w14:textId="11D53C55" w:rsidR="00445629" w:rsidDel="005428B0" w:rsidRDefault="00445629">
            <w:pPr>
              <w:spacing w:line="240" w:lineRule="atLeast"/>
              <w:rPr>
                <w:del w:id="10922" w:author="Strzelczyk, Anthony (A.)" w:date="2020-12-11T13:41:00Z"/>
              </w:rPr>
              <w:pPrChange w:id="10923" w:author="Strzelczyk, Anthony (A.)" w:date="2020-12-11T12:24:00Z">
                <w:pPr/>
              </w:pPrChange>
            </w:pPr>
            <w:bookmarkStart w:id="10924" w:name="_Toc58587000"/>
            <w:bookmarkStart w:id="10925" w:name="_Toc58938135"/>
            <w:bookmarkStart w:id="10926" w:name="_Toc58939474"/>
            <w:bookmarkStart w:id="10927" w:name="_Toc59108371"/>
            <w:bookmarkStart w:id="10928" w:name="_Toc59300875"/>
            <w:bookmarkStart w:id="10929" w:name="_Toc59303591"/>
            <w:bookmarkStart w:id="10930" w:name="_Toc59515423"/>
            <w:bookmarkStart w:id="10931" w:name="_Toc59628671"/>
            <w:bookmarkStart w:id="10932" w:name="_Toc60752306"/>
            <w:bookmarkStart w:id="10933" w:name="_Toc61061099"/>
            <w:bookmarkStart w:id="10934" w:name="_Toc61516896"/>
            <w:bookmarkStart w:id="10935" w:name="_Toc61517301"/>
            <w:bookmarkStart w:id="10936" w:name="_Toc61517706"/>
            <w:bookmarkStart w:id="10937" w:name="_Toc62469392"/>
            <w:bookmarkStart w:id="10938" w:name="_Toc62469798"/>
            <w:bookmarkStart w:id="10939" w:name="_Toc62806137"/>
            <w:bookmarkStart w:id="10940" w:name="_Toc63148928"/>
            <w:bookmarkStart w:id="10941" w:name="_Toc64530204"/>
            <w:bookmarkStart w:id="10942" w:name="_Toc65959173"/>
            <w:bookmarkStart w:id="10943" w:name="_Toc66036120"/>
            <w:bookmarkStart w:id="10944" w:name="_Toc66169929"/>
            <w:bookmarkStart w:id="10945" w:name="_Toc66170343"/>
            <w:bookmarkStart w:id="10946" w:name="_Toc66171095"/>
            <w:bookmarkStart w:id="10947" w:name="_Toc66171478"/>
            <w:bookmarkStart w:id="10948" w:name="_Toc66171861"/>
            <w:bookmarkStart w:id="10949" w:name="_Toc70442948"/>
            <w:bookmarkStart w:id="10950" w:name="_Toc70494884"/>
            <w:bookmarkStart w:id="10951" w:name="_Toc70511054"/>
            <w:bookmarkStart w:id="10952" w:name="_Toc70511448"/>
            <w:bookmarkStart w:id="10953" w:name="_Toc70511831"/>
            <w:bookmarkStart w:id="10954" w:name="_Toc70512214"/>
            <w:bookmarkStart w:id="10955" w:name="_Toc89249946"/>
            <w:bookmarkStart w:id="10956" w:name="_Toc89439885"/>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p>
        </w:tc>
        <w:bookmarkStart w:id="10957" w:name="_Toc58587001"/>
        <w:bookmarkStart w:id="10958" w:name="_Toc58938136"/>
        <w:bookmarkStart w:id="10959" w:name="_Toc58939475"/>
        <w:bookmarkStart w:id="10960" w:name="_Toc59108372"/>
        <w:bookmarkStart w:id="10961" w:name="_Toc59300876"/>
        <w:bookmarkStart w:id="10962" w:name="_Toc59303592"/>
        <w:bookmarkStart w:id="10963" w:name="_Toc59515424"/>
        <w:bookmarkStart w:id="10964" w:name="_Toc59628672"/>
        <w:bookmarkStart w:id="10965" w:name="_Toc60752307"/>
        <w:bookmarkStart w:id="10966" w:name="_Toc61061100"/>
        <w:bookmarkStart w:id="10967" w:name="_Toc61516897"/>
        <w:bookmarkStart w:id="10968" w:name="_Toc61517302"/>
        <w:bookmarkStart w:id="10969" w:name="_Toc61517707"/>
        <w:bookmarkStart w:id="10970" w:name="_Toc62469393"/>
        <w:bookmarkStart w:id="10971" w:name="_Toc62469799"/>
        <w:bookmarkStart w:id="10972" w:name="_Toc62806138"/>
        <w:bookmarkStart w:id="10973" w:name="_Toc63148929"/>
        <w:bookmarkStart w:id="10974" w:name="_Toc64530205"/>
        <w:bookmarkStart w:id="10975" w:name="_Toc65959174"/>
        <w:bookmarkStart w:id="10976" w:name="_Toc66036121"/>
        <w:bookmarkStart w:id="10977" w:name="_Toc66169930"/>
        <w:bookmarkStart w:id="10978" w:name="_Toc66170344"/>
        <w:bookmarkStart w:id="10979" w:name="_Toc66171096"/>
        <w:bookmarkStart w:id="10980" w:name="_Toc66171479"/>
        <w:bookmarkStart w:id="10981" w:name="_Toc66171862"/>
        <w:bookmarkStart w:id="10982" w:name="_Toc70442949"/>
        <w:bookmarkStart w:id="10983" w:name="_Toc70494885"/>
        <w:bookmarkStart w:id="10984" w:name="_Toc70511055"/>
        <w:bookmarkStart w:id="10985" w:name="_Toc70511449"/>
        <w:bookmarkStart w:id="10986" w:name="_Toc70511832"/>
        <w:bookmarkStart w:id="10987" w:name="_Toc70512215"/>
        <w:bookmarkStart w:id="10988" w:name="_Toc89249947"/>
        <w:bookmarkStart w:id="10989" w:name="_Toc8943988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tr>
      <w:tr w:rsidR="00445629" w:rsidRPr="00B3499B" w:rsidDel="005428B0" w14:paraId="6B8C1EB5" w14:textId="6E4EB39D" w:rsidTr="005C492B">
        <w:trPr>
          <w:del w:id="10990" w:author="Strzelczyk, Anthony (A.)" w:date="2020-12-11T13:4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C30A7" w14:textId="17151AB2" w:rsidR="00445629" w:rsidRPr="00B3499B" w:rsidDel="005428B0" w:rsidRDefault="00445629">
            <w:pPr>
              <w:spacing w:line="240" w:lineRule="atLeast"/>
              <w:rPr>
                <w:del w:id="10991" w:author="Strzelczyk, Anthony (A.)" w:date="2020-12-11T13:41:00Z"/>
                <w:rFonts w:cs="Arial"/>
                <w:sz w:val="16"/>
                <w:szCs w:val="14"/>
              </w:rPr>
              <w:pPrChange w:id="10992" w:author="Strzelczyk, Anthony (A.)" w:date="2020-12-11T12:24:00Z">
                <w:pPr/>
              </w:pPrChange>
            </w:pPr>
            <w:del w:id="10993" w:author="Strzelczyk, Anthony (A.)" w:date="2020-12-11T13:41:00Z">
              <w:r w:rsidRPr="00B3499B" w:rsidDel="005428B0">
                <w:rPr>
                  <w:rFonts w:cs="Arial"/>
                  <w:b/>
                  <w:bCs/>
                  <w:sz w:val="16"/>
                  <w:szCs w:val="14"/>
                </w:rPr>
                <w:delText>Notes</w:delText>
              </w:r>
              <w:bookmarkStart w:id="10994" w:name="_Toc58587002"/>
              <w:bookmarkStart w:id="10995" w:name="_Toc58938137"/>
              <w:bookmarkStart w:id="10996" w:name="_Toc58939476"/>
              <w:bookmarkStart w:id="10997" w:name="_Toc59108373"/>
              <w:bookmarkStart w:id="10998" w:name="_Toc59300877"/>
              <w:bookmarkStart w:id="10999" w:name="_Toc59303593"/>
              <w:bookmarkStart w:id="11000" w:name="_Toc59515425"/>
              <w:bookmarkStart w:id="11001" w:name="_Toc59628673"/>
              <w:bookmarkStart w:id="11002" w:name="_Toc60752308"/>
              <w:bookmarkStart w:id="11003" w:name="_Toc61061101"/>
              <w:bookmarkStart w:id="11004" w:name="_Toc61516898"/>
              <w:bookmarkStart w:id="11005" w:name="_Toc61517303"/>
              <w:bookmarkStart w:id="11006" w:name="_Toc61517708"/>
              <w:bookmarkStart w:id="11007" w:name="_Toc62469394"/>
              <w:bookmarkStart w:id="11008" w:name="_Toc62469800"/>
              <w:bookmarkStart w:id="11009" w:name="_Toc62806139"/>
              <w:bookmarkStart w:id="11010" w:name="_Toc63148930"/>
              <w:bookmarkStart w:id="11011" w:name="_Toc64530206"/>
              <w:bookmarkStart w:id="11012" w:name="_Toc65959175"/>
              <w:bookmarkStart w:id="11013" w:name="_Toc66036122"/>
              <w:bookmarkStart w:id="11014" w:name="_Toc66169931"/>
              <w:bookmarkStart w:id="11015" w:name="_Toc66170345"/>
              <w:bookmarkStart w:id="11016" w:name="_Toc66171097"/>
              <w:bookmarkStart w:id="11017" w:name="_Toc66171480"/>
              <w:bookmarkStart w:id="11018" w:name="_Toc66171863"/>
              <w:bookmarkStart w:id="11019" w:name="_Toc70442950"/>
              <w:bookmarkStart w:id="11020" w:name="_Toc70494886"/>
              <w:bookmarkStart w:id="11021" w:name="_Toc70511056"/>
              <w:bookmarkStart w:id="11022" w:name="_Toc70511450"/>
              <w:bookmarkStart w:id="11023" w:name="_Toc70511833"/>
              <w:bookmarkStart w:id="11024" w:name="_Toc70512216"/>
              <w:bookmarkStart w:id="11025" w:name="_Toc89249948"/>
              <w:bookmarkStart w:id="11026" w:name="_Toc89439887"/>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del>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34F74" w14:textId="1FADEC4B" w:rsidR="00445629" w:rsidDel="005428B0" w:rsidRDefault="00445629">
            <w:pPr>
              <w:spacing w:line="240" w:lineRule="atLeast"/>
              <w:rPr>
                <w:del w:id="11027" w:author="Strzelczyk, Anthony (A.)" w:date="2020-12-11T13:41:00Z"/>
              </w:rPr>
              <w:pPrChange w:id="11028" w:author="Strzelczyk, Anthony (A.)" w:date="2020-12-11T12:24:00Z">
                <w:pPr/>
              </w:pPrChange>
            </w:pPr>
            <w:bookmarkStart w:id="11029" w:name="_Toc58587003"/>
            <w:bookmarkStart w:id="11030" w:name="_Toc58938138"/>
            <w:bookmarkStart w:id="11031" w:name="_Toc58939477"/>
            <w:bookmarkStart w:id="11032" w:name="_Toc59108374"/>
            <w:bookmarkStart w:id="11033" w:name="_Toc59300878"/>
            <w:bookmarkStart w:id="11034" w:name="_Toc59303594"/>
            <w:bookmarkStart w:id="11035" w:name="_Toc59515426"/>
            <w:bookmarkStart w:id="11036" w:name="_Toc59628674"/>
            <w:bookmarkStart w:id="11037" w:name="_Toc60752309"/>
            <w:bookmarkStart w:id="11038" w:name="_Toc61061102"/>
            <w:bookmarkStart w:id="11039" w:name="_Toc61516899"/>
            <w:bookmarkStart w:id="11040" w:name="_Toc61517304"/>
            <w:bookmarkStart w:id="11041" w:name="_Toc61517709"/>
            <w:bookmarkStart w:id="11042" w:name="_Toc62469395"/>
            <w:bookmarkStart w:id="11043" w:name="_Toc62469801"/>
            <w:bookmarkStart w:id="11044" w:name="_Toc62806140"/>
            <w:bookmarkStart w:id="11045" w:name="_Toc63148931"/>
            <w:bookmarkStart w:id="11046" w:name="_Toc64530207"/>
            <w:bookmarkStart w:id="11047" w:name="_Toc65959176"/>
            <w:bookmarkStart w:id="11048" w:name="_Toc66036123"/>
            <w:bookmarkStart w:id="11049" w:name="_Toc66169932"/>
            <w:bookmarkStart w:id="11050" w:name="_Toc66170346"/>
            <w:bookmarkStart w:id="11051" w:name="_Toc66171098"/>
            <w:bookmarkStart w:id="11052" w:name="_Toc66171481"/>
            <w:bookmarkStart w:id="11053" w:name="_Toc66171864"/>
            <w:bookmarkStart w:id="11054" w:name="_Toc70442951"/>
            <w:bookmarkStart w:id="11055" w:name="_Toc70494887"/>
            <w:bookmarkStart w:id="11056" w:name="_Toc70511057"/>
            <w:bookmarkStart w:id="11057" w:name="_Toc70511451"/>
            <w:bookmarkStart w:id="11058" w:name="_Toc70511834"/>
            <w:bookmarkStart w:id="11059" w:name="_Toc70512217"/>
            <w:bookmarkStart w:id="11060" w:name="_Toc89249949"/>
            <w:bookmarkStart w:id="11061" w:name="_Toc8943988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p>
        </w:tc>
        <w:bookmarkStart w:id="11062" w:name="_Toc58587004"/>
        <w:bookmarkStart w:id="11063" w:name="_Toc58938139"/>
        <w:bookmarkStart w:id="11064" w:name="_Toc58939478"/>
        <w:bookmarkStart w:id="11065" w:name="_Toc59108375"/>
        <w:bookmarkStart w:id="11066" w:name="_Toc59300879"/>
        <w:bookmarkStart w:id="11067" w:name="_Toc59303595"/>
        <w:bookmarkStart w:id="11068" w:name="_Toc59515427"/>
        <w:bookmarkStart w:id="11069" w:name="_Toc59628675"/>
        <w:bookmarkStart w:id="11070" w:name="_Toc60752310"/>
        <w:bookmarkStart w:id="11071" w:name="_Toc61061103"/>
        <w:bookmarkStart w:id="11072" w:name="_Toc61516900"/>
        <w:bookmarkStart w:id="11073" w:name="_Toc61517305"/>
        <w:bookmarkStart w:id="11074" w:name="_Toc61517710"/>
        <w:bookmarkStart w:id="11075" w:name="_Toc62469396"/>
        <w:bookmarkStart w:id="11076" w:name="_Toc62469802"/>
        <w:bookmarkStart w:id="11077" w:name="_Toc62806141"/>
        <w:bookmarkStart w:id="11078" w:name="_Toc63148932"/>
        <w:bookmarkStart w:id="11079" w:name="_Toc64530208"/>
        <w:bookmarkStart w:id="11080" w:name="_Toc65959177"/>
        <w:bookmarkStart w:id="11081" w:name="_Toc66036124"/>
        <w:bookmarkStart w:id="11082" w:name="_Toc66169933"/>
        <w:bookmarkStart w:id="11083" w:name="_Toc66170347"/>
        <w:bookmarkStart w:id="11084" w:name="_Toc66171099"/>
        <w:bookmarkStart w:id="11085" w:name="_Toc66171482"/>
        <w:bookmarkStart w:id="11086" w:name="_Toc66171865"/>
        <w:bookmarkStart w:id="11087" w:name="_Toc70442952"/>
        <w:bookmarkStart w:id="11088" w:name="_Toc70494888"/>
        <w:bookmarkStart w:id="11089" w:name="_Toc70511058"/>
        <w:bookmarkStart w:id="11090" w:name="_Toc70511452"/>
        <w:bookmarkStart w:id="11091" w:name="_Toc70511835"/>
        <w:bookmarkStart w:id="11092" w:name="_Toc70512218"/>
        <w:bookmarkStart w:id="11093" w:name="_Toc89249950"/>
        <w:bookmarkStart w:id="11094" w:name="_Toc89439889"/>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tr>
      <w:tr w:rsidR="00445629" w:rsidRPr="00B3499B" w:rsidDel="005428B0" w14:paraId="7309BCDE" w14:textId="35A01A52" w:rsidTr="005C492B">
        <w:trPr>
          <w:del w:id="11095" w:author="Strzelczyk, Anthony (A.)" w:date="2020-12-11T13:4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2F279" w14:textId="2373CD38" w:rsidR="00445629" w:rsidRPr="00B3499B" w:rsidDel="005428B0" w:rsidRDefault="00445629">
            <w:pPr>
              <w:spacing w:line="240" w:lineRule="atLeast"/>
              <w:rPr>
                <w:del w:id="11096" w:author="Strzelczyk, Anthony (A.)" w:date="2020-12-11T13:41:00Z"/>
                <w:rFonts w:cs="Arial"/>
                <w:b/>
                <w:bCs/>
                <w:sz w:val="16"/>
                <w:szCs w:val="14"/>
              </w:rPr>
              <w:pPrChange w:id="11097" w:author="Strzelczyk, Anthony (A.)" w:date="2020-12-11T12:24:00Z">
                <w:pPr/>
              </w:pPrChange>
            </w:pPr>
            <w:del w:id="11098" w:author="Strzelczyk, Anthony (A.)" w:date="2020-12-11T13:41:00Z">
              <w:r w:rsidRPr="00B3499B" w:rsidDel="005428B0">
                <w:rPr>
                  <w:rFonts w:cs="Arial"/>
                  <w:b/>
                  <w:bCs/>
                  <w:sz w:val="16"/>
                  <w:szCs w:val="14"/>
                </w:rPr>
                <w:delText>Source</w:delText>
              </w:r>
              <w:bookmarkStart w:id="11099" w:name="_Toc58587005"/>
              <w:bookmarkStart w:id="11100" w:name="_Toc58938140"/>
              <w:bookmarkStart w:id="11101" w:name="_Toc58939479"/>
              <w:bookmarkStart w:id="11102" w:name="_Toc59108376"/>
              <w:bookmarkStart w:id="11103" w:name="_Toc59300880"/>
              <w:bookmarkStart w:id="11104" w:name="_Toc59303596"/>
              <w:bookmarkStart w:id="11105" w:name="_Toc59515428"/>
              <w:bookmarkStart w:id="11106" w:name="_Toc59628676"/>
              <w:bookmarkStart w:id="11107" w:name="_Toc60752311"/>
              <w:bookmarkStart w:id="11108" w:name="_Toc61061104"/>
              <w:bookmarkStart w:id="11109" w:name="_Toc61516901"/>
              <w:bookmarkStart w:id="11110" w:name="_Toc61517306"/>
              <w:bookmarkStart w:id="11111" w:name="_Toc61517711"/>
              <w:bookmarkStart w:id="11112" w:name="_Toc62469397"/>
              <w:bookmarkStart w:id="11113" w:name="_Toc62469803"/>
              <w:bookmarkStart w:id="11114" w:name="_Toc62806142"/>
              <w:bookmarkStart w:id="11115" w:name="_Toc63148933"/>
              <w:bookmarkStart w:id="11116" w:name="_Toc64530209"/>
              <w:bookmarkStart w:id="11117" w:name="_Toc65959178"/>
              <w:bookmarkStart w:id="11118" w:name="_Toc66036125"/>
              <w:bookmarkStart w:id="11119" w:name="_Toc66169934"/>
              <w:bookmarkStart w:id="11120" w:name="_Toc66170348"/>
              <w:bookmarkStart w:id="11121" w:name="_Toc66171100"/>
              <w:bookmarkStart w:id="11122" w:name="_Toc66171483"/>
              <w:bookmarkStart w:id="11123" w:name="_Toc66171866"/>
              <w:bookmarkStart w:id="11124" w:name="_Toc70442953"/>
              <w:bookmarkStart w:id="11125" w:name="_Toc70494889"/>
              <w:bookmarkStart w:id="11126" w:name="_Toc70511059"/>
              <w:bookmarkStart w:id="11127" w:name="_Toc70511453"/>
              <w:bookmarkStart w:id="11128" w:name="_Toc70511836"/>
              <w:bookmarkStart w:id="11129" w:name="_Toc70512219"/>
              <w:bookmarkStart w:id="11130" w:name="_Toc89249951"/>
              <w:bookmarkStart w:id="11131" w:name="_Toc89439890"/>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CFB60" w14:textId="2C94B59C" w:rsidR="00445629" w:rsidDel="005428B0" w:rsidRDefault="00445629">
            <w:pPr>
              <w:spacing w:line="240" w:lineRule="atLeast"/>
              <w:rPr>
                <w:del w:id="11132" w:author="Strzelczyk, Anthony (A.)" w:date="2020-12-11T13:41:00Z"/>
              </w:rPr>
              <w:pPrChange w:id="11133" w:author="Strzelczyk, Anthony (A.)" w:date="2020-12-11T12:24:00Z">
                <w:pPr/>
              </w:pPrChange>
            </w:pPr>
            <w:bookmarkStart w:id="11134" w:name="_Toc58587006"/>
            <w:bookmarkStart w:id="11135" w:name="_Toc58938141"/>
            <w:bookmarkStart w:id="11136" w:name="_Toc58939480"/>
            <w:bookmarkStart w:id="11137" w:name="_Toc59108377"/>
            <w:bookmarkStart w:id="11138" w:name="_Toc59300881"/>
            <w:bookmarkStart w:id="11139" w:name="_Toc59303597"/>
            <w:bookmarkStart w:id="11140" w:name="_Toc59515429"/>
            <w:bookmarkStart w:id="11141" w:name="_Toc59628677"/>
            <w:bookmarkStart w:id="11142" w:name="_Toc60752312"/>
            <w:bookmarkStart w:id="11143" w:name="_Toc61061105"/>
            <w:bookmarkStart w:id="11144" w:name="_Toc61516902"/>
            <w:bookmarkStart w:id="11145" w:name="_Toc61517307"/>
            <w:bookmarkStart w:id="11146" w:name="_Toc61517712"/>
            <w:bookmarkStart w:id="11147" w:name="_Toc62469398"/>
            <w:bookmarkStart w:id="11148" w:name="_Toc62469804"/>
            <w:bookmarkStart w:id="11149" w:name="_Toc62806143"/>
            <w:bookmarkStart w:id="11150" w:name="_Toc63148934"/>
            <w:bookmarkStart w:id="11151" w:name="_Toc64530210"/>
            <w:bookmarkStart w:id="11152" w:name="_Toc65959179"/>
            <w:bookmarkStart w:id="11153" w:name="_Toc66036126"/>
            <w:bookmarkStart w:id="11154" w:name="_Toc66169935"/>
            <w:bookmarkStart w:id="11155" w:name="_Toc66170349"/>
            <w:bookmarkStart w:id="11156" w:name="_Toc66171101"/>
            <w:bookmarkStart w:id="11157" w:name="_Toc66171484"/>
            <w:bookmarkStart w:id="11158" w:name="_Toc66171867"/>
            <w:bookmarkStart w:id="11159" w:name="_Toc70442954"/>
            <w:bookmarkStart w:id="11160" w:name="_Toc70494890"/>
            <w:bookmarkStart w:id="11161" w:name="_Toc70511060"/>
            <w:bookmarkStart w:id="11162" w:name="_Toc70511454"/>
            <w:bookmarkStart w:id="11163" w:name="_Toc70511837"/>
            <w:bookmarkStart w:id="11164" w:name="_Toc70512220"/>
            <w:bookmarkStart w:id="11165" w:name="_Toc89249952"/>
            <w:bookmarkStart w:id="11166" w:name="_Toc89439891"/>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46F9C" w14:textId="2D206413" w:rsidR="00445629" w:rsidRPr="00B3499B" w:rsidDel="005428B0" w:rsidRDefault="00445629">
            <w:pPr>
              <w:spacing w:line="240" w:lineRule="atLeast"/>
              <w:ind w:left="139"/>
              <w:rPr>
                <w:del w:id="11167" w:author="Strzelczyk, Anthony (A.)" w:date="2020-12-11T13:41:00Z"/>
                <w:rFonts w:cs="Arial"/>
                <w:b/>
                <w:bCs/>
                <w:sz w:val="16"/>
                <w:szCs w:val="14"/>
              </w:rPr>
              <w:pPrChange w:id="11168" w:author="Strzelczyk, Anthony (A.)" w:date="2020-12-11T12:24:00Z">
                <w:pPr>
                  <w:ind w:left="139"/>
                </w:pPr>
              </w:pPrChange>
            </w:pPr>
            <w:del w:id="11169" w:author="Strzelczyk, Anthony (A.)" w:date="2020-12-11T13:41:00Z">
              <w:r w:rsidRPr="00B3499B" w:rsidDel="005428B0">
                <w:rPr>
                  <w:rFonts w:cs="Arial"/>
                  <w:b/>
                  <w:bCs/>
                  <w:sz w:val="16"/>
                  <w:szCs w:val="14"/>
                </w:rPr>
                <w:delText>Owner</w:delText>
              </w:r>
              <w:bookmarkStart w:id="11170" w:name="_Toc58587007"/>
              <w:bookmarkStart w:id="11171" w:name="_Toc58938142"/>
              <w:bookmarkStart w:id="11172" w:name="_Toc58939481"/>
              <w:bookmarkStart w:id="11173" w:name="_Toc59108378"/>
              <w:bookmarkStart w:id="11174" w:name="_Toc59300882"/>
              <w:bookmarkStart w:id="11175" w:name="_Toc59303598"/>
              <w:bookmarkStart w:id="11176" w:name="_Toc59515430"/>
              <w:bookmarkStart w:id="11177" w:name="_Toc59628678"/>
              <w:bookmarkStart w:id="11178" w:name="_Toc60752313"/>
              <w:bookmarkStart w:id="11179" w:name="_Toc61061106"/>
              <w:bookmarkStart w:id="11180" w:name="_Toc61516903"/>
              <w:bookmarkStart w:id="11181" w:name="_Toc61517308"/>
              <w:bookmarkStart w:id="11182" w:name="_Toc61517713"/>
              <w:bookmarkStart w:id="11183" w:name="_Toc62469399"/>
              <w:bookmarkStart w:id="11184" w:name="_Toc62469805"/>
              <w:bookmarkStart w:id="11185" w:name="_Toc62806144"/>
              <w:bookmarkStart w:id="11186" w:name="_Toc63148935"/>
              <w:bookmarkStart w:id="11187" w:name="_Toc64530211"/>
              <w:bookmarkStart w:id="11188" w:name="_Toc65959180"/>
              <w:bookmarkStart w:id="11189" w:name="_Toc66036127"/>
              <w:bookmarkStart w:id="11190" w:name="_Toc66169936"/>
              <w:bookmarkStart w:id="11191" w:name="_Toc66170350"/>
              <w:bookmarkStart w:id="11192" w:name="_Toc66171102"/>
              <w:bookmarkStart w:id="11193" w:name="_Toc66171485"/>
              <w:bookmarkStart w:id="11194" w:name="_Toc66171868"/>
              <w:bookmarkStart w:id="11195" w:name="_Toc70442955"/>
              <w:bookmarkStart w:id="11196" w:name="_Toc70494891"/>
              <w:bookmarkStart w:id="11197" w:name="_Toc70511061"/>
              <w:bookmarkStart w:id="11198" w:name="_Toc70511455"/>
              <w:bookmarkStart w:id="11199" w:name="_Toc70511838"/>
              <w:bookmarkStart w:id="11200" w:name="_Toc70512221"/>
              <w:bookmarkStart w:id="11201" w:name="_Toc89249953"/>
              <w:bookmarkStart w:id="11202" w:name="_Toc89439892"/>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1A966E" w14:textId="4EABF342" w:rsidR="00445629" w:rsidDel="005428B0" w:rsidRDefault="00445629">
            <w:pPr>
              <w:spacing w:line="240" w:lineRule="atLeast"/>
              <w:rPr>
                <w:del w:id="11203" w:author="Strzelczyk, Anthony (A.)" w:date="2020-12-11T13:41:00Z"/>
              </w:rPr>
              <w:pPrChange w:id="11204" w:author="Strzelczyk, Anthony (A.)" w:date="2020-12-11T12:24:00Z">
                <w:pPr/>
              </w:pPrChange>
            </w:pPr>
            <w:bookmarkStart w:id="11205" w:name="_Toc58587008"/>
            <w:bookmarkStart w:id="11206" w:name="_Toc58938143"/>
            <w:bookmarkStart w:id="11207" w:name="_Toc58939482"/>
            <w:bookmarkStart w:id="11208" w:name="_Toc59108379"/>
            <w:bookmarkStart w:id="11209" w:name="_Toc59300883"/>
            <w:bookmarkStart w:id="11210" w:name="_Toc59303599"/>
            <w:bookmarkStart w:id="11211" w:name="_Toc59515431"/>
            <w:bookmarkStart w:id="11212" w:name="_Toc59628679"/>
            <w:bookmarkStart w:id="11213" w:name="_Toc60752314"/>
            <w:bookmarkStart w:id="11214" w:name="_Toc61061107"/>
            <w:bookmarkStart w:id="11215" w:name="_Toc61516904"/>
            <w:bookmarkStart w:id="11216" w:name="_Toc61517309"/>
            <w:bookmarkStart w:id="11217" w:name="_Toc61517714"/>
            <w:bookmarkStart w:id="11218" w:name="_Toc62469400"/>
            <w:bookmarkStart w:id="11219" w:name="_Toc62469806"/>
            <w:bookmarkStart w:id="11220" w:name="_Toc62806145"/>
            <w:bookmarkStart w:id="11221" w:name="_Toc63148936"/>
            <w:bookmarkStart w:id="11222" w:name="_Toc64530212"/>
            <w:bookmarkStart w:id="11223" w:name="_Toc65959181"/>
            <w:bookmarkStart w:id="11224" w:name="_Toc66036128"/>
            <w:bookmarkStart w:id="11225" w:name="_Toc66169937"/>
            <w:bookmarkStart w:id="11226" w:name="_Toc66170351"/>
            <w:bookmarkStart w:id="11227" w:name="_Toc66171103"/>
            <w:bookmarkStart w:id="11228" w:name="_Toc66171486"/>
            <w:bookmarkStart w:id="11229" w:name="_Toc66171869"/>
            <w:bookmarkStart w:id="11230" w:name="_Toc70442956"/>
            <w:bookmarkStart w:id="11231" w:name="_Toc70494892"/>
            <w:bookmarkStart w:id="11232" w:name="_Toc70511062"/>
            <w:bookmarkStart w:id="11233" w:name="_Toc70511456"/>
            <w:bookmarkStart w:id="11234" w:name="_Toc70511839"/>
            <w:bookmarkStart w:id="11235" w:name="_Toc70512222"/>
            <w:bookmarkStart w:id="11236" w:name="_Toc89249954"/>
            <w:bookmarkStart w:id="11237" w:name="_Toc89439893"/>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p>
        </w:tc>
        <w:bookmarkStart w:id="11238" w:name="_Toc58587009"/>
        <w:bookmarkStart w:id="11239" w:name="_Toc58938144"/>
        <w:bookmarkStart w:id="11240" w:name="_Toc58939483"/>
        <w:bookmarkStart w:id="11241" w:name="_Toc59108380"/>
        <w:bookmarkStart w:id="11242" w:name="_Toc59300884"/>
        <w:bookmarkStart w:id="11243" w:name="_Toc59303600"/>
        <w:bookmarkStart w:id="11244" w:name="_Toc59515432"/>
        <w:bookmarkStart w:id="11245" w:name="_Toc59628680"/>
        <w:bookmarkStart w:id="11246" w:name="_Toc60752315"/>
        <w:bookmarkStart w:id="11247" w:name="_Toc61061108"/>
        <w:bookmarkStart w:id="11248" w:name="_Toc61516905"/>
        <w:bookmarkStart w:id="11249" w:name="_Toc61517310"/>
        <w:bookmarkStart w:id="11250" w:name="_Toc61517715"/>
        <w:bookmarkStart w:id="11251" w:name="_Toc62469401"/>
        <w:bookmarkStart w:id="11252" w:name="_Toc62469807"/>
        <w:bookmarkStart w:id="11253" w:name="_Toc62806146"/>
        <w:bookmarkStart w:id="11254" w:name="_Toc63148937"/>
        <w:bookmarkStart w:id="11255" w:name="_Toc64530213"/>
        <w:bookmarkStart w:id="11256" w:name="_Toc65959182"/>
        <w:bookmarkStart w:id="11257" w:name="_Toc66036129"/>
        <w:bookmarkStart w:id="11258" w:name="_Toc66169938"/>
        <w:bookmarkStart w:id="11259" w:name="_Toc66170352"/>
        <w:bookmarkStart w:id="11260" w:name="_Toc66171104"/>
        <w:bookmarkStart w:id="11261" w:name="_Toc66171487"/>
        <w:bookmarkStart w:id="11262" w:name="_Toc66171870"/>
        <w:bookmarkStart w:id="11263" w:name="_Toc70442957"/>
        <w:bookmarkStart w:id="11264" w:name="_Toc70494893"/>
        <w:bookmarkStart w:id="11265" w:name="_Toc70511063"/>
        <w:bookmarkStart w:id="11266" w:name="_Toc70511457"/>
        <w:bookmarkStart w:id="11267" w:name="_Toc70511840"/>
        <w:bookmarkStart w:id="11268" w:name="_Toc70512223"/>
        <w:bookmarkStart w:id="11269" w:name="_Toc89249955"/>
        <w:bookmarkStart w:id="11270" w:name="_Toc89439894"/>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tr>
      <w:tr w:rsidR="00445629" w:rsidRPr="00B3499B" w:rsidDel="005428B0" w14:paraId="0D199C7F" w14:textId="299FEE7C" w:rsidTr="005C492B">
        <w:trPr>
          <w:del w:id="11271" w:author="Strzelczyk, Anthony (A.)" w:date="2020-12-11T13:4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F98B8" w14:textId="61E65897" w:rsidR="00445629" w:rsidRPr="00B3499B" w:rsidDel="005428B0" w:rsidRDefault="00445629">
            <w:pPr>
              <w:spacing w:line="240" w:lineRule="atLeast"/>
              <w:rPr>
                <w:del w:id="11272" w:author="Strzelczyk, Anthony (A.)" w:date="2020-12-11T13:41:00Z"/>
                <w:rFonts w:cs="Arial"/>
                <w:b/>
                <w:bCs/>
                <w:sz w:val="16"/>
                <w:szCs w:val="14"/>
              </w:rPr>
              <w:pPrChange w:id="11273" w:author="Strzelczyk, Anthony (A.)" w:date="2020-12-11T12:24:00Z">
                <w:pPr/>
              </w:pPrChange>
            </w:pPr>
            <w:del w:id="11274" w:author="Strzelczyk, Anthony (A.)" w:date="2020-12-11T13:41:00Z">
              <w:r w:rsidRPr="00B3499B" w:rsidDel="005428B0">
                <w:rPr>
                  <w:rFonts w:cs="Arial"/>
                  <w:b/>
                  <w:bCs/>
                  <w:sz w:val="16"/>
                  <w:szCs w:val="14"/>
                </w:rPr>
                <w:delText>Source Req.</w:delText>
              </w:r>
              <w:bookmarkStart w:id="11275" w:name="_Toc58587010"/>
              <w:bookmarkStart w:id="11276" w:name="_Toc58938145"/>
              <w:bookmarkStart w:id="11277" w:name="_Toc58939484"/>
              <w:bookmarkStart w:id="11278" w:name="_Toc59108381"/>
              <w:bookmarkStart w:id="11279" w:name="_Toc59300885"/>
              <w:bookmarkStart w:id="11280" w:name="_Toc59303601"/>
              <w:bookmarkStart w:id="11281" w:name="_Toc59515433"/>
              <w:bookmarkStart w:id="11282" w:name="_Toc59628681"/>
              <w:bookmarkStart w:id="11283" w:name="_Toc60752316"/>
              <w:bookmarkStart w:id="11284" w:name="_Toc61061109"/>
              <w:bookmarkStart w:id="11285" w:name="_Toc61516906"/>
              <w:bookmarkStart w:id="11286" w:name="_Toc61517311"/>
              <w:bookmarkStart w:id="11287" w:name="_Toc61517716"/>
              <w:bookmarkStart w:id="11288" w:name="_Toc62469402"/>
              <w:bookmarkStart w:id="11289" w:name="_Toc62469808"/>
              <w:bookmarkStart w:id="11290" w:name="_Toc62806147"/>
              <w:bookmarkStart w:id="11291" w:name="_Toc63148938"/>
              <w:bookmarkStart w:id="11292" w:name="_Toc64530214"/>
              <w:bookmarkStart w:id="11293" w:name="_Toc65959183"/>
              <w:bookmarkStart w:id="11294" w:name="_Toc66036130"/>
              <w:bookmarkStart w:id="11295" w:name="_Toc66169939"/>
              <w:bookmarkStart w:id="11296" w:name="_Toc66170353"/>
              <w:bookmarkStart w:id="11297" w:name="_Toc66171105"/>
              <w:bookmarkStart w:id="11298" w:name="_Toc66171488"/>
              <w:bookmarkStart w:id="11299" w:name="_Toc66171871"/>
              <w:bookmarkStart w:id="11300" w:name="_Toc70442958"/>
              <w:bookmarkStart w:id="11301" w:name="_Toc70494894"/>
              <w:bookmarkStart w:id="11302" w:name="_Toc70511064"/>
              <w:bookmarkStart w:id="11303" w:name="_Toc70511458"/>
              <w:bookmarkStart w:id="11304" w:name="_Toc70511841"/>
              <w:bookmarkStart w:id="11305" w:name="_Toc70512224"/>
              <w:bookmarkStart w:id="11306" w:name="_Toc89249956"/>
              <w:bookmarkStart w:id="11307" w:name="_Toc89439895"/>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29F4A" w14:textId="5CE185E0" w:rsidR="00445629" w:rsidDel="005428B0" w:rsidRDefault="00445629">
            <w:pPr>
              <w:spacing w:line="240" w:lineRule="atLeast"/>
              <w:rPr>
                <w:del w:id="11308" w:author="Strzelczyk, Anthony (A.)" w:date="2020-12-11T13:41:00Z"/>
              </w:rPr>
              <w:pPrChange w:id="11309" w:author="Strzelczyk, Anthony (A.)" w:date="2020-12-11T12:24:00Z">
                <w:pPr/>
              </w:pPrChange>
            </w:pPr>
            <w:bookmarkStart w:id="11310" w:name="_Toc58587011"/>
            <w:bookmarkStart w:id="11311" w:name="_Toc58938146"/>
            <w:bookmarkStart w:id="11312" w:name="_Toc58939485"/>
            <w:bookmarkStart w:id="11313" w:name="_Toc59108382"/>
            <w:bookmarkStart w:id="11314" w:name="_Toc59300886"/>
            <w:bookmarkStart w:id="11315" w:name="_Toc59303602"/>
            <w:bookmarkStart w:id="11316" w:name="_Toc59515434"/>
            <w:bookmarkStart w:id="11317" w:name="_Toc59628682"/>
            <w:bookmarkStart w:id="11318" w:name="_Toc60752317"/>
            <w:bookmarkStart w:id="11319" w:name="_Toc61061110"/>
            <w:bookmarkStart w:id="11320" w:name="_Toc61516907"/>
            <w:bookmarkStart w:id="11321" w:name="_Toc61517312"/>
            <w:bookmarkStart w:id="11322" w:name="_Toc61517717"/>
            <w:bookmarkStart w:id="11323" w:name="_Toc62469403"/>
            <w:bookmarkStart w:id="11324" w:name="_Toc62469809"/>
            <w:bookmarkStart w:id="11325" w:name="_Toc62806148"/>
            <w:bookmarkStart w:id="11326" w:name="_Toc63148939"/>
            <w:bookmarkStart w:id="11327" w:name="_Toc64530215"/>
            <w:bookmarkStart w:id="11328" w:name="_Toc65959184"/>
            <w:bookmarkStart w:id="11329" w:name="_Toc66036131"/>
            <w:bookmarkStart w:id="11330" w:name="_Toc66169940"/>
            <w:bookmarkStart w:id="11331" w:name="_Toc66170354"/>
            <w:bookmarkStart w:id="11332" w:name="_Toc66171106"/>
            <w:bookmarkStart w:id="11333" w:name="_Toc66171489"/>
            <w:bookmarkStart w:id="11334" w:name="_Toc66171872"/>
            <w:bookmarkStart w:id="11335" w:name="_Toc70442959"/>
            <w:bookmarkStart w:id="11336" w:name="_Toc70494895"/>
            <w:bookmarkStart w:id="11337" w:name="_Toc70511065"/>
            <w:bookmarkStart w:id="11338" w:name="_Toc70511459"/>
            <w:bookmarkStart w:id="11339" w:name="_Toc70511842"/>
            <w:bookmarkStart w:id="11340" w:name="_Toc70512225"/>
            <w:bookmarkStart w:id="11341" w:name="_Toc89249957"/>
            <w:bookmarkStart w:id="11342" w:name="_Toc89439896"/>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95A88E" w14:textId="07BCE8A5" w:rsidR="00445629" w:rsidRPr="00B3499B" w:rsidDel="005428B0" w:rsidRDefault="00445629">
            <w:pPr>
              <w:spacing w:line="240" w:lineRule="atLeast"/>
              <w:ind w:left="139"/>
              <w:rPr>
                <w:del w:id="11343" w:author="Strzelczyk, Anthony (A.)" w:date="2020-12-11T13:41:00Z"/>
                <w:rFonts w:cs="Arial"/>
                <w:b/>
                <w:bCs/>
                <w:sz w:val="16"/>
                <w:szCs w:val="16"/>
              </w:rPr>
              <w:pPrChange w:id="11344" w:author="Strzelczyk, Anthony (A.)" w:date="2020-12-11T12:24:00Z">
                <w:pPr>
                  <w:ind w:left="139"/>
                </w:pPr>
              </w:pPrChange>
            </w:pPr>
            <w:del w:id="11345" w:author="Strzelczyk, Anthony (A.)" w:date="2020-12-11T13:41:00Z">
              <w:r w:rsidRPr="00B3499B" w:rsidDel="005428B0">
                <w:rPr>
                  <w:rFonts w:cs="Arial"/>
                  <w:b/>
                  <w:bCs/>
                  <w:sz w:val="16"/>
                  <w:szCs w:val="16"/>
                </w:rPr>
                <w:delText>V&amp;V Method</w:delText>
              </w:r>
              <w:bookmarkStart w:id="11346" w:name="_Toc58587012"/>
              <w:bookmarkStart w:id="11347" w:name="_Toc58938147"/>
              <w:bookmarkStart w:id="11348" w:name="_Toc58939486"/>
              <w:bookmarkStart w:id="11349" w:name="_Toc59108383"/>
              <w:bookmarkStart w:id="11350" w:name="_Toc59300887"/>
              <w:bookmarkStart w:id="11351" w:name="_Toc59303603"/>
              <w:bookmarkStart w:id="11352" w:name="_Toc59515435"/>
              <w:bookmarkStart w:id="11353" w:name="_Toc59628683"/>
              <w:bookmarkStart w:id="11354" w:name="_Toc60752318"/>
              <w:bookmarkStart w:id="11355" w:name="_Toc61061111"/>
              <w:bookmarkStart w:id="11356" w:name="_Toc61516908"/>
              <w:bookmarkStart w:id="11357" w:name="_Toc61517313"/>
              <w:bookmarkStart w:id="11358" w:name="_Toc61517718"/>
              <w:bookmarkStart w:id="11359" w:name="_Toc62469404"/>
              <w:bookmarkStart w:id="11360" w:name="_Toc62469810"/>
              <w:bookmarkStart w:id="11361" w:name="_Toc62806149"/>
              <w:bookmarkStart w:id="11362" w:name="_Toc63148940"/>
              <w:bookmarkStart w:id="11363" w:name="_Toc64530216"/>
              <w:bookmarkStart w:id="11364" w:name="_Toc65959185"/>
              <w:bookmarkStart w:id="11365" w:name="_Toc66036132"/>
              <w:bookmarkStart w:id="11366" w:name="_Toc66169941"/>
              <w:bookmarkStart w:id="11367" w:name="_Toc66170355"/>
              <w:bookmarkStart w:id="11368" w:name="_Toc66171107"/>
              <w:bookmarkStart w:id="11369" w:name="_Toc66171490"/>
              <w:bookmarkStart w:id="11370" w:name="_Toc66171873"/>
              <w:bookmarkStart w:id="11371" w:name="_Toc70442960"/>
              <w:bookmarkStart w:id="11372" w:name="_Toc70494896"/>
              <w:bookmarkStart w:id="11373" w:name="_Toc70511066"/>
              <w:bookmarkStart w:id="11374" w:name="_Toc70511460"/>
              <w:bookmarkStart w:id="11375" w:name="_Toc70511843"/>
              <w:bookmarkStart w:id="11376" w:name="_Toc70512226"/>
              <w:bookmarkStart w:id="11377" w:name="_Toc89249958"/>
              <w:bookmarkStart w:id="11378" w:name="_Toc89439897"/>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04526" w14:textId="7535BCFB" w:rsidR="00445629" w:rsidDel="005428B0" w:rsidRDefault="00445629">
            <w:pPr>
              <w:spacing w:line="240" w:lineRule="atLeast"/>
              <w:rPr>
                <w:del w:id="11379" w:author="Strzelczyk, Anthony (A.)" w:date="2020-12-11T13:41:00Z"/>
              </w:rPr>
              <w:pPrChange w:id="11380" w:author="Strzelczyk, Anthony (A.)" w:date="2020-12-11T12:24:00Z">
                <w:pPr/>
              </w:pPrChange>
            </w:pPr>
            <w:bookmarkStart w:id="11381" w:name="_Toc58587013"/>
            <w:bookmarkStart w:id="11382" w:name="_Toc58938148"/>
            <w:bookmarkStart w:id="11383" w:name="_Toc58939487"/>
            <w:bookmarkStart w:id="11384" w:name="_Toc59108384"/>
            <w:bookmarkStart w:id="11385" w:name="_Toc59300888"/>
            <w:bookmarkStart w:id="11386" w:name="_Toc59303604"/>
            <w:bookmarkStart w:id="11387" w:name="_Toc59515436"/>
            <w:bookmarkStart w:id="11388" w:name="_Toc59628684"/>
            <w:bookmarkStart w:id="11389" w:name="_Toc60752319"/>
            <w:bookmarkStart w:id="11390" w:name="_Toc61061112"/>
            <w:bookmarkStart w:id="11391" w:name="_Toc61516909"/>
            <w:bookmarkStart w:id="11392" w:name="_Toc61517314"/>
            <w:bookmarkStart w:id="11393" w:name="_Toc61517719"/>
            <w:bookmarkStart w:id="11394" w:name="_Toc62469405"/>
            <w:bookmarkStart w:id="11395" w:name="_Toc62469811"/>
            <w:bookmarkStart w:id="11396" w:name="_Toc62806150"/>
            <w:bookmarkStart w:id="11397" w:name="_Toc63148941"/>
            <w:bookmarkStart w:id="11398" w:name="_Toc64530217"/>
            <w:bookmarkStart w:id="11399" w:name="_Toc65959186"/>
            <w:bookmarkStart w:id="11400" w:name="_Toc66036133"/>
            <w:bookmarkStart w:id="11401" w:name="_Toc66169942"/>
            <w:bookmarkStart w:id="11402" w:name="_Toc66170356"/>
            <w:bookmarkStart w:id="11403" w:name="_Toc66171108"/>
            <w:bookmarkStart w:id="11404" w:name="_Toc66171491"/>
            <w:bookmarkStart w:id="11405" w:name="_Toc66171874"/>
            <w:bookmarkStart w:id="11406" w:name="_Toc70442961"/>
            <w:bookmarkStart w:id="11407" w:name="_Toc70494897"/>
            <w:bookmarkStart w:id="11408" w:name="_Toc70511067"/>
            <w:bookmarkStart w:id="11409" w:name="_Toc70511461"/>
            <w:bookmarkStart w:id="11410" w:name="_Toc70511844"/>
            <w:bookmarkStart w:id="11411" w:name="_Toc70512227"/>
            <w:bookmarkStart w:id="11412" w:name="_Toc89249959"/>
            <w:bookmarkStart w:id="11413" w:name="_Toc89439898"/>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p>
        </w:tc>
        <w:bookmarkStart w:id="11414" w:name="_Toc58587014"/>
        <w:bookmarkStart w:id="11415" w:name="_Toc58938149"/>
        <w:bookmarkStart w:id="11416" w:name="_Toc58939488"/>
        <w:bookmarkStart w:id="11417" w:name="_Toc59108385"/>
        <w:bookmarkStart w:id="11418" w:name="_Toc59300889"/>
        <w:bookmarkStart w:id="11419" w:name="_Toc59303605"/>
        <w:bookmarkStart w:id="11420" w:name="_Toc59515437"/>
        <w:bookmarkStart w:id="11421" w:name="_Toc59628685"/>
        <w:bookmarkStart w:id="11422" w:name="_Toc60752320"/>
        <w:bookmarkStart w:id="11423" w:name="_Toc61061113"/>
        <w:bookmarkStart w:id="11424" w:name="_Toc61516910"/>
        <w:bookmarkStart w:id="11425" w:name="_Toc61517315"/>
        <w:bookmarkStart w:id="11426" w:name="_Toc61517720"/>
        <w:bookmarkStart w:id="11427" w:name="_Toc62469406"/>
        <w:bookmarkStart w:id="11428" w:name="_Toc62469812"/>
        <w:bookmarkStart w:id="11429" w:name="_Toc62806151"/>
        <w:bookmarkStart w:id="11430" w:name="_Toc63148942"/>
        <w:bookmarkStart w:id="11431" w:name="_Toc64530218"/>
        <w:bookmarkStart w:id="11432" w:name="_Toc65959187"/>
        <w:bookmarkStart w:id="11433" w:name="_Toc66036134"/>
        <w:bookmarkStart w:id="11434" w:name="_Toc66169943"/>
        <w:bookmarkStart w:id="11435" w:name="_Toc66170357"/>
        <w:bookmarkStart w:id="11436" w:name="_Toc66171109"/>
        <w:bookmarkStart w:id="11437" w:name="_Toc66171492"/>
        <w:bookmarkStart w:id="11438" w:name="_Toc66171875"/>
        <w:bookmarkStart w:id="11439" w:name="_Toc70442962"/>
        <w:bookmarkStart w:id="11440" w:name="_Toc70494898"/>
        <w:bookmarkStart w:id="11441" w:name="_Toc70511068"/>
        <w:bookmarkStart w:id="11442" w:name="_Toc70511462"/>
        <w:bookmarkStart w:id="11443" w:name="_Toc70511845"/>
        <w:bookmarkStart w:id="11444" w:name="_Toc70512228"/>
        <w:bookmarkStart w:id="11445" w:name="_Toc89249960"/>
        <w:bookmarkStart w:id="11446" w:name="_Toc89439899"/>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tr>
      <w:tr w:rsidR="009A7C67" w:rsidRPr="00B3499B" w:rsidDel="005428B0" w14:paraId="6C0AE1DB" w14:textId="48A22C2E" w:rsidTr="005C492B">
        <w:trPr>
          <w:trHeight w:val="133"/>
          <w:del w:id="11447" w:author="Strzelczyk, Anthony (A.)" w:date="2020-12-11T13:4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577E0" w14:textId="6E44E30A" w:rsidR="00445629" w:rsidRPr="00B3499B" w:rsidDel="005428B0" w:rsidRDefault="00445629">
            <w:pPr>
              <w:spacing w:line="240" w:lineRule="atLeast"/>
              <w:rPr>
                <w:del w:id="11448" w:author="Strzelczyk, Anthony (A.)" w:date="2020-12-11T13:41:00Z"/>
                <w:rFonts w:eastAsiaTheme="minorHAnsi" w:cs="Arial"/>
                <w:b/>
                <w:bCs/>
                <w:sz w:val="16"/>
                <w:szCs w:val="14"/>
              </w:rPr>
              <w:pPrChange w:id="11449" w:author="Strzelczyk, Anthony (A.)" w:date="2020-12-11T12:24:00Z">
                <w:pPr/>
              </w:pPrChange>
            </w:pPr>
            <w:del w:id="11450" w:author="Strzelczyk, Anthony (A.)" w:date="2020-12-11T13:41:00Z">
              <w:r w:rsidRPr="00B3499B" w:rsidDel="005428B0">
                <w:rPr>
                  <w:rFonts w:cs="Arial"/>
                  <w:b/>
                  <w:bCs/>
                  <w:sz w:val="16"/>
                  <w:szCs w:val="14"/>
                </w:rPr>
                <w:delText>Type</w:delText>
              </w:r>
              <w:bookmarkStart w:id="11451" w:name="_Toc58587015"/>
              <w:bookmarkStart w:id="11452" w:name="_Toc58938150"/>
              <w:bookmarkStart w:id="11453" w:name="_Toc58939489"/>
              <w:bookmarkStart w:id="11454" w:name="_Toc59108386"/>
              <w:bookmarkStart w:id="11455" w:name="_Toc59300890"/>
              <w:bookmarkStart w:id="11456" w:name="_Toc59303606"/>
              <w:bookmarkStart w:id="11457" w:name="_Toc59515438"/>
              <w:bookmarkStart w:id="11458" w:name="_Toc59628686"/>
              <w:bookmarkStart w:id="11459" w:name="_Toc60752321"/>
              <w:bookmarkStart w:id="11460" w:name="_Toc61061114"/>
              <w:bookmarkStart w:id="11461" w:name="_Toc61516911"/>
              <w:bookmarkStart w:id="11462" w:name="_Toc61517316"/>
              <w:bookmarkStart w:id="11463" w:name="_Toc61517721"/>
              <w:bookmarkStart w:id="11464" w:name="_Toc62469407"/>
              <w:bookmarkStart w:id="11465" w:name="_Toc62469813"/>
              <w:bookmarkStart w:id="11466" w:name="_Toc62806152"/>
              <w:bookmarkStart w:id="11467" w:name="_Toc63148943"/>
              <w:bookmarkStart w:id="11468" w:name="_Toc64530219"/>
              <w:bookmarkStart w:id="11469" w:name="_Toc65959188"/>
              <w:bookmarkStart w:id="11470" w:name="_Toc66036135"/>
              <w:bookmarkStart w:id="11471" w:name="_Toc66169944"/>
              <w:bookmarkStart w:id="11472" w:name="_Toc66170358"/>
              <w:bookmarkStart w:id="11473" w:name="_Toc66171110"/>
              <w:bookmarkStart w:id="11474" w:name="_Toc66171493"/>
              <w:bookmarkStart w:id="11475" w:name="_Toc66171876"/>
              <w:bookmarkStart w:id="11476" w:name="_Toc70442963"/>
              <w:bookmarkStart w:id="11477" w:name="_Toc70494899"/>
              <w:bookmarkStart w:id="11478" w:name="_Toc70511069"/>
              <w:bookmarkStart w:id="11479" w:name="_Toc70511463"/>
              <w:bookmarkStart w:id="11480" w:name="_Toc70511846"/>
              <w:bookmarkStart w:id="11481" w:name="_Toc70512229"/>
              <w:bookmarkStart w:id="11482" w:name="_Toc89249961"/>
              <w:bookmarkStart w:id="11483" w:name="_Toc8943990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487A5" w14:textId="5EB3F2A2" w:rsidR="00445629" w:rsidRPr="00B3499B" w:rsidDel="005428B0" w:rsidRDefault="00445629">
            <w:pPr>
              <w:spacing w:line="240" w:lineRule="atLeast"/>
              <w:rPr>
                <w:del w:id="11484" w:author="Strzelczyk, Anthony (A.)" w:date="2020-12-11T13:41:00Z"/>
                <w:rFonts w:cs="Arial"/>
                <w:color w:val="000000" w:themeColor="text1"/>
                <w:sz w:val="16"/>
                <w:szCs w:val="14"/>
              </w:rPr>
              <w:pPrChange w:id="11485" w:author="Strzelczyk, Anthony (A.)" w:date="2020-12-11T12:24:00Z">
                <w:pPr/>
              </w:pPrChange>
            </w:pPr>
            <w:del w:id="11486" w:author="Strzelczyk, Anthony (A.)" w:date="2020-12-11T13:41:00Z">
              <w:r w:rsidRPr="00B3499B" w:rsidDel="005428B0">
                <w:rPr>
                  <w:rFonts w:cs="Arial"/>
                  <w:color w:val="000000" w:themeColor="text1"/>
                  <w:sz w:val="16"/>
                  <w:szCs w:val="14"/>
                </w:rPr>
                <w:delText>HMI</w:delText>
              </w:r>
              <w:bookmarkStart w:id="11487" w:name="_Toc58587016"/>
              <w:bookmarkStart w:id="11488" w:name="_Toc58938151"/>
              <w:bookmarkStart w:id="11489" w:name="_Toc58939490"/>
              <w:bookmarkStart w:id="11490" w:name="_Toc59108387"/>
              <w:bookmarkStart w:id="11491" w:name="_Toc59300891"/>
              <w:bookmarkStart w:id="11492" w:name="_Toc59303607"/>
              <w:bookmarkStart w:id="11493" w:name="_Toc59515439"/>
              <w:bookmarkStart w:id="11494" w:name="_Toc59628687"/>
              <w:bookmarkStart w:id="11495" w:name="_Toc60752322"/>
              <w:bookmarkStart w:id="11496" w:name="_Toc61061115"/>
              <w:bookmarkStart w:id="11497" w:name="_Toc61516912"/>
              <w:bookmarkStart w:id="11498" w:name="_Toc61517317"/>
              <w:bookmarkStart w:id="11499" w:name="_Toc61517722"/>
              <w:bookmarkStart w:id="11500" w:name="_Toc62469408"/>
              <w:bookmarkStart w:id="11501" w:name="_Toc62469814"/>
              <w:bookmarkStart w:id="11502" w:name="_Toc62806153"/>
              <w:bookmarkStart w:id="11503" w:name="_Toc63148944"/>
              <w:bookmarkStart w:id="11504" w:name="_Toc64530220"/>
              <w:bookmarkStart w:id="11505" w:name="_Toc65959189"/>
              <w:bookmarkStart w:id="11506" w:name="_Toc66036136"/>
              <w:bookmarkStart w:id="11507" w:name="_Toc66169945"/>
              <w:bookmarkStart w:id="11508" w:name="_Toc66170359"/>
              <w:bookmarkStart w:id="11509" w:name="_Toc66171111"/>
              <w:bookmarkStart w:id="11510" w:name="_Toc66171494"/>
              <w:bookmarkStart w:id="11511" w:name="_Toc66171877"/>
              <w:bookmarkStart w:id="11512" w:name="_Toc70442964"/>
              <w:bookmarkStart w:id="11513" w:name="_Toc70494900"/>
              <w:bookmarkStart w:id="11514" w:name="_Toc70511070"/>
              <w:bookmarkStart w:id="11515" w:name="_Toc70511464"/>
              <w:bookmarkStart w:id="11516" w:name="_Toc70511847"/>
              <w:bookmarkStart w:id="11517" w:name="_Toc70512230"/>
              <w:bookmarkStart w:id="11518" w:name="_Toc89249962"/>
              <w:bookmarkStart w:id="11519" w:name="_Toc89439901"/>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4926A" w14:textId="3D489A9F" w:rsidR="00445629" w:rsidRPr="00B3499B" w:rsidDel="005428B0" w:rsidRDefault="00445629">
            <w:pPr>
              <w:spacing w:line="240" w:lineRule="atLeast"/>
              <w:rPr>
                <w:del w:id="11520" w:author="Strzelczyk, Anthony (A.)" w:date="2020-12-11T13:41:00Z"/>
                <w:rFonts w:cs="Arial"/>
                <w:b/>
                <w:bCs/>
                <w:sz w:val="16"/>
                <w:szCs w:val="14"/>
              </w:rPr>
              <w:pPrChange w:id="11521" w:author="Strzelczyk, Anthony (A.)" w:date="2020-12-11T12:24:00Z">
                <w:pPr/>
              </w:pPrChange>
            </w:pPr>
            <w:del w:id="11522" w:author="Strzelczyk, Anthony (A.)" w:date="2020-12-11T13:41:00Z">
              <w:r w:rsidRPr="00B3499B" w:rsidDel="005428B0">
                <w:rPr>
                  <w:rFonts w:cs="Arial"/>
                  <w:b/>
                  <w:bCs/>
                  <w:sz w:val="16"/>
                  <w:szCs w:val="14"/>
                </w:rPr>
                <w:delText>Priority</w:delText>
              </w:r>
              <w:bookmarkStart w:id="11523" w:name="_Toc58587017"/>
              <w:bookmarkStart w:id="11524" w:name="_Toc58938152"/>
              <w:bookmarkStart w:id="11525" w:name="_Toc58939491"/>
              <w:bookmarkStart w:id="11526" w:name="_Toc59108388"/>
              <w:bookmarkStart w:id="11527" w:name="_Toc59300892"/>
              <w:bookmarkStart w:id="11528" w:name="_Toc59303608"/>
              <w:bookmarkStart w:id="11529" w:name="_Toc59515440"/>
              <w:bookmarkStart w:id="11530" w:name="_Toc59628688"/>
              <w:bookmarkStart w:id="11531" w:name="_Toc60752323"/>
              <w:bookmarkStart w:id="11532" w:name="_Toc61061116"/>
              <w:bookmarkStart w:id="11533" w:name="_Toc61516913"/>
              <w:bookmarkStart w:id="11534" w:name="_Toc61517318"/>
              <w:bookmarkStart w:id="11535" w:name="_Toc61517723"/>
              <w:bookmarkStart w:id="11536" w:name="_Toc62469409"/>
              <w:bookmarkStart w:id="11537" w:name="_Toc62469815"/>
              <w:bookmarkStart w:id="11538" w:name="_Toc62806154"/>
              <w:bookmarkStart w:id="11539" w:name="_Toc63148945"/>
              <w:bookmarkStart w:id="11540" w:name="_Toc64530221"/>
              <w:bookmarkStart w:id="11541" w:name="_Toc65959190"/>
              <w:bookmarkStart w:id="11542" w:name="_Toc66036137"/>
              <w:bookmarkStart w:id="11543" w:name="_Toc66169946"/>
              <w:bookmarkStart w:id="11544" w:name="_Toc66170360"/>
              <w:bookmarkStart w:id="11545" w:name="_Toc66171112"/>
              <w:bookmarkStart w:id="11546" w:name="_Toc66171495"/>
              <w:bookmarkStart w:id="11547" w:name="_Toc66171878"/>
              <w:bookmarkStart w:id="11548" w:name="_Toc70442965"/>
              <w:bookmarkStart w:id="11549" w:name="_Toc70494901"/>
              <w:bookmarkStart w:id="11550" w:name="_Toc70511071"/>
              <w:bookmarkStart w:id="11551" w:name="_Toc70511465"/>
              <w:bookmarkStart w:id="11552" w:name="_Toc70511848"/>
              <w:bookmarkStart w:id="11553" w:name="_Toc70512231"/>
              <w:bookmarkStart w:id="11554" w:name="_Toc89249963"/>
              <w:bookmarkStart w:id="11555" w:name="_Toc8943990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1E5AA" w14:textId="041D280C" w:rsidR="00445629" w:rsidRPr="00B3499B" w:rsidDel="005428B0" w:rsidRDefault="00445629">
            <w:pPr>
              <w:spacing w:line="240" w:lineRule="atLeast"/>
              <w:rPr>
                <w:del w:id="11556" w:author="Strzelczyk, Anthony (A.)" w:date="2020-12-11T13:41:00Z"/>
                <w:rFonts w:cs="Arial"/>
                <w:color w:val="000000" w:themeColor="text1"/>
                <w:sz w:val="16"/>
                <w:szCs w:val="14"/>
              </w:rPr>
              <w:pPrChange w:id="11557" w:author="Strzelczyk, Anthony (A.)" w:date="2020-12-11T12:24:00Z">
                <w:pPr/>
              </w:pPrChange>
            </w:pPr>
            <w:del w:id="11558" w:author="Strzelczyk, Anthony (A.)" w:date="2020-12-11T13:41:00Z">
              <w:r w:rsidRPr="00B3499B" w:rsidDel="005428B0">
                <w:rPr>
                  <w:rFonts w:cs="Arial"/>
                  <w:color w:val="000000" w:themeColor="text1"/>
                  <w:sz w:val="16"/>
                  <w:szCs w:val="14"/>
                </w:rPr>
                <w:delText>1 - High</w:delText>
              </w:r>
              <w:bookmarkStart w:id="11559" w:name="_Toc58587018"/>
              <w:bookmarkStart w:id="11560" w:name="_Toc58938153"/>
              <w:bookmarkStart w:id="11561" w:name="_Toc58939492"/>
              <w:bookmarkStart w:id="11562" w:name="_Toc59108389"/>
              <w:bookmarkStart w:id="11563" w:name="_Toc59300893"/>
              <w:bookmarkStart w:id="11564" w:name="_Toc59303609"/>
              <w:bookmarkStart w:id="11565" w:name="_Toc59515441"/>
              <w:bookmarkStart w:id="11566" w:name="_Toc59628689"/>
              <w:bookmarkStart w:id="11567" w:name="_Toc60752324"/>
              <w:bookmarkStart w:id="11568" w:name="_Toc61061117"/>
              <w:bookmarkStart w:id="11569" w:name="_Toc61516914"/>
              <w:bookmarkStart w:id="11570" w:name="_Toc61517319"/>
              <w:bookmarkStart w:id="11571" w:name="_Toc61517724"/>
              <w:bookmarkStart w:id="11572" w:name="_Toc62469410"/>
              <w:bookmarkStart w:id="11573" w:name="_Toc62469816"/>
              <w:bookmarkStart w:id="11574" w:name="_Toc62806155"/>
              <w:bookmarkStart w:id="11575" w:name="_Toc63148946"/>
              <w:bookmarkStart w:id="11576" w:name="_Toc64530222"/>
              <w:bookmarkStart w:id="11577" w:name="_Toc65959191"/>
              <w:bookmarkStart w:id="11578" w:name="_Toc66036138"/>
              <w:bookmarkStart w:id="11579" w:name="_Toc66169947"/>
              <w:bookmarkStart w:id="11580" w:name="_Toc66170361"/>
              <w:bookmarkStart w:id="11581" w:name="_Toc66171113"/>
              <w:bookmarkStart w:id="11582" w:name="_Toc66171496"/>
              <w:bookmarkStart w:id="11583" w:name="_Toc66171879"/>
              <w:bookmarkStart w:id="11584" w:name="_Toc70442966"/>
              <w:bookmarkStart w:id="11585" w:name="_Toc70494902"/>
              <w:bookmarkStart w:id="11586" w:name="_Toc70511072"/>
              <w:bookmarkStart w:id="11587" w:name="_Toc70511466"/>
              <w:bookmarkStart w:id="11588" w:name="_Toc70511849"/>
              <w:bookmarkStart w:id="11589" w:name="_Toc70512232"/>
              <w:bookmarkStart w:id="11590" w:name="_Toc89249964"/>
              <w:bookmarkStart w:id="11591" w:name="_Toc89439903"/>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74A006" w14:textId="303E8856" w:rsidR="00445629" w:rsidRPr="00B3499B" w:rsidDel="005428B0" w:rsidRDefault="00445629">
            <w:pPr>
              <w:spacing w:line="240" w:lineRule="atLeast"/>
              <w:ind w:left="128"/>
              <w:rPr>
                <w:del w:id="11592" w:author="Strzelczyk, Anthony (A.)" w:date="2020-12-11T13:41:00Z"/>
                <w:rFonts w:cs="Arial"/>
                <w:b/>
                <w:bCs/>
                <w:sz w:val="16"/>
                <w:szCs w:val="14"/>
              </w:rPr>
              <w:pPrChange w:id="11593" w:author="Strzelczyk, Anthony (A.)" w:date="2020-12-11T12:24:00Z">
                <w:pPr>
                  <w:ind w:left="128"/>
                </w:pPr>
              </w:pPrChange>
            </w:pPr>
            <w:del w:id="11594" w:author="Strzelczyk, Anthony (A.)" w:date="2020-12-11T13:41:00Z">
              <w:r w:rsidRPr="00B3499B" w:rsidDel="005428B0">
                <w:rPr>
                  <w:rFonts w:cs="Arial"/>
                  <w:b/>
                  <w:bCs/>
                  <w:sz w:val="16"/>
                  <w:szCs w:val="14"/>
                </w:rPr>
                <w:delText>Status</w:delText>
              </w:r>
              <w:bookmarkStart w:id="11595" w:name="_Toc58587019"/>
              <w:bookmarkStart w:id="11596" w:name="_Toc58938154"/>
              <w:bookmarkStart w:id="11597" w:name="_Toc58939493"/>
              <w:bookmarkStart w:id="11598" w:name="_Toc59108390"/>
              <w:bookmarkStart w:id="11599" w:name="_Toc59300894"/>
              <w:bookmarkStart w:id="11600" w:name="_Toc59303610"/>
              <w:bookmarkStart w:id="11601" w:name="_Toc59515442"/>
              <w:bookmarkStart w:id="11602" w:name="_Toc59628690"/>
              <w:bookmarkStart w:id="11603" w:name="_Toc60752325"/>
              <w:bookmarkStart w:id="11604" w:name="_Toc61061118"/>
              <w:bookmarkStart w:id="11605" w:name="_Toc61516915"/>
              <w:bookmarkStart w:id="11606" w:name="_Toc61517320"/>
              <w:bookmarkStart w:id="11607" w:name="_Toc61517725"/>
              <w:bookmarkStart w:id="11608" w:name="_Toc62469411"/>
              <w:bookmarkStart w:id="11609" w:name="_Toc62469817"/>
              <w:bookmarkStart w:id="11610" w:name="_Toc62806156"/>
              <w:bookmarkStart w:id="11611" w:name="_Toc63148947"/>
              <w:bookmarkStart w:id="11612" w:name="_Toc64530223"/>
              <w:bookmarkStart w:id="11613" w:name="_Toc65959192"/>
              <w:bookmarkStart w:id="11614" w:name="_Toc66036139"/>
              <w:bookmarkStart w:id="11615" w:name="_Toc66169948"/>
              <w:bookmarkStart w:id="11616" w:name="_Toc66170362"/>
              <w:bookmarkStart w:id="11617" w:name="_Toc66171114"/>
              <w:bookmarkStart w:id="11618" w:name="_Toc66171497"/>
              <w:bookmarkStart w:id="11619" w:name="_Toc66171880"/>
              <w:bookmarkStart w:id="11620" w:name="_Toc70442967"/>
              <w:bookmarkStart w:id="11621" w:name="_Toc70494903"/>
              <w:bookmarkStart w:id="11622" w:name="_Toc70511073"/>
              <w:bookmarkStart w:id="11623" w:name="_Toc70511467"/>
              <w:bookmarkStart w:id="11624" w:name="_Toc70511850"/>
              <w:bookmarkStart w:id="11625" w:name="_Toc70512233"/>
              <w:bookmarkStart w:id="11626" w:name="_Toc89249965"/>
              <w:bookmarkStart w:id="11627" w:name="_Toc8943990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2BC3FF" w14:textId="6A0122D5" w:rsidR="00445629" w:rsidDel="005428B0" w:rsidRDefault="00445629">
            <w:pPr>
              <w:spacing w:line="240" w:lineRule="atLeast"/>
              <w:rPr>
                <w:del w:id="11628" w:author="Strzelczyk, Anthony (A.)" w:date="2020-12-11T13:41:00Z"/>
              </w:rPr>
              <w:pPrChange w:id="11629" w:author="Strzelczyk, Anthony (A.)" w:date="2020-12-11T12:24:00Z">
                <w:pPr/>
              </w:pPrChange>
            </w:pPr>
            <w:bookmarkStart w:id="11630" w:name="_Toc58587020"/>
            <w:bookmarkStart w:id="11631" w:name="_Toc58938155"/>
            <w:bookmarkStart w:id="11632" w:name="_Toc58939494"/>
            <w:bookmarkStart w:id="11633" w:name="_Toc59108391"/>
            <w:bookmarkStart w:id="11634" w:name="_Toc59300895"/>
            <w:bookmarkStart w:id="11635" w:name="_Toc59303611"/>
            <w:bookmarkStart w:id="11636" w:name="_Toc59515443"/>
            <w:bookmarkStart w:id="11637" w:name="_Toc59628691"/>
            <w:bookmarkStart w:id="11638" w:name="_Toc60752326"/>
            <w:bookmarkStart w:id="11639" w:name="_Toc61061119"/>
            <w:bookmarkStart w:id="11640" w:name="_Toc61516916"/>
            <w:bookmarkStart w:id="11641" w:name="_Toc61517321"/>
            <w:bookmarkStart w:id="11642" w:name="_Toc61517726"/>
            <w:bookmarkStart w:id="11643" w:name="_Toc62469412"/>
            <w:bookmarkStart w:id="11644" w:name="_Toc62469818"/>
            <w:bookmarkStart w:id="11645" w:name="_Toc62806157"/>
            <w:bookmarkStart w:id="11646" w:name="_Toc63148948"/>
            <w:bookmarkStart w:id="11647" w:name="_Toc64530224"/>
            <w:bookmarkStart w:id="11648" w:name="_Toc65959193"/>
            <w:bookmarkStart w:id="11649" w:name="_Toc66036140"/>
            <w:bookmarkStart w:id="11650" w:name="_Toc66169949"/>
            <w:bookmarkStart w:id="11651" w:name="_Toc66170363"/>
            <w:bookmarkStart w:id="11652" w:name="_Toc66171115"/>
            <w:bookmarkStart w:id="11653" w:name="_Toc66171498"/>
            <w:bookmarkStart w:id="11654" w:name="_Toc66171881"/>
            <w:bookmarkStart w:id="11655" w:name="_Toc70442968"/>
            <w:bookmarkStart w:id="11656" w:name="_Toc70494904"/>
            <w:bookmarkStart w:id="11657" w:name="_Toc70511074"/>
            <w:bookmarkStart w:id="11658" w:name="_Toc70511468"/>
            <w:bookmarkStart w:id="11659" w:name="_Toc70511851"/>
            <w:bookmarkStart w:id="11660" w:name="_Toc70512234"/>
            <w:bookmarkStart w:id="11661" w:name="_Toc89249966"/>
            <w:bookmarkStart w:id="11662" w:name="_Toc89439905"/>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p>
        </w:tc>
        <w:bookmarkStart w:id="11663" w:name="_Toc58587021"/>
        <w:bookmarkStart w:id="11664" w:name="_Toc58938156"/>
        <w:bookmarkStart w:id="11665" w:name="_Toc58939495"/>
        <w:bookmarkStart w:id="11666" w:name="_Toc59108392"/>
        <w:bookmarkStart w:id="11667" w:name="_Toc59300896"/>
        <w:bookmarkStart w:id="11668" w:name="_Toc59303612"/>
        <w:bookmarkStart w:id="11669" w:name="_Toc59515444"/>
        <w:bookmarkStart w:id="11670" w:name="_Toc59628692"/>
        <w:bookmarkStart w:id="11671" w:name="_Toc60752327"/>
        <w:bookmarkStart w:id="11672" w:name="_Toc61061120"/>
        <w:bookmarkStart w:id="11673" w:name="_Toc61516917"/>
        <w:bookmarkStart w:id="11674" w:name="_Toc61517322"/>
        <w:bookmarkStart w:id="11675" w:name="_Toc61517727"/>
        <w:bookmarkStart w:id="11676" w:name="_Toc62469413"/>
        <w:bookmarkStart w:id="11677" w:name="_Toc62469819"/>
        <w:bookmarkStart w:id="11678" w:name="_Toc62806158"/>
        <w:bookmarkStart w:id="11679" w:name="_Toc63148949"/>
        <w:bookmarkStart w:id="11680" w:name="_Toc64530225"/>
        <w:bookmarkStart w:id="11681" w:name="_Toc65959194"/>
        <w:bookmarkStart w:id="11682" w:name="_Toc66036141"/>
        <w:bookmarkStart w:id="11683" w:name="_Toc66169950"/>
        <w:bookmarkStart w:id="11684" w:name="_Toc66170364"/>
        <w:bookmarkStart w:id="11685" w:name="_Toc66171116"/>
        <w:bookmarkStart w:id="11686" w:name="_Toc66171499"/>
        <w:bookmarkStart w:id="11687" w:name="_Toc66171882"/>
        <w:bookmarkStart w:id="11688" w:name="_Toc70442969"/>
        <w:bookmarkStart w:id="11689" w:name="_Toc70494905"/>
        <w:bookmarkStart w:id="11690" w:name="_Toc70511075"/>
        <w:bookmarkStart w:id="11691" w:name="_Toc70511469"/>
        <w:bookmarkStart w:id="11692" w:name="_Toc70511852"/>
        <w:bookmarkStart w:id="11693" w:name="_Toc70512235"/>
        <w:bookmarkStart w:id="11694" w:name="_Toc89249967"/>
        <w:bookmarkStart w:id="11695" w:name="_Toc89439906"/>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tr>
      <w:tr w:rsidR="00445629" w:rsidRPr="00B3499B" w:rsidDel="005428B0" w14:paraId="51C79076" w14:textId="0580A6E3" w:rsidTr="005C492B">
        <w:trPr>
          <w:del w:id="11696" w:author="Strzelczyk, Anthony (A.)" w:date="2020-12-11T13:4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876EB0" w14:textId="16099ACB" w:rsidR="00445629" w:rsidRPr="00B3499B" w:rsidDel="005428B0" w:rsidRDefault="002824A3">
            <w:pPr>
              <w:spacing w:line="240" w:lineRule="atLeast"/>
              <w:rPr>
                <w:del w:id="11697" w:author="Strzelczyk, Anthony (A.)" w:date="2020-12-11T13:41:00Z"/>
                <w:rFonts w:cs="Arial"/>
                <w:bCs/>
                <w:color w:val="808080" w:themeColor="background1" w:themeShade="80"/>
                <w:sz w:val="16"/>
                <w:szCs w:val="14"/>
              </w:rPr>
              <w:pPrChange w:id="11698" w:author="Strzelczyk, Anthony (A.)" w:date="2020-12-11T12:24:00Z">
                <w:pPr/>
              </w:pPrChange>
            </w:pPr>
            <w:del w:id="11699" w:author="Strzelczyk, Anthony (A.)" w:date="2020-12-11T13:41:00Z">
              <w:r w:rsidDel="005428B0">
                <w:fldChar w:fldCharType="begin"/>
              </w:r>
              <w:r w:rsidDel="005428B0">
                <w:delInstrText xml:space="preserve"> HYPERLINK "http://wiki.ford.com/display/RequirementsEngineering/Requirements+Attributes" </w:delInstrText>
              </w:r>
              <w:r w:rsidDel="005428B0">
                <w:fldChar w:fldCharType="separate"/>
              </w:r>
              <w:r w:rsidR="00445629" w:rsidRPr="00B3499B" w:rsidDel="005428B0">
                <w:rPr>
                  <w:rStyle w:val="Hyperlink"/>
                  <w:rFonts w:cs="Arial"/>
                  <w:bCs/>
                  <w:sz w:val="16"/>
                  <w:szCs w:val="14"/>
                </w:rPr>
                <w:delText>Req. Template</w:delText>
              </w:r>
              <w:r w:rsidDel="005428B0">
                <w:rPr>
                  <w:rStyle w:val="Hyperlink"/>
                  <w:rFonts w:cs="Arial"/>
                  <w:bCs/>
                  <w:sz w:val="16"/>
                  <w:szCs w:val="14"/>
                </w:rPr>
                <w:fldChar w:fldCharType="end"/>
              </w:r>
              <w:r w:rsidR="00445629" w:rsidRPr="00B3499B" w:rsidDel="005428B0">
                <w:rPr>
                  <w:rFonts w:cs="Arial"/>
                  <w:bCs/>
                  <w:color w:val="808080" w:themeColor="background1" w:themeShade="80"/>
                  <w:sz w:val="16"/>
                  <w:szCs w:val="14"/>
                </w:rPr>
                <w:delText xml:space="preserve"> Version</w:delText>
              </w:r>
              <w:bookmarkStart w:id="11700" w:name="_Toc58587022"/>
              <w:bookmarkStart w:id="11701" w:name="_Toc58938157"/>
              <w:bookmarkStart w:id="11702" w:name="_Toc58939496"/>
              <w:bookmarkStart w:id="11703" w:name="_Toc59108393"/>
              <w:bookmarkStart w:id="11704" w:name="_Toc59300897"/>
              <w:bookmarkStart w:id="11705" w:name="_Toc59303613"/>
              <w:bookmarkStart w:id="11706" w:name="_Toc59515445"/>
              <w:bookmarkStart w:id="11707" w:name="_Toc59628693"/>
              <w:bookmarkStart w:id="11708" w:name="_Toc60752328"/>
              <w:bookmarkStart w:id="11709" w:name="_Toc61061121"/>
              <w:bookmarkStart w:id="11710" w:name="_Toc61516918"/>
              <w:bookmarkStart w:id="11711" w:name="_Toc61517323"/>
              <w:bookmarkStart w:id="11712" w:name="_Toc61517728"/>
              <w:bookmarkStart w:id="11713" w:name="_Toc62469414"/>
              <w:bookmarkStart w:id="11714" w:name="_Toc62469820"/>
              <w:bookmarkStart w:id="11715" w:name="_Toc62806159"/>
              <w:bookmarkStart w:id="11716" w:name="_Toc63148950"/>
              <w:bookmarkStart w:id="11717" w:name="_Toc64530226"/>
              <w:bookmarkStart w:id="11718" w:name="_Toc65959195"/>
              <w:bookmarkStart w:id="11719" w:name="_Toc66036142"/>
              <w:bookmarkStart w:id="11720" w:name="_Toc66169951"/>
              <w:bookmarkStart w:id="11721" w:name="_Toc66170365"/>
              <w:bookmarkStart w:id="11722" w:name="_Toc66171117"/>
              <w:bookmarkStart w:id="11723" w:name="_Toc66171500"/>
              <w:bookmarkStart w:id="11724" w:name="_Toc66171883"/>
              <w:bookmarkStart w:id="11725" w:name="_Toc70442970"/>
              <w:bookmarkStart w:id="11726" w:name="_Toc70494906"/>
              <w:bookmarkStart w:id="11727" w:name="_Toc70511076"/>
              <w:bookmarkStart w:id="11728" w:name="_Toc70511470"/>
              <w:bookmarkStart w:id="11729" w:name="_Toc70511853"/>
              <w:bookmarkStart w:id="11730" w:name="_Toc70512236"/>
              <w:bookmarkStart w:id="11731" w:name="_Toc89249968"/>
              <w:bookmarkStart w:id="11732" w:name="_Toc89439907"/>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del>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AE57EF" w14:textId="0C5B4CEB" w:rsidR="00445629" w:rsidRPr="00B3499B" w:rsidDel="005428B0" w:rsidRDefault="00445629">
            <w:pPr>
              <w:spacing w:line="240" w:lineRule="atLeast"/>
              <w:rPr>
                <w:del w:id="11733" w:author="Strzelczyk, Anthony (A.)" w:date="2020-12-11T13:41:00Z"/>
                <w:rFonts w:cs="Arial"/>
                <w:bCs/>
                <w:color w:val="808080" w:themeColor="background1" w:themeShade="80"/>
                <w:sz w:val="16"/>
                <w:szCs w:val="14"/>
              </w:rPr>
              <w:pPrChange w:id="11734" w:author="Strzelczyk, Anthony (A.)" w:date="2020-12-11T12:24:00Z">
                <w:pPr/>
              </w:pPrChange>
            </w:pPr>
            <w:del w:id="11735" w:author="Strzelczyk, Anthony (A.)" w:date="2020-12-11T13:41:00Z">
              <w:r w:rsidRPr="00B3499B" w:rsidDel="005428B0">
                <w:rPr>
                  <w:rFonts w:cs="Arial"/>
                  <w:bCs/>
                  <w:color w:val="808080" w:themeColor="background1" w:themeShade="80"/>
                  <w:sz w:val="16"/>
                  <w:szCs w:val="14"/>
                </w:rPr>
                <w:fldChar w:fldCharType="begin"/>
              </w:r>
              <w:r w:rsidRPr="00B3499B" w:rsidDel="005428B0">
                <w:rPr>
                  <w:rFonts w:cs="Arial"/>
                  <w:bCs/>
                  <w:color w:val="808080" w:themeColor="background1" w:themeShade="80"/>
                  <w:sz w:val="16"/>
                  <w:szCs w:val="14"/>
                </w:rPr>
                <w:delInstrText xml:space="preserve"> DOCPROPERTY  TemplateVersion  \* MERGEFORMAT </w:delInstrText>
              </w:r>
              <w:r w:rsidRPr="00B3499B" w:rsidDel="005428B0">
                <w:rPr>
                  <w:rFonts w:cs="Arial"/>
                  <w:bCs/>
                  <w:color w:val="808080" w:themeColor="background1" w:themeShade="80"/>
                  <w:sz w:val="16"/>
                  <w:szCs w:val="14"/>
                </w:rPr>
                <w:fldChar w:fldCharType="separate"/>
              </w:r>
              <w:r w:rsidR="00C24607" w:rsidDel="005428B0">
                <w:rPr>
                  <w:rFonts w:cs="Arial"/>
                  <w:bCs/>
                  <w:color w:val="808080" w:themeColor="background1" w:themeShade="80"/>
                  <w:sz w:val="16"/>
                  <w:szCs w:val="14"/>
                </w:rPr>
                <w:delText>6</w:delText>
              </w:r>
              <w:r w:rsidRPr="00B3499B" w:rsidDel="005428B0">
                <w:rPr>
                  <w:rFonts w:cs="Arial"/>
                  <w:bCs/>
                  <w:color w:val="808080" w:themeColor="background1" w:themeShade="80"/>
                  <w:sz w:val="16"/>
                  <w:szCs w:val="14"/>
                </w:rPr>
                <w:fldChar w:fldCharType="end"/>
              </w:r>
              <w:r w:rsidRPr="00B3499B" w:rsidDel="005428B0">
                <w:rPr>
                  <w:rFonts w:cs="Arial"/>
                  <w:bCs/>
                  <w:color w:val="808080" w:themeColor="background1" w:themeShade="80"/>
                  <w:sz w:val="16"/>
                  <w:szCs w:val="14"/>
                </w:rPr>
                <w:delText>.</w:delText>
              </w:r>
              <w:r w:rsidRPr="00B3499B" w:rsidDel="005428B0">
                <w:rPr>
                  <w:rFonts w:cs="Arial"/>
                  <w:bCs/>
                  <w:color w:val="808080" w:themeColor="background1" w:themeShade="80"/>
                  <w:sz w:val="16"/>
                  <w:szCs w:val="14"/>
                </w:rPr>
                <w:fldChar w:fldCharType="begin"/>
              </w:r>
              <w:r w:rsidRPr="00B3499B" w:rsidDel="005428B0">
                <w:rPr>
                  <w:rFonts w:cs="Arial"/>
                  <w:bCs/>
                  <w:color w:val="808080" w:themeColor="background1" w:themeShade="80"/>
                  <w:sz w:val="16"/>
                  <w:szCs w:val="14"/>
                </w:rPr>
                <w:delInstrText xml:space="preserve"> DOCPROPERTY  TemplateRevision  \* MERGEFORMAT </w:delInstrText>
              </w:r>
              <w:r w:rsidRPr="00B3499B" w:rsidDel="005428B0">
                <w:rPr>
                  <w:rFonts w:cs="Arial"/>
                  <w:bCs/>
                  <w:color w:val="808080" w:themeColor="background1" w:themeShade="80"/>
                  <w:sz w:val="16"/>
                  <w:szCs w:val="14"/>
                </w:rPr>
                <w:fldChar w:fldCharType="separate"/>
              </w:r>
            </w:del>
            <w:del w:id="11736" w:author="Strzelczyk, Anthony (A.)" w:date="2020-12-10T12:02:00Z">
              <w:r w:rsidDel="00C24607">
                <w:rPr>
                  <w:rFonts w:cs="Arial"/>
                  <w:bCs/>
                  <w:color w:val="808080" w:themeColor="background1" w:themeShade="80"/>
                  <w:sz w:val="16"/>
                  <w:szCs w:val="14"/>
                </w:rPr>
                <w:delText>0</w:delText>
              </w:r>
            </w:del>
            <w:del w:id="11737" w:author="Strzelczyk, Anthony (A.)" w:date="2020-12-11T13:41:00Z">
              <w:r w:rsidRPr="00B3499B" w:rsidDel="005428B0">
                <w:rPr>
                  <w:rFonts w:cs="Arial"/>
                  <w:bCs/>
                  <w:color w:val="808080" w:themeColor="background1" w:themeShade="80"/>
                  <w:sz w:val="16"/>
                  <w:szCs w:val="14"/>
                </w:rPr>
                <w:fldChar w:fldCharType="end"/>
              </w:r>
              <w:bookmarkStart w:id="11738" w:name="_Toc58587023"/>
              <w:bookmarkStart w:id="11739" w:name="_Toc58938158"/>
              <w:bookmarkStart w:id="11740" w:name="_Toc58939497"/>
              <w:bookmarkStart w:id="11741" w:name="_Toc59108394"/>
              <w:bookmarkStart w:id="11742" w:name="_Toc59300898"/>
              <w:bookmarkStart w:id="11743" w:name="_Toc59303614"/>
              <w:bookmarkStart w:id="11744" w:name="_Toc59515446"/>
              <w:bookmarkStart w:id="11745" w:name="_Toc59628694"/>
              <w:bookmarkStart w:id="11746" w:name="_Toc60752329"/>
              <w:bookmarkStart w:id="11747" w:name="_Toc61061122"/>
              <w:bookmarkStart w:id="11748" w:name="_Toc61516919"/>
              <w:bookmarkStart w:id="11749" w:name="_Toc61517324"/>
              <w:bookmarkStart w:id="11750" w:name="_Toc61517729"/>
              <w:bookmarkStart w:id="11751" w:name="_Toc62469415"/>
              <w:bookmarkStart w:id="11752" w:name="_Toc62469821"/>
              <w:bookmarkStart w:id="11753" w:name="_Toc62806160"/>
              <w:bookmarkStart w:id="11754" w:name="_Toc63148951"/>
              <w:bookmarkStart w:id="11755" w:name="_Toc64530227"/>
              <w:bookmarkStart w:id="11756" w:name="_Toc65959196"/>
              <w:bookmarkStart w:id="11757" w:name="_Toc66036143"/>
              <w:bookmarkStart w:id="11758" w:name="_Toc66169952"/>
              <w:bookmarkStart w:id="11759" w:name="_Toc66170366"/>
              <w:bookmarkStart w:id="11760" w:name="_Toc66171118"/>
              <w:bookmarkStart w:id="11761" w:name="_Toc66171501"/>
              <w:bookmarkStart w:id="11762" w:name="_Toc66171884"/>
              <w:bookmarkStart w:id="11763" w:name="_Toc70442971"/>
              <w:bookmarkStart w:id="11764" w:name="_Toc70494907"/>
              <w:bookmarkStart w:id="11765" w:name="_Toc70511077"/>
              <w:bookmarkStart w:id="11766" w:name="_Toc70511471"/>
              <w:bookmarkStart w:id="11767" w:name="_Toc70511854"/>
              <w:bookmarkStart w:id="11768" w:name="_Toc70512237"/>
              <w:bookmarkStart w:id="11769" w:name="_Toc89249969"/>
              <w:bookmarkStart w:id="11770" w:name="_Toc89439908"/>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del>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071BA" w14:textId="6846F70D" w:rsidR="00445629" w:rsidRPr="00B3499B" w:rsidDel="005428B0" w:rsidRDefault="00445629">
            <w:pPr>
              <w:spacing w:line="240" w:lineRule="atLeast"/>
              <w:jc w:val="right"/>
              <w:rPr>
                <w:del w:id="11771" w:author="Strzelczyk, Anthony (A.)" w:date="2020-12-11T13:41:00Z"/>
                <w:rFonts w:cs="Arial"/>
                <w:bCs/>
                <w:color w:val="808080" w:themeColor="background1" w:themeShade="80"/>
                <w:sz w:val="16"/>
                <w:szCs w:val="14"/>
              </w:rPr>
              <w:pPrChange w:id="11772" w:author="Strzelczyk, Anthony (A.)" w:date="2020-12-11T12:24:00Z">
                <w:pPr>
                  <w:jc w:val="right"/>
                </w:pPr>
              </w:pPrChange>
            </w:pPr>
            <w:del w:id="11773" w:author="Strzelczyk, Anthony (A.)" w:date="2020-12-11T13:41:00Z">
              <w:r w:rsidRPr="00B3499B" w:rsidDel="005428B0">
                <w:rPr>
                  <w:rFonts w:cs="Arial"/>
                  <w:bCs/>
                  <w:color w:val="808080" w:themeColor="background1" w:themeShade="80"/>
                  <w:sz w:val="16"/>
                  <w:szCs w:val="14"/>
                </w:rPr>
                <w:delText>End of Requirement</w:delText>
              </w:r>
              <w:bookmarkStart w:id="11774" w:name="_Toc58587024"/>
              <w:bookmarkStart w:id="11775" w:name="_Toc58938159"/>
              <w:bookmarkStart w:id="11776" w:name="_Toc58939498"/>
              <w:bookmarkStart w:id="11777" w:name="_Toc59108395"/>
              <w:bookmarkStart w:id="11778" w:name="_Toc59300899"/>
              <w:bookmarkStart w:id="11779" w:name="_Toc59303615"/>
              <w:bookmarkStart w:id="11780" w:name="_Toc59515447"/>
              <w:bookmarkStart w:id="11781" w:name="_Toc59628695"/>
              <w:bookmarkStart w:id="11782" w:name="_Toc60752330"/>
              <w:bookmarkStart w:id="11783" w:name="_Toc61061123"/>
              <w:bookmarkStart w:id="11784" w:name="_Toc61516920"/>
              <w:bookmarkStart w:id="11785" w:name="_Toc61517325"/>
              <w:bookmarkStart w:id="11786" w:name="_Toc61517730"/>
              <w:bookmarkStart w:id="11787" w:name="_Toc62469416"/>
              <w:bookmarkStart w:id="11788" w:name="_Toc62469822"/>
              <w:bookmarkStart w:id="11789" w:name="_Toc62806161"/>
              <w:bookmarkStart w:id="11790" w:name="_Toc63148952"/>
              <w:bookmarkStart w:id="11791" w:name="_Toc64530228"/>
              <w:bookmarkStart w:id="11792" w:name="_Toc65959197"/>
              <w:bookmarkStart w:id="11793" w:name="_Toc66036144"/>
              <w:bookmarkStart w:id="11794" w:name="_Toc66169953"/>
              <w:bookmarkStart w:id="11795" w:name="_Toc66170367"/>
              <w:bookmarkStart w:id="11796" w:name="_Toc66171119"/>
              <w:bookmarkStart w:id="11797" w:name="_Toc66171502"/>
              <w:bookmarkStart w:id="11798" w:name="_Toc66171885"/>
              <w:bookmarkStart w:id="11799" w:name="_Toc70442972"/>
              <w:bookmarkStart w:id="11800" w:name="_Toc70494908"/>
              <w:bookmarkStart w:id="11801" w:name="_Toc70511078"/>
              <w:bookmarkStart w:id="11802" w:name="_Toc70511472"/>
              <w:bookmarkStart w:id="11803" w:name="_Toc70511855"/>
              <w:bookmarkStart w:id="11804" w:name="_Toc70512238"/>
              <w:bookmarkStart w:id="11805" w:name="_Toc89249970"/>
              <w:bookmarkStart w:id="11806" w:name="_Toc89439909"/>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del>
          </w:p>
        </w:tc>
        <w:bookmarkStart w:id="11807" w:name="_Toc58587025"/>
        <w:bookmarkStart w:id="11808" w:name="_Toc58938160"/>
        <w:bookmarkStart w:id="11809" w:name="_Toc58939499"/>
        <w:bookmarkStart w:id="11810" w:name="_Toc59108396"/>
        <w:bookmarkStart w:id="11811" w:name="_Toc59300900"/>
        <w:bookmarkStart w:id="11812" w:name="_Toc59303616"/>
        <w:bookmarkStart w:id="11813" w:name="_Toc59515448"/>
        <w:bookmarkStart w:id="11814" w:name="_Toc59628696"/>
        <w:bookmarkStart w:id="11815" w:name="_Toc60752331"/>
        <w:bookmarkStart w:id="11816" w:name="_Toc61061124"/>
        <w:bookmarkStart w:id="11817" w:name="_Toc61516921"/>
        <w:bookmarkStart w:id="11818" w:name="_Toc61517326"/>
        <w:bookmarkStart w:id="11819" w:name="_Toc61517731"/>
        <w:bookmarkStart w:id="11820" w:name="_Toc62469417"/>
        <w:bookmarkStart w:id="11821" w:name="_Toc62469823"/>
        <w:bookmarkStart w:id="11822" w:name="_Toc62806162"/>
        <w:bookmarkStart w:id="11823" w:name="_Toc63148953"/>
        <w:bookmarkStart w:id="11824" w:name="_Toc64530229"/>
        <w:bookmarkStart w:id="11825" w:name="_Toc65959198"/>
        <w:bookmarkStart w:id="11826" w:name="_Toc66036145"/>
        <w:bookmarkStart w:id="11827" w:name="_Toc66169954"/>
        <w:bookmarkStart w:id="11828" w:name="_Toc66170368"/>
        <w:bookmarkStart w:id="11829" w:name="_Toc66171120"/>
        <w:bookmarkStart w:id="11830" w:name="_Toc66171503"/>
        <w:bookmarkStart w:id="11831" w:name="_Toc66171886"/>
        <w:bookmarkStart w:id="11832" w:name="_Toc70442973"/>
        <w:bookmarkStart w:id="11833" w:name="_Toc70494909"/>
        <w:bookmarkStart w:id="11834" w:name="_Toc70511079"/>
        <w:bookmarkStart w:id="11835" w:name="_Toc70511473"/>
        <w:bookmarkStart w:id="11836" w:name="_Toc70511856"/>
        <w:bookmarkStart w:id="11837" w:name="_Toc70512239"/>
        <w:bookmarkStart w:id="11838" w:name="_Toc89249971"/>
        <w:bookmarkStart w:id="11839" w:name="_Toc89439910"/>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tr>
    </w:tbl>
    <w:p w14:paraId="6FFDD8EE" w14:textId="338EFAED" w:rsidR="00445629" w:rsidDel="005428B0" w:rsidRDefault="00445629">
      <w:pPr>
        <w:spacing w:line="240" w:lineRule="atLeast"/>
        <w:rPr>
          <w:del w:id="11840" w:author="Strzelczyk, Anthony (A.)" w:date="2020-12-11T13:41:00Z"/>
        </w:rPr>
        <w:pPrChange w:id="11841" w:author="Strzelczyk, Anthony (A.)" w:date="2020-12-11T12:24:00Z">
          <w:pPr/>
        </w:pPrChange>
      </w:pPr>
      <w:bookmarkStart w:id="11842" w:name="_Toc58587026"/>
      <w:bookmarkStart w:id="11843" w:name="_Toc58938161"/>
      <w:bookmarkStart w:id="11844" w:name="_Toc58939500"/>
      <w:bookmarkStart w:id="11845" w:name="_Toc59108397"/>
      <w:bookmarkStart w:id="11846" w:name="_Toc59300901"/>
      <w:bookmarkStart w:id="11847" w:name="_Toc59303617"/>
      <w:bookmarkStart w:id="11848" w:name="_Toc59515449"/>
      <w:bookmarkStart w:id="11849" w:name="_Toc59628697"/>
      <w:bookmarkStart w:id="11850" w:name="_Toc60752332"/>
      <w:bookmarkStart w:id="11851" w:name="_Toc61061125"/>
      <w:bookmarkStart w:id="11852" w:name="_Toc61516922"/>
      <w:bookmarkStart w:id="11853" w:name="_Toc61517327"/>
      <w:bookmarkStart w:id="11854" w:name="_Toc61517732"/>
      <w:bookmarkStart w:id="11855" w:name="_Toc62469418"/>
      <w:bookmarkStart w:id="11856" w:name="_Toc62469824"/>
      <w:bookmarkStart w:id="11857" w:name="_Toc62806163"/>
      <w:bookmarkStart w:id="11858" w:name="_Toc63148954"/>
      <w:bookmarkStart w:id="11859" w:name="_Toc64530230"/>
      <w:bookmarkStart w:id="11860" w:name="_Toc65959199"/>
      <w:bookmarkStart w:id="11861" w:name="_Toc66036146"/>
      <w:bookmarkStart w:id="11862" w:name="_Toc66169955"/>
      <w:bookmarkStart w:id="11863" w:name="_Toc66170369"/>
      <w:bookmarkStart w:id="11864" w:name="_Toc66171121"/>
      <w:bookmarkStart w:id="11865" w:name="_Toc66171504"/>
      <w:bookmarkStart w:id="11866" w:name="_Toc66171887"/>
      <w:bookmarkStart w:id="11867" w:name="_Toc70442974"/>
      <w:bookmarkStart w:id="11868" w:name="_Toc70494910"/>
      <w:bookmarkStart w:id="11869" w:name="_Toc70511080"/>
      <w:bookmarkStart w:id="11870" w:name="_Toc70511474"/>
      <w:bookmarkStart w:id="11871" w:name="_Toc70511857"/>
      <w:bookmarkStart w:id="11872" w:name="_Toc70512240"/>
      <w:bookmarkStart w:id="11873" w:name="_Toc89249972"/>
      <w:bookmarkStart w:id="11874" w:name="_Toc8943991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p>
    <w:p w14:paraId="78781480" w14:textId="1974AA23" w:rsidR="00445629" w:rsidRPr="001A180F" w:rsidDel="00175E7B" w:rsidRDefault="00445629">
      <w:pPr>
        <w:pStyle w:val="Heading2"/>
        <w:spacing w:line="240" w:lineRule="atLeast"/>
        <w:ind w:left="578" w:hanging="578"/>
        <w:rPr>
          <w:del w:id="11875" w:author="Strzelczyk, Anthony (A.)" w:date="2020-12-11T13:43:00Z"/>
        </w:rPr>
        <w:pPrChange w:id="11876" w:author="Strzelczyk, Anthony (A.)" w:date="2020-12-11T12:24:00Z">
          <w:pPr>
            <w:pStyle w:val="Heading2"/>
            <w:ind w:left="578" w:hanging="578"/>
          </w:pPr>
        </w:pPrChange>
      </w:pPr>
      <w:bookmarkStart w:id="11877" w:name="_Toc12531078"/>
      <w:del w:id="11878" w:author="Strzelczyk, Anthony (A.)" w:date="2020-12-11T13:43:00Z">
        <w:r w:rsidDel="00175E7B">
          <w:delText>Other Requirements</w:delText>
        </w:r>
        <w:bookmarkStart w:id="11879" w:name="_Toc58587027"/>
        <w:bookmarkStart w:id="11880" w:name="_Toc58938162"/>
        <w:bookmarkStart w:id="11881" w:name="_Toc58939501"/>
        <w:bookmarkStart w:id="11882" w:name="_Toc59108398"/>
        <w:bookmarkStart w:id="11883" w:name="_Toc59300902"/>
        <w:bookmarkStart w:id="11884" w:name="_Toc59303618"/>
        <w:bookmarkStart w:id="11885" w:name="_Toc59515450"/>
        <w:bookmarkStart w:id="11886" w:name="_Toc59628698"/>
        <w:bookmarkStart w:id="11887" w:name="_Toc60752333"/>
        <w:bookmarkStart w:id="11888" w:name="_Toc61061126"/>
        <w:bookmarkStart w:id="11889" w:name="_Toc61516923"/>
        <w:bookmarkStart w:id="11890" w:name="_Toc61517328"/>
        <w:bookmarkStart w:id="11891" w:name="_Toc61517733"/>
        <w:bookmarkStart w:id="11892" w:name="_Toc62469419"/>
        <w:bookmarkStart w:id="11893" w:name="_Toc62469825"/>
        <w:bookmarkStart w:id="11894" w:name="_Toc62806164"/>
        <w:bookmarkStart w:id="11895" w:name="_Toc63148955"/>
        <w:bookmarkStart w:id="11896" w:name="_Toc64530231"/>
        <w:bookmarkStart w:id="11897" w:name="_Toc65959200"/>
        <w:bookmarkStart w:id="11898" w:name="_Toc66036147"/>
        <w:bookmarkStart w:id="11899" w:name="_Toc66169956"/>
        <w:bookmarkStart w:id="11900" w:name="_Toc66170370"/>
        <w:bookmarkStart w:id="11901" w:name="_Toc66171122"/>
        <w:bookmarkStart w:id="11902" w:name="_Toc66171505"/>
        <w:bookmarkStart w:id="11903" w:name="_Toc66171888"/>
        <w:bookmarkStart w:id="11904" w:name="_Toc70442975"/>
        <w:bookmarkStart w:id="11905" w:name="_Toc70494911"/>
        <w:bookmarkStart w:id="11906" w:name="_Toc70511081"/>
        <w:bookmarkStart w:id="11907" w:name="_Toc70511475"/>
        <w:bookmarkStart w:id="11908" w:name="_Toc70511858"/>
        <w:bookmarkStart w:id="11909" w:name="_Toc70512241"/>
        <w:bookmarkStart w:id="11910" w:name="_Toc89249973"/>
        <w:bookmarkStart w:id="11911" w:name="_Toc89439912"/>
        <w:bookmarkEnd w:id="11877"/>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del>
    </w:p>
    <w:p w14:paraId="31B75E06" w14:textId="5B4BC88E" w:rsidR="00AA664E" w:rsidRPr="00AA664E" w:rsidDel="00175E7B" w:rsidRDefault="00AA664E">
      <w:pPr>
        <w:pStyle w:val="BodyText"/>
        <w:spacing w:line="240" w:lineRule="atLeast"/>
        <w:rPr>
          <w:del w:id="11912" w:author="Strzelczyk, Anthony (A.)" w:date="2020-12-11T13:43:00Z"/>
        </w:rPr>
        <w:pPrChange w:id="11913" w:author="Strzelczyk, Anthony (A.)" w:date="2020-12-11T12:24:00Z">
          <w:pPr>
            <w:pStyle w:val="BodyText"/>
          </w:pPr>
        </w:pPrChange>
      </w:pPr>
      <w:bookmarkStart w:id="11914" w:name="_Toc58587028"/>
      <w:bookmarkStart w:id="11915" w:name="_Toc58938163"/>
      <w:bookmarkStart w:id="11916" w:name="_Toc58939502"/>
      <w:bookmarkStart w:id="11917" w:name="_Toc59108399"/>
      <w:bookmarkStart w:id="11918" w:name="_Toc59300903"/>
      <w:bookmarkStart w:id="11919" w:name="_Toc59303619"/>
      <w:bookmarkStart w:id="11920" w:name="_Toc59515451"/>
      <w:bookmarkStart w:id="11921" w:name="_Toc59628699"/>
      <w:bookmarkStart w:id="11922" w:name="_Toc60752334"/>
      <w:bookmarkStart w:id="11923" w:name="_Toc61061127"/>
      <w:bookmarkStart w:id="11924" w:name="_Toc61516924"/>
      <w:bookmarkStart w:id="11925" w:name="_Toc61517329"/>
      <w:bookmarkStart w:id="11926" w:name="_Toc61517734"/>
      <w:bookmarkStart w:id="11927" w:name="_Toc62469420"/>
      <w:bookmarkStart w:id="11928" w:name="_Toc62469826"/>
      <w:bookmarkStart w:id="11929" w:name="_Toc62806165"/>
      <w:bookmarkStart w:id="11930" w:name="_Toc63148956"/>
      <w:bookmarkStart w:id="11931" w:name="_Toc64530232"/>
      <w:bookmarkStart w:id="11932" w:name="_Toc65959201"/>
      <w:bookmarkStart w:id="11933" w:name="_Toc66036148"/>
      <w:bookmarkStart w:id="11934" w:name="_Toc66169957"/>
      <w:bookmarkStart w:id="11935" w:name="_Toc66170371"/>
      <w:bookmarkStart w:id="11936" w:name="_Toc66171123"/>
      <w:bookmarkStart w:id="11937" w:name="_Toc66171506"/>
      <w:bookmarkStart w:id="11938" w:name="_Toc66171889"/>
      <w:bookmarkStart w:id="11939" w:name="_Toc70442976"/>
      <w:bookmarkStart w:id="11940" w:name="_Toc70494912"/>
      <w:bookmarkStart w:id="11941" w:name="_Toc70511082"/>
      <w:bookmarkStart w:id="11942" w:name="_Toc70511476"/>
      <w:bookmarkStart w:id="11943" w:name="_Toc70511859"/>
      <w:bookmarkStart w:id="11944" w:name="_Toc70512242"/>
      <w:bookmarkStart w:id="11945" w:name="_Toc89249974"/>
      <w:bookmarkStart w:id="11946" w:name="_Toc89439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p>
    <w:p w14:paraId="629ED8D4" w14:textId="77777777" w:rsidR="008759BF" w:rsidRDefault="008759BF">
      <w:pPr>
        <w:pStyle w:val="Heading2"/>
        <w:tabs>
          <w:tab w:val="num" w:pos="718"/>
        </w:tabs>
        <w:spacing w:line="240" w:lineRule="atLeast"/>
        <w:ind w:left="601" w:hanging="601"/>
        <w:pPrChange w:id="11947" w:author="Strzelczyk, Anthony (A.)" w:date="2020-12-11T12:24:00Z">
          <w:pPr>
            <w:pStyle w:val="Heading2"/>
            <w:tabs>
              <w:tab w:val="num" w:pos="718"/>
            </w:tabs>
            <w:ind w:left="601" w:hanging="601"/>
          </w:pPr>
        </w:pPrChange>
      </w:pPr>
      <w:bookmarkStart w:id="11948" w:name="_Toc435447963"/>
      <w:bookmarkStart w:id="11949" w:name="_Toc89439914"/>
      <w:r>
        <w:t>Other Requirements</w:t>
      </w:r>
      <w:bookmarkEnd w:id="11948"/>
      <w:bookmarkEnd w:id="11949"/>
    </w:p>
    <w:p w14:paraId="02F13641" w14:textId="77777777" w:rsidR="001A180F" w:rsidRDefault="001A180F">
      <w:pPr>
        <w:pStyle w:val="Heading3"/>
        <w:spacing w:line="240" w:lineRule="atLeast"/>
        <w:pPrChange w:id="11950" w:author="Strzelczyk, Anthony (A.)" w:date="2020-12-11T12:24:00Z">
          <w:pPr>
            <w:pStyle w:val="Heading3"/>
          </w:pPr>
        </w:pPrChange>
      </w:pPr>
      <w:bookmarkStart w:id="11951" w:name="_Toc89439915"/>
      <w:bookmarkStart w:id="11952" w:name="_Toc435447964"/>
      <w:r>
        <w:t>Design Requirements</w:t>
      </w:r>
      <w:bookmarkEnd w:id="11951"/>
    </w:p>
    <w:p w14:paraId="34EFEC58" w14:textId="3EB13133" w:rsidR="001A180F" w:rsidDel="00D17734" w:rsidRDefault="001A180F">
      <w:pPr>
        <w:spacing w:line="240" w:lineRule="atLeast"/>
        <w:rPr>
          <w:del w:id="11953" w:author="Strzelczyk, Anthony (A.)" w:date="2020-12-14T14:02:00Z"/>
        </w:rPr>
        <w:pPrChange w:id="11954" w:author="Strzelczyk, Anthony (A.)" w:date="2020-12-11T12:24:00Z">
          <w:pPr/>
        </w:pPrChange>
      </w:pPr>
      <w:bookmarkStart w:id="11955" w:name="_Toc58938166"/>
      <w:bookmarkStart w:id="11956" w:name="_Toc58939505"/>
      <w:bookmarkStart w:id="11957" w:name="_Toc59108402"/>
      <w:bookmarkStart w:id="11958" w:name="_Toc59300906"/>
      <w:bookmarkStart w:id="11959" w:name="_Toc59303622"/>
      <w:bookmarkStart w:id="11960" w:name="_Toc59515454"/>
      <w:bookmarkStart w:id="11961" w:name="_Toc59628702"/>
      <w:bookmarkStart w:id="11962" w:name="_Toc60752337"/>
      <w:bookmarkStart w:id="11963" w:name="_Toc61061130"/>
      <w:bookmarkStart w:id="11964" w:name="_Toc61516927"/>
      <w:bookmarkStart w:id="11965" w:name="_Toc61517332"/>
      <w:bookmarkStart w:id="11966" w:name="_Toc61517737"/>
      <w:bookmarkStart w:id="11967" w:name="_Toc62469423"/>
      <w:bookmarkStart w:id="11968" w:name="_Toc62469829"/>
      <w:bookmarkStart w:id="11969" w:name="_Toc62806168"/>
      <w:bookmarkStart w:id="11970" w:name="_Toc63148959"/>
      <w:bookmarkStart w:id="11971" w:name="_Toc64530235"/>
      <w:bookmarkStart w:id="11972" w:name="_Toc65959204"/>
      <w:bookmarkStart w:id="11973" w:name="_Toc66036151"/>
      <w:bookmarkStart w:id="11974" w:name="_Toc66169960"/>
      <w:bookmarkStart w:id="11975" w:name="_Toc66170374"/>
      <w:bookmarkStart w:id="11976" w:name="_Toc66171126"/>
      <w:bookmarkStart w:id="11977" w:name="_Toc66171509"/>
      <w:bookmarkStart w:id="11978" w:name="_Toc66171892"/>
      <w:bookmarkStart w:id="11979" w:name="_Toc70442979"/>
      <w:bookmarkStart w:id="11980" w:name="_Toc70494915"/>
      <w:bookmarkStart w:id="11981" w:name="_Toc70511085"/>
      <w:bookmarkStart w:id="11982" w:name="_Toc70511479"/>
      <w:bookmarkStart w:id="11983" w:name="_Toc70511862"/>
      <w:bookmarkStart w:id="11984" w:name="_Toc70512245"/>
      <w:bookmarkStart w:id="11985" w:name="_Toc89249977"/>
      <w:bookmarkStart w:id="11986" w:name="_Toc89439916"/>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p>
    <w:p w14:paraId="734AB9BE" w14:textId="77777777" w:rsidR="008759BF" w:rsidRDefault="008759BF">
      <w:pPr>
        <w:pStyle w:val="Heading3"/>
        <w:spacing w:line="240" w:lineRule="atLeast"/>
        <w:pPrChange w:id="11987" w:author="Strzelczyk, Anthony (A.)" w:date="2020-12-11T12:24:00Z">
          <w:pPr>
            <w:pStyle w:val="Heading3"/>
          </w:pPr>
        </w:pPrChange>
      </w:pPr>
      <w:bookmarkStart w:id="11988" w:name="_Toc89439917"/>
      <w:r>
        <w:t>Manufacturing Requirements</w:t>
      </w:r>
      <w:bookmarkEnd w:id="11952"/>
      <w:bookmarkEnd w:id="11988"/>
    </w:p>
    <w:p w14:paraId="55BC1714" w14:textId="77777777" w:rsidR="008759BF" w:rsidRDefault="008759BF">
      <w:pPr>
        <w:pStyle w:val="Heading3"/>
        <w:spacing w:line="240" w:lineRule="atLeast"/>
        <w:pPrChange w:id="11989" w:author="Strzelczyk, Anthony (A.)" w:date="2020-12-11T12:24:00Z">
          <w:pPr>
            <w:pStyle w:val="Heading3"/>
          </w:pPr>
        </w:pPrChange>
      </w:pPr>
      <w:bookmarkStart w:id="11990" w:name="_Toc435447965"/>
      <w:bookmarkStart w:id="11991" w:name="_Toc89439918"/>
      <w:r>
        <w:t>Service Requirements</w:t>
      </w:r>
      <w:bookmarkEnd w:id="11990"/>
      <w:bookmarkEnd w:id="11991"/>
    </w:p>
    <w:p w14:paraId="1186B9DF" w14:textId="02F26C06" w:rsidR="00175E7B" w:rsidDel="005E5FD8" w:rsidRDefault="00175E7B">
      <w:pPr>
        <w:spacing w:line="240" w:lineRule="atLeast"/>
        <w:rPr>
          <w:del w:id="11992" w:author="Strzelczyk, Anthony (A.)" w:date="2020-12-21T12:19:00Z"/>
        </w:rPr>
        <w:pPrChange w:id="11993" w:author="Strzelczyk, Anthony (A.)" w:date="2020-12-11T12:24:00Z">
          <w:pPr/>
        </w:pPrChange>
      </w:pPr>
    </w:p>
    <w:p w14:paraId="00E6A45C" w14:textId="3F5DA501" w:rsidR="00534591" w:rsidRDefault="00C1443D" w:rsidP="00175E7B">
      <w:pPr>
        <w:rPr>
          <w:ins w:id="11994" w:author="Strzelczyk, Anthony (A.)" w:date="2020-12-11T13:45:00Z"/>
          <w:rFonts w:cs="Arial"/>
        </w:rPr>
      </w:pPr>
      <w:bookmarkStart w:id="11995" w:name="_b1cd09f05119178f1d5f1a70e462f05b"/>
      <w:bookmarkEnd w:id="11995"/>
      <w:del w:id="11996" w:author="Strzelczyk, Anthony (A.)" w:date="2020-12-11T13:45:00Z">
        <w:r w:rsidDel="00175E7B">
          <w:delText xml:space="preserve"> Related SDS EXTLGT Service Requirements</w:delText>
        </w:r>
      </w:del>
    </w:p>
    <w:p w14:paraId="7F8755E7" w14:textId="0CA2D4B3" w:rsidR="00C1443D" w:rsidRPr="0017445F" w:rsidDel="00175E7B" w:rsidRDefault="00C1443D">
      <w:pPr>
        <w:pStyle w:val="RERequirement"/>
        <w:shd w:val="clear" w:color="auto" w:fill="F2F2F2" w:themeFill="background1" w:themeFillShade="F2"/>
        <w:spacing w:line="240" w:lineRule="atLeast"/>
        <w:rPr>
          <w:del w:id="11997" w:author="Strzelczyk, Anthony (A.)" w:date="2020-12-11T13:46:00Z"/>
        </w:rPr>
        <w:pPrChange w:id="11998" w:author="Strzelczyk, Anthony (A.)" w:date="2020-12-11T12:24:00Z">
          <w:pPr>
            <w:pStyle w:val="RERequirement"/>
            <w:shd w:val="clear" w:color="auto" w:fill="F2F2F2" w:themeFill="background1" w:themeFillShade="F2"/>
          </w:pPr>
        </w:pPrChange>
      </w:pPr>
    </w:p>
    <w:p w14:paraId="05F787F7" w14:textId="006B27E1" w:rsidR="00C1443D" w:rsidDel="00175E7B" w:rsidRDefault="00C1443D">
      <w:pPr>
        <w:spacing w:line="240" w:lineRule="atLeast"/>
        <w:rPr>
          <w:del w:id="11999" w:author="Strzelczyk, Anthony (A.)" w:date="2020-12-11T13:45:00Z"/>
          <w:rFonts w:cs="Arial"/>
        </w:rPr>
        <w:pPrChange w:id="12000" w:author="Strzelczyk, Anthony (A.)" w:date="2020-12-11T12:24:00Z">
          <w:pPr/>
        </w:pPrChange>
      </w:pPr>
      <w:del w:id="12001" w:author="Strzelczyk, Anthony (A.)" w:date="2020-12-11T13:45:00Z">
        <w:r w:rsidDel="00175E7B">
          <w:rPr>
            <w:rFonts w:cs="Arial"/>
          </w:rPr>
          <w:delText>RQT-170000-010994</w:delText>
        </w:r>
        <w:r w:rsidDel="00175E7B">
          <w:rPr>
            <w:rFonts w:cs="Arial"/>
          </w:rPr>
          <w:tab/>
          <w:delText>BULB REPLACEMENT TIME</w:delText>
        </w:r>
      </w:del>
    </w:p>
    <w:p w14:paraId="0427CAC1" w14:textId="68B7C287" w:rsidR="00C1443D" w:rsidDel="00175E7B" w:rsidRDefault="00C1443D">
      <w:pPr>
        <w:spacing w:line="240" w:lineRule="atLeast"/>
        <w:rPr>
          <w:del w:id="12002" w:author="Strzelczyk, Anthony (A.)" w:date="2020-12-11T13:45:00Z"/>
          <w:rFonts w:cs="Arial"/>
        </w:rPr>
        <w:pPrChange w:id="12003" w:author="Strzelczyk, Anthony (A.)" w:date="2020-12-11T12:24:00Z">
          <w:pPr/>
        </w:pPrChange>
      </w:pPr>
      <w:del w:id="12004" w:author="Strzelczyk, Anthony (A.)" w:date="2020-12-11T13:45:00Z">
        <w:r w:rsidDel="00175E7B">
          <w:rPr>
            <w:rFonts w:cs="Arial"/>
          </w:rPr>
          <w:delText>RQT-170000-011050 SERVICE RELEASE</w:delText>
        </w:r>
      </w:del>
    </w:p>
    <w:p w14:paraId="0599EE30" w14:textId="6CAEB727" w:rsidR="00C1443D" w:rsidDel="00175E7B" w:rsidRDefault="00C1443D">
      <w:pPr>
        <w:spacing w:line="240" w:lineRule="atLeast"/>
        <w:rPr>
          <w:del w:id="12005" w:author="Strzelczyk, Anthony (A.)" w:date="2020-12-11T13:45:00Z"/>
          <w:rFonts w:cs="Arial"/>
        </w:rPr>
        <w:pPrChange w:id="12006" w:author="Strzelczyk, Anthony (A.)" w:date="2020-12-11T12:24:00Z">
          <w:pPr/>
        </w:pPrChange>
      </w:pPr>
    </w:p>
    <w:tbl>
      <w:tblPr>
        <w:tblW w:w="10170" w:type="dxa"/>
        <w:tblLayout w:type="fixed"/>
        <w:tblCellMar>
          <w:left w:w="0" w:type="dxa"/>
          <w:right w:w="0" w:type="dxa"/>
        </w:tblCellMar>
        <w:tblLook w:val="04A0" w:firstRow="1" w:lastRow="0" w:firstColumn="1" w:lastColumn="0" w:noHBand="0" w:noVBand="1"/>
      </w:tblPr>
      <w:tblGrid>
        <w:gridCol w:w="1800"/>
        <w:gridCol w:w="1350"/>
        <w:gridCol w:w="900"/>
        <w:gridCol w:w="1530"/>
        <w:gridCol w:w="1800"/>
        <w:gridCol w:w="2790"/>
      </w:tblGrid>
      <w:tr w:rsidR="00C1443D" w:rsidRPr="00B3499B" w:rsidDel="00175E7B" w14:paraId="005825C1" w14:textId="155FEFB1" w:rsidTr="00305341">
        <w:trPr>
          <w:del w:id="12007" w:author="Strzelczyk, Anthony (A.)" w:date="2020-12-11T13:45:00Z"/>
        </w:trPr>
        <w:tc>
          <w:tcPr>
            <w:tcW w:w="10170"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35105" w14:textId="17D65AA3" w:rsidR="00C1443D" w:rsidRPr="00B3499B" w:rsidDel="00175E7B" w:rsidRDefault="00C1443D">
            <w:pPr>
              <w:spacing w:line="240" w:lineRule="atLeast"/>
              <w:rPr>
                <w:del w:id="12008" w:author="Strzelczyk, Anthony (A.)" w:date="2020-12-11T13:45:00Z"/>
                <w:rFonts w:eastAsiaTheme="minorHAnsi" w:cs="Arial"/>
                <w:bCs/>
                <w:color w:val="808080" w:themeColor="background1" w:themeShade="80"/>
                <w:sz w:val="16"/>
                <w:szCs w:val="14"/>
              </w:rPr>
              <w:pPrChange w:id="12009" w:author="Strzelczyk, Anthony (A.)" w:date="2020-12-11T12:24:00Z">
                <w:pPr/>
              </w:pPrChange>
            </w:pPr>
            <w:del w:id="12010" w:author="Strzelczyk, Anthony (A.)" w:date="2020-12-11T13:45:00Z">
              <w:r w:rsidRPr="00B3499B" w:rsidDel="00175E7B">
                <w:rPr>
                  <w:rFonts w:cs="Arial"/>
                  <w:bCs/>
                  <w:color w:val="808080" w:themeColor="background1" w:themeShade="80"/>
                  <w:sz w:val="16"/>
                  <w:szCs w:val="14"/>
                </w:rPr>
                <w:delText xml:space="preserve">Requirement ID: </w:delText>
              </w:r>
            </w:del>
          </w:p>
        </w:tc>
      </w:tr>
      <w:tr w:rsidR="00C1443D" w:rsidRPr="00B3499B" w:rsidDel="00175E7B" w14:paraId="2ED38333" w14:textId="6D1A1C00" w:rsidTr="00305341">
        <w:trPr>
          <w:del w:id="12011" w:author="Strzelczyk, Anthony (A.)" w:date="2020-12-11T13:45: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D172F" w14:textId="381EBA89" w:rsidR="00C1443D" w:rsidRPr="00B3499B" w:rsidDel="00175E7B" w:rsidRDefault="00C1443D">
            <w:pPr>
              <w:spacing w:line="240" w:lineRule="atLeast"/>
              <w:rPr>
                <w:del w:id="12012" w:author="Strzelczyk, Anthony (A.)" w:date="2020-12-11T13:45:00Z"/>
                <w:rFonts w:eastAsiaTheme="minorHAnsi" w:cs="Arial"/>
                <w:b/>
                <w:bCs/>
                <w:sz w:val="16"/>
                <w:szCs w:val="14"/>
              </w:rPr>
              <w:pPrChange w:id="12013" w:author="Strzelczyk, Anthony (A.)" w:date="2020-12-11T12:24:00Z">
                <w:pPr/>
              </w:pPrChange>
            </w:pPr>
            <w:del w:id="12014" w:author="Strzelczyk, Anthony (A.)" w:date="2020-12-11T13:45:00Z">
              <w:r w:rsidRPr="00B3499B" w:rsidDel="00175E7B">
                <w:rPr>
                  <w:rFonts w:cs="Arial"/>
                  <w:b/>
                  <w:bCs/>
                  <w:sz w:val="16"/>
                  <w:szCs w:val="14"/>
                </w:rPr>
                <w:delText>Rationale</w:delText>
              </w:r>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F3727" w14:textId="0DE6DF88" w:rsidR="00C1443D" w:rsidDel="00175E7B" w:rsidRDefault="00C1443D">
            <w:pPr>
              <w:spacing w:line="240" w:lineRule="atLeast"/>
              <w:rPr>
                <w:del w:id="12015" w:author="Strzelczyk, Anthony (A.)" w:date="2020-12-11T13:45:00Z"/>
              </w:rPr>
              <w:pPrChange w:id="12016" w:author="Strzelczyk, Anthony (A.)" w:date="2020-12-11T12:24:00Z">
                <w:pPr/>
              </w:pPrChange>
            </w:pPr>
          </w:p>
        </w:tc>
      </w:tr>
      <w:tr w:rsidR="00C1443D" w:rsidRPr="00B3499B" w:rsidDel="00175E7B" w14:paraId="1FC85B7F" w14:textId="2A526B65" w:rsidTr="00305341">
        <w:trPr>
          <w:del w:id="12017" w:author="Strzelczyk, Anthony (A.)" w:date="2020-12-11T13:45: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CFF91" w14:textId="2FB1E762" w:rsidR="00C1443D" w:rsidRPr="00B3499B" w:rsidDel="00175E7B" w:rsidRDefault="00C1443D">
            <w:pPr>
              <w:spacing w:line="240" w:lineRule="atLeast"/>
              <w:rPr>
                <w:del w:id="12018" w:author="Strzelczyk, Anthony (A.)" w:date="2020-12-11T13:45:00Z"/>
                <w:rFonts w:eastAsiaTheme="minorHAnsi" w:cs="Arial"/>
                <w:b/>
                <w:bCs/>
                <w:sz w:val="16"/>
                <w:szCs w:val="14"/>
              </w:rPr>
              <w:pPrChange w:id="12019" w:author="Strzelczyk, Anthony (A.)" w:date="2020-12-11T12:24:00Z">
                <w:pPr/>
              </w:pPrChange>
            </w:pPr>
            <w:del w:id="12020" w:author="Strzelczyk, Anthony (A.)" w:date="2020-12-11T13:45:00Z">
              <w:r w:rsidRPr="00B3499B" w:rsidDel="00175E7B">
                <w:rPr>
                  <w:rFonts w:cs="Arial"/>
                  <w:b/>
                  <w:bCs/>
                  <w:sz w:val="16"/>
                  <w:szCs w:val="14"/>
                </w:rPr>
                <w:delText>Acceptance Criteria</w:delText>
              </w:r>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50E75" w14:textId="57065E09" w:rsidR="00C1443D" w:rsidDel="00175E7B" w:rsidRDefault="00C1443D">
            <w:pPr>
              <w:spacing w:line="240" w:lineRule="atLeast"/>
              <w:rPr>
                <w:del w:id="12021" w:author="Strzelczyk, Anthony (A.)" w:date="2020-12-11T13:45:00Z"/>
              </w:rPr>
              <w:pPrChange w:id="12022" w:author="Strzelczyk, Anthony (A.)" w:date="2020-12-11T12:24:00Z">
                <w:pPr/>
              </w:pPrChange>
            </w:pPr>
          </w:p>
        </w:tc>
      </w:tr>
      <w:tr w:rsidR="00C1443D" w:rsidRPr="00B3499B" w:rsidDel="00175E7B" w14:paraId="6DDFB740" w14:textId="72369897" w:rsidTr="00305341">
        <w:trPr>
          <w:del w:id="12023" w:author="Strzelczyk, Anthony (A.)" w:date="2020-12-11T13:45: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AEB6E" w14:textId="7F471D2D" w:rsidR="00C1443D" w:rsidRPr="00B3499B" w:rsidDel="00175E7B" w:rsidRDefault="00C1443D">
            <w:pPr>
              <w:spacing w:line="240" w:lineRule="atLeast"/>
              <w:rPr>
                <w:del w:id="12024" w:author="Strzelczyk, Anthony (A.)" w:date="2020-12-11T13:45:00Z"/>
                <w:rFonts w:cs="Arial"/>
                <w:sz w:val="16"/>
                <w:szCs w:val="14"/>
              </w:rPr>
              <w:pPrChange w:id="12025" w:author="Strzelczyk, Anthony (A.)" w:date="2020-12-11T12:24:00Z">
                <w:pPr/>
              </w:pPrChange>
            </w:pPr>
            <w:del w:id="12026" w:author="Strzelczyk, Anthony (A.)" w:date="2020-12-11T13:45:00Z">
              <w:r w:rsidRPr="00B3499B" w:rsidDel="00175E7B">
                <w:rPr>
                  <w:rFonts w:cs="Arial"/>
                  <w:b/>
                  <w:bCs/>
                  <w:sz w:val="16"/>
                  <w:szCs w:val="14"/>
                </w:rPr>
                <w:delText>Notes</w:delText>
              </w:r>
            </w:del>
          </w:p>
        </w:tc>
        <w:tc>
          <w:tcPr>
            <w:tcW w:w="837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6C20F" w14:textId="66374A9F" w:rsidR="00C1443D" w:rsidDel="00175E7B" w:rsidRDefault="00C1443D">
            <w:pPr>
              <w:spacing w:line="240" w:lineRule="atLeast"/>
              <w:rPr>
                <w:del w:id="12027" w:author="Strzelczyk, Anthony (A.)" w:date="2020-12-11T13:45:00Z"/>
              </w:rPr>
              <w:pPrChange w:id="12028" w:author="Strzelczyk, Anthony (A.)" w:date="2020-12-11T12:24:00Z">
                <w:pPr/>
              </w:pPrChange>
            </w:pPr>
          </w:p>
        </w:tc>
      </w:tr>
      <w:tr w:rsidR="00C1443D" w:rsidRPr="00B3499B" w:rsidDel="00175E7B" w14:paraId="7578432C" w14:textId="3FC43C53" w:rsidTr="00305341">
        <w:trPr>
          <w:del w:id="12029" w:author="Strzelczyk, Anthony (A.)" w:date="2020-12-11T13:45: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6118E" w14:textId="2197A1D2" w:rsidR="00C1443D" w:rsidRPr="00B3499B" w:rsidDel="00175E7B" w:rsidRDefault="00C1443D">
            <w:pPr>
              <w:spacing w:line="240" w:lineRule="atLeast"/>
              <w:rPr>
                <w:del w:id="12030" w:author="Strzelczyk, Anthony (A.)" w:date="2020-12-11T13:45:00Z"/>
                <w:rFonts w:cs="Arial"/>
                <w:b/>
                <w:bCs/>
                <w:sz w:val="16"/>
                <w:szCs w:val="14"/>
              </w:rPr>
              <w:pPrChange w:id="12031" w:author="Strzelczyk, Anthony (A.)" w:date="2020-12-11T12:24:00Z">
                <w:pPr/>
              </w:pPrChange>
            </w:pPr>
            <w:del w:id="12032" w:author="Strzelczyk, Anthony (A.)" w:date="2020-12-11T13:45:00Z">
              <w:r w:rsidRPr="00B3499B" w:rsidDel="00175E7B">
                <w:rPr>
                  <w:rFonts w:cs="Arial"/>
                  <w:b/>
                  <w:bCs/>
                  <w:sz w:val="16"/>
                  <w:szCs w:val="14"/>
                </w:rPr>
                <w:delText>Source</w:delText>
              </w:r>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C3F70" w14:textId="7AD8497B" w:rsidR="00C1443D" w:rsidRPr="00B3499B" w:rsidDel="00175E7B" w:rsidRDefault="00C1443D">
            <w:pPr>
              <w:spacing w:line="240" w:lineRule="atLeast"/>
              <w:rPr>
                <w:del w:id="12033" w:author="Strzelczyk, Anthony (A.)" w:date="2020-12-11T13:45:00Z"/>
                <w:rFonts w:cs="Arial"/>
                <w:color w:val="000000" w:themeColor="text1"/>
                <w:sz w:val="16"/>
                <w:szCs w:val="14"/>
              </w:rPr>
              <w:pPrChange w:id="12034" w:author="Strzelczyk, Anthony (A.)" w:date="2020-12-11T12:24:00Z">
                <w:pPr/>
              </w:pPrChange>
            </w:pPr>
            <w:del w:id="12035" w:author="Strzelczyk, Anthony (A.)" w:date="2020-12-11T13:45:00Z">
              <w:r w:rsidRPr="00B3499B" w:rsidDel="00175E7B">
                <w:rPr>
                  <w:rFonts w:cs="Arial"/>
                  <w:color w:val="000000" w:themeColor="text1"/>
                  <w:sz w:val="16"/>
                  <w:szCs w:val="14"/>
                </w:rPr>
                <w:delText>SDS EXTLGT</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FA9723" w14:textId="39D1EF8F" w:rsidR="00C1443D" w:rsidRPr="00B3499B" w:rsidDel="00175E7B" w:rsidRDefault="00C1443D">
            <w:pPr>
              <w:spacing w:line="240" w:lineRule="atLeast"/>
              <w:ind w:left="139"/>
              <w:rPr>
                <w:del w:id="12036" w:author="Strzelczyk, Anthony (A.)" w:date="2020-12-11T13:45:00Z"/>
                <w:rFonts w:cs="Arial"/>
                <w:b/>
                <w:bCs/>
                <w:sz w:val="16"/>
                <w:szCs w:val="14"/>
              </w:rPr>
              <w:pPrChange w:id="12037" w:author="Strzelczyk, Anthony (A.)" w:date="2020-12-11T12:24:00Z">
                <w:pPr>
                  <w:ind w:left="139"/>
                </w:pPr>
              </w:pPrChange>
            </w:pPr>
            <w:del w:id="12038" w:author="Strzelczyk, Anthony (A.)" w:date="2020-12-11T13:45:00Z">
              <w:r w:rsidRPr="00B3499B" w:rsidDel="00175E7B">
                <w:rPr>
                  <w:rFonts w:cs="Arial"/>
                  <w:b/>
                  <w:bCs/>
                  <w:sz w:val="16"/>
                  <w:szCs w:val="14"/>
                </w:rPr>
                <w:delText>Owner</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4DF53" w14:textId="45E00FA0" w:rsidR="00C1443D" w:rsidDel="00175E7B" w:rsidRDefault="00C1443D">
            <w:pPr>
              <w:spacing w:line="240" w:lineRule="atLeast"/>
              <w:rPr>
                <w:del w:id="12039" w:author="Strzelczyk, Anthony (A.)" w:date="2020-12-11T13:45:00Z"/>
              </w:rPr>
              <w:pPrChange w:id="12040" w:author="Strzelczyk, Anthony (A.)" w:date="2020-12-11T12:24:00Z">
                <w:pPr/>
              </w:pPrChange>
            </w:pPr>
          </w:p>
        </w:tc>
      </w:tr>
      <w:tr w:rsidR="00C1443D" w:rsidRPr="00B3499B" w:rsidDel="00175E7B" w14:paraId="3FE1D79D" w14:textId="35B35679" w:rsidTr="00305341">
        <w:trPr>
          <w:del w:id="12041" w:author="Strzelczyk, Anthony (A.)" w:date="2020-12-11T13:45: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5EEE4" w14:textId="698EE355" w:rsidR="00C1443D" w:rsidRPr="00B3499B" w:rsidDel="00175E7B" w:rsidRDefault="00C1443D">
            <w:pPr>
              <w:spacing w:line="240" w:lineRule="atLeast"/>
              <w:rPr>
                <w:del w:id="12042" w:author="Strzelczyk, Anthony (A.)" w:date="2020-12-11T13:45:00Z"/>
                <w:rFonts w:cs="Arial"/>
                <w:b/>
                <w:bCs/>
                <w:sz w:val="16"/>
                <w:szCs w:val="14"/>
              </w:rPr>
              <w:pPrChange w:id="12043" w:author="Strzelczyk, Anthony (A.)" w:date="2020-12-11T12:24:00Z">
                <w:pPr/>
              </w:pPrChange>
            </w:pPr>
            <w:del w:id="12044" w:author="Strzelczyk, Anthony (A.)" w:date="2020-12-11T13:45:00Z">
              <w:r w:rsidRPr="00B3499B" w:rsidDel="00175E7B">
                <w:rPr>
                  <w:rFonts w:cs="Arial"/>
                  <w:b/>
                  <w:bCs/>
                  <w:sz w:val="16"/>
                  <w:szCs w:val="14"/>
                </w:rPr>
                <w:delText>Source Req.</w:delText>
              </w:r>
            </w:del>
          </w:p>
        </w:tc>
        <w:tc>
          <w:tcPr>
            <w:tcW w:w="378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A56B3" w14:textId="29B419A2" w:rsidR="00C1443D" w:rsidDel="00175E7B" w:rsidRDefault="00C1443D">
            <w:pPr>
              <w:spacing w:line="240" w:lineRule="atLeast"/>
              <w:rPr>
                <w:del w:id="12045" w:author="Strzelczyk, Anthony (A.)" w:date="2020-12-11T13:45:00Z"/>
              </w:rPr>
              <w:pPrChange w:id="12046" w:author="Strzelczyk, Anthony (A.)" w:date="2020-12-11T12:24:00Z">
                <w:pPr/>
              </w:pPrChange>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D01DE" w14:textId="4C77106F" w:rsidR="00C1443D" w:rsidRPr="00B3499B" w:rsidDel="00175E7B" w:rsidRDefault="00C1443D">
            <w:pPr>
              <w:spacing w:line="240" w:lineRule="atLeast"/>
              <w:ind w:left="139"/>
              <w:rPr>
                <w:del w:id="12047" w:author="Strzelczyk, Anthony (A.)" w:date="2020-12-11T13:45:00Z"/>
                <w:rFonts w:cs="Arial"/>
                <w:b/>
                <w:bCs/>
                <w:sz w:val="16"/>
                <w:szCs w:val="16"/>
              </w:rPr>
              <w:pPrChange w:id="12048" w:author="Strzelczyk, Anthony (A.)" w:date="2020-12-11T12:24:00Z">
                <w:pPr>
                  <w:ind w:left="139"/>
                </w:pPr>
              </w:pPrChange>
            </w:pPr>
            <w:del w:id="12049" w:author="Strzelczyk, Anthony (A.)" w:date="2020-12-11T13:45:00Z">
              <w:r w:rsidRPr="00B3499B" w:rsidDel="00175E7B">
                <w:rPr>
                  <w:rFonts w:cs="Arial"/>
                  <w:b/>
                  <w:bCs/>
                  <w:sz w:val="16"/>
                  <w:szCs w:val="16"/>
                </w:rPr>
                <w:delText>V&amp;V Method</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3D909D" w14:textId="0EBE4D97" w:rsidR="00C1443D" w:rsidDel="00175E7B" w:rsidRDefault="00C1443D">
            <w:pPr>
              <w:spacing w:line="240" w:lineRule="atLeast"/>
              <w:rPr>
                <w:del w:id="12050" w:author="Strzelczyk, Anthony (A.)" w:date="2020-12-11T13:45:00Z"/>
              </w:rPr>
              <w:pPrChange w:id="12051" w:author="Strzelczyk, Anthony (A.)" w:date="2020-12-11T12:24:00Z">
                <w:pPr/>
              </w:pPrChange>
            </w:pPr>
          </w:p>
        </w:tc>
      </w:tr>
      <w:tr w:rsidR="009A7C67" w:rsidRPr="00B3499B" w:rsidDel="00175E7B" w14:paraId="23B10907" w14:textId="74F73E6A" w:rsidTr="00305341">
        <w:trPr>
          <w:trHeight w:val="133"/>
          <w:del w:id="12052" w:author="Strzelczyk, Anthony (A.)" w:date="2020-12-11T13:45: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9702F" w14:textId="48AD7C46" w:rsidR="00C1443D" w:rsidRPr="00B3499B" w:rsidDel="00175E7B" w:rsidRDefault="00C1443D">
            <w:pPr>
              <w:spacing w:line="240" w:lineRule="atLeast"/>
              <w:rPr>
                <w:del w:id="12053" w:author="Strzelczyk, Anthony (A.)" w:date="2020-12-11T13:45:00Z"/>
                <w:rFonts w:eastAsiaTheme="minorHAnsi" w:cs="Arial"/>
                <w:b/>
                <w:bCs/>
                <w:sz w:val="16"/>
                <w:szCs w:val="14"/>
              </w:rPr>
              <w:pPrChange w:id="12054" w:author="Strzelczyk, Anthony (A.)" w:date="2020-12-11T12:24:00Z">
                <w:pPr/>
              </w:pPrChange>
            </w:pPr>
            <w:del w:id="12055" w:author="Strzelczyk, Anthony (A.)" w:date="2020-12-11T13:45:00Z">
              <w:r w:rsidRPr="00B3499B" w:rsidDel="00175E7B">
                <w:rPr>
                  <w:rFonts w:cs="Arial"/>
                  <w:b/>
                  <w:bCs/>
                  <w:sz w:val="16"/>
                  <w:szCs w:val="14"/>
                </w:rPr>
                <w:delText>Type</w:delText>
              </w:r>
            </w:del>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F1A639" w14:textId="119A471D" w:rsidR="00C1443D" w:rsidRPr="00B3499B" w:rsidDel="00175E7B" w:rsidRDefault="00C1443D">
            <w:pPr>
              <w:spacing w:line="240" w:lineRule="atLeast"/>
              <w:rPr>
                <w:del w:id="12056" w:author="Strzelczyk, Anthony (A.)" w:date="2020-12-11T13:45:00Z"/>
                <w:rFonts w:cs="Arial"/>
                <w:color w:val="000000" w:themeColor="text1"/>
                <w:sz w:val="16"/>
                <w:szCs w:val="14"/>
              </w:rPr>
              <w:pPrChange w:id="12057" w:author="Strzelczyk, Anthony (A.)" w:date="2020-12-11T12:24:00Z">
                <w:pPr/>
              </w:pPrChange>
            </w:pPr>
            <w:del w:id="12058" w:author="Strzelczyk, Anthony (A.)" w:date="2020-12-11T13:45:00Z">
              <w:r w:rsidRPr="00B3499B" w:rsidDel="00175E7B">
                <w:rPr>
                  <w:rFonts w:cs="Arial"/>
                  <w:color w:val="000000" w:themeColor="text1"/>
                  <w:sz w:val="16"/>
                  <w:szCs w:val="14"/>
                </w:rPr>
                <w:delText>Service</w:delText>
              </w:r>
            </w:del>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2A8CE" w14:textId="2A373864" w:rsidR="00C1443D" w:rsidRPr="00B3499B" w:rsidDel="00175E7B" w:rsidRDefault="00C1443D">
            <w:pPr>
              <w:spacing w:line="240" w:lineRule="atLeast"/>
              <w:rPr>
                <w:del w:id="12059" w:author="Strzelczyk, Anthony (A.)" w:date="2020-12-11T13:45:00Z"/>
                <w:rFonts w:cs="Arial"/>
                <w:b/>
                <w:bCs/>
                <w:sz w:val="16"/>
                <w:szCs w:val="14"/>
              </w:rPr>
              <w:pPrChange w:id="12060" w:author="Strzelczyk, Anthony (A.)" w:date="2020-12-11T12:24:00Z">
                <w:pPr/>
              </w:pPrChange>
            </w:pPr>
            <w:del w:id="12061" w:author="Strzelczyk, Anthony (A.)" w:date="2020-12-11T13:45:00Z">
              <w:r w:rsidRPr="00B3499B" w:rsidDel="00175E7B">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2C759" w14:textId="46E0A237" w:rsidR="00C1443D" w:rsidRPr="00B3499B" w:rsidDel="00175E7B" w:rsidRDefault="00C1443D">
            <w:pPr>
              <w:spacing w:line="240" w:lineRule="atLeast"/>
              <w:rPr>
                <w:del w:id="12062" w:author="Strzelczyk, Anthony (A.)" w:date="2020-12-11T13:45:00Z"/>
                <w:rFonts w:cs="Arial"/>
                <w:color w:val="000000" w:themeColor="text1"/>
                <w:sz w:val="16"/>
                <w:szCs w:val="14"/>
              </w:rPr>
              <w:pPrChange w:id="12063" w:author="Strzelczyk, Anthony (A.)" w:date="2020-12-11T12:24:00Z">
                <w:pPr/>
              </w:pPrChange>
            </w:pPr>
            <w:del w:id="12064" w:author="Strzelczyk, Anthony (A.)" w:date="2020-12-11T13:45:00Z">
              <w:r w:rsidRPr="00B3499B" w:rsidDel="00175E7B">
                <w:rPr>
                  <w:rFonts w:cs="Arial"/>
                  <w:color w:val="000000" w:themeColor="text1"/>
                  <w:sz w:val="16"/>
                  <w:szCs w:val="14"/>
                </w:rPr>
                <w:delText>1 - High</w:delText>
              </w:r>
            </w:del>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65303" w14:textId="71861C72" w:rsidR="00C1443D" w:rsidRPr="00B3499B" w:rsidDel="00175E7B" w:rsidRDefault="00C1443D">
            <w:pPr>
              <w:spacing w:line="240" w:lineRule="atLeast"/>
              <w:ind w:left="128"/>
              <w:rPr>
                <w:del w:id="12065" w:author="Strzelczyk, Anthony (A.)" w:date="2020-12-11T13:45:00Z"/>
                <w:rFonts w:cs="Arial"/>
                <w:b/>
                <w:bCs/>
                <w:sz w:val="16"/>
                <w:szCs w:val="14"/>
              </w:rPr>
              <w:pPrChange w:id="12066" w:author="Strzelczyk, Anthony (A.)" w:date="2020-12-11T12:24:00Z">
                <w:pPr>
                  <w:ind w:left="128"/>
                </w:pPr>
              </w:pPrChange>
            </w:pPr>
            <w:del w:id="12067" w:author="Strzelczyk, Anthony (A.)" w:date="2020-12-11T13:45:00Z">
              <w:r w:rsidRPr="00B3499B" w:rsidDel="00175E7B">
                <w:rPr>
                  <w:rFonts w:cs="Arial"/>
                  <w:b/>
                  <w:bCs/>
                  <w:sz w:val="16"/>
                  <w:szCs w:val="14"/>
                </w:rPr>
                <w:delText>Status</w:delText>
              </w:r>
            </w:del>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B5DFA" w14:textId="40FE4058" w:rsidR="00C1443D" w:rsidDel="00175E7B" w:rsidRDefault="00C1443D">
            <w:pPr>
              <w:spacing w:line="240" w:lineRule="atLeast"/>
              <w:rPr>
                <w:del w:id="12068" w:author="Strzelczyk, Anthony (A.)" w:date="2020-12-11T13:45:00Z"/>
              </w:rPr>
              <w:pPrChange w:id="12069" w:author="Strzelczyk, Anthony (A.)" w:date="2020-12-11T12:24:00Z">
                <w:pPr/>
              </w:pPrChange>
            </w:pPr>
          </w:p>
        </w:tc>
      </w:tr>
    </w:tbl>
    <w:p w14:paraId="59B416C7" w14:textId="4C226F87" w:rsidR="00C1443D" w:rsidRPr="00C1443D" w:rsidDel="00175E7B" w:rsidRDefault="00C1443D">
      <w:pPr>
        <w:spacing w:line="240" w:lineRule="atLeast"/>
        <w:rPr>
          <w:del w:id="12070" w:author="Strzelczyk, Anthony (A.)" w:date="2020-12-11T13:45:00Z"/>
        </w:rPr>
        <w:pPrChange w:id="12071" w:author="Strzelczyk, Anthony (A.)" w:date="2020-12-11T12:24:00Z">
          <w:pPr/>
        </w:pPrChange>
      </w:pPr>
    </w:p>
    <w:p w14:paraId="6CDAA3D6" w14:textId="258B84C3" w:rsidR="00AA664E" w:rsidRPr="00AA664E" w:rsidDel="00175E7B" w:rsidRDefault="00AA664E">
      <w:pPr>
        <w:pStyle w:val="BodyText"/>
        <w:spacing w:line="240" w:lineRule="atLeast"/>
        <w:rPr>
          <w:del w:id="12072" w:author="Strzelczyk, Anthony (A.)" w:date="2020-12-11T13:46:00Z"/>
        </w:rPr>
        <w:pPrChange w:id="12073" w:author="Strzelczyk, Anthony (A.)" w:date="2020-12-11T12:24:00Z">
          <w:pPr>
            <w:pStyle w:val="BodyText"/>
          </w:pPr>
        </w:pPrChange>
      </w:pPr>
    </w:p>
    <w:p w14:paraId="1ACC36E4" w14:textId="77777777" w:rsidR="00321A33" w:rsidRDefault="00321A33">
      <w:pPr>
        <w:pStyle w:val="Heading4"/>
        <w:spacing w:line="240" w:lineRule="atLeast"/>
        <w:pPrChange w:id="12074" w:author="Strzelczyk, Anthony (A.)" w:date="2020-12-11T12:24:00Z">
          <w:pPr>
            <w:pStyle w:val="Heading4"/>
          </w:pPr>
        </w:pPrChange>
      </w:pPr>
      <w:bookmarkStart w:id="12075" w:name="_Toc435447966"/>
      <w:r>
        <w:t>Cloud Connectivity Data Analytics Requirements</w:t>
      </w:r>
    </w:p>
    <w:p w14:paraId="5E81BE28" w14:textId="741CF993" w:rsidR="00E7587A" w:rsidRDefault="00E7587A">
      <w:pPr>
        <w:spacing w:line="240" w:lineRule="atLeast"/>
        <w:rPr>
          <w:ins w:id="12076" w:author="Strzelczyk, Anthony (A.)" w:date="2021-01-05T14:50:00Z"/>
        </w:rPr>
        <w:pPrChange w:id="12077" w:author="Strzelczyk, Anthony (A.)" w:date="2020-12-11T12:24:00Z">
          <w:pPr/>
        </w:pPrChange>
      </w:pPr>
    </w:p>
    <w:p w14:paraId="1E9C8D1A" w14:textId="405C9EDD" w:rsidR="008759BF" w:rsidRDefault="008759BF">
      <w:pPr>
        <w:pStyle w:val="Heading3"/>
        <w:spacing w:line="240" w:lineRule="atLeast"/>
        <w:pPrChange w:id="12078" w:author="Strzelczyk, Anthony (A.)" w:date="2020-12-11T12:24:00Z">
          <w:pPr>
            <w:pStyle w:val="Heading3"/>
          </w:pPr>
        </w:pPrChange>
      </w:pPr>
      <w:bookmarkStart w:id="12079" w:name="_Toc89439919"/>
      <w:r>
        <w:t>After Sales Requirements</w:t>
      </w:r>
      <w:bookmarkEnd w:id="12075"/>
      <w:bookmarkEnd w:id="12079"/>
    </w:p>
    <w:p w14:paraId="71BBBAA3" w14:textId="23FBC447" w:rsidR="008759BF" w:rsidRDefault="008759BF">
      <w:pPr>
        <w:pStyle w:val="Heading3"/>
        <w:spacing w:line="240" w:lineRule="atLeast"/>
        <w:pPrChange w:id="12080" w:author="Strzelczyk, Anthony (A.)" w:date="2020-12-11T12:24:00Z">
          <w:pPr>
            <w:pStyle w:val="Heading3"/>
          </w:pPr>
        </w:pPrChange>
      </w:pPr>
      <w:bookmarkStart w:id="12081" w:name="_Toc435447967"/>
      <w:bookmarkStart w:id="12082" w:name="_Toc273425167"/>
      <w:bookmarkStart w:id="12083" w:name="_Toc89439920"/>
      <w:r>
        <w:t>Process requirements</w:t>
      </w:r>
      <w:bookmarkEnd w:id="12081"/>
      <w:bookmarkEnd w:id="12082"/>
      <w:bookmarkEnd w:id="12083"/>
    </w:p>
    <w:p w14:paraId="2F9AA934" w14:textId="563F30EC" w:rsidR="008759BF" w:rsidRDefault="008759BF">
      <w:pPr>
        <w:pStyle w:val="BodyText"/>
        <w:spacing w:line="240" w:lineRule="atLeast"/>
        <w:rPr>
          <w:ins w:id="12084" w:author="Strzelczyk, Anthony (A.)" w:date="2021-01-05T14:48:00Z"/>
          <w:b/>
          <w:sz w:val="28"/>
          <w:szCs w:val="28"/>
          <w:lang w:val="en-US"/>
        </w:rPr>
        <w:pPrChange w:id="12085" w:author="Strzelczyk, Anthony (A.)" w:date="2020-12-11T12:24:00Z">
          <w:pPr>
            <w:pStyle w:val="BodyText"/>
          </w:pPr>
        </w:pPrChange>
      </w:pPr>
    </w:p>
    <w:p w14:paraId="50A79222" w14:textId="5F47DC8E" w:rsidR="00E7587A" w:rsidRPr="008759BF" w:rsidRDefault="00E7587A">
      <w:pPr>
        <w:pStyle w:val="BodyText"/>
        <w:spacing w:line="240" w:lineRule="atLeast"/>
        <w:pPrChange w:id="12086" w:author="Strzelczyk, Anthony (A.)" w:date="2020-12-11T12:24:00Z">
          <w:pPr>
            <w:pStyle w:val="BodyText"/>
          </w:pPr>
        </w:pPrChange>
      </w:pPr>
    </w:p>
    <w:p w14:paraId="5B5A065B" w14:textId="77777777" w:rsidR="00B924AD" w:rsidRDefault="00D808DC">
      <w:pPr>
        <w:pStyle w:val="Heading1"/>
        <w:spacing w:line="240" w:lineRule="atLeast"/>
        <w:pPrChange w:id="12087" w:author="Strzelczyk, Anthony (A.)" w:date="2020-12-11T12:24:00Z">
          <w:pPr>
            <w:pStyle w:val="Heading1"/>
          </w:pPr>
        </w:pPrChange>
      </w:pPr>
      <w:bookmarkStart w:id="12088" w:name="_Ref513649109"/>
      <w:bookmarkStart w:id="12089" w:name="_Ref513649114"/>
      <w:bookmarkStart w:id="12090" w:name="_Toc89439921"/>
      <w:r>
        <w:lastRenderedPageBreak/>
        <w:t>Functional Safety</w:t>
      </w:r>
      <w:bookmarkEnd w:id="12088"/>
      <w:bookmarkEnd w:id="12089"/>
      <w:bookmarkEnd w:id="12090"/>
    </w:p>
    <w:p w14:paraId="615AA1C2" w14:textId="77777777" w:rsidR="00B924AD" w:rsidRDefault="00B924AD">
      <w:pPr>
        <w:pStyle w:val="Heading2"/>
        <w:tabs>
          <w:tab w:val="num" w:pos="718"/>
        </w:tabs>
        <w:spacing w:line="240" w:lineRule="atLeast"/>
        <w:ind w:left="601" w:hanging="601"/>
        <w:pPrChange w:id="12091" w:author="Strzelczyk, Anthony (A.)" w:date="2020-12-11T12:24:00Z">
          <w:pPr>
            <w:pStyle w:val="Heading2"/>
            <w:tabs>
              <w:tab w:val="num" w:pos="718"/>
            </w:tabs>
            <w:ind w:left="601" w:hanging="601"/>
          </w:pPr>
        </w:pPrChange>
      </w:pPr>
      <w:bookmarkStart w:id="12092" w:name="_Toc457382175"/>
      <w:bookmarkStart w:id="12093" w:name="_Toc454970192"/>
      <w:bookmarkStart w:id="12094" w:name="_Toc89439922"/>
      <w:r>
        <w:t>System Behaviors for HARA</w:t>
      </w:r>
      <w:bookmarkEnd w:id="12092"/>
      <w:bookmarkEnd w:id="12093"/>
      <w:bookmarkEnd w:id="12094"/>
    </w:p>
    <w:p w14:paraId="40124935" w14:textId="3912C5E7" w:rsidR="00B924AD" w:rsidRDefault="00B924AD">
      <w:pPr>
        <w:pStyle w:val="BodyText"/>
        <w:spacing w:line="240" w:lineRule="atLeast"/>
        <w:rPr>
          <w:ins w:id="12095" w:author="Strzelczyk, Anthony (A.)" w:date="2021-01-05T13:33:00Z"/>
        </w:rPr>
        <w:pPrChange w:id="12096" w:author="Strzelczyk, Anthony (A.)" w:date="2020-12-11T12:24:00Z">
          <w:pPr>
            <w:pStyle w:val="BodyText"/>
          </w:pPr>
        </w:pPrChange>
      </w:pPr>
    </w:p>
    <w:p w14:paraId="203EF56E" w14:textId="63FED12D" w:rsidR="00A30B1B" w:rsidRDefault="00A30B1B">
      <w:pPr>
        <w:pStyle w:val="BodyText"/>
        <w:spacing w:line="240" w:lineRule="atLeast"/>
        <w:rPr>
          <w:ins w:id="12097" w:author="Strzelczyk, Anthony (A.)" w:date="2021-01-22T09:14:00Z"/>
        </w:rPr>
        <w:pPrChange w:id="12098" w:author="Strzelczyk, Anthony (A.)" w:date="2020-12-11T12:24:00Z">
          <w:pPr>
            <w:pStyle w:val="BodyText"/>
          </w:pPr>
        </w:pPrChange>
      </w:pPr>
      <w:ins w:id="12099" w:author="Strzelczyk, Anthony (A.)" w:date="2021-01-05T13:33:00Z">
        <w:r w:rsidRPr="00DE1291">
          <w:t>Refer</w:t>
        </w:r>
      </w:ins>
      <w:ins w:id="12100" w:author="Strzelczyk, Anthony (A.)" w:date="2021-01-05T13:34:00Z">
        <w:r w:rsidRPr="00DE1291">
          <w:t xml:space="preserve">ence </w:t>
        </w:r>
        <w:r w:rsidR="00EE3FAE" w:rsidRPr="00542711">
          <w:t>HARA document</w:t>
        </w:r>
      </w:ins>
      <w:ins w:id="12101" w:author="Strzelczyk, Anthony (A.)" w:date="2021-01-22T09:14:00Z">
        <w:r w:rsidR="00FB7DD1" w:rsidRPr="00542711">
          <w:rPr>
            <w:rPrChange w:id="12102" w:author="Strzelczyk, Anthony (A.)" w:date="2021-01-25T09:56:00Z">
              <w:rPr>
                <w:highlight w:val="yellow"/>
              </w:rPr>
            </w:rPrChange>
          </w:rPr>
          <w:t>s</w:t>
        </w:r>
      </w:ins>
      <w:ins w:id="12103" w:author="Strzelczyk, Anthony (A.)" w:date="2021-01-05T13:34:00Z">
        <w:r w:rsidR="00EE3FAE" w:rsidRPr="00DE1291">
          <w:t>:</w:t>
        </w:r>
      </w:ins>
    </w:p>
    <w:p w14:paraId="41ABA781" w14:textId="7AC01E66" w:rsidR="00FB7DD1" w:rsidRDefault="00FB7DD1">
      <w:pPr>
        <w:pStyle w:val="BodyText"/>
        <w:spacing w:line="240" w:lineRule="atLeast"/>
        <w:rPr>
          <w:ins w:id="12104" w:author="Strzelczyk, Anthony (A.)" w:date="2021-01-22T09:14:00Z"/>
        </w:rPr>
        <w:pPrChange w:id="12105" w:author="Strzelczyk, Anthony (A.)" w:date="2020-12-11T12:24:00Z">
          <w:pPr>
            <w:pStyle w:val="BodyText"/>
          </w:pPr>
        </w:pPrChange>
      </w:pPr>
    </w:p>
    <w:p w14:paraId="375B16FB" w14:textId="6C6888B2" w:rsidR="00FB7DD1" w:rsidRDefault="00FB7DD1">
      <w:pPr>
        <w:pStyle w:val="BodyText"/>
        <w:numPr>
          <w:ilvl w:val="0"/>
          <w:numId w:val="22"/>
        </w:numPr>
        <w:spacing w:line="240" w:lineRule="atLeast"/>
        <w:rPr>
          <w:ins w:id="12106" w:author="Strzelczyk, Anthony (A.)" w:date="2021-01-22T09:14:00Z"/>
          <w:rFonts w:ascii="Segoe UI" w:hAnsi="Segoe UI" w:cs="Segoe UI"/>
          <w:color w:val="000000"/>
          <w:sz w:val="21"/>
          <w:szCs w:val="21"/>
          <w:shd w:val="clear" w:color="auto" w:fill="FFFFFF"/>
        </w:rPr>
        <w:pPrChange w:id="12107" w:author="Strzelczyk, Anthony (A.)" w:date="2021-01-25T11:19:00Z">
          <w:pPr>
            <w:pStyle w:val="BodyText"/>
          </w:pPr>
        </w:pPrChange>
      </w:pPr>
      <w:ins w:id="12108" w:author="Strzelczyk, Anthony (A.)" w:date="2021-01-22T09:14:00Z">
        <w:r w:rsidRPr="00F37AC7">
          <w:rPr>
            <w:rFonts w:ascii="Segoe UI" w:hAnsi="Segoe UI" w:cs="Segoe UI"/>
            <w:b/>
            <w:color w:val="000000"/>
            <w:sz w:val="21"/>
            <w:szCs w:val="21"/>
            <w:shd w:val="clear" w:color="auto" w:fill="FFFFFF"/>
            <w:rPrChange w:id="12109" w:author="Strzelczyk, Anthony (A.)" w:date="2021-01-25T11:24:00Z">
              <w:rPr>
                <w:rFonts w:ascii="Segoe UI" w:hAnsi="Segoe UI" w:cs="Segoe UI"/>
                <w:color w:val="000000"/>
                <w:sz w:val="21"/>
                <w:szCs w:val="21"/>
                <w:shd w:val="clear" w:color="auto" w:fill="FFFFFF"/>
              </w:rPr>
            </w:rPrChange>
          </w:rPr>
          <w:t>VDOC083772</w:t>
        </w:r>
        <w:r>
          <w:rPr>
            <w:rFonts w:ascii="Segoe UI" w:hAnsi="Segoe UI" w:cs="Segoe UI"/>
            <w:color w:val="000000"/>
            <w:sz w:val="21"/>
            <w:szCs w:val="21"/>
            <w:shd w:val="clear" w:color="auto" w:fill="FFFFFF"/>
          </w:rPr>
          <w:t xml:space="preserve"> for Front Fog</w:t>
        </w:r>
      </w:ins>
    </w:p>
    <w:p w14:paraId="3266F132" w14:textId="55B6B40A" w:rsidR="00EE3FAE" w:rsidRPr="00AA664E" w:rsidRDefault="00EE3FAE">
      <w:pPr>
        <w:pStyle w:val="BodyText"/>
        <w:spacing w:line="240" w:lineRule="atLeast"/>
        <w:pPrChange w:id="12110" w:author="Strzelczyk, Anthony (A.)" w:date="2020-12-11T12:24:00Z">
          <w:pPr>
            <w:pStyle w:val="BodyText"/>
          </w:pPr>
        </w:pPrChange>
      </w:pPr>
    </w:p>
    <w:tbl>
      <w:tblPr>
        <w:tblW w:w="10206" w:type="dxa"/>
        <w:tblInd w:w="108" w:type="dxa"/>
        <w:tblLayout w:type="fixed"/>
        <w:tblLook w:val="0620" w:firstRow="1" w:lastRow="0" w:firstColumn="0" w:lastColumn="0" w:noHBand="1" w:noVBand="1"/>
      </w:tblPr>
      <w:tblGrid>
        <w:gridCol w:w="2609"/>
        <w:gridCol w:w="4054"/>
        <w:gridCol w:w="3543"/>
      </w:tblGrid>
      <w:tr w:rsidR="0022399B" w14:paraId="34AEE11A" w14:textId="77777777" w:rsidTr="000E43D8">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8F4621" w14:textId="77777777" w:rsidR="00477FD5" w:rsidRDefault="00477FD5">
            <w:pPr>
              <w:pStyle w:val="Caption"/>
              <w:spacing w:line="240" w:lineRule="atLeast"/>
              <w:rPr>
                <w:lang w:val="en-GB"/>
              </w:rPr>
              <w:pPrChange w:id="12111" w:author="Strzelczyk, Anthony (A.)" w:date="2020-12-11T12:24:00Z">
                <w:pPr>
                  <w:pStyle w:val="Caption"/>
                </w:pPr>
              </w:pPrChange>
            </w:pPr>
            <w:r>
              <w:rPr>
                <w:lang w:val="en-GB"/>
              </w:rPr>
              <w:t>ID</w:t>
            </w:r>
          </w:p>
        </w:tc>
        <w:tc>
          <w:tcPr>
            <w:tcW w:w="4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822B97" w14:textId="77777777" w:rsidR="00477FD5" w:rsidRDefault="00477FD5">
            <w:pPr>
              <w:pStyle w:val="Caption"/>
              <w:spacing w:line="240" w:lineRule="atLeast"/>
              <w:rPr>
                <w:lang w:val="en-GB"/>
              </w:rPr>
              <w:pPrChange w:id="12112" w:author="Strzelczyk, Anthony (A.)" w:date="2020-12-11T12:24:00Z">
                <w:pPr>
                  <w:pStyle w:val="Caption"/>
                </w:pPr>
              </w:pPrChange>
            </w:pPr>
            <w:r>
              <w:rPr>
                <w:lang w:val="en-GB"/>
              </w:rPr>
              <w:t>Name</w:t>
            </w:r>
          </w:p>
        </w:tc>
        <w:tc>
          <w:tcPr>
            <w:tcW w:w="3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CF2442" w14:textId="77777777" w:rsidR="00477FD5" w:rsidRDefault="00477FD5">
            <w:pPr>
              <w:pStyle w:val="Caption"/>
              <w:spacing w:line="240" w:lineRule="atLeast"/>
              <w:rPr>
                <w:lang w:val="en-GB"/>
              </w:rPr>
              <w:pPrChange w:id="12113" w:author="Strzelczyk, Anthony (A.)" w:date="2020-12-11T12:24:00Z">
                <w:pPr>
                  <w:pStyle w:val="Caption"/>
                </w:pPr>
              </w:pPrChange>
            </w:pPr>
            <w:r>
              <w:rPr>
                <w:lang w:val="en-GB"/>
              </w:rPr>
              <w:t>Description</w:t>
            </w:r>
          </w:p>
        </w:tc>
      </w:tr>
      <w:tr w:rsidR="00477FD5" w:rsidDel="00EE3FAE" w14:paraId="7C445099" w14:textId="349B1710" w:rsidTr="00477FD5">
        <w:trPr>
          <w:trHeight w:val="323"/>
          <w:del w:id="12114" w:author="Strzelczyk, Anthony (A.)" w:date="2021-01-05T13:34:00Z"/>
        </w:trPr>
        <w:tc>
          <w:tcPr>
            <w:tcW w:w="2609" w:type="dxa"/>
            <w:tcBorders>
              <w:top w:val="single" w:sz="4" w:space="0" w:color="auto"/>
              <w:left w:val="single" w:sz="4" w:space="0" w:color="auto"/>
              <w:bottom w:val="single" w:sz="4" w:space="0" w:color="auto"/>
              <w:right w:val="single" w:sz="4" w:space="0" w:color="auto"/>
            </w:tcBorders>
            <w:vAlign w:val="center"/>
            <w:hideMark/>
          </w:tcPr>
          <w:p w14:paraId="33FE7637" w14:textId="1DD90B88" w:rsidR="00477FD5" w:rsidDel="00EE3FAE" w:rsidRDefault="00477FD5">
            <w:pPr>
              <w:spacing w:line="240" w:lineRule="atLeast"/>
              <w:rPr>
                <w:del w:id="12115" w:author="Strzelczyk, Anthony (A.)" w:date="2021-01-05T13:34:00Z"/>
              </w:rPr>
              <w:pPrChange w:id="12116" w:author="Strzelczyk, Anthony (A.)" w:date="2020-12-11T12:24:00Z">
                <w:pPr/>
              </w:pPrChange>
            </w:pPr>
          </w:p>
        </w:tc>
        <w:tc>
          <w:tcPr>
            <w:tcW w:w="4054" w:type="dxa"/>
            <w:tcBorders>
              <w:top w:val="single" w:sz="4" w:space="0" w:color="auto"/>
              <w:left w:val="single" w:sz="4" w:space="0" w:color="auto"/>
              <w:bottom w:val="single" w:sz="4" w:space="0" w:color="auto"/>
              <w:right w:val="single" w:sz="4" w:space="0" w:color="auto"/>
            </w:tcBorders>
            <w:vAlign w:val="center"/>
            <w:hideMark/>
          </w:tcPr>
          <w:p w14:paraId="4409F8AB" w14:textId="2A9C2066" w:rsidR="00477FD5" w:rsidDel="00EE3FAE" w:rsidRDefault="00C1443D">
            <w:pPr>
              <w:spacing w:line="240" w:lineRule="atLeast"/>
              <w:rPr>
                <w:del w:id="12117" w:author="Strzelczyk, Anthony (A.)" w:date="2021-01-05T13:34:00Z"/>
              </w:rPr>
              <w:pPrChange w:id="12118" w:author="Strzelczyk, Anthony (A.)" w:date="2020-12-11T12:24:00Z">
                <w:pPr/>
              </w:pPrChange>
            </w:pPr>
            <w:del w:id="12119" w:author="Strzelczyk, Anthony (A.)" w:date="2020-12-10T12:12:00Z">
              <w:r w:rsidDel="00C24607">
                <w:delText>Deactivate Front Fog Lamps</w:delText>
              </w:r>
            </w:del>
          </w:p>
        </w:tc>
        <w:tc>
          <w:tcPr>
            <w:tcW w:w="3543" w:type="dxa"/>
            <w:tcBorders>
              <w:top w:val="single" w:sz="4" w:space="0" w:color="auto"/>
              <w:left w:val="single" w:sz="4" w:space="0" w:color="auto"/>
              <w:bottom w:val="single" w:sz="4" w:space="0" w:color="auto"/>
              <w:right w:val="single" w:sz="4" w:space="0" w:color="auto"/>
            </w:tcBorders>
            <w:vAlign w:val="center"/>
          </w:tcPr>
          <w:p w14:paraId="4D95860C" w14:textId="4293A12D" w:rsidR="00477FD5" w:rsidDel="00EE3FAE" w:rsidRDefault="00477FD5">
            <w:pPr>
              <w:spacing w:line="240" w:lineRule="atLeast"/>
              <w:rPr>
                <w:del w:id="12120" w:author="Strzelczyk, Anthony (A.)" w:date="2021-01-05T13:34:00Z"/>
              </w:rPr>
              <w:pPrChange w:id="12121" w:author="Strzelczyk, Anthony (A.)" w:date="2020-12-11T12:24:00Z">
                <w:pPr/>
              </w:pPrChange>
            </w:pPr>
          </w:p>
        </w:tc>
      </w:tr>
      <w:tr w:rsidR="00C24607" w14:paraId="1842038F" w14:textId="77777777" w:rsidTr="00477FD5">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63D50068" w14:textId="5E063C0D" w:rsidR="00C24607" w:rsidRDefault="00542711">
            <w:pPr>
              <w:spacing w:line="240" w:lineRule="atLeast"/>
              <w:pPrChange w:id="12122" w:author="Strzelczyk, Anthony (A.)" w:date="2020-12-11T12:24:00Z">
                <w:pPr/>
              </w:pPrChange>
            </w:pPr>
            <w:ins w:id="12123" w:author="Strzelczyk, Anthony (A.)" w:date="2021-01-25T09:59:00Z">
              <w:r w:rsidRPr="00542711">
                <w:rPr>
                  <w:b/>
                </w:rPr>
                <w:t>F_01_01:</w:t>
              </w:r>
            </w:ins>
          </w:p>
        </w:tc>
        <w:tc>
          <w:tcPr>
            <w:tcW w:w="4054" w:type="dxa"/>
            <w:tcBorders>
              <w:top w:val="single" w:sz="4" w:space="0" w:color="auto"/>
              <w:left w:val="single" w:sz="4" w:space="0" w:color="auto"/>
              <w:bottom w:val="single" w:sz="4" w:space="0" w:color="auto"/>
              <w:right w:val="single" w:sz="4" w:space="0" w:color="auto"/>
            </w:tcBorders>
            <w:vAlign w:val="center"/>
          </w:tcPr>
          <w:p w14:paraId="7D7D7550" w14:textId="43EEC4B7" w:rsidR="00C24607" w:rsidRDefault="00542711">
            <w:pPr>
              <w:spacing w:line="240" w:lineRule="atLeast"/>
              <w:pPrChange w:id="12124" w:author="Strzelczyk, Anthony (A.)" w:date="2020-12-11T12:24:00Z">
                <w:pPr/>
              </w:pPrChange>
            </w:pPr>
            <w:ins w:id="12125" w:author="Strzelczyk, Anthony (A.)" w:date="2021-01-25T10:00:00Z">
              <w:r w:rsidRPr="00542711">
                <w:t>Activate Front Fog Lamps</w:t>
              </w:r>
            </w:ins>
            <w:ins w:id="12126" w:author="Anthony Strzelczyk" w:date="2020-12-18T15:21:00Z">
              <w:del w:id="12127" w:author="Strzelczyk, Anthony (A.)" w:date="2021-01-25T10:00:00Z">
                <w:r w:rsidR="004D3CA2" w:rsidDel="00542711">
                  <w:delText>Fog lamps</w:delText>
                </w:r>
              </w:del>
            </w:ins>
            <w:del w:id="12128" w:author="Strzelczyk, Anthony (A.)" w:date="2020-12-10T12:12:00Z">
              <w:r w:rsidR="00C24607" w:rsidDel="00C24607">
                <w:delText>Activate Front Fog Lamps</w:delText>
              </w:r>
            </w:del>
          </w:p>
        </w:tc>
        <w:tc>
          <w:tcPr>
            <w:tcW w:w="3543" w:type="dxa"/>
            <w:tcBorders>
              <w:top w:val="single" w:sz="4" w:space="0" w:color="auto"/>
              <w:left w:val="single" w:sz="4" w:space="0" w:color="auto"/>
              <w:bottom w:val="single" w:sz="4" w:space="0" w:color="auto"/>
              <w:right w:val="single" w:sz="4" w:space="0" w:color="auto"/>
            </w:tcBorders>
            <w:vAlign w:val="center"/>
          </w:tcPr>
          <w:p w14:paraId="510A6E9B" w14:textId="1A4D48AD" w:rsidR="00C24607" w:rsidRDefault="00AA3A0B">
            <w:pPr>
              <w:spacing w:line="240" w:lineRule="atLeast"/>
              <w:pPrChange w:id="12129" w:author="Strzelczyk, Anthony (A.)" w:date="2020-12-11T12:24:00Z">
                <w:pPr/>
              </w:pPrChange>
            </w:pPr>
            <w:ins w:id="12130" w:author="Strzelczyk, Anthony (A.)" w:date="2021-01-25T11:16:00Z">
              <w:r w:rsidRPr="00AA3A0B">
                <w:t>Front Fog Lamps do not get activated</w:t>
              </w:r>
            </w:ins>
          </w:p>
        </w:tc>
      </w:tr>
      <w:tr w:rsidR="00C24607" w14:paraId="20C9D940" w14:textId="77777777" w:rsidTr="00477FD5">
        <w:trPr>
          <w:trHeight w:val="323"/>
          <w:ins w:id="12131" w:author="Strzelczyk, Anthony (A.)" w:date="2020-12-10T12:12:00Z"/>
        </w:trPr>
        <w:tc>
          <w:tcPr>
            <w:tcW w:w="2609" w:type="dxa"/>
            <w:tcBorders>
              <w:top w:val="single" w:sz="4" w:space="0" w:color="auto"/>
              <w:left w:val="single" w:sz="4" w:space="0" w:color="auto"/>
              <w:bottom w:val="single" w:sz="4" w:space="0" w:color="auto"/>
              <w:right w:val="single" w:sz="4" w:space="0" w:color="auto"/>
            </w:tcBorders>
            <w:vAlign w:val="center"/>
          </w:tcPr>
          <w:p w14:paraId="378F30DC" w14:textId="11B09B6D" w:rsidR="00C24607" w:rsidRDefault="00542711">
            <w:pPr>
              <w:spacing w:line="240" w:lineRule="atLeast"/>
              <w:rPr>
                <w:ins w:id="12132" w:author="Strzelczyk, Anthony (A.)" w:date="2020-12-10T12:12:00Z"/>
                <w:b/>
              </w:rPr>
              <w:pPrChange w:id="12133" w:author="Strzelczyk, Anthony (A.)" w:date="2020-12-11T12:24:00Z">
                <w:pPr/>
              </w:pPrChange>
            </w:pPr>
            <w:ins w:id="12134" w:author="Strzelczyk, Anthony (A.)" w:date="2021-01-25T10:00:00Z">
              <w:r w:rsidRPr="00542711">
                <w:rPr>
                  <w:b/>
                </w:rPr>
                <w:t>F_02_01</w:t>
              </w:r>
            </w:ins>
          </w:p>
        </w:tc>
        <w:tc>
          <w:tcPr>
            <w:tcW w:w="4054" w:type="dxa"/>
            <w:tcBorders>
              <w:top w:val="single" w:sz="4" w:space="0" w:color="auto"/>
              <w:left w:val="single" w:sz="4" w:space="0" w:color="auto"/>
              <w:bottom w:val="single" w:sz="4" w:space="0" w:color="auto"/>
              <w:right w:val="single" w:sz="4" w:space="0" w:color="auto"/>
            </w:tcBorders>
            <w:vAlign w:val="center"/>
          </w:tcPr>
          <w:p w14:paraId="0B522C56" w14:textId="6BD96F0B" w:rsidR="00C24607" w:rsidRDefault="00542711">
            <w:pPr>
              <w:spacing w:line="240" w:lineRule="atLeast"/>
              <w:rPr>
                <w:ins w:id="12135" w:author="Strzelczyk, Anthony (A.)" w:date="2020-12-10T12:12:00Z"/>
              </w:rPr>
              <w:pPrChange w:id="12136" w:author="Strzelczyk, Anthony (A.)" w:date="2020-12-11T12:24:00Z">
                <w:pPr/>
              </w:pPrChange>
            </w:pPr>
            <w:ins w:id="12137" w:author="Strzelczyk, Anthony (A.)" w:date="2021-01-25T10:00:00Z">
              <w:r w:rsidRPr="00542711">
                <w:t>Deactivate Front Fog Lamps</w:t>
              </w:r>
            </w:ins>
            <w:ins w:id="12138" w:author="Anthony Strzelczyk" w:date="2020-12-18T15:21:00Z">
              <w:del w:id="12139" w:author="Strzelczyk, Anthony (A.)" w:date="2021-01-25T10:00:00Z">
                <w:r w:rsidR="004D3CA2" w:rsidDel="00542711">
                  <w:delText>Fog lamps</w:delText>
                </w:r>
              </w:del>
            </w:ins>
          </w:p>
        </w:tc>
        <w:tc>
          <w:tcPr>
            <w:tcW w:w="3543" w:type="dxa"/>
            <w:tcBorders>
              <w:top w:val="single" w:sz="4" w:space="0" w:color="auto"/>
              <w:left w:val="single" w:sz="4" w:space="0" w:color="auto"/>
              <w:bottom w:val="single" w:sz="4" w:space="0" w:color="auto"/>
              <w:right w:val="single" w:sz="4" w:space="0" w:color="auto"/>
            </w:tcBorders>
            <w:vAlign w:val="center"/>
          </w:tcPr>
          <w:p w14:paraId="6A7B8C7F" w14:textId="13893250" w:rsidR="00C24607" w:rsidRDefault="00AA3A0B">
            <w:pPr>
              <w:spacing w:line="240" w:lineRule="atLeast"/>
              <w:rPr>
                <w:ins w:id="12140" w:author="Strzelczyk, Anthony (A.)" w:date="2020-12-10T12:12:00Z"/>
              </w:rPr>
              <w:pPrChange w:id="12141" w:author="Strzelczyk, Anthony (A.)" w:date="2021-01-25T11:16:00Z">
                <w:pPr/>
              </w:pPrChange>
            </w:pPr>
            <w:ins w:id="12142" w:author="Strzelczyk, Anthony (A.)" w:date="2021-01-25T11:16:00Z">
              <w:r w:rsidRPr="00AA3A0B">
                <w:t>Front Fog Lamps do not get deactivated</w:t>
              </w:r>
            </w:ins>
          </w:p>
        </w:tc>
      </w:tr>
      <w:tr w:rsidR="00C24607" w14:paraId="296D1810" w14:textId="77777777" w:rsidTr="00477FD5">
        <w:trPr>
          <w:trHeight w:val="323"/>
          <w:ins w:id="12143" w:author="Strzelczyk, Anthony (A.)" w:date="2020-12-10T12:12:00Z"/>
        </w:trPr>
        <w:tc>
          <w:tcPr>
            <w:tcW w:w="2609" w:type="dxa"/>
            <w:tcBorders>
              <w:top w:val="single" w:sz="4" w:space="0" w:color="auto"/>
              <w:left w:val="single" w:sz="4" w:space="0" w:color="auto"/>
              <w:bottom w:val="single" w:sz="4" w:space="0" w:color="auto"/>
              <w:right w:val="single" w:sz="4" w:space="0" w:color="auto"/>
            </w:tcBorders>
            <w:vAlign w:val="center"/>
          </w:tcPr>
          <w:p w14:paraId="7AA0426A" w14:textId="3ACE910E" w:rsidR="00C24607" w:rsidRDefault="00AA3A0B">
            <w:pPr>
              <w:spacing w:line="240" w:lineRule="atLeast"/>
              <w:rPr>
                <w:ins w:id="12144" w:author="Strzelczyk, Anthony (A.)" w:date="2020-12-10T12:12:00Z"/>
                <w:b/>
              </w:rPr>
              <w:pPrChange w:id="12145" w:author="Strzelczyk, Anthony (A.)" w:date="2020-12-11T12:24:00Z">
                <w:pPr/>
              </w:pPrChange>
            </w:pPr>
            <w:ins w:id="12146" w:author="Strzelczyk, Anthony (A.)" w:date="2021-01-25T11:17:00Z">
              <w:r w:rsidRPr="00AA3A0B">
                <w:rPr>
                  <w:b/>
                </w:rPr>
                <w:t>F_01_02</w:t>
              </w:r>
            </w:ins>
          </w:p>
        </w:tc>
        <w:tc>
          <w:tcPr>
            <w:tcW w:w="4054" w:type="dxa"/>
            <w:tcBorders>
              <w:top w:val="single" w:sz="4" w:space="0" w:color="auto"/>
              <w:left w:val="single" w:sz="4" w:space="0" w:color="auto"/>
              <w:bottom w:val="single" w:sz="4" w:space="0" w:color="auto"/>
              <w:right w:val="single" w:sz="4" w:space="0" w:color="auto"/>
            </w:tcBorders>
            <w:vAlign w:val="center"/>
          </w:tcPr>
          <w:p w14:paraId="7120D85D" w14:textId="6DEFAFCF" w:rsidR="00C24607" w:rsidRDefault="00AA3A0B">
            <w:pPr>
              <w:spacing w:line="240" w:lineRule="atLeast"/>
              <w:rPr>
                <w:ins w:id="12147" w:author="Strzelczyk, Anthony (A.)" w:date="2020-12-10T12:12:00Z"/>
              </w:rPr>
              <w:pPrChange w:id="12148" w:author="Strzelczyk, Anthony (A.)" w:date="2020-12-11T12:24:00Z">
                <w:pPr/>
              </w:pPrChange>
            </w:pPr>
            <w:ins w:id="12149" w:author="Strzelczyk, Anthony (A.)" w:date="2021-01-25T11:17:00Z">
              <w:r w:rsidRPr="00542711">
                <w:t>Activate Front Fog Lamps</w:t>
              </w:r>
            </w:ins>
            <w:ins w:id="12150" w:author="Anthony Strzelczyk" w:date="2020-12-18T15:21:00Z">
              <w:del w:id="12151" w:author="Strzelczyk, Anthony (A.)" w:date="2021-01-25T11:17:00Z">
                <w:r w:rsidR="004D3CA2" w:rsidDel="00AA3A0B">
                  <w:delText>Fog lamps</w:delText>
                </w:r>
              </w:del>
            </w:ins>
          </w:p>
        </w:tc>
        <w:tc>
          <w:tcPr>
            <w:tcW w:w="3543" w:type="dxa"/>
            <w:tcBorders>
              <w:top w:val="single" w:sz="4" w:space="0" w:color="auto"/>
              <w:left w:val="single" w:sz="4" w:space="0" w:color="auto"/>
              <w:bottom w:val="single" w:sz="4" w:space="0" w:color="auto"/>
              <w:right w:val="single" w:sz="4" w:space="0" w:color="auto"/>
            </w:tcBorders>
            <w:vAlign w:val="center"/>
          </w:tcPr>
          <w:p w14:paraId="14194B5E" w14:textId="7ACF9CB7" w:rsidR="00C24607" w:rsidRDefault="00AA3A0B">
            <w:pPr>
              <w:spacing w:line="240" w:lineRule="atLeast"/>
              <w:rPr>
                <w:ins w:id="12152" w:author="Strzelczyk, Anthony (A.)" w:date="2020-12-10T12:12:00Z"/>
              </w:rPr>
              <w:pPrChange w:id="12153" w:author="Strzelczyk, Anthony (A.)" w:date="2020-12-11T12:24:00Z">
                <w:pPr/>
              </w:pPrChange>
            </w:pPr>
            <w:ins w:id="12154" w:author="Strzelczyk, Anthony (A.)" w:date="2021-01-25T11:17:00Z">
              <w:r w:rsidRPr="00AA3A0B">
                <w:t>Front Fog Lamps get activated without request</w:t>
              </w:r>
            </w:ins>
          </w:p>
        </w:tc>
      </w:tr>
      <w:tr w:rsidR="00AA3A0B" w14:paraId="0A3E0757" w14:textId="77777777" w:rsidTr="00477FD5">
        <w:trPr>
          <w:trHeight w:val="323"/>
          <w:ins w:id="12155" w:author="Strzelczyk, Anthony (A.)" w:date="2020-12-10T12:12:00Z"/>
        </w:trPr>
        <w:tc>
          <w:tcPr>
            <w:tcW w:w="2609" w:type="dxa"/>
            <w:tcBorders>
              <w:top w:val="single" w:sz="4" w:space="0" w:color="auto"/>
              <w:left w:val="single" w:sz="4" w:space="0" w:color="auto"/>
              <w:bottom w:val="single" w:sz="4" w:space="0" w:color="auto"/>
              <w:right w:val="single" w:sz="4" w:space="0" w:color="auto"/>
            </w:tcBorders>
            <w:vAlign w:val="center"/>
          </w:tcPr>
          <w:p w14:paraId="5940D928" w14:textId="27F8A5F0" w:rsidR="00AA3A0B" w:rsidRDefault="00AA3A0B">
            <w:pPr>
              <w:spacing w:line="240" w:lineRule="atLeast"/>
              <w:rPr>
                <w:ins w:id="12156" w:author="Strzelczyk, Anthony (A.)" w:date="2020-12-10T12:12:00Z"/>
                <w:b/>
              </w:rPr>
              <w:pPrChange w:id="12157" w:author="Strzelczyk, Anthony (A.)" w:date="2020-12-11T12:24:00Z">
                <w:pPr/>
              </w:pPrChange>
            </w:pPr>
            <w:ins w:id="12158" w:author="Strzelczyk, Anthony (A.)" w:date="2021-01-25T11:17:00Z">
              <w:r w:rsidRPr="00AA3A0B">
                <w:rPr>
                  <w:b/>
                </w:rPr>
                <w:t>F_02_02</w:t>
              </w:r>
            </w:ins>
          </w:p>
        </w:tc>
        <w:tc>
          <w:tcPr>
            <w:tcW w:w="4054" w:type="dxa"/>
            <w:tcBorders>
              <w:top w:val="single" w:sz="4" w:space="0" w:color="auto"/>
              <w:left w:val="single" w:sz="4" w:space="0" w:color="auto"/>
              <w:bottom w:val="single" w:sz="4" w:space="0" w:color="auto"/>
              <w:right w:val="single" w:sz="4" w:space="0" w:color="auto"/>
            </w:tcBorders>
            <w:vAlign w:val="center"/>
          </w:tcPr>
          <w:p w14:paraId="27D7A7FA" w14:textId="6A310448" w:rsidR="00AA3A0B" w:rsidRDefault="00AA3A0B">
            <w:pPr>
              <w:spacing w:line="240" w:lineRule="atLeast"/>
              <w:rPr>
                <w:ins w:id="12159" w:author="Strzelczyk, Anthony (A.)" w:date="2020-12-10T12:12:00Z"/>
              </w:rPr>
              <w:pPrChange w:id="12160" w:author="Strzelczyk, Anthony (A.)" w:date="2020-12-11T12:24:00Z">
                <w:pPr/>
              </w:pPrChange>
            </w:pPr>
            <w:ins w:id="12161" w:author="Strzelczyk, Anthony (A.)" w:date="2021-01-25T11:17:00Z">
              <w:r w:rsidRPr="00542711">
                <w:t>Deactivate Front Fog Lamps</w:t>
              </w:r>
            </w:ins>
            <w:ins w:id="12162" w:author="Anthony Strzelczyk" w:date="2020-12-18T15:21:00Z">
              <w:del w:id="12163" w:author="Strzelczyk, Anthony (A.)" w:date="2021-01-25T11:17:00Z">
                <w:r w:rsidDel="00AA3A0B">
                  <w:delText>Fog lamps</w:delText>
                </w:r>
              </w:del>
            </w:ins>
          </w:p>
        </w:tc>
        <w:tc>
          <w:tcPr>
            <w:tcW w:w="3543" w:type="dxa"/>
            <w:tcBorders>
              <w:top w:val="single" w:sz="4" w:space="0" w:color="auto"/>
              <w:left w:val="single" w:sz="4" w:space="0" w:color="auto"/>
              <w:bottom w:val="single" w:sz="4" w:space="0" w:color="auto"/>
              <w:right w:val="single" w:sz="4" w:space="0" w:color="auto"/>
            </w:tcBorders>
            <w:vAlign w:val="center"/>
          </w:tcPr>
          <w:p w14:paraId="1753F07F" w14:textId="33F11895" w:rsidR="00AA3A0B" w:rsidRDefault="00AA3A0B">
            <w:pPr>
              <w:spacing w:line="240" w:lineRule="atLeast"/>
              <w:rPr>
                <w:ins w:id="12164" w:author="Strzelczyk, Anthony (A.)" w:date="2020-12-10T12:12:00Z"/>
              </w:rPr>
              <w:pPrChange w:id="12165" w:author="Strzelczyk, Anthony (A.)" w:date="2020-12-11T12:24:00Z">
                <w:pPr/>
              </w:pPrChange>
            </w:pPr>
            <w:ins w:id="12166" w:author="Strzelczyk, Anthony (A.)" w:date="2021-01-25T11:17:00Z">
              <w:r w:rsidRPr="00AA3A0B">
                <w:t>Front Fog Lamps get deactivated without request</w:t>
              </w:r>
            </w:ins>
          </w:p>
        </w:tc>
      </w:tr>
      <w:tr w:rsidR="00AA3A0B" w14:paraId="32BDA985" w14:textId="77777777" w:rsidTr="00477FD5">
        <w:trPr>
          <w:trHeight w:val="323"/>
          <w:ins w:id="12167" w:author="Strzelczyk, Anthony (A.)" w:date="2021-01-25T09:59:00Z"/>
        </w:trPr>
        <w:tc>
          <w:tcPr>
            <w:tcW w:w="2609" w:type="dxa"/>
            <w:tcBorders>
              <w:top w:val="single" w:sz="4" w:space="0" w:color="auto"/>
              <w:left w:val="single" w:sz="4" w:space="0" w:color="auto"/>
              <w:bottom w:val="single" w:sz="4" w:space="0" w:color="auto"/>
              <w:right w:val="single" w:sz="4" w:space="0" w:color="auto"/>
            </w:tcBorders>
            <w:vAlign w:val="center"/>
          </w:tcPr>
          <w:p w14:paraId="021D24D5" w14:textId="2D4A0178" w:rsidR="00AA3A0B" w:rsidRDefault="00AA3A0B" w:rsidP="00AA3A0B">
            <w:pPr>
              <w:spacing w:line="240" w:lineRule="atLeast"/>
              <w:rPr>
                <w:ins w:id="12168" w:author="Strzelczyk, Anthony (A.)" w:date="2021-01-25T09:59:00Z"/>
                <w:b/>
              </w:rPr>
            </w:pPr>
            <w:ins w:id="12169" w:author="Strzelczyk, Anthony (A.)" w:date="2021-01-25T11:18:00Z">
              <w:r w:rsidRPr="00AA3A0B">
                <w:rPr>
                  <w:b/>
                </w:rPr>
                <w:t>F_01_03</w:t>
              </w:r>
            </w:ins>
          </w:p>
        </w:tc>
        <w:tc>
          <w:tcPr>
            <w:tcW w:w="4054" w:type="dxa"/>
            <w:tcBorders>
              <w:top w:val="single" w:sz="4" w:space="0" w:color="auto"/>
              <w:left w:val="single" w:sz="4" w:space="0" w:color="auto"/>
              <w:bottom w:val="single" w:sz="4" w:space="0" w:color="auto"/>
              <w:right w:val="single" w:sz="4" w:space="0" w:color="auto"/>
            </w:tcBorders>
            <w:vAlign w:val="center"/>
          </w:tcPr>
          <w:p w14:paraId="331ABD59" w14:textId="1ADAA197" w:rsidR="00AA3A0B" w:rsidRDefault="00AA3A0B" w:rsidP="00AA3A0B">
            <w:pPr>
              <w:spacing w:line="240" w:lineRule="atLeast"/>
              <w:rPr>
                <w:ins w:id="12170" w:author="Strzelczyk, Anthony (A.)" w:date="2021-01-25T09:59:00Z"/>
              </w:rPr>
            </w:pPr>
            <w:ins w:id="12171" w:author="Strzelczyk, Anthony (A.)" w:date="2021-01-25T11:18:00Z">
              <w:r w:rsidRPr="00542711">
                <w:t>Activate Front Fog Lamps</w:t>
              </w:r>
            </w:ins>
          </w:p>
        </w:tc>
        <w:tc>
          <w:tcPr>
            <w:tcW w:w="3543" w:type="dxa"/>
            <w:tcBorders>
              <w:top w:val="single" w:sz="4" w:space="0" w:color="auto"/>
              <w:left w:val="single" w:sz="4" w:space="0" w:color="auto"/>
              <w:bottom w:val="single" w:sz="4" w:space="0" w:color="auto"/>
              <w:right w:val="single" w:sz="4" w:space="0" w:color="auto"/>
            </w:tcBorders>
            <w:vAlign w:val="center"/>
          </w:tcPr>
          <w:p w14:paraId="23DEBB21" w14:textId="5EF109EC" w:rsidR="00AA3A0B" w:rsidRDefault="00AA3A0B" w:rsidP="00AA3A0B">
            <w:pPr>
              <w:spacing w:line="240" w:lineRule="atLeast"/>
              <w:rPr>
                <w:ins w:id="12172" w:author="Strzelczyk, Anthony (A.)" w:date="2021-01-25T09:59:00Z"/>
              </w:rPr>
            </w:pPr>
            <w:ins w:id="12173" w:author="Strzelczyk, Anthony (A.)" w:date="2021-01-25T11:18:00Z">
              <w:r w:rsidRPr="00AA3A0B">
                <w:t>Front Fog Lamps get activated with more light output.</w:t>
              </w:r>
            </w:ins>
          </w:p>
        </w:tc>
      </w:tr>
    </w:tbl>
    <w:p w14:paraId="08AC47DC" w14:textId="3C9CE498" w:rsidR="00B924AD" w:rsidRDefault="00B924AD">
      <w:pPr>
        <w:pStyle w:val="Caption"/>
        <w:spacing w:line="240" w:lineRule="atLeast"/>
        <w:rPr>
          <w:ins w:id="12174" w:author="Strzelczyk, Anthony (A.)" w:date="2021-01-25T11:18:00Z"/>
        </w:rPr>
        <w:pPrChange w:id="12175" w:author="Strzelczyk, Anthony (A.)" w:date="2020-12-11T12:24:00Z">
          <w:pPr>
            <w:pStyle w:val="Caption"/>
          </w:pPr>
        </w:pPrChange>
      </w:pPr>
      <w:bookmarkStart w:id="12176" w:name="_Toc89440105"/>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17</w:t>
      </w:r>
      <w:r w:rsidR="002C1D22">
        <w:rPr>
          <w:noProof/>
        </w:rPr>
        <w:fldChar w:fldCharType="end"/>
      </w:r>
      <w:r>
        <w:t>: System Behaviors</w:t>
      </w:r>
      <w:r w:rsidR="00DD6369">
        <w:t xml:space="preserve"> for HARA</w:t>
      </w:r>
      <w:bookmarkEnd w:id="12176"/>
    </w:p>
    <w:p w14:paraId="03B295E7" w14:textId="144ACCD0" w:rsidR="00F37AC7" w:rsidRDefault="00F37AC7">
      <w:pPr>
        <w:rPr>
          <w:ins w:id="12177" w:author="Strzelczyk, Anthony (A.)" w:date="2021-01-25T11:18:00Z"/>
        </w:rPr>
        <w:pPrChange w:id="12178" w:author="Strzelczyk, Anthony (A.)" w:date="2021-01-25T11:18:00Z">
          <w:pPr>
            <w:pStyle w:val="Caption"/>
          </w:pPr>
        </w:pPrChange>
      </w:pPr>
    </w:p>
    <w:p w14:paraId="12390781" w14:textId="7B013FCB" w:rsidR="00CE2FB7" w:rsidRDefault="00F37AC7" w:rsidP="00DD1B85">
      <w:pPr>
        <w:pStyle w:val="BodyText"/>
        <w:numPr>
          <w:ilvl w:val="0"/>
          <w:numId w:val="23"/>
        </w:numPr>
        <w:spacing w:line="240" w:lineRule="atLeast"/>
      </w:pPr>
      <w:ins w:id="12179" w:author="Strzelczyk, Anthony (A.)" w:date="2021-01-25T11:19:00Z">
        <w:r w:rsidRPr="00F37AC7">
          <w:rPr>
            <w:rFonts w:ascii="Segoe UI" w:hAnsi="Segoe UI" w:cs="Segoe UI"/>
            <w:b/>
            <w:color w:val="000000"/>
            <w:sz w:val="21"/>
            <w:szCs w:val="21"/>
            <w:shd w:val="clear" w:color="auto" w:fill="FFFFFF"/>
            <w:rPrChange w:id="12180" w:author="Strzelczyk, Anthony (A.)" w:date="2021-01-25T11:25:00Z">
              <w:rPr>
                <w:rFonts w:ascii="Segoe UI" w:hAnsi="Segoe UI" w:cs="Segoe UI"/>
                <w:color w:val="000000"/>
                <w:sz w:val="21"/>
                <w:szCs w:val="21"/>
                <w:shd w:val="clear" w:color="auto" w:fill="FFFFFF"/>
              </w:rPr>
            </w:rPrChange>
          </w:rPr>
          <w:t>VDOC077104</w:t>
        </w:r>
        <w:r>
          <w:rPr>
            <w:rFonts w:ascii="Segoe UI" w:hAnsi="Segoe UI" w:cs="Segoe UI"/>
            <w:color w:val="000000"/>
            <w:sz w:val="21"/>
            <w:szCs w:val="21"/>
            <w:shd w:val="clear" w:color="auto" w:fill="FFFFFF"/>
          </w:rPr>
          <w:t xml:space="preserve"> for Rear Fog</w:t>
        </w:r>
      </w:ins>
    </w:p>
    <w:tbl>
      <w:tblPr>
        <w:tblW w:w="10206" w:type="dxa"/>
        <w:tblInd w:w="108" w:type="dxa"/>
        <w:tblLayout w:type="fixed"/>
        <w:tblLook w:val="0620" w:firstRow="1" w:lastRow="0" w:firstColumn="0" w:lastColumn="0" w:noHBand="1" w:noVBand="1"/>
      </w:tblPr>
      <w:tblGrid>
        <w:gridCol w:w="2609"/>
        <w:gridCol w:w="4054"/>
        <w:gridCol w:w="3543"/>
      </w:tblGrid>
      <w:tr w:rsidR="00CE2FB7" w14:paraId="57D881D4" w14:textId="77777777" w:rsidTr="00651680">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0836ED" w14:textId="77777777" w:rsidR="00CE2FB7" w:rsidRDefault="00CE2FB7">
            <w:pPr>
              <w:pStyle w:val="Caption"/>
              <w:spacing w:line="240" w:lineRule="atLeast"/>
              <w:rPr>
                <w:lang w:val="en-GB"/>
              </w:rPr>
              <w:pPrChange w:id="12181" w:author="Strzelczyk, Anthony (A.)" w:date="2020-12-11T12:24:00Z">
                <w:pPr>
                  <w:pStyle w:val="Caption"/>
                </w:pPr>
              </w:pPrChange>
            </w:pPr>
            <w:r>
              <w:rPr>
                <w:lang w:val="en-GB"/>
              </w:rPr>
              <w:t>ID</w:t>
            </w:r>
          </w:p>
        </w:tc>
        <w:tc>
          <w:tcPr>
            <w:tcW w:w="4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2FFF03" w14:textId="77777777" w:rsidR="00CE2FB7" w:rsidRDefault="00CE2FB7">
            <w:pPr>
              <w:pStyle w:val="Caption"/>
              <w:spacing w:line="240" w:lineRule="atLeast"/>
              <w:rPr>
                <w:lang w:val="en-GB"/>
              </w:rPr>
              <w:pPrChange w:id="12182" w:author="Strzelczyk, Anthony (A.)" w:date="2020-12-11T12:24:00Z">
                <w:pPr>
                  <w:pStyle w:val="Caption"/>
                </w:pPr>
              </w:pPrChange>
            </w:pPr>
            <w:r>
              <w:rPr>
                <w:lang w:val="en-GB"/>
              </w:rPr>
              <w:t>Name</w:t>
            </w:r>
          </w:p>
        </w:tc>
        <w:tc>
          <w:tcPr>
            <w:tcW w:w="3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56D290" w14:textId="77777777" w:rsidR="00CE2FB7" w:rsidRDefault="00CE2FB7">
            <w:pPr>
              <w:pStyle w:val="Caption"/>
              <w:spacing w:line="240" w:lineRule="atLeast"/>
              <w:rPr>
                <w:lang w:val="en-GB"/>
              </w:rPr>
              <w:pPrChange w:id="12183" w:author="Strzelczyk, Anthony (A.)" w:date="2020-12-11T12:24:00Z">
                <w:pPr>
                  <w:pStyle w:val="Caption"/>
                </w:pPr>
              </w:pPrChange>
            </w:pPr>
            <w:r>
              <w:rPr>
                <w:lang w:val="en-GB"/>
              </w:rPr>
              <w:t>Description</w:t>
            </w:r>
          </w:p>
        </w:tc>
      </w:tr>
      <w:tr w:rsidR="00CE2FB7" w:rsidDel="00EE3FAE" w14:paraId="43A96573" w14:textId="77777777" w:rsidTr="00651680">
        <w:trPr>
          <w:trHeight w:val="323"/>
          <w:del w:id="12184" w:author="Strzelczyk, Anthony (A.)" w:date="2021-01-05T13:34:00Z"/>
        </w:trPr>
        <w:tc>
          <w:tcPr>
            <w:tcW w:w="2609" w:type="dxa"/>
            <w:tcBorders>
              <w:top w:val="single" w:sz="4" w:space="0" w:color="auto"/>
              <w:left w:val="single" w:sz="4" w:space="0" w:color="auto"/>
              <w:bottom w:val="single" w:sz="4" w:space="0" w:color="auto"/>
              <w:right w:val="single" w:sz="4" w:space="0" w:color="auto"/>
            </w:tcBorders>
            <w:vAlign w:val="center"/>
            <w:hideMark/>
          </w:tcPr>
          <w:p w14:paraId="27F97F9B" w14:textId="77777777" w:rsidR="00CE2FB7" w:rsidDel="00EE3FAE" w:rsidRDefault="00CE2FB7">
            <w:pPr>
              <w:spacing w:line="240" w:lineRule="atLeast"/>
              <w:rPr>
                <w:del w:id="12185" w:author="Strzelczyk, Anthony (A.)" w:date="2021-01-05T13:34:00Z"/>
              </w:rPr>
              <w:pPrChange w:id="12186" w:author="Strzelczyk, Anthony (A.)" w:date="2020-12-11T12:24:00Z">
                <w:pPr/>
              </w:pPrChange>
            </w:pPr>
          </w:p>
        </w:tc>
        <w:tc>
          <w:tcPr>
            <w:tcW w:w="4054" w:type="dxa"/>
            <w:tcBorders>
              <w:top w:val="single" w:sz="4" w:space="0" w:color="auto"/>
              <w:left w:val="single" w:sz="4" w:space="0" w:color="auto"/>
              <w:bottom w:val="single" w:sz="4" w:space="0" w:color="auto"/>
              <w:right w:val="single" w:sz="4" w:space="0" w:color="auto"/>
            </w:tcBorders>
            <w:vAlign w:val="center"/>
            <w:hideMark/>
          </w:tcPr>
          <w:p w14:paraId="29A122C5" w14:textId="77777777" w:rsidR="00CE2FB7" w:rsidDel="00EE3FAE" w:rsidRDefault="00CE2FB7">
            <w:pPr>
              <w:spacing w:line="240" w:lineRule="atLeast"/>
              <w:rPr>
                <w:del w:id="12187" w:author="Strzelczyk, Anthony (A.)" w:date="2021-01-05T13:34:00Z"/>
              </w:rPr>
              <w:pPrChange w:id="12188" w:author="Strzelczyk, Anthony (A.)" w:date="2020-12-11T12:24:00Z">
                <w:pPr/>
              </w:pPrChange>
            </w:pPr>
            <w:del w:id="12189" w:author="Strzelczyk, Anthony (A.)" w:date="2020-12-10T12:12:00Z">
              <w:r w:rsidDel="00C24607">
                <w:delText>Deactivate Front Fog Lamps</w:delText>
              </w:r>
            </w:del>
          </w:p>
        </w:tc>
        <w:tc>
          <w:tcPr>
            <w:tcW w:w="3543" w:type="dxa"/>
            <w:tcBorders>
              <w:top w:val="single" w:sz="4" w:space="0" w:color="auto"/>
              <w:left w:val="single" w:sz="4" w:space="0" w:color="auto"/>
              <w:bottom w:val="single" w:sz="4" w:space="0" w:color="auto"/>
              <w:right w:val="single" w:sz="4" w:space="0" w:color="auto"/>
            </w:tcBorders>
            <w:vAlign w:val="center"/>
          </w:tcPr>
          <w:p w14:paraId="25BFA1A8" w14:textId="77777777" w:rsidR="00CE2FB7" w:rsidDel="00EE3FAE" w:rsidRDefault="00CE2FB7">
            <w:pPr>
              <w:spacing w:line="240" w:lineRule="atLeast"/>
              <w:rPr>
                <w:del w:id="12190" w:author="Strzelczyk, Anthony (A.)" w:date="2021-01-05T13:34:00Z"/>
              </w:rPr>
              <w:pPrChange w:id="12191" w:author="Strzelczyk, Anthony (A.)" w:date="2020-12-11T12:24:00Z">
                <w:pPr/>
              </w:pPrChange>
            </w:pPr>
          </w:p>
        </w:tc>
      </w:tr>
      <w:tr w:rsidR="00CE2FB7" w14:paraId="62122118" w14:textId="77777777" w:rsidTr="00651680">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54A5C830" w14:textId="77777777" w:rsidR="00CE2FB7" w:rsidRDefault="00CE2FB7">
            <w:pPr>
              <w:spacing w:line="240" w:lineRule="atLeast"/>
              <w:pPrChange w:id="12192" w:author="Strzelczyk, Anthony (A.)" w:date="2020-12-11T12:24:00Z">
                <w:pPr/>
              </w:pPrChange>
            </w:pPr>
            <w:ins w:id="12193" w:author="Strzelczyk, Anthony (A.)" w:date="2021-01-25T09:59:00Z">
              <w:r w:rsidRPr="00542711">
                <w:rPr>
                  <w:b/>
                </w:rPr>
                <w:t>F_01_01:</w:t>
              </w:r>
            </w:ins>
          </w:p>
        </w:tc>
        <w:tc>
          <w:tcPr>
            <w:tcW w:w="4054" w:type="dxa"/>
            <w:tcBorders>
              <w:top w:val="single" w:sz="4" w:space="0" w:color="auto"/>
              <w:left w:val="single" w:sz="4" w:space="0" w:color="auto"/>
              <w:bottom w:val="single" w:sz="4" w:space="0" w:color="auto"/>
              <w:right w:val="single" w:sz="4" w:space="0" w:color="auto"/>
            </w:tcBorders>
            <w:vAlign w:val="center"/>
          </w:tcPr>
          <w:p w14:paraId="76FDCA5A" w14:textId="543E83B3" w:rsidR="00CE2FB7" w:rsidRDefault="00CE2FB7">
            <w:pPr>
              <w:spacing w:line="240" w:lineRule="atLeast"/>
              <w:pPrChange w:id="12194" w:author="Strzelczyk, Anthony (A.)" w:date="2020-12-11T12:24:00Z">
                <w:pPr/>
              </w:pPrChange>
            </w:pPr>
            <w:ins w:id="12195" w:author="Strzelczyk, Anthony (A.)" w:date="2021-01-25T10:00:00Z">
              <w:r w:rsidRPr="00542711">
                <w:t xml:space="preserve">Activate </w:t>
              </w:r>
            </w:ins>
            <w:r>
              <w:t>Rear</w:t>
            </w:r>
            <w:ins w:id="12196" w:author="Strzelczyk, Anthony (A.)" w:date="2021-01-25T10:00:00Z">
              <w:r w:rsidRPr="00542711">
                <w:t xml:space="preserve"> Fog Lamps</w:t>
              </w:r>
            </w:ins>
            <w:ins w:id="12197" w:author="Anthony Strzelczyk" w:date="2020-12-18T15:21:00Z">
              <w:del w:id="12198" w:author="Strzelczyk, Anthony (A.)" w:date="2021-01-25T10:00:00Z">
                <w:r w:rsidDel="00542711">
                  <w:delText>Fog lamps</w:delText>
                </w:r>
              </w:del>
            </w:ins>
            <w:del w:id="12199" w:author="Strzelczyk, Anthony (A.)" w:date="2020-12-10T12:12:00Z">
              <w:r w:rsidDel="00C24607">
                <w:delText>Activate Front Fog Lamps</w:delText>
              </w:r>
            </w:del>
          </w:p>
        </w:tc>
        <w:tc>
          <w:tcPr>
            <w:tcW w:w="3543" w:type="dxa"/>
            <w:tcBorders>
              <w:top w:val="single" w:sz="4" w:space="0" w:color="auto"/>
              <w:left w:val="single" w:sz="4" w:space="0" w:color="auto"/>
              <w:bottom w:val="single" w:sz="4" w:space="0" w:color="auto"/>
              <w:right w:val="single" w:sz="4" w:space="0" w:color="auto"/>
            </w:tcBorders>
            <w:vAlign w:val="center"/>
          </w:tcPr>
          <w:p w14:paraId="0148D4A3" w14:textId="30A9BD0E" w:rsidR="00CE2FB7" w:rsidRDefault="00742F7F">
            <w:pPr>
              <w:spacing w:line="240" w:lineRule="atLeast"/>
              <w:pPrChange w:id="12200" w:author="Strzelczyk, Anthony (A.)" w:date="2020-12-11T12:24:00Z">
                <w:pPr/>
              </w:pPrChange>
            </w:pPr>
            <w:r>
              <w:t>Rear</w:t>
            </w:r>
            <w:ins w:id="12201" w:author="Strzelczyk, Anthony (A.)" w:date="2021-01-25T11:16:00Z">
              <w:r w:rsidR="00CE2FB7" w:rsidRPr="00AA3A0B">
                <w:t xml:space="preserve"> Fog Lamps do not get activated</w:t>
              </w:r>
            </w:ins>
          </w:p>
        </w:tc>
      </w:tr>
      <w:tr w:rsidR="00CE2FB7" w14:paraId="2E7A2181" w14:textId="77777777" w:rsidTr="00651680">
        <w:trPr>
          <w:trHeight w:val="323"/>
          <w:ins w:id="12202" w:author="Strzelczyk, Anthony (A.)" w:date="2020-12-10T12:12:00Z"/>
        </w:trPr>
        <w:tc>
          <w:tcPr>
            <w:tcW w:w="2609" w:type="dxa"/>
            <w:tcBorders>
              <w:top w:val="single" w:sz="4" w:space="0" w:color="auto"/>
              <w:left w:val="single" w:sz="4" w:space="0" w:color="auto"/>
              <w:bottom w:val="single" w:sz="4" w:space="0" w:color="auto"/>
              <w:right w:val="single" w:sz="4" w:space="0" w:color="auto"/>
            </w:tcBorders>
            <w:vAlign w:val="center"/>
          </w:tcPr>
          <w:p w14:paraId="6C8C722E" w14:textId="77777777" w:rsidR="00CE2FB7" w:rsidRDefault="00CE2FB7">
            <w:pPr>
              <w:spacing w:line="240" w:lineRule="atLeast"/>
              <w:rPr>
                <w:ins w:id="12203" w:author="Strzelczyk, Anthony (A.)" w:date="2020-12-10T12:12:00Z"/>
                <w:b/>
              </w:rPr>
              <w:pPrChange w:id="12204" w:author="Strzelczyk, Anthony (A.)" w:date="2020-12-11T12:24:00Z">
                <w:pPr/>
              </w:pPrChange>
            </w:pPr>
            <w:ins w:id="12205" w:author="Strzelczyk, Anthony (A.)" w:date="2021-01-25T10:00:00Z">
              <w:r w:rsidRPr="00542711">
                <w:rPr>
                  <w:b/>
                </w:rPr>
                <w:t>F_02_01</w:t>
              </w:r>
            </w:ins>
          </w:p>
        </w:tc>
        <w:tc>
          <w:tcPr>
            <w:tcW w:w="4054" w:type="dxa"/>
            <w:tcBorders>
              <w:top w:val="single" w:sz="4" w:space="0" w:color="auto"/>
              <w:left w:val="single" w:sz="4" w:space="0" w:color="auto"/>
              <w:bottom w:val="single" w:sz="4" w:space="0" w:color="auto"/>
              <w:right w:val="single" w:sz="4" w:space="0" w:color="auto"/>
            </w:tcBorders>
            <w:vAlign w:val="center"/>
          </w:tcPr>
          <w:p w14:paraId="6305398F" w14:textId="6593C73E" w:rsidR="00CE2FB7" w:rsidRDefault="00CE2FB7">
            <w:pPr>
              <w:spacing w:line="240" w:lineRule="atLeast"/>
              <w:rPr>
                <w:ins w:id="12206" w:author="Strzelczyk, Anthony (A.)" w:date="2020-12-10T12:12:00Z"/>
              </w:rPr>
              <w:pPrChange w:id="12207" w:author="Strzelczyk, Anthony (A.)" w:date="2020-12-11T12:24:00Z">
                <w:pPr/>
              </w:pPrChange>
            </w:pPr>
            <w:ins w:id="12208" w:author="Strzelczyk, Anthony (A.)" w:date="2021-01-25T10:00:00Z">
              <w:r w:rsidRPr="00542711">
                <w:t xml:space="preserve">Deactivate </w:t>
              </w:r>
            </w:ins>
            <w:r w:rsidR="006E4976">
              <w:t xml:space="preserve">Rear </w:t>
            </w:r>
            <w:ins w:id="12209" w:author="Strzelczyk, Anthony (A.)" w:date="2021-01-25T10:00:00Z">
              <w:r w:rsidRPr="00542711">
                <w:t>Fog Lamps</w:t>
              </w:r>
            </w:ins>
            <w:ins w:id="12210" w:author="Anthony Strzelczyk" w:date="2020-12-18T15:21:00Z">
              <w:del w:id="12211" w:author="Strzelczyk, Anthony (A.)" w:date="2021-01-25T10:00:00Z">
                <w:r w:rsidDel="00542711">
                  <w:delText>Fog lamps</w:delText>
                </w:r>
              </w:del>
            </w:ins>
          </w:p>
        </w:tc>
        <w:tc>
          <w:tcPr>
            <w:tcW w:w="3543" w:type="dxa"/>
            <w:tcBorders>
              <w:top w:val="single" w:sz="4" w:space="0" w:color="auto"/>
              <w:left w:val="single" w:sz="4" w:space="0" w:color="auto"/>
              <w:bottom w:val="single" w:sz="4" w:space="0" w:color="auto"/>
              <w:right w:val="single" w:sz="4" w:space="0" w:color="auto"/>
            </w:tcBorders>
            <w:vAlign w:val="center"/>
          </w:tcPr>
          <w:p w14:paraId="5A7DFDB0" w14:textId="6E6CC36D" w:rsidR="00CE2FB7" w:rsidRDefault="00742F7F">
            <w:pPr>
              <w:spacing w:line="240" w:lineRule="atLeast"/>
              <w:rPr>
                <w:ins w:id="12212" w:author="Strzelczyk, Anthony (A.)" w:date="2020-12-10T12:12:00Z"/>
              </w:rPr>
              <w:pPrChange w:id="12213" w:author="Strzelczyk, Anthony (A.)" w:date="2021-01-25T11:16:00Z">
                <w:pPr/>
              </w:pPrChange>
            </w:pPr>
            <w:r>
              <w:t>Rear</w:t>
            </w:r>
            <w:ins w:id="12214" w:author="Strzelczyk, Anthony (A.)" w:date="2021-01-25T11:16:00Z">
              <w:r w:rsidR="00CE2FB7" w:rsidRPr="00AA3A0B">
                <w:t xml:space="preserve"> Fog Lamps do not get deactivated</w:t>
              </w:r>
            </w:ins>
          </w:p>
        </w:tc>
      </w:tr>
      <w:tr w:rsidR="00CE2FB7" w14:paraId="29BA76E5" w14:textId="77777777" w:rsidTr="00651680">
        <w:trPr>
          <w:trHeight w:val="323"/>
          <w:ins w:id="12215" w:author="Strzelczyk, Anthony (A.)" w:date="2020-12-10T12:12:00Z"/>
        </w:trPr>
        <w:tc>
          <w:tcPr>
            <w:tcW w:w="2609" w:type="dxa"/>
            <w:tcBorders>
              <w:top w:val="single" w:sz="4" w:space="0" w:color="auto"/>
              <w:left w:val="single" w:sz="4" w:space="0" w:color="auto"/>
              <w:bottom w:val="single" w:sz="4" w:space="0" w:color="auto"/>
              <w:right w:val="single" w:sz="4" w:space="0" w:color="auto"/>
            </w:tcBorders>
            <w:vAlign w:val="center"/>
          </w:tcPr>
          <w:p w14:paraId="1E64202A" w14:textId="77777777" w:rsidR="00CE2FB7" w:rsidRDefault="00CE2FB7">
            <w:pPr>
              <w:spacing w:line="240" w:lineRule="atLeast"/>
              <w:rPr>
                <w:ins w:id="12216" w:author="Strzelczyk, Anthony (A.)" w:date="2020-12-10T12:12:00Z"/>
                <w:b/>
              </w:rPr>
              <w:pPrChange w:id="12217" w:author="Strzelczyk, Anthony (A.)" w:date="2020-12-11T12:24:00Z">
                <w:pPr/>
              </w:pPrChange>
            </w:pPr>
            <w:ins w:id="12218" w:author="Strzelczyk, Anthony (A.)" w:date="2021-01-25T11:17:00Z">
              <w:r w:rsidRPr="00AA3A0B">
                <w:rPr>
                  <w:b/>
                </w:rPr>
                <w:t>F_01_02</w:t>
              </w:r>
            </w:ins>
          </w:p>
        </w:tc>
        <w:tc>
          <w:tcPr>
            <w:tcW w:w="4054" w:type="dxa"/>
            <w:tcBorders>
              <w:top w:val="single" w:sz="4" w:space="0" w:color="auto"/>
              <w:left w:val="single" w:sz="4" w:space="0" w:color="auto"/>
              <w:bottom w:val="single" w:sz="4" w:space="0" w:color="auto"/>
              <w:right w:val="single" w:sz="4" w:space="0" w:color="auto"/>
            </w:tcBorders>
            <w:vAlign w:val="center"/>
          </w:tcPr>
          <w:p w14:paraId="0232BDFC" w14:textId="11045B32" w:rsidR="00CE2FB7" w:rsidRDefault="00CE2FB7">
            <w:pPr>
              <w:spacing w:line="240" w:lineRule="atLeast"/>
              <w:rPr>
                <w:ins w:id="12219" w:author="Strzelczyk, Anthony (A.)" w:date="2020-12-10T12:12:00Z"/>
              </w:rPr>
              <w:pPrChange w:id="12220" w:author="Strzelczyk, Anthony (A.)" w:date="2020-12-11T12:24:00Z">
                <w:pPr/>
              </w:pPrChange>
            </w:pPr>
            <w:ins w:id="12221" w:author="Strzelczyk, Anthony (A.)" w:date="2021-01-25T11:17:00Z">
              <w:r w:rsidRPr="00542711">
                <w:t xml:space="preserve">Activate </w:t>
              </w:r>
            </w:ins>
            <w:r w:rsidR="00CE1950">
              <w:t>Rear</w:t>
            </w:r>
            <w:ins w:id="12222" w:author="Strzelczyk, Anthony (A.)" w:date="2021-01-25T11:17:00Z">
              <w:r w:rsidRPr="00542711">
                <w:t xml:space="preserve"> Fog Lamps</w:t>
              </w:r>
            </w:ins>
            <w:ins w:id="12223" w:author="Anthony Strzelczyk" w:date="2020-12-18T15:21:00Z">
              <w:del w:id="12224" w:author="Strzelczyk, Anthony (A.)" w:date="2021-01-25T11:17:00Z">
                <w:r w:rsidDel="00AA3A0B">
                  <w:delText>Fog lamps</w:delText>
                </w:r>
              </w:del>
            </w:ins>
          </w:p>
        </w:tc>
        <w:tc>
          <w:tcPr>
            <w:tcW w:w="3543" w:type="dxa"/>
            <w:tcBorders>
              <w:top w:val="single" w:sz="4" w:space="0" w:color="auto"/>
              <w:left w:val="single" w:sz="4" w:space="0" w:color="auto"/>
              <w:bottom w:val="single" w:sz="4" w:space="0" w:color="auto"/>
              <w:right w:val="single" w:sz="4" w:space="0" w:color="auto"/>
            </w:tcBorders>
            <w:vAlign w:val="center"/>
          </w:tcPr>
          <w:p w14:paraId="6FAF0E0A" w14:textId="2A824786" w:rsidR="00CE2FB7" w:rsidRDefault="00AA6803">
            <w:pPr>
              <w:spacing w:line="240" w:lineRule="atLeast"/>
              <w:rPr>
                <w:ins w:id="12225" w:author="Strzelczyk, Anthony (A.)" w:date="2020-12-10T12:12:00Z"/>
              </w:rPr>
              <w:pPrChange w:id="12226" w:author="Strzelczyk, Anthony (A.)" w:date="2020-12-11T12:24:00Z">
                <w:pPr/>
              </w:pPrChange>
            </w:pPr>
            <w:r>
              <w:t>Rear</w:t>
            </w:r>
            <w:ins w:id="12227" w:author="Strzelczyk, Anthony (A.)" w:date="2021-01-25T11:17:00Z">
              <w:r w:rsidR="00CE2FB7" w:rsidRPr="00AA3A0B">
                <w:t xml:space="preserve"> Fog Lamps get activated without request</w:t>
              </w:r>
            </w:ins>
          </w:p>
        </w:tc>
      </w:tr>
      <w:tr w:rsidR="00CE2FB7" w14:paraId="4006C78A" w14:textId="77777777" w:rsidTr="00651680">
        <w:trPr>
          <w:trHeight w:val="323"/>
          <w:ins w:id="12228" w:author="Strzelczyk, Anthony (A.)" w:date="2020-12-10T12:12:00Z"/>
        </w:trPr>
        <w:tc>
          <w:tcPr>
            <w:tcW w:w="2609" w:type="dxa"/>
            <w:tcBorders>
              <w:top w:val="single" w:sz="4" w:space="0" w:color="auto"/>
              <w:left w:val="single" w:sz="4" w:space="0" w:color="auto"/>
              <w:bottom w:val="single" w:sz="4" w:space="0" w:color="auto"/>
              <w:right w:val="single" w:sz="4" w:space="0" w:color="auto"/>
            </w:tcBorders>
            <w:vAlign w:val="center"/>
          </w:tcPr>
          <w:p w14:paraId="716FF0E7" w14:textId="77777777" w:rsidR="00CE2FB7" w:rsidRDefault="00CE2FB7">
            <w:pPr>
              <w:spacing w:line="240" w:lineRule="atLeast"/>
              <w:rPr>
                <w:ins w:id="12229" w:author="Strzelczyk, Anthony (A.)" w:date="2020-12-10T12:12:00Z"/>
                <w:b/>
              </w:rPr>
              <w:pPrChange w:id="12230" w:author="Strzelczyk, Anthony (A.)" w:date="2020-12-11T12:24:00Z">
                <w:pPr/>
              </w:pPrChange>
            </w:pPr>
            <w:ins w:id="12231" w:author="Strzelczyk, Anthony (A.)" w:date="2021-01-25T11:17:00Z">
              <w:r w:rsidRPr="00AA3A0B">
                <w:rPr>
                  <w:b/>
                </w:rPr>
                <w:t>F_02_02</w:t>
              </w:r>
            </w:ins>
          </w:p>
        </w:tc>
        <w:tc>
          <w:tcPr>
            <w:tcW w:w="4054" w:type="dxa"/>
            <w:tcBorders>
              <w:top w:val="single" w:sz="4" w:space="0" w:color="auto"/>
              <w:left w:val="single" w:sz="4" w:space="0" w:color="auto"/>
              <w:bottom w:val="single" w:sz="4" w:space="0" w:color="auto"/>
              <w:right w:val="single" w:sz="4" w:space="0" w:color="auto"/>
            </w:tcBorders>
            <w:vAlign w:val="center"/>
          </w:tcPr>
          <w:p w14:paraId="6E79B338" w14:textId="2A510F3D" w:rsidR="00CE2FB7" w:rsidRDefault="00CE2FB7">
            <w:pPr>
              <w:spacing w:line="240" w:lineRule="atLeast"/>
              <w:rPr>
                <w:ins w:id="12232" w:author="Strzelczyk, Anthony (A.)" w:date="2020-12-10T12:12:00Z"/>
              </w:rPr>
              <w:pPrChange w:id="12233" w:author="Strzelczyk, Anthony (A.)" w:date="2020-12-11T12:24:00Z">
                <w:pPr/>
              </w:pPrChange>
            </w:pPr>
            <w:ins w:id="12234" w:author="Strzelczyk, Anthony (A.)" w:date="2021-01-25T11:17:00Z">
              <w:r w:rsidRPr="00542711">
                <w:t xml:space="preserve">Deactivate </w:t>
              </w:r>
            </w:ins>
            <w:r w:rsidR="00CE1950">
              <w:t>Rear</w:t>
            </w:r>
            <w:ins w:id="12235" w:author="Strzelczyk, Anthony (A.)" w:date="2021-01-25T11:17:00Z">
              <w:r w:rsidRPr="00542711">
                <w:t xml:space="preserve"> Fog Lamps</w:t>
              </w:r>
            </w:ins>
            <w:ins w:id="12236" w:author="Anthony Strzelczyk" w:date="2020-12-18T15:21:00Z">
              <w:del w:id="12237" w:author="Strzelczyk, Anthony (A.)" w:date="2021-01-25T11:17:00Z">
                <w:r w:rsidDel="00AA3A0B">
                  <w:delText>Fog lamps</w:delText>
                </w:r>
              </w:del>
            </w:ins>
          </w:p>
        </w:tc>
        <w:tc>
          <w:tcPr>
            <w:tcW w:w="3543" w:type="dxa"/>
            <w:tcBorders>
              <w:top w:val="single" w:sz="4" w:space="0" w:color="auto"/>
              <w:left w:val="single" w:sz="4" w:space="0" w:color="auto"/>
              <w:bottom w:val="single" w:sz="4" w:space="0" w:color="auto"/>
              <w:right w:val="single" w:sz="4" w:space="0" w:color="auto"/>
            </w:tcBorders>
            <w:vAlign w:val="center"/>
          </w:tcPr>
          <w:p w14:paraId="4DDD5B5C" w14:textId="4B1C772F" w:rsidR="00CE2FB7" w:rsidRDefault="00E74912">
            <w:pPr>
              <w:spacing w:line="240" w:lineRule="atLeast"/>
              <w:rPr>
                <w:ins w:id="12238" w:author="Strzelczyk, Anthony (A.)" w:date="2020-12-10T12:12:00Z"/>
              </w:rPr>
              <w:pPrChange w:id="12239" w:author="Strzelczyk, Anthony (A.)" w:date="2020-12-11T12:24:00Z">
                <w:pPr/>
              </w:pPrChange>
            </w:pPr>
            <w:r>
              <w:t>Rear</w:t>
            </w:r>
            <w:ins w:id="12240" w:author="Strzelczyk, Anthony (A.)" w:date="2021-01-25T11:17:00Z">
              <w:r w:rsidR="00CE2FB7" w:rsidRPr="00AA3A0B">
                <w:t xml:space="preserve"> Fog Lamps get deactivated without request</w:t>
              </w:r>
            </w:ins>
          </w:p>
        </w:tc>
      </w:tr>
      <w:tr w:rsidR="00CE2FB7" w14:paraId="23D3B932" w14:textId="77777777" w:rsidTr="00651680">
        <w:trPr>
          <w:trHeight w:val="323"/>
          <w:ins w:id="12241" w:author="Strzelczyk, Anthony (A.)" w:date="2021-01-25T09:59:00Z"/>
        </w:trPr>
        <w:tc>
          <w:tcPr>
            <w:tcW w:w="2609" w:type="dxa"/>
            <w:tcBorders>
              <w:top w:val="single" w:sz="4" w:space="0" w:color="auto"/>
              <w:left w:val="single" w:sz="4" w:space="0" w:color="auto"/>
              <w:bottom w:val="single" w:sz="4" w:space="0" w:color="auto"/>
              <w:right w:val="single" w:sz="4" w:space="0" w:color="auto"/>
            </w:tcBorders>
            <w:vAlign w:val="center"/>
          </w:tcPr>
          <w:p w14:paraId="5F21E148" w14:textId="77777777" w:rsidR="00CE2FB7" w:rsidRDefault="00CE2FB7" w:rsidP="00651680">
            <w:pPr>
              <w:spacing w:line="240" w:lineRule="atLeast"/>
              <w:rPr>
                <w:ins w:id="12242" w:author="Strzelczyk, Anthony (A.)" w:date="2021-01-25T09:59:00Z"/>
                <w:b/>
              </w:rPr>
            </w:pPr>
            <w:ins w:id="12243" w:author="Strzelczyk, Anthony (A.)" w:date="2021-01-25T11:18:00Z">
              <w:r w:rsidRPr="00AA3A0B">
                <w:rPr>
                  <w:b/>
                </w:rPr>
                <w:t>F_01_03</w:t>
              </w:r>
            </w:ins>
          </w:p>
        </w:tc>
        <w:tc>
          <w:tcPr>
            <w:tcW w:w="4054" w:type="dxa"/>
            <w:tcBorders>
              <w:top w:val="single" w:sz="4" w:space="0" w:color="auto"/>
              <w:left w:val="single" w:sz="4" w:space="0" w:color="auto"/>
              <w:bottom w:val="single" w:sz="4" w:space="0" w:color="auto"/>
              <w:right w:val="single" w:sz="4" w:space="0" w:color="auto"/>
            </w:tcBorders>
            <w:vAlign w:val="center"/>
          </w:tcPr>
          <w:p w14:paraId="31CC736E" w14:textId="2E988796" w:rsidR="00CE2FB7" w:rsidRDefault="00CE2FB7" w:rsidP="00651680">
            <w:pPr>
              <w:spacing w:line="240" w:lineRule="atLeast"/>
              <w:rPr>
                <w:ins w:id="12244" w:author="Strzelczyk, Anthony (A.)" w:date="2021-01-25T09:59:00Z"/>
              </w:rPr>
            </w:pPr>
            <w:ins w:id="12245" w:author="Strzelczyk, Anthony (A.)" w:date="2021-01-25T11:18:00Z">
              <w:r w:rsidRPr="00542711">
                <w:t xml:space="preserve">Activate </w:t>
              </w:r>
            </w:ins>
            <w:r w:rsidR="00CE1950">
              <w:t>Rear</w:t>
            </w:r>
            <w:ins w:id="12246" w:author="Strzelczyk, Anthony (A.)" w:date="2021-01-25T11:18:00Z">
              <w:r w:rsidRPr="00542711">
                <w:t xml:space="preserve"> Fog Lamps</w:t>
              </w:r>
            </w:ins>
          </w:p>
        </w:tc>
        <w:tc>
          <w:tcPr>
            <w:tcW w:w="3543" w:type="dxa"/>
            <w:tcBorders>
              <w:top w:val="single" w:sz="4" w:space="0" w:color="auto"/>
              <w:left w:val="single" w:sz="4" w:space="0" w:color="auto"/>
              <w:bottom w:val="single" w:sz="4" w:space="0" w:color="auto"/>
              <w:right w:val="single" w:sz="4" w:space="0" w:color="auto"/>
            </w:tcBorders>
            <w:vAlign w:val="center"/>
          </w:tcPr>
          <w:p w14:paraId="0B75087F" w14:textId="134850D8" w:rsidR="00CE2FB7" w:rsidRDefault="00E74912" w:rsidP="00651680">
            <w:pPr>
              <w:spacing w:line="240" w:lineRule="atLeast"/>
              <w:rPr>
                <w:ins w:id="12247" w:author="Strzelczyk, Anthony (A.)" w:date="2021-01-25T09:59:00Z"/>
              </w:rPr>
            </w:pPr>
            <w:r>
              <w:t>Rear</w:t>
            </w:r>
            <w:ins w:id="12248" w:author="Strzelczyk, Anthony (A.)" w:date="2021-01-25T11:18:00Z">
              <w:r w:rsidR="00CE2FB7" w:rsidRPr="00AA3A0B">
                <w:t xml:space="preserve"> Fog Lamps get activated with more light output.</w:t>
              </w:r>
            </w:ins>
          </w:p>
        </w:tc>
      </w:tr>
      <w:tr w:rsidR="00E74912" w14:paraId="602C09C3" w14:textId="77777777" w:rsidTr="00651680">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7AD9BBD5" w14:textId="62CC2AA1" w:rsidR="00E74912" w:rsidRPr="00AA3A0B" w:rsidRDefault="00E74912" w:rsidP="00E74912">
            <w:pPr>
              <w:spacing w:line="240" w:lineRule="atLeast"/>
              <w:rPr>
                <w:b/>
              </w:rPr>
            </w:pPr>
            <w:ins w:id="12249" w:author="Strzelczyk, Anthony (A.)" w:date="2021-01-25T11:18:00Z">
              <w:r w:rsidRPr="00AA3A0B">
                <w:rPr>
                  <w:b/>
                </w:rPr>
                <w:t>F_01_0</w:t>
              </w:r>
            </w:ins>
            <w:r>
              <w:rPr>
                <w:b/>
              </w:rPr>
              <w:t>4</w:t>
            </w:r>
          </w:p>
        </w:tc>
        <w:tc>
          <w:tcPr>
            <w:tcW w:w="4054" w:type="dxa"/>
            <w:tcBorders>
              <w:top w:val="single" w:sz="4" w:space="0" w:color="auto"/>
              <w:left w:val="single" w:sz="4" w:space="0" w:color="auto"/>
              <w:bottom w:val="single" w:sz="4" w:space="0" w:color="auto"/>
              <w:right w:val="single" w:sz="4" w:space="0" w:color="auto"/>
            </w:tcBorders>
            <w:vAlign w:val="center"/>
          </w:tcPr>
          <w:p w14:paraId="0E07C53B" w14:textId="3B9CFF38" w:rsidR="00E74912" w:rsidRPr="00542711" w:rsidRDefault="00E74912" w:rsidP="00E74912">
            <w:pPr>
              <w:spacing w:line="240" w:lineRule="atLeast"/>
            </w:pPr>
            <w:ins w:id="12250" w:author="Strzelczyk, Anthony (A.)" w:date="2021-01-25T11:18:00Z">
              <w:r w:rsidRPr="00542711">
                <w:t xml:space="preserve">Activate </w:t>
              </w:r>
            </w:ins>
            <w:r>
              <w:t>Rear</w:t>
            </w:r>
            <w:ins w:id="12251" w:author="Strzelczyk, Anthony (A.)" w:date="2021-01-25T11:18:00Z">
              <w:r w:rsidRPr="00542711">
                <w:t xml:space="preserve"> Fog Lamps</w:t>
              </w:r>
            </w:ins>
          </w:p>
        </w:tc>
        <w:tc>
          <w:tcPr>
            <w:tcW w:w="3543" w:type="dxa"/>
            <w:tcBorders>
              <w:top w:val="single" w:sz="4" w:space="0" w:color="auto"/>
              <w:left w:val="single" w:sz="4" w:space="0" w:color="auto"/>
              <w:bottom w:val="single" w:sz="4" w:space="0" w:color="auto"/>
              <w:right w:val="single" w:sz="4" w:space="0" w:color="auto"/>
            </w:tcBorders>
            <w:vAlign w:val="center"/>
          </w:tcPr>
          <w:p w14:paraId="5B261CCF" w14:textId="0978D042" w:rsidR="00E74912" w:rsidRDefault="00E74912" w:rsidP="00E74912">
            <w:pPr>
              <w:spacing w:line="240" w:lineRule="atLeast"/>
            </w:pPr>
            <w:r>
              <w:t>Rear</w:t>
            </w:r>
            <w:ins w:id="12252" w:author="Strzelczyk, Anthony (A.)" w:date="2021-01-25T11:18:00Z">
              <w:r w:rsidRPr="00AA3A0B">
                <w:t xml:space="preserve"> Fog Lamps get activated with </w:t>
              </w:r>
            </w:ins>
            <w:r w:rsidR="00DD1B85">
              <w:t>less</w:t>
            </w:r>
            <w:ins w:id="12253" w:author="Strzelczyk, Anthony (A.)" w:date="2021-01-25T11:18:00Z">
              <w:r w:rsidRPr="00AA3A0B">
                <w:t xml:space="preserve"> light output.</w:t>
              </w:r>
            </w:ins>
          </w:p>
        </w:tc>
      </w:tr>
    </w:tbl>
    <w:p w14:paraId="5E4D407E" w14:textId="47A283EC" w:rsidR="002D133E" w:rsidRDefault="002D133E" w:rsidP="002D133E">
      <w:pPr>
        <w:pStyle w:val="Caption"/>
        <w:spacing w:line="240" w:lineRule="atLeast"/>
        <w:rPr>
          <w:ins w:id="12254" w:author="Strzelczyk, Anthony (A.)" w:date="2021-01-25T11:27:00Z"/>
        </w:rPr>
      </w:pPr>
      <w:bookmarkStart w:id="12255" w:name="_Toc89440106"/>
      <w:ins w:id="12256" w:author="Strzelczyk, Anthony (A.)" w:date="2021-01-25T11:27:00Z">
        <w:r>
          <w:t xml:space="preserve">Table </w:t>
        </w:r>
        <w:r>
          <w:rPr>
            <w:noProof/>
          </w:rPr>
          <w:fldChar w:fldCharType="begin"/>
        </w:r>
        <w:r>
          <w:rPr>
            <w:noProof/>
          </w:rPr>
          <w:instrText xml:space="preserve"> SEQ Table \* ARABIC </w:instrText>
        </w:r>
        <w:r>
          <w:rPr>
            <w:noProof/>
          </w:rPr>
          <w:fldChar w:fldCharType="separate"/>
        </w:r>
      </w:ins>
      <w:r w:rsidR="005277C2">
        <w:rPr>
          <w:noProof/>
        </w:rPr>
        <w:t>18</w:t>
      </w:r>
      <w:ins w:id="12257" w:author="Strzelczyk, Anthony (A.)" w:date="2021-01-25T11:27:00Z">
        <w:r>
          <w:rPr>
            <w:noProof/>
          </w:rPr>
          <w:fldChar w:fldCharType="end"/>
        </w:r>
        <w:r>
          <w:t>: System Behaviors for HARA</w:t>
        </w:r>
        <w:bookmarkEnd w:id="12255"/>
      </w:ins>
    </w:p>
    <w:p w14:paraId="38B7F550" w14:textId="0306D436" w:rsidR="00F37AC7" w:rsidRDefault="00F37AC7" w:rsidP="000472DD"/>
    <w:p w14:paraId="601654AD" w14:textId="77777777" w:rsidR="000472DD" w:rsidRDefault="000472DD" w:rsidP="000472DD"/>
    <w:p w14:paraId="66BA9D9B" w14:textId="77777777" w:rsidR="000472DD" w:rsidRDefault="000472DD">
      <w:pPr>
        <w:rPr>
          <w:ins w:id="12258" w:author="Strzelczyk, Anthony (A.)" w:date="2021-01-25T11:26:00Z"/>
        </w:rPr>
        <w:pPrChange w:id="12259" w:author="Strzelczyk, Anthony (A.)" w:date="2021-01-25T11:18:00Z">
          <w:pPr>
            <w:pStyle w:val="Caption"/>
          </w:pPr>
        </w:pPrChange>
      </w:pPr>
    </w:p>
    <w:p w14:paraId="544D7FB0" w14:textId="77777777" w:rsidR="00784A0B" w:rsidRPr="00225AAB" w:rsidRDefault="00FF4158">
      <w:pPr>
        <w:pStyle w:val="Heading2"/>
        <w:tabs>
          <w:tab w:val="num" w:pos="718"/>
        </w:tabs>
        <w:spacing w:line="240" w:lineRule="atLeast"/>
        <w:ind w:left="601" w:hanging="601"/>
        <w:pPrChange w:id="12260" w:author="Strzelczyk, Anthony (A.)" w:date="2020-12-11T12:24:00Z">
          <w:pPr>
            <w:pStyle w:val="Heading2"/>
            <w:tabs>
              <w:tab w:val="num" w:pos="718"/>
            </w:tabs>
            <w:ind w:left="601" w:hanging="601"/>
          </w:pPr>
        </w:pPrChange>
      </w:pPr>
      <w:bookmarkStart w:id="12261" w:name="_Ref519952222"/>
      <w:bookmarkStart w:id="12262" w:name="_Ref519952229"/>
      <w:bookmarkStart w:id="12263" w:name="_Toc89439923"/>
      <w:r>
        <w:rPr>
          <w:iCs w:val="0"/>
        </w:rPr>
        <w:t xml:space="preserve">Functional </w:t>
      </w:r>
      <w:r w:rsidR="00784A0B" w:rsidRPr="0067089C">
        <w:rPr>
          <w:iCs w:val="0"/>
        </w:rPr>
        <w:t>Safety</w:t>
      </w:r>
      <w:r w:rsidR="00784A0B" w:rsidRPr="00225AAB">
        <w:rPr>
          <w:rStyle w:val="SubtleEmphasis"/>
          <w:i w:val="0"/>
          <w:color w:val="auto"/>
        </w:rPr>
        <w:t xml:space="preserve"> Assumptions</w:t>
      </w:r>
      <w:bookmarkEnd w:id="12261"/>
      <w:bookmarkEnd w:id="12262"/>
      <w:bookmarkEnd w:id="12263"/>
    </w:p>
    <w:p w14:paraId="5B2ACF12" w14:textId="66FF599D" w:rsidR="00157BC5" w:rsidRDefault="00157BC5">
      <w:pPr>
        <w:spacing w:line="240" w:lineRule="atLeast"/>
        <w:rPr>
          <w:ins w:id="12264" w:author="Strzelczyk, Anthony (A.)" w:date="2020-12-10T12:22:00Z"/>
        </w:rPr>
        <w:pPrChange w:id="12265" w:author="Strzelczyk, Anthony (A.)" w:date="2020-12-11T12:24:00Z">
          <w:pPr>
            <w:pStyle w:val="REUserHint"/>
          </w:pPr>
        </w:pPrChange>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787"/>
        <w:gridCol w:w="270"/>
        <w:gridCol w:w="1495"/>
        <w:gridCol w:w="665"/>
        <w:gridCol w:w="7018"/>
        <w:tblGridChange w:id="12266">
          <w:tblGrid>
            <w:gridCol w:w="567"/>
            <w:gridCol w:w="490"/>
            <w:gridCol w:w="1495"/>
            <w:gridCol w:w="665"/>
            <w:gridCol w:w="7018"/>
          </w:tblGrid>
        </w:tblGridChange>
      </w:tblGrid>
      <w:tr w:rsidR="00157BC5" w:rsidRPr="0070553F" w14:paraId="03F4A60D" w14:textId="77777777" w:rsidTr="00157BC5">
        <w:trPr>
          <w:trHeight w:val="521"/>
          <w:ins w:id="12267" w:author="Strzelczyk, Anthony (A.)" w:date="2020-12-10T12:22:00Z"/>
        </w:trPr>
        <w:tc>
          <w:tcPr>
            <w:tcW w:w="105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BBAA4B" w14:textId="77777777" w:rsidR="00157BC5" w:rsidRPr="0070553F" w:rsidRDefault="00157BC5">
            <w:pPr>
              <w:pStyle w:val="Caption"/>
              <w:spacing w:line="240" w:lineRule="atLeast"/>
              <w:rPr>
                <w:ins w:id="12268" w:author="Strzelczyk, Anthony (A.)" w:date="2020-12-10T12:22:00Z"/>
                <w:lang w:val="en-GB"/>
              </w:rPr>
              <w:pPrChange w:id="12269" w:author="Strzelczyk, Anthony (A.)" w:date="2020-12-11T12:24:00Z">
                <w:pPr>
                  <w:pStyle w:val="Caption"/>
                </w:pPr>
              </w:pPrChange>
            </w:pPr>
            <w:ins w:id="12270" w:author="Strzelczyk, Anthony (A.)" w:date="2020-12-10T12:22:00Z">
              <w:r w:rsidRPr="0070553F">
                <w:rPr>
                  <w:lang w:val="en-GB"/>
                </w:rPr>
                <w:t>ID</w:t>
              </w:r>
            </w:ins>
          </w:p>
        </w:tc>
        <w:tc>
          <w:tcPr>
            <w:tcW w:w="917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80F2F0" w14:textId="77777777" w:rsidR="00157BC5" w:rsidRPr="0070553F" w:rsidRDefault="00157BC5">
            <w:pPr>
              <w:pStyle w:val="Caption"/>
              <w:spacing w:line="240" w:lineRule="atLeast"/>
              <w:rPr>
                <w:ins w:id="12271" w:author="Strzelczyk, Anthony (A.)" w:date="2020-12-10T12:22:00Z"/>
                <w:lang w:val="en-GB"/>
              </w:rPr>
              <w:pPrChange w:id="12272" w:author="Strzelczyk, Anthony (A.)" w:date="2020-12-11T12:24:00Z">
                <w:pPr>
                  <w:pStyle w:val="Caption"/>
                </w:pPr>
              </w:pPrChange>
            </w:pPr>
            <w:ins w:id="12273" w:author="Strzelczyk, Anthony (A.)" w:date="2020-12-10T12:22:00Z">
              <w:r w:rsidRPr="0070553F">
                <w:rPr>
                  <w:lang w:val="en-GB"/>
                </w:rPr>
                <w:t>Assumption</w:t>
              </w:r>
            </w:ins>
          </w:p>
        </w:tc>
      </w:tr>
      <w:tr w:rsidR="00157BC5" w:rsidRPr="0070553F" w14:paraId="1ED54119" w14:textId="77777777" w:rsidTr="000E2A90">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274"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304"/>
          <w:ins w:id="12275" w:author="Strzelczyk, Anthony (A.)" w:date="2020-12-10T12:22:00Z"/>
          <w:trPrChange w:id="12276" w:author="Strzelczyk, Anthony (A.)" w:date="2021-01-25T10:03:00Z">
            <w:trPr>
              <w:trHeight w:val="247"/>
            </w:trPr>
          </w:trPrChange>
        </w:trPr>
        <w:tc>
          <w:tcPr>
            <w:tcW w:w="787" w:type="dxa"/>
            <w:vMerge w:val="restart"/>
            <w:shd w:val="clear" w:color="auto" w:fill="auto"/>
            <w:tcPrChange w:id="12277" w:author="Strzelczyk, Anthony (A.)" w:date="2021-01-25T10:03:00Z">
              <w:tcPr>
                <w:tcW w:w="567" w:type="dxa"/>
                <w:vMerge w:val="restart"/>
                <w:shd w:val="clear" w:color="auto" w:fill="auto"/>
              </w:tcPr>
            </w:tcPrChange>
          </w:tcPr>
          <w:p w14:paraId="5B92F16D" w14:textId="58C37ACF" w:rsidR="00157BC5" w:rsidRPr="0070553F" w:rsidRDefault="00542711">
            <w:pPr>
              <w:spacing w:line="240" w:lineRule="atLeast"/>
              <w:rPr>
                <w:ins w:id="12278" w:author="Strzelczyk, Anthony (A.)" w:date="2020-12-10T12:22:00Z"/>
                <w:b/>
              </w:rPr>
              <w:pPrChange w:id="12279" w:author="Strzelczyk, Anthony (A.)" w:date="2020-12-11T12:24:00Z">
                <w:pPr/>
              </w:pPrChange>
            </w:pPr>
            <w:ins w:id="12280" w:author="Strzelczyk, Anthony (A.)" w:date="2021-01-25T10:01:00Z">
              <w:r>
                <w:rPr>
                  <w:b/>
                </w:rPr>
                <w:t>A</w:t>
              </w:r>
            </w:ins>
            <w:ins w:id="12281" w:author="Strzelczyk, Anthony (A.)" w:date="2020-12-10T12:22:00Z">
              <w:r w:rsidR="00157BC5" w:rsidRPr="0070553F">
                <w:rPr>
                  <w:b/>
                </w:rPr>
                <w:t>1</w:t>
              </w:r>
            </w:ins>
            <w:ins w:id="12282" w:author="Strzelczyk, Anthony (A.)" w:date="2021-01-25T10:01:00Z">
              <w:r>
                <w:rPr>
                  <w:b/>
                </w:rPr>
                <w:t>.1</w:t>
              </w:r>
            </w:ins>
          </w:p>
        </w:tc>
        <w:tc>
          <w:tcPr>
            <w:tcW w:w="1765" w:type="dxa"/>
            <w:gridSpan w:val="2"/>
            <w:shd w:val="clear" w:color="auto" w:fill="E0E0E0"/>
            <w:tcPrChange w:id="12283" w:author="Strzelczyk, Anthony (A.)" w:date="2021-01-25T10:03:00Z">
              <w:tcPr>
                <w:tcW w:w="1985" w:type="dxa"/>
                <w:gridSpan w:val="2"/>
                <w:shd w:val="clear" w:color="auto" w:fill="E0E0E0"/>
              </w:tcPr>
            </w:tcPrChange>
          </w:tcPr>
          <w:p w14:paraId="2F44BEFC" w14:textId="77777777" w:rsidR="00157BC5" w:rsidRPr="0070553F" w:rsidRDefault="00157BC5">
            <w:pPr>
              <w:spacing w:line="240" w:lineRule="atLeast"/>
              <w:rPr>
                <w:ins w:id="12284" w:author="Strzelczyk, Anthony (A.)" w:date="2020-12-10T12:22:00Z"/>
                <w:b/>
              </w:rPr>
              <w:pPrChange w:id="12285" w:author="Strzelczyk, Anthony (A.)" w:date="2020-12-11T12:24:00Z">
                <w:pPr/>
              </w:pPrChange>
            </w:pPr>
            <w:ins w:id="12286" w:author="Strzelczyk, Anthony (A.)" w:date="2020-12-10T12:22:00Z">
              <w:r w:rsidRPr="0070553F">
                <w:rPr>
                  <w:b/>
                  <w:lang w:val="en-GB"/>
                </w:rPr>
                <w:t>Name</w:t>
              </w:r>
            </w:ins>
          </w:p>
        </w:tc>
        <w:tc>
          <w:tcPr>
            <w:tcW w:w="7683" w:type="dxa"/>
            <w:gridSpan w:val="2"/>
            <w:tcPrChange w:id="12287" w:author="Strzelczyk, Anthony (A.)" w:date="2021-01-25T10:03:00Z">
              <w:tcPr>
                <w:tcW w:w="7683" w:type="dxa"/>
                <w:gridSpan w:val="2"/>
              </w:tcPr>
            </w:tcPrChange>
          </w:tcPr>
          <w:p w14:paraId="7B5FA1F5" w14:textId="4E35B1CC" w:rsidR="00157BC5" w:rsidRPr="0070553F" w:rsidRDefault="00542711">
            <w:pPr>
              <w:spacing w:line="240" w:lineRule="atLeast"/>
              <w:rPr>
                <w:ins w:id="12288" w:author="Strzelczyk, Anthony (A.)" w:date="2020-12-10T12:22:00Z"/>
              </w:rPr>
              <w:pPrChange w:id="12289" w:author="Strzelczyk, Anthony (A.)" w:date="2020-12-11T12:24:00Z">
                <w:pPr/>
              </w:pPrChange>
            </w:pPr>
            <w:ins w:id="12290" w:author="Strzelczyk, Anthony (A.)" w:date="2021-01-25T10:01:00Z">
              <w:r>
                <w:t>Fro</w:t>
              </w:r>
              <w:r w:rsidRPr="00542711">
                <w:t>nt Fog Lamp Intended Function</w:t>
              </w:r>
            </w:ins>
          </w:p>
        </w:tc>
      </w:tr>
      <w:tr w:rsidR="00157BC5" w:rsidRPr="0070553F" w14:paraId="24E80461"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291"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292" w:author="Strzelczyk, Anthony (A.)" w:date="2020-12-10T12:22:00Z"/>
          <w:trPrChange w:id="12293" w:author="Strzelczyk, Anthony (A.)" w:date="2021-01-25T10:03:00Z">
            <w:trPr>
              <w:trHeight w:val="247"/>
            </w:trPr>
          </w:trPrChange>
        </w:trPr>
        <w:tc>
          <w:tcPr>
            <w:tcW w:w="787" w:type="dxa"/>
            <w:vMerge/>
            <w:shd w:val="clear" w:color="auto" w:fill="auto"/>
            <w:tcPrChange w:id="12294" w:author="Strzelczyk, Anthony (A.)" w:date="2021-01-25T10:03:00Z">
              <w:tcPr>
                <w:tcW w:w="567" w:type="dxa"/>
                <w:vMerge/>
                <w:shd w:val="clear" w:color="auto" w:fill="auto"/>
              </w:tcPr>
            </w:tcPrChange>
          </w:tcPr>
          <w:p w14:paraId="762F10C1" w14:textId="77777777" w:rsidR="00157BC5" w:rsidRPr="0070553F" w:rsidRDefault="00157BC5">
            <w:pPr>
              <w:spacing w:line="240" w:lineRule="atLeast"/>
              <w:rPr>
                <w:ins w:id="12295" w:author="Strzelczyk, Anthony (A.)" w:date="2020-12-10T12:22:00Z"/>
                <w:b/>
              </w:rPr>
              <w:pPrChange w:id="12296" w:author="Strzelczyk, Anthony (A.)" w:date="2020-12-11T12:24:00Z">
                <w:pPr/>
              </w:pPrChange>
            </w:pPr>
          </w:p>
        </w:tc>
        <w:tc>
          <w:tcPr>
            <w:tcW w:w="1765" w:type="dxa"/>
            <w:gridSpan w:val="2"/>
            <w:shd w:val="clear" w:color="auto" w:fill="E0E0E0"/>
            <w:tcPrChange w:id="12297" w:author="Strzelczyk, Anthony (A.)" w:date="2021-01-25T10:03:00Z">
              <w:tcPr>
                <w:tcW w:w="1985" w:type="dxa"/>
                <w:gridSpan w:val="2"/>
                <w:shd w:val="clear" w:color="auto" w:fill="E0E0E0"/>
              </w:tcPr>
            </w:tcPrChange>
          </w:tcPr>
          <w:p w14:paraId="06A2B08E" w14:textId="77777777" w:rsidR="00157BC5" w:rsidRPr="0070553F" w:rsidRDefault="00157BC5">
            <w:pPr>
              <w:spacing w:line="240" w:lineRule="atLeast"/>
              <w:rPr>
                <w:ins w:id="12298" w:author="Strzelczyk, Anthony (A.)" w:date="2020-12-10T12:22:00Z"/>
                <w:b/>
                <w:lang w:val="en-GB"/>
              </w:rPr>
              <w:pPrChange w:id="12299" w:author="Strzelczyk, Anthony (A.)" w:date="2020-12-11T12:24:00Z">
                <w:pPr/>
              </w:pPrChange>
            </w:pPr>
            <w:ins w:id="12300" w:author="Strzelczyk, Anthony (A.)" w:date="2020-12-10T12:22:00Z">
              <w:r w:rsidRPr="0070553F">
                <w:rPr>
                  <w:b/>
                  <w:lang w:val="en-GB"/>
                </w:rPr>
                <w:t>Description</w:t>
              </w:r>
            </w:ins>
          </w:p>
        </w:tc>
        <w:tc>
          <w:tcPr>
            <w:tcW w:w="7683" w:type="dxa"/>
            <w:gridSpan w:val="2"/>
            <w:tcPrChange w:id="12301" w:author="Strzelczyk, Anthony (A.)" w:date="2021-01-25T10:03:00Z">
              <w:tcPr>
                <w:tcW w:w="7683" w:type="dxa"/>
                <w:gridSpan w:val="2"/>
              </w:tcPr>
            </w:tcPrChange>
          </w:tcPr>
          <w:p w14:paraId="2A5BF58E" w14:textId="50186042" w:rsidR="00157BC5" w:rsidRPr="0070553F" w:rsidRDefault="00542711">
            <w:pPr>
              <w:spacing w:line="240" w:lineRule="atLeast"/>
              <w:rPr>
                <w:ins w:id="12302" w:author="Strzelczyk, Anthony (A.)" w:date="2020-12-10T12:22:00Z"/>
              </w:rPr>
              <w:pPrChange w:id="12303" w:author="Strzelczyk, Anthony (A.)" w:date="2020-12-11T12:24:00Z">
                <w:pPr/>
              </w:pPrChange>
            </w:pPr>
            <w:ins w:id="12304" w:author="Strzelczyk, Anthony (A.)" w:date="2021-01-25T10:02:00Z">
              <w:r w:rsidRPr="00542711">
                <w:t>Front fog lamps are supposed to be switched on instead of low beam in foggy conditions with a seeing distance below 50m. (</w:t>
              </w:r>
              <w:del w:id="12305" w:author="Strzelczyk, Anthony (A.)" w:date="2021-03-05T08:59:00Z">
                <w:r w:rsidRPr="00542711">
                  <w:delText>Postion</w:delText>
                </w:r>
              </w:del>
            </w:ins>
            <w:ins w:id="12306" w:author="Strzelczyk, Anthony (A.)" w:date="2021-03-05T08:59:00Z">
              <w:r w:rsidR="00D521AC" w:rsidRPr="00542711">
                <w:t>Position</w:t>
              </w:r>
            </w:ins>
            <w:ins w:id="12307" w:author="Strzelczyk, Anthony (A.)" w:date="2021-01-25T10:02:00Z">
              <w:r w:rsidRPr="00542711">
                <w:t xml:space="preserve"> Light + Front Fog Lamp)</w:t>
              </w:r>
            </w:ins>
          </w:p>
        </w:tc>
      </w:tr>
      <w:tr w:rsidR="00157BC5" w:rsidRPr="0070553F" w14:paraId="01E0E9B9"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308"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309" w:author="Strzelczyk, Anthony (A.)" w:date="2020-12-10T12:22:00Z"/>
          <w:trPrChange w:id="12310" w:author="Strzelczyk, Anthony (A.)" w:date="2021-01-25T10:03:00Z">
            <w:trPr>
              <w:trHeight w:val="247"/>
            </w:trPr>
          </w:trPrChange>
        </w:trPr>
        <w:tc>
          <w:tcPr>
            <w:tcW w:w="787" w:type="dxa"/>
            <w:vMerge/>
            <w:shd w:val="clear" w:color="auto" w:fill="auto"/>
            <w:tcPrChange w:id="12311" w:author="Strzelczyk, Anthony (A.)" w:date="2021-01-25T10:03:00Z">
              <w:tcPr>
                <w:tcW w:w="567" w:type="dxa"/>
                <w:vMerge/>
                <w:shd w:val="clear" w:color="auto" w:fill="auto"/>
              </w:tcPr>
            </w:tcPrChange>
          </w:tcPr>
          <w:p w14:paraId="73FCD520" w14:textId="77777777" w:rsidR="00157BC5" w:rsidRPr="0070553F" w:rsidRDefault="00157BC5">
            <w:pPr>
              <w:spacing w:line="240" w:lineRule="atLeast"/>
              <w:rPr>
                <w:ins w:id="12312" w:author="Strzelczyk, Anthony (A.)" w:date="2020-12-10T12:22:00Z"/>
                <w:b/>
              </w:rPr>
              <w:pPrChange w:id="12313" w:author="Strzelczyk, Anthony (A.)" w:date="2020-12-11T12:24:00Z">
                <w:pPr/>
              </w:pPrChange>
            </w:pPr>
          </w:p>
        </w:tc>
        <w:tc>
          <w:tcPr>
            <w:tcW w:w="1765" w:type="dxa"/>
            <w:gridSpan w:val="2"/>
            <w:shd w:val="clear" w:color="auto" w:fill="E0E0E0"/>
            <w:tcPrChange w:id="12314" w:author="Strzelczyk, Anthony (A.)" w:date="2021-01-25T10:03:00Z">
              <w:tcPr>
                <w:tcW w:w="1985" w:type="dxa"/>
                <w:gridSpan w:val="2"/>
                <w:shd w:val="clear" w:color="auto" w:fill="E0E0E0"/>
              </w:tcPr>
            </w:tcPrChange>
          </w:tcPr>
          <w:p w14:paraId="45892F4D" w14:textId="77777777" w:rsidR="00157BC5" w:rsidRPr="0070553F" w:rsidRDefault="00157BC5">
            <w:pPr>
              <w:spacing w:line="240" w:lineRule="atLeast"/>
              <w:rPr>
                <w:ins w:id="12315" w:author="Strzelczyk, Anthony (A.)" w:date="2020-12-10T12:22:00Z"/>
                <w:b/>
              </w:rPr>
              <w:pPrChange w:id="12316" w:author="Strzelczyk, Anthony (A.)" w:date="2020-12-11T12:24:00Z">
                <w:pPr/>
              </w:pPrChange>
            </w:pPr>
            <w:ins w:id="12317" w:author="Strzelczyk, Anthony (A.)" w:date="2020-12-10T12:22:00Z">
              <w:r w:rsidRPr="0070553F">
                <w:rPr>
                  <w:b/>
                </w:rPr>
                <w:t>Purpose</w:t>
              </w:r>
            </w:ins>
          </w:p>
        </w:tc>
        <w:tc>
          <w:tcPr>
            <w:tcW w:w="7683" w:type="dxa"/>
            <w:gridSpan w:val="2"/>
            <w:tcPrChange w:id="12318" w:author="Strzelczyk, Anthony (A.)" w:date="2021-01-25T10:03:00Z">
              <w:tcPr>
                <w:tcW w:w="7683" w:type="dxa"/>
                <w:gridSpan w:val="2"/>
              </w:tcPr>
            </w:tcPrChange>
          </w:tcPr>
          <w:p w14:paraId="3AE86E6C" w14:textId="11F35A1A" w:rsidR="00157BC5" w:rsidRPr="0070553F" w:rsidRDefault="008F003B">
            <w:pPr>
              <w:spacing w:line="240" w:lineRule="atLeast"/>
              <w:rPr>
                <w:ins w:id="12319" w:author="Strzelczyk, Anthony (A.)" w:date="2020-12-10T12:22:00Z"/>
              </w:rPr>
              <w:pPrChange w:id="12320" w:author="Strzelczyk, Anthony (A.)" w:date="2020-12-11T12:24:00Z">
                <w:pPr/>
              </w:pPrChange>
            </w:pPr>
            <w:ins w:id="12321" w:author="Strzelczyk, Anthony (A.)" w:date="2021-01-25T10:03:00Z">
              <w:r w:rsidRPr="008F003B">
                <w:t>Reduce glare for the driver caused by the own low beam.</w:t>
              </w:r>
            </w:ins>
          </w:p>
        </w:tc>
      </w:tr>
      <w:tr w:rsidR="00157BC5" w:rsidRPr="0070553F" w14:paraId="05E7E659"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322"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323" w:author="Strzelczyk, Anthony (A.)" w:date="2020-12-10T12:22:00Z"/>
          <w:trPrChange w:id="12324" w:author="Strzelczyk, Anthony (A.)" w:date="2021-01-25T10:03:00Z">
            <w:trPr>
              <w:trHeight w:val="247"/>
            </w:trPr>
          </w:trPrChange>
        </w:trPr>
        <w:tc>
          <w:tcPr>
            <w:tcW w:w="787" w:type="dxa"/>
            <w:vMerge/>
            <w:shd w:val="clear" w:color="auto" w:fill="auto"/>
            <w:tcPrChange w:id="12325" w:author="Strzelczyk, Anthony (A.)" w:date="2021-01-25T10:03:00Z">
              <w:tcPr>
                <w:tcW w:w="567" w:type="dxa"/>
                <w:vMerge/>
                <w:shd w:val="clear" w:color="auto" w:fill="auto"/>
              </w:tcPr>
            </w:tcPrChange>
          </w:tcPr>
          <w:p w14:paraId="2C73126F" w14:textId="77777777" w:rsidR="00157BC5" w:rsidRPr="0070553F" w:rsidRDefault="00157BC5">
            <w:pPr>
              <w:spacing w:line="240" w:lineRule="atLeast"/>
              <w:rPr>
                <w:ins w:id="12326" w:author="Strzelczyk, Anthony (A.)" w:date="2020-12-10T12:22:00Z"/>
                <w:b/>
              </w:rPr>
              <w:pPrChange w:id="12327" w:author="Strzelczyk, Anthony (A.)" w:date="2020-12-11T12:24:00Z">
                <w:pPr/>
              </w:pPrChange>
            </w:pPr>
          </w:p>
        </w:tc>
        <w:tc>
          <w:tcPr>
            <w:tcW w:w="1765" w:type="dxa"/>
            <w:gridSpan w:val="2"/>
            <w:shd w:val="clear" w:color="auto" w:fill="E0E0E0"/>
            <w:tcPrChange w:id="12328" w:author="Strzelczyk, Anthony (A.)" w:date="2021-01-25T10:03:00Z">
              <w:tcPr>
                <w:tcW w:w="1985" w:type="dxa"/>
                <w:gridSpan w:val="2"/>
                <w:shd w:val="clear" w:color="auto" w:fill="E0E0E0"/>
              </w:tcPr>
            </w:tcPrChange>
          </w:tcPr>
          <w:p w14:paraId="5596F6F4" w14:textId="77777777" w:rsidR="00157BC5" w:rsidRPr="0070553F" w:rsidRDefault="00157BC5">
            <w:pPr>
              <w:spacing w:line="240" w:lineRule="atLeast"/>
              <w:rPr>
                <w:ins w:id="12329" w:author="Strzelczyk, Anthony (A.)" w:date="2020-12-10T12:22:00Z"/>
                <w:b/>
                <w:lang w:val="en-GB"/>
              </w:rPr>
              <w:pPrChange w:id="12330" w:author="Strzelczyk, Anthony (A.)" w:date="2020-12-11T12:24:00Z">
                <w:pPr/>
              </w:pPrChange>
            </w:pPr>
            <w:ins w:id="12331" w:author="Strzelczyk, Anthony (A.)" w:date="2020-12-10T12:22:00Z">
              <w:r w:rsidRPr="0070553F">
                <w:rPr>
                  <w:b/>
                  <w:lang w:val="en-GB"/>
                </w:rPr>
                <w:t>Category</w:t>
              </w:r>
            </w:ins>
          </w:p>
        </w:tc>
        <w:tc>
          <w:tcPr>
            <w:tcW w:w="7683" w:type="dxa"/>
            <w:gridSpan w:val="2"/>
            <w:tcPrChange w:id="12332" w:author="Strzelczyk, Anthony (A.)" w:date="2021-01-25T10:03:00Z">
              <w:tcPr>
                <w:tcW w:w="7683" w:type="dxa"/>
                <w:gridSpan w:val="2"/>
              </w:tcPr>
            </w:tcPrChange>
          </w:tcPr>
          <w:p w14:paraId="1B8CDC30" w14:textId="5432A161" w:rsidR="00157BC5" w:rsidRPr="0070553F" w:rsidRDefault="008F003B">
            <w:pPr>
              <w:spacing w:line="240" w:lineRule="atLeast"/>
              <w:rPr>
                <w:ins w:id="12333" w:author="Strzelczyk, Anthony (A.)" w:date="2020-12-10T12:22:00Z"/>
              </w:rPr>
              <w:pPrChange w:id="12334" w:author="Strzelczyk, Anthony (A.)" w:date="2020-12-11T12:24:00Z">
                <w:pPr/>
              </w:pPrChange>
            </w:pPr>
            <w:ins w:id="12335" w:author="Strzelczyk, Anthony (A.)" w:date="2021-01-25T10:04:00Z">
              <w:r w:rsidRPr="008F003B">
                <w:t>Vehicle</w:t>
              </w:r>
            </w:ins>
          </w:p>
        </w:tc>
      </w:tr>
      <w:tr w:rsidR="00157BC5" w:rsidRPr="0070553F" w14:paraId="21949F46"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336"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337" w:author="Strzelczyk, Anthony (A.)" w:date="2020-12-10T12:22:00Z"/>
          <w:trPrChange w:id="12338" w:author="Strzelczyk, Anthony (A.)" w:date="2021-01-25T10:03:00Z">
            <w:trPr>
              <w:trHeight w:val="247"/>
            </w:trPr>
          </w:trPrChange>
        </w:trPr>
        <w:tc>
          <w:tcPr>
            <w:tcW w:w="787" w:type="dxa"/>
            <w:vMerge/>
            <w:shd w:val="clear" w:color="auto" w:fill="auto"/>
            <w:tcPrChange w:id="12339" w:author="Strzelczyk, Anthony (A.)" w:date="2021-01-25T10:03:00Z">
              <w:tcPr>
                <w:tcW w:w="567" w:type="dxa"/>
                <w:vMerge/>
                <w:shd w:val="clear" w:color="auto" w:fill="auto"/>
              </w:tcPr>
            </w:tcPrChange>
          </w:tcPr>
          <w:p w14:paraId="2C7C8DB2" w14:textId="77777777" w:rsidR="00157BC5" w:rsidRPr="0070553F" w:rsidRDefault="00157BC5">
            <w:pPr>
              <w:spacing w:line="240" w:lineRule="atLeast"/>
              <w:rPr>
                <w:ins w:id="12340" w:author="Strzelczyk, Anthony (A.)" w:date="2020-12-10T12:22:00Z"/>
                <w:b/>
              </w:rPr>
              <w:pPrChange w:id="12341" w:author="Strzelczyk, Anthony (A.)" w:date="2020-12-11T12:24:00Z">
                <w:pPr/>
              </w:pPrChange>
            </w:pPr>
          </w:p>
        </w:tc>
        <w:tc>
          <w:tcPr>
            <w:tcW w:w="1765" w:type="dxa"/>
            <w:gridSpan w:val="2"/>
            <w:shd w:val="clear" w:color="auto" w:fill="E0E0E0"/>
            <w:tcPrChange w:id="12342" w:author="Strzelczyk, Anthony (A.)" w:date="2021-01-25T10:03:00Z">
              <w:tcPr>
                <w:tcW w:w="1985" w:type="dxa"/>
                <w:gridSpan w:val="2"/>
                <w:shd w:val="clear" w:color="auto" w:fill="E0E0E0"/>
              </w:tcPr>
            </w:tcPrChange>
          </w:tcPr>
          <w:p w14:paraId="4154A355" w14:textId="77777777" w:rsidR="00157BC5" w:rsidRPr="0070553F" w:rsidRDefault="00157BC5">
            <w:pPr>
              <w:spacing w:line="240" w:lineRule="atLeast"/>
              <w:rPr>
                <w:ins w:id="12343" w:author="Strzelczyk, Anthony (A.)" w:date="2020-12-10T12:22:00Z"/>
                <w:b/>
                <w:lang w:val="en-GB"/>
              </w:rPr>
              <w:pPrChange w:id="12344" w:author="Strzelczyk, Anthony (A.)" w:date="2020-12-11T12:24:00Z">
                <w:pPr/>
              </w:pPrChange>
            </w:pPr>
            <w:ins w:id="12345" w:author="Strzelczyk, Anthony (A.)" w:date="2020-12-10T12:22:00Z">
              <w:r w:rsidRPr="0070553F">
                <w:rPr>
                  <w:b/>
                  <w:lang w:val="en-GB"/>
                </w:rPr>
                <w:t xml:space="preserve">Related </w:t>
              </w:r>
              <w:r>
                <w:rPr>
                  <w:b/>
                  <w:lang w:val="en-GB"/>
                </w:rPr>
                <w:t>Requirements</w:t>
              </w:r>
              <w:r w:rsidRPr="0070553F">
                <w:rPr>
                  <w:b/>
                  <w:lang w:val="en-GB"/>
                </w:rPr>
                <w:t xml:space="preserve"> IDs</w:t>
              </w:r>
            </w:ins>
          </w:p>
        </w:tc>
        <w:tc>
          <w:tcPr>
            <w:tcW w:w="7683" w:type="dxa"/>
            <w:gridSpan w:val="2"/>
            <w:tcPrChange w:id="12346" w:author="Strzelczyk, Anthony (A.)" w:date="2021-01-25T10:03:00Z">
              <w:tcPr>
                <w:tcW w:w="7683" w:type="dxa"/>
                <w:gridSpan w:val="2"/>
              </w:tcPr>
            </w:tcPrChange>
          </w:tcPr>
          <w:p w14:paraId="670ABA29" w14:textId="77777777" w:rsidR="00157BC5" w:rsidRPr="0070553F" w:rsidRDefault="00157BC5">
            <w:pPr>
              <w:spacing w:line="240" w:lineRule="atLeast"/>
              <w:rPr>
                <w:ins w:id="12347" w:author="Strzelczyk, Anthony (A.)" w:date="2020-12-10T12:22:00Z"/>
              </w:rPr>
              <w:pPrChange w:id="12348" w:author="Strzelczyk, Anthony (A.)" w:date="2020-12-11T12:24:00Z">
                <w:pPr/>
              </w:pPrChange>
            </w:pPr>
          </w:p>
        </w:tc>
      </w:tr>
      <w:tr w:rsidR="00157BC5" w:rsidRPr="0070553F" w14:paraId="6C3D51C4"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349"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350" w:author="Strzelczyk, Anthony (A.)" w:date="2020-12-10T12:22:00Z"/>
          <w:trPrChange w:id="12351" w:author="Strzelczyk, Anthony (A.)" w:date="2021-01-25T10:03:00Z">
            <w:trPr>
              <w:trHeight w:val="247"/>
            </w:trPr>
          </w:trPrChange>
        </w:trPr>
        <w:tc>
          <w:tcPr>
            <w:tcW w:w="787" w:type="dxa"/>
            <w:vMerge w:val="restart"/>
            <w:shd w:val="clear" w:color="auto" w:fill="auto"/>
            <w:tcPrChange w:id="12352" w:author="Strzelczyk, Anthony (A.)" w:date="2021-01-25T10:03:00Z">
              <w:tcPr>
                <w:tcW w:w="567" w:type="dxa"/>
                <w:vMerge w:val="restart"/>
                <w:shd w:val="clear" w:color="auto" w:fill="auto"/>
              </w:tcPr>
            </w:tcPrChange>
          </w:tcPr>
          <w:p w14:paraId="5DAEF4E1" w14:textId="56587FC5" w:rsidR="00157BC5" w:rsidRPr="0070553F" w:rsidRDefault="00542711">
            <w:pPr>
              <w:spacing w:line="240" w:lineRule="atLeast"/>
              <w:rPr>
                <w:ins w:id="12353" w:author="Strzelczyk, Anthony (A.)" w:date="2020-12-10T12:22:00Z"/>
                <w:b/>
              </w:rPr>
              <w:pPrChange w:id="12354" w:author="Strzelczyk, Anthony (A.)" w:date="2020-12-11T12:24:00Z">
                <w:pPr/>
              </w:pPrChange>
            </w:pPr>
            <w:ins w:id="12355" w:author="Strzelczyk, Anthony (A.)" w:date="2021-01-25T10:02:00Z">
              <w:r>
                <w:rPr>
                  <w:b/>
                </w:rPr>
                <w:lastRenderedPageBreak/>
                <w:t>A</w:t>
              </w:r>
            </w:ins>
            <w:ins w:id="12356" w:author="Strzelczyk, Anthony (A.)" w:date="2020-12-10T12:22:00Z">
              <w:r w:rsidR="00157BC5" w:rsidRPr="0070553F">
                <w:rPr>
                  <w:b/>
                </w:rPr>
                <w:t>2</w:t>
              </w:r>
            </w:ins>
            <w:ins w:id="12357" w:author="Strzelczyk, Anthony (A.)" w:date="2021-01-25T10:02:00Z">
              <w:r>
                <w:rPr>
                  <w:b/>
                </w:rPr>
                <w:t>.1</w:t>
              </w:r>
            </w:ins>
          </w:p>
        </w:tc>
        <w:tc>
          <w:tcPr>
            <w:tcW w:w="1765" w:type="dxa"/>
            <w:gridSpan w:val="2"/>
            <w:tcBorders>
              <w:top w:val="single" w:sz="4" w:space="0" w:color="auto"/>
              <w:left w:val="single" w:sz="4" w:space="0" w:color="auto"/>
              <w:bottom w:val="single" w:sz="4" w:space="0" w:color="auto"/>
              <w:right w:val="single" w:sz="4" w:space="0" w:color="auto"/>
            </w:tcBorders>
            <w:shd w:val="clear" w:color="auto" w:fill="E0E0E0"/>
            <w:tcPrChange w:id="12358" w:author="Strzelczyk, Anthony (A.)" w:date="2021-01-25T10:03:00Z">
              <w:tcPr>
                <w:tcW w:w="1985" w:type="dxa"/>
                <w:gridSpan w:val="2"/>
                <w:tcBorders>
                  <w:top w:val="single" w:sz="4" w:space="0" w:color="auto"/>
                  <w:left w:val="single" w:sz="4" w:space="0" w:color="auto"/>
                  <w:bottom w:val="single" w:sz="4" w:space="0" w:color="auto"/>
                  <w:right w:val="single" w:sz="4" w:space="0" w:color="auto"/>
                </w:tcBorders>
                <w:shd w:val="clear" w:color="auto" w:fill="E0E0E0"/>
              </w:tcPr>
            </w:tcPrChange>
          </w:tcPr>
          <w:p w14:paraId="1BF53B46" w14:textId="77777777" w:rsidR="00157BC5" w:rsidRPr="0070553F" w:rsidRDefault="00157BC5">
            <w:pPr>
              <w:spacing w:line="240" w:lineRule="atLeast"/>
              <w:rPr>
                <w:ins w:id="12359" w:author="Strzelczyk, Anthony (A.)" w:date="2020-12-10T12:22:00Z"/>
                <w:b/>
              </w:rPr>
              <w:pPrChange w:id="12360" w:author="Strzelczyk, Anthony (A.)" w:date="2020-12-11T12:24:00Z">
                <w:pPr/>
              </w:pPrChange>
            </w:pPr>
            <w:ins w:id="12361" w:author="Strzelczyk, Anthony (A.)" w:date="2020-12-10T12:22:00Z">
              <w:r w:rsidRPr="0070553F">
                <w:rPr>
                  <w:b/>
                </w:rPr>
                <w:t>Name</w:t>
              </w:r>
            </w:ins>
          </w:p>
        </w:tc>
        <w:tc>
          <w:tcPr>
            <w:tcW w:w="7683" w:type="dxa"/>
            <w:gridSpan w:val="2"/>
            <w:tcBorders>
              <w:top w:val="single" w:sz="4" w:space="0" w:color="auto"/>
              <w:left w:val="single" w:sz="4" w:space="0" w:color="auto"/>
              <w:bottom w:val="single" w:sz="4" w:space="0" w:color="auto"/>
              <w:right w:val="single" w:sz="4" w:space="0" w:color="auto"/>
            </w:tcBorders>
            <w:tcPrChange w:id="12362" w:author="Strzelczyk, Anthony (A.)" w:date="2021-01-25T10:03:00Z">
              <w:tcPr>
                <w:tcW w:w="7683" w:type="dxa"/>
                <w:gridSpan w:val="2"/>
                <w:tcBorders>
                  <w:top w:val="single" w:sz="4" w:space="0" w:color="auto"/>
                  <w:left w:val="single" w:sz="4" w:space="0" w:color="auto"/>
                  <w:bottom w:val="single" w:sz="4" w:space="0" w:color="auto"/>
                  <w:right w:val="single" w:sz="4" w:space="0" w:color="auto"/>
                </w:tcBorders>
              </w:tcPr>
            </w:tcPrChange>
          </w:tcPr>
          <w:p w14:paraId="29EFB69C" w14:textId="44733283" w:rsidR="00157BC5" w:rsidRPr="0070553F" w:rsidRDefault="00542711">
            <w:pPr>
              <w:spacing w:line="240" w:lineRule="atLeast"/>
              <w:rPr>
                <w:ins w:id="12363" w:author="Strzelczyk, Anthony (A.)" w:date="2020-12-10T12:22:00Z"/>
              </w:rPr>
              <w:pPrChange w:id="12364" w:author="Strzelczyk, Anthony (A.)" w:date="2020-12-11T12:24:00Z">
                <w:pPr/>
              </w:pPrChange>
            </w:pPr>
            <w:ins w:id="12365" w:author="Strzelczyk, Anthony (A.)" w:date="2021-01-25T10:02:00Z">
              <w:r w:rsidRPr="00542711">
                <w:t xml:space="preserve">Front Fog Lamp </w:t>
              </w:r>
            </w:ins>
            <w:ins w:id="12366" w:author="Strzelczyk, Anthony (A.)" w:date="2021-01-25T10:06:00Z">
              <w:r w:rsidR="004071BA" w:rsidRPr="00542711">
                <w:t>activation</w:t>
              </w:r>
            </w:ins>
          </w:p>
        </w:tc>
      </w:tr>
      <w:tr w:rsidR="00157BC5" w:rsidRPr="0070553F" w14:paraId="725A8F96"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367"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368" w:author="Strzelczyk, Anthony (A.)" w:date="2020-12-10T12:22:00Z"/>
          <w:trPrChange w:id="12369" w:author="Strzelczyk, Anthony (A.)" w:date="2021-01-25T10:03:00Z">
            <w:trPr>
              <w:trHeight w:val="247"/>
            </w:trPr>
          </w:trPrChange>
        </w:trPr>
        <w:tc>
          <w:tcPr>
            <w:tcW w:w="787" w:type="dxa"/>
            <w:vMerge/>
            <w:shd w:val="clear" w:color="auto" w:fill="auto"/>
            <w:tcPrChange w:id="12370" w:author="Strzelczyk, Anthony (A.)" w:date="2021-01-25T10:03:00Z">
              <w:tcPr>
                <w:tcW w:w="567" w:type="dxa"/>
                <w:vMerge/>
                <w:shd w:val="clear" w:color="auto" w:fill="auto"/>
              </w:tcPr>
            </w:tcPrChange>
          </w:tcPr>
          <w:p w14:paraId="0776B6E8" w14:textId="77777777" w:rsidR="00157BC5" w:rsidRPr="0070553F" w:rsidRDefault="00157BC5">
            <w:pPr>
              <w:spacing w:line="240" w:lineRule="atLeast"/>
              <w:rPr>
                <w:ins w:id="12371" w:author="Strzelczyk, Anthony (A.)" w:date="2020-12-10T12:22:00Z"/>
                <w:b/>
              </w:rPr>
              <w:pPrChange w:id="12372" w:author="Strzelczyk, Anthony (A.)" w:date="2020-12-11T12:24:00Z">
                <w:pPr/>
              </w:pPrChange>
            </w:pPr>
          </w:p>
        </w:tc>
        <w:tc>
          <w:tcPr>
            <w:tcW w:w="1765" w:type="dxa"/>
            <w:gridSpan w:val="2"/>
            <w:tcBorders>
              <w:top w:val="single" w:sz="4" w:space="0" w:color="auto"/>
              <w:left w:val="single" w:sz="4" w:space="0" w:color="auto"/>
              <w:bottom w:val="single" w:sz="4" w:space="0" w:color="auto"/>
              <w:right w:val="single" w:sz="4" w:space="0" w:color="auto"/>
            </w:tcBorders>
            <w:shd w:val="clear" w:color="auto" w:fill="E0E0E0"/>
            <w:tcPrChange w:id="12373" w:author="Strzelczyk, Anthony (A.)" w:date="2021-01-25T10:03:00Z">
              <w:tcPr>
                <w:tcW w:w="1985" w:type="dxa"/>
                <w:gridSpan w:val="2"/>
                <w:tcBorders>
                  <w:top w:val="single" w:sz="4" w:space="0" w:color="auto"/>
                  <w:left w:val="single" w:sz="4" w:space="0" w:color="auto"/>
                  <w:bottom w:val="single" w:sz="4" w:space="0" w:color="auto"/>
                  <w:right w:val="single" w:sz="4" w:space="0" w:color="auto"/>
                </w:tcBorders>
                <w:shd w:val="clear" w:color="auto" w:fill="E0E0E0"/>
              </w:tcPr>
            </w:tcPrChange>
          </w:tcPr>
          <w:p w14:paraId="70538891" w14:textId="77777777" w:rsidR="00157BC5" w:rsidRPr="0070553F" w:rsidRDefault="00157BC5">
            <w:pPr>
              <w:spacing w:line="240" w:lineRule="atLeast"/>
              <w:rPr>
                <w:ins w:id="12374" w:author="Strzelczyk, Anthony (A.)" w:date="2020-12-10T12:22:00Z"/>
                <w:b/>
              </w:rPr>
              <w:pPrChange w:id="12375" w:author="Strzelczyk, Anthony (A.)" w:date="2020-12-11T12:24:00Z">
                <w:pPr/>
              </w:pPrChange>
            </w:pPr>
            <w:ins w:id="12376" w:author="Strzelczyk, Anthony (A.)" w:date="2020-12-10T12:22:00Z">
              <w:r w:rsidRPr="0070553F">
                <w:rPr>
                  <w:b/>
                </w:rPr>
                <w:t>Description</w:t>
              </w:r>
            </w:ins>
          </w:p>
        </w:tc>
        <w:tc>
          <w:tcPr>
            <w:tcW w:w="7683" w:type="dxa"/>
            <w:gridSpan w:val="2"/>
            <w:tcBorders>
              <w:top w:val="single" w:sz="4" w:space="0" w:color="auto"/>
              <w:left w:val="single" w:sz="4" w:space="0" w:color="auto"/>
              <w:bottom w:val="single" w:sz="4" w:space="0" w:color="auto"/>
              <w:right w:val="single" w:sz="4" w:space="0" w:color="auto"/>
            </w:tcBorders>
            <w:tcPrChange w:id="12377" w:author="Strzelczyk, Anthony (A.)" w:date="2021-01-25T10:03:00Z">
              <w:tcPr>
                <w:tcW w:w="7683" w:type="dxa"/>
                <w:gridSpan w:val="2"/>
                <w:tcBorders>
                  <w:top w:val="single" w:sz="4" w:space="0" w:color="auto"/>
                  <w:left w:val="single" w:sz="4" w:space="0" w:color="auto"/>
                  <w:bottom w:val="single" w:sz="4" w:space="0" w:color="auto"/>
                  <w:right w:val="single" w:sz="4" w:space="0" w:color="auto"/>
                </w:tcBorders>
              </w:tcPr>
            </w:tcPrChange>
          </w:tcPr>
          <w:p w14:paraId="4FAB1BE9" w14:textId="73802C49" w:rsidR="00157BC5" w:rsidRPr="0070553F" w:rsidRDefault="00157BC5">
            <w:pPr>
              <w:spacing w:line="240" w:lineRule="atLeast"/>
              <w:rPr>
                <w:ins w:id="12378" w:author="Strzelczyk, Anthony (A.)" w:date="2020-12-10T12:22:00Z"/>
              </w:rPr>
              <w:pPrChange w:id="12379" w:author="Strzelczyk, Anthony (A.)" w:date="2020-12-11T12:24:00Z">
                <w:pPr/>
              </w:pPrChange>
            </w:pPr>
            <w:ins w:id="12380" w:author="Strzelczyk, Anthony (A.)" w:date="2020-12-10T12:22:00Z">
              <w:r w:rsidRPr="000E2A90">
                <w:rPr>
                  <w:color w:val="FF0000"/>
                </w:rPr>
                <w:t>Fr</w:t>
              </w:r>
            </w:ins>
            <w:ins w:id="12381" w:author="Strzelczyk, Anthony (A.)" w:date="2021-01-25T10:02:00Z">
              <w:r w:rsidR="00542711">
                <w:t xml:space="preserve"> </w:t>
              </w:r>
              <w:r w:rsidR="00542711" w:rsidRPr="00542711">
                <w:t xml:space="preserve">Front fog lamps can be switched on with light switch in position 1 (position light) or in position 2 (low beam). Driving with Fog Lamps and Low Beam on does not cause a </w:t>
              </w:r>
            </w:ins>
            <w:ins w:id="12382" w:author="Strzelczyk, Anthony (A.)" w:date="2021-01-25T10:06:00Z">
              <w:r w:rsidR="004071BA" w:rsidRPr="00542711">
                <w:t>hazard</w:t>
              </w:r>
            </w:ins>
            <w:ins w:id="12383" w:author="Strzelczyk, Anthony (A.)" w:date="2021-01-25T10:02:00Z">
              <w:r w:rsidR="00542711" w:rsidRPr="00542711">
                <w:t xml:space="preserve"> and is not considered in this HARA.    </w:t>
              </w:r>
            </w:ins>
            <w:ins w:id="12384" w:author="Anthony Strzelczyk" w:date="2020-12-18T15:21:00Z">
              <w:del w:id="12385" w:author="Strzelczyk, Anthony (A.)" w:date="2021-01-25T10:02:00Z">
                <w:r w:rsidR="004D3CA2" w:rsidRPr="00551DFD" w:rsidDel="00542711">
                  <w:delText>Position</w:delText>
                </w:r>
              </w:del>
            </w:ins>
          </w:p>
        </w:tc>
      </w:tr>
      <w:tr w:rsidR="00157BC5" w:rsidRPr="0070553F" w14:paraId="3EFEAF87"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386"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387" w:author="Strzelczyk, Anthony (A.)" w:date="2020-12-10T12:22:00Z"/>
          <w:trPrChange w:id="12388" w:author="Strzelczyk, Anthony (A.)" w:date="2021-01-25T10:03:00Z">
            <w:trPr>
              <w:trHeight w:val="247"/>
            </w:trPr>
          </w:trPrChange>
        </w:trPr>
        <w:tc>
          <w:tcPr>
            <w:tcW w:w="787" w:type="dxa"/>
            <w:vMerge/>
            <w:shd w:val="clear" w:color="auto" w:fill="auto"/>
            <w:tcPrChange w:id="12389" w:author="Strzelczyk, Anthony (A.)" w:date="2021-01-25T10:03:00Z">
              <w:tcPr>
                <w:tcW w:w="567" w:type="dxa"/>
                <w:vMerge/>
                <w:shd w:val="clear" w:color="auto" w:fill="auto"/>
              </w:tcPr>
            </w:tcPrChange>
          </w:tcPr>
          <w:p w14:paraId="17435472" w14:textId="77777777" w:rsidR="00157BC5" w:rsidRPr="0070553F" w:rsidRDefault="00157BC5">
            <w:pPr>
              <w:spacing w:line="240" w:lineRule="atLeast"/>
              <w:rPr>
                <w:ins w:id="12390" w:author="Strzelczyk, Anthony (A.)" w:date="2020-12-10T12:22:00Z"/>
                <w:b/>
              </w:rPr>
              <w:pPrChange w:id="12391" w:author="Strzelczyk, Anthony (A.)" w:date="2020-12-11T12:24:00Z">
                <w:pPr/>
              </w:pPrChange>
            </w:pPr>
          </w:p>
        </w:tc>
        <w:tc>
          <w:tcPr>
            <w:tcW w:w="1765" w:type="dxa"/>
            <w:gridSpan w:val="2"/>
            <w:tcBorders>
              <w:top w:val="single" w:sz="4" w:space="0" w:color="auto"/>
              <w:left w:val="single" w:sz="4" w:space="0" w:color="auto"/>
              <w:bottom w:val="single" w:sz="4" w:space="0" w:color="auto"/>
              <w:right w:val="single" w:sz="4" w:space="0" w:color="auto"/>
            </w:tcBorders>
            <w:shd w:val="clear" w:color="auto" w:fill="E0E0E0"/>
            <w:tcPrChange w:id="12392" w:author="Strzelczyk, Anthony (A.)" w:date="2021-01-25T10:03:00Z">
              <w:tcPr>
                <w:tcW w:w="1985" w:type="dxa"/>
                <w:gridSpan w:val="2"/>
                <w:tcBorders>
                  <w:top w:val="single" w:sz="4" w:space="0" w:color="auto"/>
                  <w:left w:val="single" w:sz="4" w:space="0" w:color="auto"/>
                  <w:bottom w:val="single" w:sz="4" w:space="0" w:color="auto"/>
                  <w:right w:val="single" w:sz="4" w:space="0" w:color="auto"/>
                </w:tcBorders>
                <w:shd w:val="clear" w:color="auto" w:fill="E0E0E0"/>
              </w:tcPr>
            </w:tcPrChange>
          </w:tcPr>
          <w:p w14:paraId="0D0B6312" w14:textId="77777777" w:rsidR="00157BC5" w:rsidRPr="0070553F" w:rsidRDefault="00157BC5">
            <w:pPr>
              <w:spacing w:line="240" w:lineRule="atLeast"/>
              <w:rPr>
                <w:ins w:id="12393" w:author="Strzelczyk, Anthony (A.)" w:date="2020-12-10T12:22:00Z"/>
                <w:b/>
              </w:rPr>
              <w:pPrChange w:id="12394" w:author="Strzelczyk, Anthony (A.)" w:date="2020-12-11T12:24:00Z">
                <w:pPr/>
              </w:pPrChange>
            </w:pPr>
            <w:ins w:id="12395" w:author="Strzelczyk, Anthony (A.)" w:date="2020-12-10T12:22:00Z">
              <w:r w:rsidRPr="0070553F">
                <w:rPr>
                  <w:b/>
                </w:rPr>
                <w:t>Purpose</w:t>
              </w:r>
            </w:ins>
          </w:p>
        </w:tc>
        <w:tc>
          <w:tcPr>
            <w:tcW w:w="7683" w:type="dxa"/>
            <w:gridSpan w:val="2"/>
            <w:tcBorders>
              <w:top w:val="single" w:sz="4" w:space="0" w:color="auto"/>
              <w:left w:val="single" w:sz="4" w:space="0" w:color="auto"/>
              <w:bottom w:val="single" w:sz="4" w:space="0" w:color="auto"/>
              <w:right w:val="single" w:sz="4" w:space="0" w:color="auto"/>
            </w:tcBorders>
            <w:tcPrChange w:id="12396" w:author="Strzelczyk, Anthony (A.)" w:date="2021-01-25T10:03:00Z">
              <w:tcPr>
                <w:tcW w:w="7683" w:type="dxa"/>
                <w:gridSpan w:val="2"/>
                <w:tcBorders>
                  <w:top w:val="single" w:sz="4" w:space="0" w:color="auto"/>
                  <w:left w:val="single" w:sz="4" w:space="0" w:color="auto"/>
                  <w:bottom w:val="single" w:sz="4" w:space="0" w:color="auto"/>
                  <w:right w:val="single" w:sz="4" w:space="0" w:color="auto"/>
                </w:tcBorders>
              </w:tcPr>
            </w:tcPrChange>
          </w:tcPr>
          <w:p w14:paraId="08E47239" w14:textId="77777777" w:rsidR="00157BC5" w:rsidRPr="0070553F" w:rsidRDefault="00157BC5">
            <w:pPr>
              <w:spacing w:line="240" w:lineRule="atLeast"/>
              <w:rPr>
                <w:ins w:id="12397" w:author="Strzelczyk, Anthony (A.)" w:date="2020-12-10T12:22:00Z"/>
              </w:rPr>
              <w:pPrChange w:id="12398" w:author="Strzelczyk, Anthony (A.)" w:date="2020-12-11T12:24:00Z">
                <w:pPr/>
              </w:pPrChange>
            </w:pPr>
            <w:ins w:id="12399" w:author="Strzelczyk, Anthony (A.)" w:date="2020-12-10T12:22:00Z">
              <w:r w:rsidRPr="00CB43E5">
                <w:t xml:space="preserve">  </w:t>
              </w:r>
            </w:ins>
          </w:p>
        </w:tc>
      </w:tr>
      <w:tr w:rsidR="00157BC5" w:rsidRPr="0070553F" w14:paraId="12D8F862"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400"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401" w:author="Strzelczyk, Anthony (A.)" w:date="2020-12-10T12:22:00Z"/>
          <w:trPrChange w:id="12402" w:author="Strzelczyk, Anthony (A.)" w:date="2021-01-25T10:03:00Z">
            <w:trPr>
              <w:trHeight w:val="247"/>
            </w:trPr>
          </w:trPrChange>
        </w:trPr>
        <w:tc>
          <w:tcPr>
            <w:tcW w:w="787" w:type="dxa"/>
            <w:vMerge/>
            <w:shd w:val="clear" w:color="auto" w:fill="auto"/>
            <w:tcPrChange w:id="12403" w:author="Strzelczyk, Anthony (A.)" w:date="2021-01-25T10:03:00Z">
              <w:tcPr>
                <w:tcW w:w="567" w:type="dxa"/>
                <w:vMerge/>
                <w:shd w:val="clear" w:color="auto" w:fill="auto"/>
              </w:tcPr>
            </w:tcPrChange>
          </w:tcPr>
          <w:p w14:paraId="4BA09812" w14:textId="77777777" w:rsidR="00157BC5" w:rsidRPr="0070553F" w:rsidRDefault="00157BC5">
            <w:pPr>
              <w:spacing w:line="240" w:lineRule="atLeast"/>
              <w:rPr>
                <w:ins w:id="12404" w:author="Strzelczyk, Anthony (A.)" w:date="2020-12-10T12:22:00Z"/>
                <w:b/>
              </w:rPr>
              <w:pPrChange w:id="12405" w:author="Strzelczyk, Anthony (A.)" w:date="2020-12-11T12:24:00Z">
                <w:pPr/>
              </w:pPrChange>
            </w:pPr>
          </w:p>
        </w:tc>
        <w:tc>
          <w:tcPr>
            <w:tcW w:w="1765" w:type="dxa"/>
            <w:gridSpan w:val="2"/>
            <w:tcBorders>
              <w:top w:val="single" w:sz="4" w:space="0" w:color="auto"/>
              <w:left w:val="single" w:sz="4" w:space="0" w:color="auto"/>
              <w:bottom w:val="single" w:sz="4" w:space="0" w:color="auto"/>
              <w:right w:val="single" w:sz="4" w:space="0" w:color="auto"/>
            </w:tcBorders>
            <w:shd w:val="clear" w:color="auto" w:fill="E0E0E0"/>
            <w:tcPrChange w:id="12406" w:author="Strzelczyk, Anthony (A.)" w:date="2021-01-25T10:03:00Z">
              <w:tcPr>
                <w:tcW w:w="1985" w:type="dxa"/>
                <w:gridSpan w:val="2"/>
                <w:tcBorders>
                  <w:top w:val="single" w:sz="4" w:space="0" w:color="auto"/>
                  <w:left w:val="single" w:sz="4" w:space="0" w:color="auto"/>
                  <w:bottom w:val="single" w:sz="4" w:space="0" w:color="auto"/>
                  <w:right w:val="single" w:sz="4" w:space="0" w:color="auto"/>
                </w:tcBorders>
                <w:shd w:val="clear" w:color="auto" w:fill="E0E0E0"/>
              </w:tcPr>
            </w:tcPrChange>
          </w:tcPr>
          <w:p w14:paraId="6AF6D60F" w14:textId="77777777" w:rsidR="00157BC5" w:rsidRPr="0070553F" w:rsidRDefault="00157BC5">
            <w:pPr>
              <w:spacing w:line="240" w:lineRule="atLeast"/>
              <w:rPr>
                <w:ins w:id="12407" w:author="Strzelczyk, Anthony (A.)" w:date="2020-12-10T12:22:00Z"/>
                <w:b/>
              </w:rPr>
              <w:pPrChange w:id="12408" w:author="Strzelczyk, Anthony (A.)" w:date="2020-12-11T12:24:00Z">
                <w:pPr/>
              </w:pPrChange>
            </w:pPr>
            <w:ins w:id="12409" w:author="Strzelczyk, Anthony (A.)" w:date="2020-12-10T12:22:00Z">
              <w:r w:rsidRPr="0070553F">
                <w:rPr>
                  <w:b/>
                  <w:lang w:val="en-GB"/>
                </w:rPr>
                <w:t>Category</w:t>
              </w:r>
            </w:ins>
          </w:p>
        </w:tc>
        <w:tc>
          <w:tcPr>
            <w:tcW w:w="7683" w:type="dxa"/>
            <w:gridSpan w:val="2"/>
            <w:tcBorders>
              <w:top w:val="single" w:sz="4" w:space="0" w:color="auto"/>
              <w:left w:val="single" w:sz="4" w:space="0" w:color="auto"/>
              <w:bottom w:val="single" w:sz="4" w:space="0" w:color="auto"/>
              <w:right w:val="single" w:sz="4" w:space="0" w:color="auto"/>
            </w:tcBorders>
            <w:tcPrChange w:id="12410" w:author="Strzelczyk, Anthony (A.)" w:date="2021-01-25T10:03:00Z">
              <w:tcPr>
                <w:tcW w:w="7683" w:type="dxa"/>
                <w:gridSpan w:val="2"/>
                <w:tcBorders>
                  <w:top w:val="single" w:sz="4" w:space="0" w:color="auto"/>
                  <w:left w:val="single" w:sz="4" w:space="0" w:color="auto"/>
                  <w:bottom w:val="single" w:sz="4" w:space="0" w:color="auto"/>
                  <w:right w:val="single" w:sz="4" w:space="0" w:color="auto"/>
                </w:tcBorders>
              </w:tcPr>
            </w:tcPrChange>
          </w:tcPr>
          <w:p w14:paraId="1A7EF064" w14:textId="41D666A3" w:rsidR="00157BC5" w:rsidRPr="0070553F" w:rsidRDefault="004071BA">
            <w:pPr>
              <w:spacing w:line="240" w:lineRule="atLeast"/>
              <w:rPr>
                <w:ins w:id="12411" w:author="Strzelczyk, Anthony (A.)" w:date="2020-12-10T12:22:00Z"/>
              </w:rPr>
              <w:pPrChange w:id="12412" w:author="Strzelczyk, Anthony (A.)" w:date="2020-12-11T12:24:00Z">
                <w:pPr/>
              </w:pPrChange>
            </w:pPr>
            <w:ins w:id="12413" w:author="Strzelczyk, Anthony (A.)" w:date="2021-01-25T10:06:00Z">
              <w:r w:rsidRPr="004071BA">
                <w:t>Behavioral</w:t>
              </w:r>
            </w:ins>
          </w:p>
        </w:tc>
      </w:tr>
      <w:tr w:rsidR="00157BC5" w:rsidRPr="0070553F" w14:paraId="7442D8E8" w14:textId="77777777" w:rsidTr="008F003B">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Change w:id="12414" w:author="Strzelczyk, Anthony (A.)" w:date="2021-01-25T10:03:00Z">
            <w:tblPrEx>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Ex>
          </w:tblPrExChange>
        </w:tblPrEx>
        <w:trPr>
          <w:trHeight w:val="247"/>
          <w:ins w:id="12415" w:author="Strzelczyk, Anthony (A.)" w:date="2020-12-10T12:22:00Z"/>
          <w:trPrChange w:id="12416" w:author="Strzelczyk, Anthony (A.)" w:date="2021-01-25T10:03:00Z">
            <w:trPr>
              <w:trHeight w:val="247"/>
            </w:trPr>
          </w:trPrChange>
        </w:trPr>
        <w:tc>
          <w:tcPr>
            <w:tcW w:w="787" w:type="dxa"/>
            <w:vMerge/>
            <w:shd w:val="clear" w:color="auto" w:fill="auto"/>
            <w:tcPrChange w:id="12417" w:author="Strzelczyk, Anthony (A.)" w:date="2021-01-25T10:03:00Z">
              <w:tcPr>
                <w:tcW w:w="567" w:type="dxa"/>
                <w:vMerge/>
                <w:shd w:val="clear" w:color="auto" w:fill="auto"/>
              </w:tcPr>
            </w:tcPrChange>
          </w:tcPr>
          <w:p w14:paraId="28BD8917" w14:textId="77777777" w:rsidR="00157BC5" w:rsidRPr="0070553F" w:rsidRDefault="00157BC5">
            <w:pPr>
              <w:spacing w:line="240" w:lineRule="atLeast"/>
              <w:rPr>
                <w:ins w:id="12418" w:author="Strzelczyk, Anthony (A.)" w:date="2020-12-10T12:22:00Z"/>
                <w:b/>
              </w:rPr>
              <w:pPrChange w:id="12419" w:author="Strzelczyk, Anthony (A.)" w:date="2020-12-11T12:24:00Z">
                <w:pPr/>
              </w:pPrChange>
            </w:pPr>
          </w:p>
        </w:tc>
        <w:tc>
          <w:tcPr>
            <w:tcW w:w="1765" w:type="dxa"/>
            <w:gridSpan w:val="2"/>
            <w:tcBorders>
              <w:top w:val="single" w:sz="4" w:space="0" w:color="auto"/>
              <w:left w:val="single" w:sz="4" w:space="0" w:color="auto"/>
              <w:bottom w:val="single" w:sz="4" w:space="0" w:color="auto"/>
              <w:right w:val="single" w:sz="4" w:space="0" w:color="auto"/>
            </w:tcBorders>
            <w:shd w:val="clear" w:color="auto" w:fill="E0E0E0"/>
            <w:tcPrChange w:id="12420" w:author="Strzelczyk, Anthony (A.)" w:date="2021-01-25T10:03:00Z">
              <w:tcPr>
                <w:tcW w:w="1985" w:type="dxa"/>
                <w:gridSpan w:val="2"/>
                <w:tcBorders>
                  <w:top w:val="single" w:sz="4" w:space="0" w:color="auto"/>
                  <w:left w:val="single" w:sz="4" w:space="0" w:color="auto"/>
                  <w:bottom w:val="single" w:sz="4" w:space="0" w:color="auto"/>
                  <w:right w:val="single" w:sz="4" w:space="0" w:color="auto"/>
                </w:tcBorders>
                <w:shd w:val="clear" w:color="auto" w:fill="E0E0E0"/>
              </w:tcPr>
            </w:tcPrChange>
          </w:tcPr>
          <w:p w14:paraId="0A4107C2" w14:textId="77777777" w:rsidR="00157BC5" w:rsidRPr="0070553F" w:rsidRDefault="00157BC5">
            <w:pPr>
              <w:spacing w:line="240" w:lineRule="atLeast"/>
              <w:rPr>
                <w:ins w:id="12421" w:author="Strzelczyk, Anthony (A.)" w:date="2020-12-10T12:22:00Z"/>
                <w:b/>
              </w:rPr>
              <w:pPrChange w:id="12422" w:author="Strzelczyk, Anthony (A.)" w:date="2020-12-11T12:24:00Z">
                <w:pPr/>
              </w:pPrChange>
            </w:pPr>
            <w:ins w:id="12423" w:author="Strzelczyk, Anthony (A.)" w:date="2020-12-10T12:22:00Z">
              <w:r w:rsidRPr="0070553F">
                <w:rPr>
                  <w:b/>
                </w:rPr>
                <w:t xml:space="preserve">Related </w:t>
              </w:r>
              <w:r>
                <w:rPr>
                  <w:b/>
                </w:rPr>
                <w:t xml:space="preserve">Requirements </w:t>
              </w:r>
              <w:r w:rsidRPr="0070553F">
                <w:rPr>
                  <w:b/>
                </w:rPr>
                <w:t>IDs</w:t>
              </w:r>
            </w:ins>
          </w:p>
        </w:tc>
        <w:tc>
          <w:tcPr>
            <w:tcW w:w="7683" w:type="dxa"/>
            <w:gridSpan w:val="2"/>
            <w:tcBorders>
              <w:top w:val="single" w:sz="4" w:space="0" w:color="auto"/>
              <w:left w:val="single" w:sz="4" w:space="0" w:color="auto"/>
              <w:bottom w:val="single" w:sz="4" w:space="0" w:color="auto"/>
              <w:right w:val="single" w:sz="4" w:space="0" w:color="auto"/>
            </w:tcBorders>
            <w:tcPrChange w:id="12424" w:author="Strzelczyk, Anthony (A.)" w:date="2021-01-25T10:03:00Z">
              <w:tcPr>
                <w:tcW w:w="7683" w:type="dxa"/>
                <w:gridSpan w:val="2"/>
                <w:tcBorders>
                  <w:top w:val="single" w:sz="4" w:space="0" w:color="auto"/>
                  <w:left w:val="single" w:sz="4" w:space="0" w:color="auto"/>
                  <w:bottom w:val="single" w:sz="4" w:space="0" w:color="auto"/>
                  <w:right w:val="single" w:sz="4" w:space="0" w:color="auto"/>
                </w:tcBorders>
              </w:tcPr>
            </w:tcPrChange>
          </w:tcPr>
          <w:p w14:paraId="7BD34D21" w14:textId="77777777" w:rsidR="00157BC5" w:rsidRPr="0070553F" w:rsidRDefault="00157BC5">
            <w:pPr>
              <w:spacing w:line="240" w:lineRule="atLeast"/>
              <w:rPr>
                <w:ins w:id="12425" w:author="Strzelczyk, Anthony (A.)" w:date="2020-12-10T12:22:00Z"/>
              </w:rPr>
              <w:pPrChange w:id="12426" w:author="Strzelczyk, Anthony (A.)" w:date="2020-12-11T12:24:00Z">
                <w:pPr/>
              </w:pPrChange>
            </w:pPr>
          </w:p>
        </w:tc>
      </w:tr>
      <w:tr w:rsidR="00C1443D" w:rsidRPr="0070553F" w:rsidDel="00157BC5" w14:paraId="40A46B3B" w14:textId="484459AE" w:rsidTr="00305341">
        <w:trPr>
          <w:trHeight w:val="521"/>
          <w:del w:id="12427" w:author="Strzelczyk, Anthony (A.)" w:date="2020-12-10T12:22:00Z"/>
        </w:trPr>
        <w:tc>
          <w:tcPr>
            <w:tcW w:w="1057" w:type="dxa"/>
            <w:gridSpan w:val="2"/>
            <w:shd w:val="clear" w:color="auto" w:fill="D9D9D9" w:themeFill="background1" w:themeFillShade="D9"/>
          </w:tcPr>
          <w:p w14:paraId="63DD53BA" w14:textId="1F3ED998" w:rsidR="00C1443D" w:rsidRPr="0070553F" w:rsidDel="00157BC5" w:rsidRDefault="004D3CA2">
            <w:pPr>
              <w:pStyle w:val="Caption"/>
              <w:spacing w:line="240" w:lineRule="atLeast"/>
              <w:rPr>
                <w:del w:id="12428" w:author="Strzelczyk, Anthony (A.)" w:date="2020-12-10T12:22:00Z"/>
                <w:lang w:val="en-GB"/>
              </w:rPr>
              <w:pPrChange w:id="12429" w:author="Strzelczyk, Anthony (A.)" w:date="2020-12-11T12:24:00Z">
                <w:pPr>
                  <w:pStyle w:val="Caption"/>
                </w:pPr>
              </w:pPrChange>
            </w:pPr>
            <w:ins w:id="12430" w:author="Anthony Strzelczyk" w:date="2020-12-18T15:22:00Z">
              <w:del w:id="12431" w:author="Strzelczyk, Anthony (A.)" w:date="2021-01-25T10:06:00Z">
                <w:r w:rsidRPr="004B6327" w:rsidDel="004071BA">
                  <w:delText>passengers</w:delText>
                </w:r>
              </w:del>
            </w:ins>
            <w:del w:id="12432" w:author="Strzelczyk, Anthony (A.)" w:date="2020-12-10T12:22:00Z">
              <w:r w:rsidR="00C1443D" w:rsidRPr="0070553F" w:rsidDel="00157BC5">
                <w:rPr>
                  <w:lang w:val="en-GB"/>
                </w:rPr>
                <w:delText>ID</w:delText>
              </w:r>
            </w:del>
          </w:p>
        </w:tc>
        <w:tc>
          <w:tcPr>
            <w:tcW w:w="9178" w:type="dxa"/>
            <w:gridSpan w:val="3"/>
            <w:shd w:val="clear" w:color="auto" w:fill="D9D9D9" w:themeFill="background1" w:themeFillShade="D9"/>
          </w:tcPr>
          <w:p w14:paraId="3CE1E1E9" w14:textId="57508D2A" w:rsidR="00C1443D" w:rsidRPr="0070553F" w:rsidDel="00157BC5" w:rsidRDefault="00C1443D">
            <w:pPr>
              <w:pStyle w:val="Caption"/>
              <w:spacing w:line="240" w:lineRule="atLeast"/>
              <w:rPr>
                <w:del w:id="12433" w:author="Strzelczyk, Anthony (A.)" w:date="2020-12-10T12:22:00Z"/>
                <w:lang w:val="en-GB"/>
              </w:rPr>
              <w:pPrChange w:id="12434" w:author="Strzelczyk, Anthony (A.)" w:date="2020-12-11T12:24:00Z">
                <w:pPr>
                  <w:pStyle w:val="Caption"/>
                </w:pPr>
              </w:pPrChange>
            </w:pPr>
            <w:del w:id="12435" w:author="Strzelczyk, Anthony (A.)" w:date="2020-12-10T12:22:00Z">
              <w:r w:rsidRPr="0070553F" w:rsidDel="00157BC5">
                <w:rPr>
                  <w:lang w:val="en-GB"/>
                </w:rPr>
                <w:delText>Assumption</w:delText>
              </w:r>
            </w:del>
          </w:p>
        </w:tc>
      </w:tr>
      <w:tr w:rsidR="00C1443D" w:rsidRPr="0070553F" w:rsidDel="00157BC5" w14:paraId="73A10C56" w14:textId="3713C70D" w:rsidTr="00305341">
        <w:trPr>
          <w:trHeight w:val="247"/>
          <w:del w:id="12436" w:author="Strzelczyk, Anthony (A.)" w:date="2020-12-10T12:22:00Z"/>
        </w:trPr>
        <w:tc>
          <w:tcPr>
            <w:tcW w:w="1057" w:type="dxa"/>
            <w:gridSpan w:val="2"/>
            <w:vMerge w:val="restart"/>
            <w:shd w:val="clear" w:color="auto" w:fill="auto"/>
          </w:tcPr>
          <w:p w14:paraId="7EB28A20" w14:textId="01313564" w:rsidR="00C1443D" w:rsidDel="00157BC5" w:rsidRDefault="00C1443D">
            <w:pPr>
              <w:spacing w:line="240" w:lineRule="atLeast"/>
              <w:rPr>
                <w:del w:id="12437" w:author="Strzelczyk, Anthony (A.)" w:date="2020-12-10T12:22:00Z"/>
              </w:rPr>
              <w:pPrChange w:id="12438" w:author="Strzelczyk, Anthony (A.)" w:date="2020-12-11T12:24:00Z">
                <w:pPr/>
              </w:pPrChange>
            </w:pPr>
          </w:p>
        </w:tc>
        <w:tc>
          <w:tcPr>
            <w:tcW w:w="2160" w:type="dxa"/>
            <w:gridSpan w:val="2"/>
            <w:shd w:val="clear" w:color="auto" w:fill="E0E0E0"/>
          </w:tcPr>
          <w:p w14:paraId="2269E9B5" w14:textId="57D9F440" w:rsidR="00C1443D" w:rsidRPr="0070553F" w:rsidDel="00157BC5" w:rsidRDefault="00C1443D">
            <w:pPr>
              <w:spacing w:line="240" w:lineRule="atLeast"/>
              <w:rPr>
                <w:del w:id="12439" w:author="Strzelczyk, Anthony (A.)" w:date="2020-12-10T12:22:00Z"/>
                <w:b/>
              </w:rPr>
              <w:pPrChange w:id="12440" w:author="Strzelczyk, Anthony (A.)" w:date="2020-12-11T12:24:00Z">
                <w:pPr/>
              </w:pPrChange>
            </w:pPr>
            <w:del w:id="12441" w:author="Strzelczyk, Anthony (A.)" w:date="2020-12-10T12:22:00Z">
              <w:r w:rsidRPr="0070553F" w:rsidDel="00157BC5">
                <w:rPr>
                  <w:b/>
                  <w:lang w:val="en-GB"/>
                </w:rPr>
                <w:delText>Name</w:delText>
              </w:r>
            </w:del>
          </w:p>
        </w:tc>
        <w:tc>
          <w:tcPr>
            <w:tcW w:w="7018" w:type="dxa"/>
          </w:tcPr>
          <w:p w14:paraId="543796CD" w14:textId="5F7C1A8F" w:rsidR="00C1443D" w:rsidRPr="0070553F" w:rsidDel="00157BC5" w:rsidRDefault="00C1443D">
            <w:pPr>
              <w:spacing w:line="240" w:lineRule="atLeast"/>
              <w:rPr>
                <w:del w:id="12442" w:author="Strzelczyk, Anthony (A.)" w:date="2020-12-10T12:22:00Z"/>
              </w:rPr>
              <w:pPrChange w:id="12443" w:author="Strzelczyk, Anthony (A.)" w:date="2020-12-11T12:24:00Z">
                <w:pPr/>
              </w:pPrChange>
            </w:pPr>
            <w:bookmarkStart w:id="12444" w:name="_f2f9f4110f1020fe75d69ee3dd0faf25"/>
            <w:del w:id="12445" w:author="Strzelczyk, Anthony (A.)" w:date="2020-12-10T12:22:00Z">
              <w:r w:rsidRPr="00762011" w:rsidDel="00157BC5">
                <w:delText>Front Fog Lamp activation</w:delText>
              </w:r>
              <w:bookmarkEnd w:id="12444"/>
            </w:del>
          </w:p>
        </w:tc>
      </w:tr>
      <w:tr w:rsidR="00C1443D" w:rsidRPr="0070553F" w:rsidDel="00157BC5" w14:paraId="155CA359" w14:textId="2AA42B00" w:rsidTr="00305341">
        <w:trPr>
          <w:trHeight w:val="247"/>
          <w:del w:id="12446" w:author="Strzelczyk, Anthony (A.)" w:date="2020-12-10T12:22:00Z"/>
        </w:trPr>
        <w:tc>
          <w:tcPr>
            <w:tcW w:w="1057" w:type="dxa"/>
            <w:gridSpan w:val="2"/>
            <w:vMerge/>
            <w:shd w:val="clear" w:color="auto" w:fill="auto"/>
          </w:tcPr>
          <w:p w14:paraId="04634598" w14:textId="0CC8152B" w:rsidR="00C1443D" w:rsidRPr="0070553F" w:rsidDel="00157BC5" w:rsidRDefault="00C1443D">
            <w:pPr>
              <w:spacing w:line="240" w:lineRule="atLeast"/>
              <w:rPr>
                <w:del w:id="12447" w:author="Strzelczyk, Anthony (A.)" w:date="2020-12-10T12:22:00Z"/>
                <w:b/>
              </w:rPr>
              <w:pPrChange w:id="12448" w:author="Strzelczyk, Anthony (A.)" w:date="2020-12-11T12:24:00Z">
                <w:pPr/>
              </w:pPrChange>
            </w:pPr>
          </w:p>
        </w:tc>
        <w:tc>
          <w:tcPr>
            <w:tcW w:w="2160" w:type="dxa"/>
            <w:gridSpan w:val="2"/>
            <w:shd w:val="clear" w:color="auto" w:fill="E0E0E0"/>
          </w:tcPr>
          <w:p w14:paraId="6F717F8E" w14:textId="72E0C51F" w:rsidR="00C1443D" w:rsidRPr="0070553F" w:rsidDel="00157BC5" w:rsidRDefault="00C1443D">
            <w:pPr>
              <w:spacing w:line="240" w:lineRule="atLeast"/>
              <w:rPr>
                <w:del w:id="12449" w:author="Strzelczyk, Anthony (A.)" w:date="2020-12-10T12:22:00Z"/>
                <w:b/>
                <w:lang w:val="en-GB"/>
              </w:rPr>
              <w:pPrChange w:id="12450" w:author="Strzelczyk, Anthony (A.)" w:date="2020-12-11T12:24:00Z">
                <w:pPr/>
              </w:pPrChange>
            </w:pPr>
            <w:del w:id="12451" w:author="Strzelczyk, Anthony (A.)" w:date="2020-12-10T12:22:00Z">
              <w:r w:rsidRPr="0070553F" w:rsidDel="00157BC5">
                <w:rPr>
                  <w:b/>
                  <w:lang w:val="en-GB"/>
                </w:rPr>
                <w:delText>Description</w:delText>
              </w:r>
            </w:del>
          </w:p>
        </w:tc>
        <w:tc>
          <w:tcPr>
            <w:tcW w:w="7018" w:type="dxa"/>
          </w:tcPr>
          <w:p w14:paraId="70375249" w14:textId="33F72070" w:rsidR="00C1443D" w:rsidRPr="0070553F" w:rsidDel="00157BC5" w:rsidRDefault="00C1443D">
            <w:pPr>
              <w:spacing w:line="240" w:lineRule="atLeast"/>
              <w:rPr>
                <w:del w:id="12452" w:author="Strzelczyk, Anthony (A.)" w:date="2020-12-10T12:22:00Z"/>
              </w:rPr>
              <w:pPrChange w:id="12453" w:author="Strzelczyk, Anthony (A.)" w:date="2020-12-11T12:24:00Z">
                <w:pPr/>
              </w:pPrChange>
            </w:pPr>
            <w:del w:id="12454" w:author="Strzelczyk, Anthony (A.)" w:date="2020-12-10T12:22:00Z">
              <w:r w:rsidDel="00157BC5">
                <w:delText xml:space="preserve">Front fog lamps can be switched on with light switch in position 1 (position light) or in position 2 (low beam). Driving with Fog Lamps and Low Beam on does not cause a hazard and is not considered in this HARA.    </w:delText>
              </w:r>
            </w:del>
          </w:p>
        </w:tc>
      </w:tr>
      <w:tr w:rsidR="00C1443D" w:rsidRPr="0070553F" w:rsidDel="00157BC5" w14:paraId="5B0F03CF" w14:textId="224DA5EC" w:rsidTr="00305341">
        <w:trPr>
          <w:trHeight w:val="247"/>
          <w:del w:id="12455" w:author="Strzelczyk, Anthony (A.)" w:date="2020-12-10T12:22:00Z"/>
        </w:trPr>
        <w:tc>
          <w:tcPr>
            <w:tcW w:w="1057" w:type="dxa"/>
            <w:gridSpan w:val="2"/>
            <w:vMerge/>
            <w:shd w:val="clear" w:color="auto" w:fill="auto"/>
          </w:tcPr>
          <w:p w14:paraId="1DF3454E" w14:textId="77126F52" w:rsidR="00C1443D" w:rsidRPr="0070553F" w:rsidDel="00157BC5" w:rsidRDefault="00C1443D">
            <w:pPr>
              <w:spacing w:line="240" w:lineRule="atLeast"/>
              <w:rPr>
                <w:del w:id="12456" w:author="Strzelczyk, Anthony (A.)" w:date="2020-12-10T12:22:00Z"/>
                <w:b/>
              </w:rPr>
              <w:pPrChange w:id="12457" w:author="Strzelczyk, Anthony (A.)" w:date="2020-12-11T12:24:00Z">
                <w:pPr/>
              </w:pPrChange>
            </w:pPr>
          </w:p>
        </w:tc>
        <w:tc>
          <w:tcPr>
            <w:tcW w:w="2160" w:type="dxa"/>
            <w:gridSpan w:val="2"/>
            <w:shd w:val="clear" w:color="auto" w:fill="E0E0E0"/>
          </w:tcPr>
          <w:p w14:paraId="18B68F1D" w14:textId="19459234" w:rsidR="00C1443D" w:rsidRPr="0070553F" w:rsidDel="00157BC5" w:rsidRDefault="00C1443D">
            <w:pPr>
              <w:spacing w:line="240" w:lineRule="atLeast"/>
              <w:rPr>
                <w:del w:id="12458" w:author="Strzelczyk, Anthony (A.)" w:date="2020-12-10T12:22:00Z"/>
                <w:b/>
              </w:rPr>
              <w:pPrChange w:id="12459" w:author="Strzelczyk, Anthony (A.)" w:date="2020-12-11T12:24:00Z">
                <w:pPr/>
              </w:pPrChange>
            </w:pPr>
            <w:del w:id="12460" w:author="Strzelczyk, Anthony (A.)" w:date="2020-12-10T12:22:00Z">
              <w:r w:rsidRPr="0070553F" w:rsidDel="00157BC5">
                <w:rPr>
                  <w:b/>
                </w:rPr>
                <w:delText>Purpose</w:delText>
              </w:r>
            </w:del>
          </w:p>
        </w:tc>
        <w:tc>
          <w:tcPr>
            <w:tcW w:w="7018" w:type="dxa"/>
          </w:tcPr>
          <w:p w14:paraId="2E9D13D8" w14:textId="1D06A0A5" w:rsidR="00C1443D" w:rsidDel="00157BC5" w:rsidRDefault="00C1443D">
            <w:pPr>
              <w:spacing w:line="240" w:lineRule="atLeast"/>
              <w:rPr>
                <w:del w:id="12461" w:author="Strzelczyk, Anthony (A.)" w:date="2020-12-10T12:22:00Z"/>
              </w:rPr>
              <w:pPrChange w:id="12462" w:author="Strzelczyk, Anthony (A.)" w:date="2020-12-11T12:24:00Z">
                <w:pPr/>
              </w:pPrChange>
            </w:pPr>
          </w:p>
        </w:tc>
      </w:tr>
      <w:tr w:rsidR="00C1443D" w:rsidRPr="0070553F" w:rsidDel="00157BC5" w14:paraId="0610E6C7" w14:textId="37DDE9CA" w:rsidTr="00305341">
        <w:trPr>
          <w:trHeight w:val="247"/>
          <w:del w:id="12463" w:author="Strzelczyk, Anthony (A.)" w:date="2020-12-10T12:22:00Z"/>
        </w:trPr>
        <w:tc>
          <w:tcPr>
            <w:tcW w:w="1057" w:type="dxa"/>
            <w:gridSpan w:val="2"/>
            <w:vMerge/>
            <w:shd w:val="clear" w:color="auto" w:fill="auto"/>
          </w:tcPr>
          <w:p w14:paraId="6A11FAD5" w14:textId="17E30942" w:rsidR="00C1443D" w:rsidRPr="0070553F" w:rsidDel="00157BC5" w:rsidRDefault="00C1443D">
            <w:pPr>
              <w:spacing w:line="240" w:lineRule="atLeast"/>
              <w:rPr>
                <w:del w:id="12464" w:author="Strzelczyk, Anthony (A.)" w:date="2020-12-10T12:22:00Z"/>
                <w:b/>
              </w:rPr>
              <w:pPrChange w:id="12465" w:author="Strzelczyk, Anthony (A.)" w:date="2020-12-11T12:24:00Z">
                <w:pPr/>
              </w:pPrChange>
            </w:pPr>
          </w:p>
        </w:tc>
        <w:tc>
          <w:tcPr>
            <w:tcW w:w="2160" w:type="dxa"/>
            <w:gridSpan w:val="2"/>
            <w:shd w:val="clear" w:color="auto" w:fill="E0E0E0"/>
          </w:tcPr>
          <w:p w14:paraId="4ED0A707" w14:textId="7BE6D721" w:rsidR="00C1443D" w:rsidRPr="0070553F" w:rsidDel="00157BC5" w:rsidRDefault="00C1443D">
            <w:pPr>
              <w:spacing w:line="240" w:lineRule="atLeast"/>
              <w:rPr>
                <w:del w:id="12466" w:author="Strzelczyk, Anthony (A.)" w:date="2020-12-10T12:22:00Z"/>
                <w:b/>
                <w:lang w:val="en-GB"/>
              </w:rPr>
              <w:pPrChange w:id="12467" w:author="Strzelczyk, Anthony (A.)" w:date="2020-12-11T12:24:00Z">
                <w:pPr/>
              </w:pPrChange>
            </w:pPr>
            <w:del w:id="12468" w:author="Strzelczyk, Anthony (A.)" w:date="2020-12-10T12:22:00Z">
              <w:r w:rsidRPr="0070553F" w:rsidDel="00157BC5">
                <w:rPr>
                  <w:b/>
                  <w:lang w:val="en-GB"/>
                </w:rPr>
                <w:delText>Category</w:delText>
              </w:r>
            </w:del>
          </w:p>
        </w:tc>
        <w:tc>
          <w:tcPr>
            <w:tcW w:w="7018" w:type="dxa"/>
          </w:tcPr>
          <w:p w14:paraId="35A495BB" w14:textId="61D808FE" w:rsidR="00C1443D" w:rsidRPr="0070553F" w:rsidDel="00157BC5" w:rsidRDefault="00C1443D">
            <w:pPr>
              <w:spacing w:line="240" w:lineRule="atLeast"/>
              <w:rPr>
                <w:del w:id="12469" w:author="Strzelczyk, Anthony (A.)" w:date="2020-12-10T12:22:00Z"/>
              </w:rPr>
              <w:pPrChange w:id="12470" w:author="Strzelczyk, Anthony (A.)" w:date="2020-12-11T12:24:00Z">
                <w:pPr/>
              </w:pPrChange>
            </w:pPr>
            <w:del w:id="12471" w:author="Strzelczyk, Anthony (A.)" w:date="2020-12-10T12:22:00Z">
              <w:r w:rsidDel="00157BC5">
                <w:delText>Behavioral</w:delText>
              </w:r>
            </w:del>
          </w:p>
        </w:tc>
      </w:tr>
      <w:tr w:rsidR="00C1443D" w:rsidRPr="0070553F" w:rsidDel="00157BC5" w14:paraId="7B41AD4D" w14:textId="34A05BFA" w:rsidTr="00305341">
        <w:trPr>
          <w:trHeight w:val="247"/>
          <w:del w:id="12472" w:author="Strzelczyk, Anthony (A.)" w:date="2020-12-10T12:22:00Z"/>
        </w:trPr>
        <w:tc>
          <w:tcPr>
            <w:tcW w:w="1057" w:type="dxa"/>
            <w:gridSpan w:val="2"/>
            <w:vMerge/>
            <w:shd w:val="clear" w:color="auto" w:fill="auto"/>
          </w:tcPr>
          <w:p w14:paraId="51720A7A" w14:textId="575ECB57" w:rsidR="00C1443D" w:rsidRPr="0070553F" w:rsidDel="00157BC5" w:rsidRDefault="00C1443D">
            <w:pPr>
              <w:spacing w:line="240" w:lineRule="atLeast"/>
              <w:rPr>
                <w:del w:id="12473" w:author="Strzelczyk, Anthony (A.)" w:date="2020-12-10T12:22:00Z"/>
                <w:b/>
              </w:rPr>
              <w:pPrChange w:id="12474" w:author="Strzelczyk, Anthony (A.)" w:date="2020-12-11T12:24:00Z">
                <w:pPr/>
              </w:pPrChange>
            </w:pPr>
          </w:p>
        </w:tc>
        <w:tc>
          <w:tcPr>
            <w:tcW w:w="2160" w:type="dxa"/>
            <w:gridSpan w:val="2"/>
            <w:shd w:val="clear" w:color="auto" w:fill="E0E0E0"/>
          </w:tcPr>
          <w:p w14:paraId="1F08CE47" w14:textId="6AABA417" w:rsidR="00C1443D" w:rsidRPr="0070553F" w:rsidDel="00157BC5" w:rsidRDefault="00C1443D">
            <w:pPr>
              <w:spacing w:line="240" w:lineRule="atLeast"/>
              <w:rPr>
                <w:del w:id="12475" w:author="Strzelczyk, Anthony (A.)" w:date="2020-12-10T12:22:00Z"/>
                <w:b/>
                <w:lang w:val="en-GB"/>
              </w:rPr>
              <w:pPrChange w:id="12476" w:author="Strzelczyk, Anthony (A.)" w:date="2020-12-11T12:24:00Z">
                <w:pPr/>
              </w:pPrChange>
            </w:pPr>
            <w:del w:id="12477" w:author="Strzelczyk, Anthony (A.)" w:date="2020-12-10T12:22:00Z">
              <w:r w:rsidRPr="0070553F" w:rsidDel="00157BC5">
                <w:rPr>
                  <w:b/>
                  <w:lang w:val="en-GB"/>
                </w:rPr>
                <w:delText xml:space="preserve">Related </w:delText>
              </w:r>
              <w:r w:rsidDel="00157BC5">
                <w:rPr>
                  <w:b/>
                  <w:lang w:val="en-GB"/>
                </w:rPr>
                <w:delText>Requirements</w:delText>
              </w:r>
              <w:r w:rsidRPr="0070553F" w:rsidDel="00157BC5">
                <w:rPr>
                  <w:b/>
                  <w:lang w:val="en-GB"/>
                </w:rPr>
                <w:delText xml:space="preserve"> IDs</w:delText>
              </w:r>
            </w:del>
          </w:p>
        </w:tc>
        <w:tc>
          <w:tcPr>
            <w:tcW w:w="7018" w:type="dxa"/>
          </w:tcPr>
          <w:p w14:paraId="2FDE391C" w14:textId="55C2FE3D" w:rsidR="00C1443D" w:rsidDel="00157BC5" w:rsidRDefault="00C1443D">
            <w:pPr>
              <w:spacing w:line="240" w:lineRule="atLeast"/>
              <w:rPr>
                <w:del w:id="12478" w:author="Strzelczyk, Anthony (A.)" w:date="2020-12-10T12:22:00Z"/>
              </w:rPr>
              <w:pPrChange w:id="12479" w:author="Strzelczyk, Anthony (A.)" w:date="2020-12-11T12:24:00Z">
                <w:pPr/>
              </w:pPrChange>
            </w:pPr>
          </w:p>
        </w:tc>
      </w:tr>
      <w:tr w:rsidR="00C1443D" w:rsidRPr="0070553F" w:rsidDel="00157BC5" w14:paraId="3E943F24" w14:textId="5B9508C6" w:rsidTr="00305341">
        <w:trPr>
          <w:trHeight w:val="247"/>
          <w:del w:id="12480" w:author="Strzelczyk, Anthony (A.)" w:date="2020-12-10T12:22:00Z"/>
        </w:trPr>
        <w:tc>
          <w:tcPr>
            <w:tcW w:w="1057" w:type="dxa"/>
            <w:gridSpan w:val="2"/>
            <w:vMerge w:val="restart"/>
            <w:shd w:val="clear" w:color="auto" w:fill="auto"/>
          </w:tcPr>
          <w:p w14:paraId="21A263C7" w14:textId="06F55C4B" w:rsidR="00C1443D" w:rsidRPr="0070553F" w:rsidDel="00157BC5" w:rsidRDefault="00C1443D">
            <w:pPr>
              <w:spacing w:line="240" w:lineRule="atLeast"/>
              <w:rPr>
                <w:del w:id="12481" w:author="Strzelczyk, Anthony (A.)" w:date="2020-12-10T12:22:00Z"/>
                <w:b/>
              </w:rPr>
              <w:pPrChange w:id="12482" w:author="Strzelczyk, Anthony (A.)" w:date="2020-12-11T12:24:00Z">
                <w:pPr/>
              </w:pPrChange>
            </w:pPr>
            <w:del w:id="12483" w:author="Strzelczyk, Anthony (A.)" w:date="2020-12-10T12:22:00Z">
              <w:r w:rsidRPr="00BB1E73" w:rsidDel="00157BC5">
                <w:rPr>
                  <w:b/>
                </w:rPr>
                <w:delText>A1</w:delText>
              </w:r>
            </w:del>
          </w:p>
        </w:tc>
        <w:tc>
          <w:tcPr>
            <w:tcW w:w="2160" w:type="dxa"/>
            <w:gridSpan w:val="2"/>
            <w:shd w:val="clear" w:color="auto" w:fill="E0E0E0"/>
          </w:tcPr>
          <w:p w14:paraId="6DDA860F" w14:textId="0DE24DE4" w:rsidR="00C1443D" w:rsidRPr="0070553F" w:rsidDel="00157BC5" w:rsidRDefault="00C1443D">
            <w:pPr>
              <w:spacing w:line="240" w:lineRule="atLeast"/>
              <w:rPr>
                <w:del w:id="12484" w:author="Strzelczyk, Anthony (A.)" w:date="2020-12-10T12:22:00Z"/>
                <w:b/>
              </w:rPr>
              <w:pPrChange w:id="12485" w:author="Strzelczyk, Anthony (A.)" w:date="2020-12-11T12:24:00Z">
                <w:pPr/>
              </w:pPrChange>
            </w:pPr>
            <w:del w:id="12486" w:author="Strzelczyk, Anthony (A.)" w:date="2020-12-10T12:22:00Z">
              <w:r w:rsidRPr="0070553F" w:rsidDel="00157BC5">
                <w:rPr>
                  <w:b/>
                  <w:lang w:val="en-GB"/>
                </w:rPr>
                <w:delText>Name</w:delText>
              </w:r>
            </w:del>
          </w:p>
        </w:tc>
        <w:tc>
          <w:tcPr>
            <w:tcW w:w="7018" w:type="dxa"/>
          </w:tcPr>
          <w:p w14:paraId="7355D333" w14:textId="3DD2D07C" w:rsidR="00C1443D" w:rsidRPr="0070553F" w:rsidDel="00157BC5" w:rsidRDefault="00C1443D">
            <w:pPr>
              <w:spacing w:line="240" w:lineRule="atLeast"/>
              <w:rPr>
                <w:del w:id="12487" w:author="Strzelczyk, Anthony (A.)" w:date="2020-12-10T12:22:00Z"/>
              </w:rPr>
              <w:pPrChange w:id="12488" w:author="Strzelczyk, Anthony (A.)" w:date="2020-12-11T12:24:00Z">
                <w:pPr/>
              </w:pPrChange>
            </w:pPr>
            <w:bookmarkStart w:id="12489" w:name="_b9a39ea7faa342e64b14a905b2449f57"/>
            <w:del w:id="12490" w:author="Strzelczyk, Anthony (A.)" w:date="2020-12-10T12:22:00Z">
              <w:r w:rsidRPr="00762011" w:rsidDel="00157BC5">
                <w:delText>Front Fog Lamp Intended Function</w:delText>
              </w:r>
              <w:bookmarkEnd w:id="12489"/>
            </w:del>
          </w:p>
        </w:tc>
      </w:tr>
      <w:tr w:rsidR="00C1443D" w:rsidRPr="0070553F" w:rsidDel="00157BC5" w14:paraId="687D5993" w14:textId="5857A799" w:rsidTr="00305341">
        <w:trPr>
          <w:trHeight w:val="247"/>
          <w:del w:id="12491" w:author="Strzelczyk, Anthony (A.)" w:date="2020-12-10T12:22:00Z"/>
        </w:trPr>
        <w:tc>
          <w:tcPr>
            <w:tcW w:w="1057" w:type="dxa"/>
            <w:gridSpan w:val="2"/>
            <w:vMerge/>
            <w:shd w:val="clear" w:color="auto" w:fill="auto"/>
          </w:tcPr>
          <w:p w14:paraId="58472C68" w14:textId="7F7E8B10" w:rsidR="00C1443D" w:rsidRPr="0070553F" w:rsidDel="00157BC5" w:rsidRDefault="00C1443D">
            <w:pPr>
              <w:spacing w:line="240" w:lineRule="atLeast"/>
              <w:rPr>
                <w:del w:id="12492" w:author="Strzelczyk, Anthony (A.)" w:date="2020-12-10T12:22:00Z"/>
                <w:b/>
              </w:rPr>
              <w:pPrChange w:id="12493" w:author="Strzelczyk, Anthony (A.)" w:date="2020-12-11T12:24:00Z">
                <w:pPr/>
              </w:pPrChange>
            </w:pPr>
          </w:p>
        </w:tc>
        <w:tc>
          <w:tcPr>
            <w:tcW w:w="2160" w:type="dxa"/>
            <w:gridSpan w:val="2"/>
            <w:shd w:val="clear" w:color="auto" w:fill="E0E0E0"/>
          </w:tcPr>
          <w:p w14:paraId="3D7F73F0" w14:textId="34A9DDAC" w:rsidR="00C1443D" w:rsidRPr="0070553F" w:rsidDel="00157BC5" w:rsidRDefault="00C1443D">
            <w:pPr>
              <w:spacing w:line="240" w:lineRule="atLeast"/>
              <w:rPr>
                <w:del w:id="12494" w:author="Strzelczyk, Anthony (A.)" w:date="2020-12-10T12:22:00Z"/>
                <w:b/>
                <w:lang w:val="en-GB"/>
              </w:rPr>
              <w:pPrChange w:id="12495" w:author="Strzelczyk, Anthony (A.)" w:date="2020-12-11T12:24:00Z">
                <w:pPr/>
              </w:pPrChange>
            </w:pPr>
            <w:del w:id="12496" w:author="Strzelczyk, Anthony (A.)" w:date="2020-12-10T12:22:00Z">
              <w:r w:rsidRPr="0070553F" w:rsidDel="00157BC5">
                <w:rPr>
                  <w:b/>
                  <w:lang w:val="en-GB"/>
                </w:rPr>
                <w:delText>Description</w:delText>
              </w:r>
            </w:del>
          </w:p>
        </w:tc>
        <w:tc>
          <w:tcPr>
            <w:tcW w:w="7018" w:type="dxa"/>
          </w:tcPr>
          <w:p w14:paraId="5D8F9614" w14:textId="73A9E8DF" w:rsidR="00C1443D" w:rsidRPr="0070553F" w:rsidDel="00157BC5" w:rsidRDefault="00C1443D">
            <w:pPr>
              <w:spacing w:line="240" w:lineRule="atLeast"/>
              <w:rPr>
                <w:del w:id="12497" w:author="Strzelczyk, Anthony (A.)" w:date="2020-12-10T12:22:00Z"/>
              </w:rPr>
              <w:pPrChange w:id="12498" w:author="Strzelczyk, Anthony (A.)" w:date="2020-12-11T12:24:00Z">
                <w:pPr/>
              </w:pPrChange>
            </w:pPr>
            <w:del w:id="12499" w:author="Strzelczyk, Anthony (A.)" w:date="2020-12-10T12:22:00Z">
              <w:r w:rsidDel="00157BC5">
                <w:delText>Front fog lamps are supposed to be switched on instead of low beam in foggy conditions with a seeing distance below 50m. (Postion Light + Front Fog Lamp)</w:delText>
              </w:r>
            </w:del>
          </w:p>
        </w:tc>
      </w:tr>
      <w:tr w:rsidR="00C1443D" w:rsidRPr="0070553F" w:rsidDel="00157BC5" w14:paraId="30500BEB" w14:textId="3006597B" w:rsidTr="00305341">
        <w:trPr>
          <w:trHeight w:val="247"/>
          <w:del w:id="12500" w:author="Strzelczyk, Anthony (A.)" w:date="2020-12-10T12:22:00Z"/>
        </w:trPr>
        <w:tc>
          <w:tcPr>
            <w:tcW w:w="1057" w:type="dxa"/>
            <w:gridSpan w:val="2"/>
            <w:vMerge/>
            <w:shd w:val="clear" w:color="auto" w:fill="auto"/>
          </w:tcPr>
          <w:p w14:paraId="2BE25437" w14:textId="35C58AB3" w:rsidR="00C1443D" w:rsidRPr="0070553F" w:rsidDel="00157BC5" w:rsidRDefault="00C1443D">
            <w:pPr>
              <w:spacing w:line="240" w:lineRule="atLeast"/>
              <w:rPr>
                <w:del w:id="12501" w:author="Strzelczyk, Anthony (A.)" w:date="2020-12-10T12:22:00Z"/>
                <w:b/>
              </w:rPr>
              <w:pPrChange w:id="12502" w:author="Strzelczyk, Anthony (A.)" w:date="2020-12-11T12:24:00Z">
                <w:pPr/>
              </w:pPrChange>
            </w:pPr>
          </w:p>
        </w:tc>
        <w:tc>
          <w:tcPr>
            <w:tcW w:w="2160" w:type="dxa"/>
            <w:gridSpan w:val="2"/>
            <w:shd w:val="clear" w:color="auto" w:fill="E0E0E0"/>
          </w:tcPr>
          <w:p w14:paraId="24C58678" w14:textId="7666C100" w:rsidR="00C1443D" w:rsidRPr="0070553F" w:rsidDel="00157BC5" w:rsidRDefault="00C1443D">
            <w:pPr>
              <w:spacing w:line="240" w:lineRule="atLeast"/>
              <w:rPr>
                <w:del w:id="12503" w:author="Strzelczyk, Anthony (A.)" w:date="2020-12-10T12:22:00Z"/>
                <w:b/>
              </w:rPr>
              <w:pPrChange w:id="12504" w:author="Strzelczyk, Anthony (A.)" w:date="2020-12-11T12:24:00Z">
                <w:pPr/>
              </w:pPrChange>
            </w:pPr>
            <w:del w:id="12505" w:author="Strzelczyk, Anthony (A.)" w:date="2020-12-10T12:22:00Z">
              <w:r w:rsidRPr="0070553F" w:rsidDel="00157BC5">
                <w:rPr>
                  <w:b/>
                </w:rPr>
                <w:delText>Purpose</w:delText>
              </w:r>
            </w:del>
          </w:p>
        </w:tc>
        <w:tc>
          <w:tcPr>
            <w:tcW w:w="7018" w:type="dxa"/>
          </w:tcPr>
          <w:p w14:paraId="48C45DD2" w14:textId="5F07243E" w:rsidR="00C1443D" w:rsidRPr="0070553F" w:rsidDel="00157BC5" w:rsidRDefault="00C1443D">
            <w:pPr>
              <w:spacing w:line="240" w:lineRule="atLeast"/>
              <w:rPr>
                <w:del w:id="12506" w:author="Strzelczyk, Anthony (A.)" w:date="2020-12-10T12:22:00Z"/>
              </w:rPr>
              <w:pPrChange w:id="12507" w:author="Strzelczyk, Anthony (A.)" w:date="2020-12-11T12:24:00Z">
                <w:pPr/>
              </w:pPrChange>
            </w:pPr>
            <w:del w:id="12508" w:author="Strzelczyk, Anthony (A.)" w:date="2020-12-10T12:22:00Z">
              <w:r w:rsidDel="00157BC5">
                <w:delText xml:space="preserve">Reduce glare for the driver caused by the own low beam.  </w:delText>
              </w:r>
            </w:del>
          </w:p>
        </w:tc>
      </w:tr>
      <w:tr w:rsidR="00C1443D" w:rsidRPr="0070553F" w:rsidDel="00157BC5" w14:paraId="17B9F3BC" w14:textId="39EC7697" w:rsidTr="00305341">
        <w:trPr>
          <w:trHeight w:val="247"/>
          <w:del w:id="12509" w:author="Strzelczyk, Anthony (A.)" w:date="2020-12-10T12:22:00Z"/>
        </w:trPr>
        <w:tc>
          <w:tcPr>
            <w:tcW w:w="1057" w:type="dxa"/>
            <w:gridSpan w:val="2"/>
            <w:vMerge/>
            <w:shd w:val="clear" w:color="auto" w:fill="auto"/>
          </w:tcPr>
          <w:p w14:paraId="09E60CEB" w14:textId="7EA3A04B" w:rsidR="00C1443D" w:rsidRPr="0070553F" w:rsidDel="00157BC5" w:rsidRDefault="00C1443D">
            <w:pPr>
              <w:spacing w:line="240" w:lineRule="atLeast"/>
              <w:rPr>
                <w:del w:id="12510" w:author="Strzelczyk, Anthony (A.)" w:date="2020-12-10T12:22:00Z"/>
                <w:b/>
              </w:rPr>
              <w:pPrChange w:id="12511" w:author="Strzelczyk, Anthony (A.)" w:date="2020-12-11T12:24:00Z">
                <w:pPr/>
              </w:pPrChange>
            </w:pPr>
          </w:p>
        </w:tc>
        <w:tc>
          <w:tcPr>
            <w:tcW w:w="2160" w:type="dxa"/>
            <w:gridSpan w:val="2"/>
            <w:shd w:val="clear" w:color="auto" w:fill="E0E0E0"/>
          </w:tcPr>
          <w:p w14:paraId="598A3EFA" w14:textId="66494A91" w:rsidR="00C1443D" w:rsidRPr="0070553F" w:rsidDel="00157BC5" w:rsidRDefault="00C1443D">
            <w:pPr>
              <w:spacing w:line="240" w:lineRule="atLeast"/>
              <w:rPr>
                <w:del w:id="12512" w:author="Strzelczyk, Anthony (A.)" w:date="2020-12-10T12:22:00Z"/>
                <w:b/>
                <w:lang w:val="en-GB"/>
              </w:rPr>
              <w:pPrChange w:id="12513" w:author="Strzelczyk, Anthony (A.)" w:date="2020-12-11T12:24:00Z">
                <w:pPr/>
              </w:pPrChange>
            </w:pPr>
            <w:del w:id="12514" w:author="Strzelczyk, Anthony (A.)" w:date="2020-12-10T12:22:00Z">
              <w:r w:rsidRPr="0070553F" w:rsidDel="00157BC5">
                <w:rPr>
                  <w:b/>
                  <w:lang w:val="en-GB"/>
                </w:rPr>
                <w:delText>Category</w:delText>
              </w:r>
            </w:del>
          </w:p>
        </w:tc>
        <w:tc>
          <w:tcPr>
            <w:tcW w:w="7018" w:type="dxa"/>
          </w:tcPr>
          <w:p w14:paraId="279EF216" w14:textId="24BE771E" w:rsidR="00C1443D" w:rsidRPr="0070553F" w:rsidDel="00157BC5" w:rsidRDefault="00C1443D">
            <w:pPr>
              <w:spacing w:line="240" w:lineRule="atLeast"/>
              <w:rPr>
                <w:del w:id="12515" w:author="Strzelczyk, Anthony (A.)" w:date="2020-12-10T12:22:00Z"/>
              </w:rPr>
              <w:pPrChange w:id="12516" w:author="Strzelczyk, Anthony (A.)" w:date="2020-12-11T12:24:00Z">
                <w:pPr/>
              </w:pPrChange>
            </w:pPr>
            <w:del w:id="12517" w:author="Strzelczyk, Anthony (A.)" w:date="2020-12-10T12:22:00Z">
              <w:r w:rsidDel="00157BC5">
                <w:delText>Vehicle</w:delText>
              </w:r>
            </w:del>
          </w:p>
        </w:tc>
      </w:tr>
      <w:tr w:rsidR="00C1443D" w:rsidRPr="0070553F" w:rsidDel="00157BC5" w14:paraId="031E7339" w14:textId="15A2B476" w:rsidTr="00305341">
        <w:trPr>
          <w:trHeight w:val="247"/>
          <w:del w:id="12518" w:author="Strzelczyk, Anthony (A.)" w:date="2020-12-10T12:22:00Z"/>
        </w:trPr>
        <w:tc>
          <w:tcPr>
            <w:tcW w:w="1057" w:type="dxa"/>
            <w:gridSpan w:val="2"/>
            <w:vMerge/>
            <w:shd w:val="clear" w:color="auto" w:fill="auto"/>
          </w:tcPr>
          <w:p w14:paraId="53C8408C" w14:textId="3F8E5DA4" w:rsidR="00C1443D" w:rsidRPr="0070553F" w:rsidDel="00157BC5" w:rsidRDefault="00C1443D">
            <w:pPr>
              <w:spacing w:line="240" w:lineRule="atLeast"/>
              <w:rPr>
                <w:del w:id="12519" w:author="Strzelczyk, Anthony (A.)" w:date="2020-12-10T12:22:00Z"/>
                <w:b/>
              </w:rPr>
              <w:pPrChange w:id="12520" w:author="Strzelczyk, Anthony (A.)" w:date="2020-12-11T12:24:00Z">
                <w:pPr/>
              </w:pPrChange>
            </w:pPr>
          </w:p>
        </w:tc>
        <w:tc>
          <w:tcPr>
            <w:tcW w:w="2160" w:type="dxa"/>
            <w:gridSpan w:val="2"/>
            <w:shd w:val="clear" w:color="auto" w:fill="E0E0E0"/>
          </w:tcPr>
          <w:p w14:paraId="44611F1D" w14:textId="53AB2DCD" w:rsidR="00C1443D" w:rsidRPr="0070553F" w:rsidDel="00157BC5" w:rsidRDefault="00C1443D">
            <w:pPr>
              <w:spacing w:line="240" w:lineRule="atLeast"/>
              <w:rPr>
                <w:del w:id="12521" w:author="Strzelczyk, Anthony (A.)" w:date="2020-12-10T12:22:00Z"/>
                <w:b/>
                <w:lang w:val="en-GB"/>
              </w:rPr>
              <w:pPrChange w:id="12522" w:author="Strzelczyk, Anthony (A.)" w:date="2020-12-11T12:24:00Z">
                <w:pPr/>
              </w:pPrChange>
            </w:pPr>
            <w:del w:id="12523" w:author="Strzelczyk, Anthony (A.)" w:date="2020-12-10T12:22:00Z">
              <w:r w:rsidRPr="0070553F" w:rsidDel="00157BC5">
                <w:rPr>
                  <w:b/>
                  <w:lang w:val="en-GB"/>
                </w:rPr>
                <w:delText xml:space="preserve">Related </w:delText>
              </w:r>
              <w:r w:rsidDel="00157BC5">
                <w:rPr>
                  <w:b/>
                  <w:lang w:val="en-GB"/>
                </w:rPr>
                <w:delText>Requirements</w:delText>
              </w:r>
              <w:r w:rsidRPr="0070553F" w:rsidDel="00157BC5">
                <w:rPr>
                  <w:b/>
                  <w:lang w:val="en-GB"/>
                </w:rPr>
                <w:delText xml:space="preserve"> IDs</w:delText>
              </w:r>
            </w:del>
          </w:p>
        </w:tc>
        <w:tc>
          <w:tcPr>
            <w:tcW w:w="7018" w:type="dxa"/>
          </w:tcPr>
          <w:p w14:paraId="5CF376B9" w14:textId="6908E76A" w:rsidR="00C1443D" w:rsidDel="00157BC5" w:rsidRDefault="00C1443D">
            <w:pPr>
              <w:spacing w:line="240" w:lineRule="atLeast"/>
              <w:rPr>
                <w:del w:id="12524" w:author="Strzelczyk, Anthony (A.)" w:date="2020-12-10T12:22:00Z"/>
              </w:rPr>
              <w:pPrChange w:id="12525" w:author="Strzelczyk, Anthony (A.)" w:date="2020-12-11T12:24:00Z">
                <w:pPr/>
              </w:pPrChange>
            </w:pPr>
          </w:p>
        </w:tc>
      </w:tr>
    </w:tbl>
    <w:p w14:paraId="42370748" w14:textId="7AFA66BF" w:rsidR="000C2B87" w:rsidRDefault="000C2B87">
      <w:pPr>
        <w:pStyle w:val="Caption"/>
        <w:spacing w:line="240" w:lineRule="atLeast"/>
        <w:pPrChange w:id="12526" w:author="Strzelczyk, Anthony (A.)" w:date="2020-12-11T12:24:00Z">
          <w:pPr>
            <w:pStyle w:val="Caption"/>
          </w:pPr>
        </w:pPrChange>
      </w:pPr>
      <w:bookmarkStart w:id="12527" w:name="_Toc89440107"/>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5277C2">
        <w:rPr>
          <w:noProof/>
        </w:rPr>
        <w:t>19</w:t>
      </w:r>
      <w:r w:rsidRPr="0070553F">
        <w:rPr>
          <w:noProof/>
        </w:rPr>
        <w:fldChar w:fldCharType="end"/>
      </w:r>
      <w:r w:rsidRPr="0070553F">
        <w:t xml:space="preserve">: Functional Safety </w:t>
      </w:r>
      <w:r>
        <w:t>Assumptions</w:t>
      </w:r>
      <w:ins w:id="12528" w:author="Strzelczyk, Anthony (A.)" w:date="2021-01-25T11:29:00Z">
        <w:r w:rsidR="004E603E">
          <w:t xml:space="preserve"> for FRONT FOG</w:t>
        </w:r>
      </w:ins>
      <w:bookmarkEnd w:id="12527"/>
    </w:p>
    <w:p w14:paraId="541F2A20" w14:textId="24838CFC" w:rsidR="00996F9B" w:rsidRDefault="00996F9B">
      <w:pPr>
        <w:spacing w:line="240" w:lineRule="atLeast"/>
        <w:rPr>
          <w:ins w:id="12529" w:author="Strzelczyk, Anthony (A.)" w:date="2021-01-25T11:29:00Z"/>
        </w:rPr>
        <w:pPrChange w:id="12530" w:author="Strzelczyk, Anthony (A.)" w:date="2020-12-11T12:24:00Z">
          <w:pPr/>
        </w:pPrChange>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787"/>
        <w:gridCol w:w="270"/>
        <w:gridCol w:w="1495"/>
        <w:gridCol w:w="7683"/>
      </w:tblGrid>
      <w:tr w:rsidR="004E603E" w:rsidRPr="0070553F" w14:paraId="1BF74731" w14:textId="77777777" w:rsidTr="00DE1291">
        <w:trPr>
          <w:trHeight w:val="521"/>
          <w:ins w:id="12531" w:author="Strzelczyk, Anthony (A.)" w:date="2021-01-25T11:29:00Z"/>
        </w:trPr>
        <w:tc>
          <w:tcPr>
            <w:tcW w:w="105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AED46A" w14:textId="77777777" w:rsidR="004E603E" w:rsidRPr="0070553F" w:rsidRDefault="004E603E" w:rsidP="00DE1291">
            <w:pPr>
              <w:pStyle w:val="Caption"/>
              <w:spacing w:line="240" w:lineRule="atLeast"/>
              <w:rPr>
                <w:ins w:id="12532" w:author="Strzelczyk, Anthony (A.)" w:date="2021-01-25T11:29:00Z"/>
                <w:lang w:val="en-GB"/>
              </w:rPr>
            </w:pPr>
            <w:ins w:id="12533" w:author="Strzelczyk, Anthony (A.)" w:date="2021-01-25T11:29:00Z">
              <w:r w:rsidRPr="0070553F">
                <w:rPr>
                  <w:lang w:val="en-GB"/>
                </w:rPr>
                <w:t>ID</w:t>
              </w:r>
            </w:ins>
          </w:p>
        </w:tc>
        <w:tc>
          <w:tcPr>
            <w:tcW w:w="91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178933" w14:textId="77777777" w:rsidR="004E603E" w:rsidRPr="0070553F" w:rsidRDefault="004E603E" w:rsidP="00DE1291">
            <w:pPr>
              <w:pStyle w:val="Caption"/>
              <w:spacing w:line="240" w:lineRule="atLeast"/>
              <w:rPr>
                <w:ins w:id="12534" w:author="Strzelczyk, Anthony (A.)" w:date="2021-01-25T11:29:00Z"/>
                <w:lang w:val="en-GB"/>
              </w:rPr>
            </w:pPr>
            <w:ins w:id="12535" w:author="Strzelczyk, Anthony (A.)" w:date="2021-01-25T11:29:00Z">
              <w:r w:rsidRPr="0070553F">
                <w:rPr>
                  <w:lang w:val="en-GB"/>
                </w:rPr>
                <w:t>Assumption</w:t>
              </w:r>
            </w:ins>
          </w:p>
        </w:tc>
      </w:tr>
      <w:tr w:rsidR="004E603E" w:rsidRPr="0070553F" w14:paraId="2E180843" w14:textId="77777777" w:rsidTr="00DE1291">
        <w:tblPrEx>
          <w:tblCellMar>
            <w:left w:w="108" w:type="dxa"/>
            <w:right w:w="108" w:type="dxa"/>
          </w:tblCellMar>
        </w:tblPrEx>
        <w:trPr>
          <w:trHeight w:val="247"/>
          <w:ins w:id="12536" w:author="Strzelczyk, Anthony (A.)" w:date="2021-01-25T11:29:00Z"/>
        </w:trPr>
        <w:tc>
          <w:tcPr>
            <w:tcW w:w="787" w:type="dxa"/>
            <w:vMerge w:val="restart"/>
            <w:shd w:val="clear" w:color="auto" w:fill="auto"/>
          </w:tcPr>
          <w:p w14:paraId="7872D839" w14:textId="77777777" w:rsidR="004E603E" w:rsidRPr="0070553F" w:rsidRDefault="004E603E" w:rsidP="00DE1291">
            <w:pPr>
              <w:spacing w:line="240" w:lineRule="atLeast"/>
              <w:rPr>
                <w:ins w:id="12537" w:author="Strzelczyk, Anthony (A.)" w:date="2021-01-25T11:29:00Z"/>
                <w:b/>
              </w:rPr>
            </w:pPr>
            <w:ins w:id="12538" w:author="Strzelczyk, Anthony (A.)" w:date="2021-01-25T11:29:00Z">
              <w:r>
                <w:rPr>
                  <w:b/>
                </w:rPr>
                <w:t>A</w:t>
              </w:r>
              <w:r w:rsidRPr="0070553F">
                <w:rPr>
                  <w:b/>
                </w:rPr>
                <w:t>1</w:t>
              </w:r>
              <w:r>
                <w:rPr>
                  <w:b/>
                </w:rPr>
                <w:t>.1</w:t>
              </w:r>
            </w:ins>
          </w:p>
        </w:tc>
        <w:tc>
          <w:tcPr>
            <w:tcW w:w="1765" w:type="dxa"/>
            <w:gridSpan w:val="2"/>
            <w:shd w:val="clear" w:color="auto" w:fill="E0E0E0"/>
          </w:tcPr>
          <w:p w14:paraId="68DDF01A" w14:textId="77777777" w:rsidR="004E603E" w:rsidRPr="0070553F" w:rsidRDefault="004E603E" w:rsidP="00DE1291">
            <w:pPr>
              <w:spacing w:line="240" w:lineRule="atLeast"/>
              <w:rPr>
                <w:ins w:id="12539" w:author="Strzelczyk, Anthony (A.)" w:date="2021-01-25T11:29:00Z"/>
                <w:b/>
              </w:rPr>
            </w:pPr>
            <w:ins w:id="12540" w:author="Strzelczyk, Anthony (A.)" w:date="2021-01-25T11:29:00Z">
              <w:r w:rsidRPr="0070553F">
                <w:rPr>
                  <w:b/>
                  <w:lang w:val="en-GB"/>
                </w:rPr>
                <w:t>Name</w:t>
              </w:r>
            </w:ins>
          </w:p>
        </w:tc>
        <w:tc>
          <w:tcPr>
            <w:tcW w:w="7683" w:type="dxa"/>
          </w:tcPr>
          <w:p w14:paraId="2550F6C7" w14:textId="26137E89" w:rsidR="004E603E" w:rsidRPr="0070553F" w:rsidRDefault="004E603E" w:rsidP="00DE1291">
            <w:pPr>
              <w:spacing w:line="240" w:lineRule="atLeast"/>
              <w:rPr>
                <w:ins w:id="12541" w:author="Strzelczyk, Anthony (A.)" w:date="2021-01-25T11:29:00Z"/>
              </w:rPr>
            </w:pPr>
            <w:ins w:id="12542" w:author="Strzelczyk, Anthony (A.)" w:date="2021-01-25T11:31:00Z">
              <w:r w:rsidRPr="004E603E">
                <w:t>Rear Fog Lamp Intended Function</w:t>
              </w:r>
            </w:ins>
          </w:p>
        </w:tc>
      </w:tr>
      <w:tr w:rsidR="004E603E" w:rsidRPr="0070553F" w14:paraId="4D933A3B" w14:textId="77777777" w:rsidTr="00DE1291">
        <w:tblPrEx>
          <w:tblCellMar>
            <w:left w:w="108" w:type="dxa"/>
            <w:right w:w="108" w:type="dxa"/>
          </w:tblCellMar>
        </w:tblPrEx>
        <w:trPr>
          <w:trHeight w:val="247"/>
          <w:ins w:id="12543" w:author="Strzelczyk, Anthony (A.)" w:date="2021-01-25T11:29:00Z"/>
        </w:trPr>
        <w:tc>
          <w:tcPr>
            <w:tcW w:w="787" w:type="dxa"/>
            <w:vMerge/>
            <w:shd w:val="clear" w:color="auto" w:fill="auto"/>
          </w:tcPr>
          <w:p w14:paraId="6B01AF41" w14:textId="77777777" w:rsidR="004E603E" w:rsidRPr="0070553F" w:rsidRDefault="004E603E" w:rsidP="00DE1291">
            <w:pPr>
              <w:spacing w:line="240" w:lineRule="atLeast"/>
              <w:rPr>
                <w:ins w:id="12544" w:author="Strzelczyk, Anthony (A.)" w:date="2021-01-25T11:29:00Z"/>
                <w:b/>
              </w:rPr>
            </w:pPr>
          </w:p>
        </w:tc>
        <w:tc>
          <w:tcPr>
            <w:tcW w:w="1765" w:type="dxa"/>
            <w:gridSpan w:val="2"/>
            <w:shd w:val="clear" w:color="auto" w:fill="E0E0E0"/>
          </w:tcPr>
          <w:p w14:paraId="3AAD444E" w14:textId="77777777" w:rsidR="004E603E" w:rsidRPr="0070553F" w:rsidRDefault="004E603E" w:rsidP="00DE1291">
            <w:pPr>
              <w:spacing w:line="240" w:lineRule="atLeast"/>
              <w:rPr>
                <w:ins w:id="12545" w:author="Strzelczyk, Anthony (A.)" w:date="2021-01-25T11:29:00Z"/>
                <w:b/>
                <w:lang w:val="en-GB"/>
              </w:rPr>
            </w:pPr>
            <w:ins w:id="12546" w:author="Strzelczyk, Anthony (A.)" w:date="2021-01-25T11:29:00Z">
              <w:r w:rsidRPr="0070553F">
                <w:rPr>
                  <w:b/>
                  <w:lang w:val="en-GB"/>
                </w:rPr>
                <w:t>Description</w:t>
              </w:r>
            </w:ins>
          </w:p>
        </w:tc>
        <w:tc>
          <w:tcPr>
            <w:tcW w:w="7683" w:type="dxa"/>
          </w:tcPr>
          <w:p w14:paraId="24222932" w14:textId="79967DAF" w:rsidR="004E603E" w:rsidRPr="0070553F" w:rsidRDefault="004E603E" w:rsidP="00DE1291">
            <w:pPr>
              <w:spacing w:line="240" w:lineRule="atLeast"/>
              <w:rPr>
                <w:ins w:id="12547" w:author="Strzelczyk, Anthony (A.)" w:date="2021-01-25T11:29:00Z"/>
              </w:rPr>
            </w:pPr>
            <w:ins w:id="12548" w:author="Strzelczyk, Anthony (A.)" w:date="2021-01-25T11:31:00Z">
              <w:r w:rsidRPr="004E603E">
                <w:t xml:space="preserve">Driver is driving in foggy conditions. Driver </w:t>
              </w:r>
              <w:del w:id="12549" w:author="Strzelczyk, Anthony (A.)" w:date="2021-03-05T08:59:00Z">
                <w:r w:rsidRPr="004E603E">
                  <w:delText>enganges</w:delText>
                </w:r>
              </w:del>
            </w:ins>
            <w:ins w:id="12550" w:author="Strzelczyk, Anthony (A.)" w:date="2021-03-05T08:59:00Z">
              <w:r w:rsidR="00D521AC" w:rsidRPr="004E603E">
                <w:t>engages</w:t>
              </w:r>
            </w:ins>
            <w:ins w:id="12551" w:author="Strzelczyk, Anthony (A.)" w:date="2021-01-25T11:31:00Z">
              <w:r w:rsidRPr="004E603E">
                <w:t xml:space="preserve"> rear fog lamps by pressing rear foglamp switch. Rear fog lamps are active.</w:t>
              </w:r>
            </w:ins>
          </w:p>
        </w:tc>
      </w:tr>
      <w:tr w:rsidR="004E603E" w:rsidRPr="0070553F" w14:paraId="767562DC" w14:textId="77777777" w:rsidTr="00DE1291">
        <w:tblPrEx>
          <w:tblCellMar>
            <w:left w:w="108" w:type="dxa"/>
            <w:right w:w="108" w:type="dxa"/>
          </w:tblCellMar>
        </w:tblPrEx>
        <w:trPr>
          <w:trHeight w:val="247"/>
          <w:ins w:id="12552" w:author="Strzelczyk, Anthony (A.)" w:date="2021-01-25T11:29:00Z"/>
        </w:trPr>
        <w:tc>
          <w:tcPr>
            <w:tcW w:w="787" w:type="dxa"/>
            <w:vMerge/>
            <w:shd w:val="clear" w:color="auto" w:fill="auto"/>
          </w:tcPr>
          <w:p w14:paraId="242DC5D2" w14:textId="77777777" w:rsidR="004E603E" w:rsidRPr="0070553F" w:rsidRDefault="004E603E" w:rsidP="00DE1291">
            <w:pPr>
              <w:spacing w:line="240" w:lineRule="atLeast"/>
              <w:rPr>
                <w:ins w:id="12553" w:author="Strzelczyk, Anthony (A.)" w:date="2021-01-25T11:29:00Z"/>
                <w:b/>
              </w:rPr>
            </w:pPr>
          </w:p>
        </w:tc>
        <w:tc>
          <w:tcPr>
            <w:tcW w:w="1765" w:type="dxa"/>
            <w:gridSpan w:val="2"/>
            <w:shd w:val="clear" w:color="auto" w:fill="E0E0E0"/>
          </w:tcPr>
          <w:p w14:paraId="0B0AE1B5" w14:textId="77777777" w:rsidR="004E603E" w:rsidRPr="0070553F" w:rsidRDefault="004E603E" w:rsidP="00DE1291">
            <w:pPr>
              <w:spacing w:line="240" w:lineRule="atLeast"/>
              <w:rPr>
                <w:ins w:id="12554" w:author="Strzelczyk, Anthony (A.)" w:date="2021-01-25T11:29:00Z"/>
                <w:b/>
              </w:rPr>
            </w:pPr>
            <w:ins w:id="12555" w:author="Strzelczyk, Anthony (A.)" w:date="2021-01-25T11:29:00Z">
              <w:r w:rsidRPr="0070553F">
                <w:rPr>
                  <w:b/>
                </w:rPr>
                <w:t>Purpose</w:t>
              </w:r>
            </w:ins>
          </w:p>
        </w:tc>
        <w:tc>
          <w:tcPr>
            <w:tcW w:w="7683" w:type="dxa"/>
          </w:tcPr>
          <w:p w14:paraId="3B819D1E" w14:textId="032054E9" w:rsidR="004E603E" w:rsidRPr="0070553F" w:rsidRDefault="004E603E" w:rsidP="00DE1291">
            <w:pPr>
              <w:spacing w:line="240" w:lineRule="atLeast"/>
              <w:rPr>
                <w:ins w:id="12556" w:author="Strzelczyk, Anthony (A.)" w:date="2021-01-25T11:29:00Z"/>
              </w:rPr>
            </w:pPr>
            <w:ins w:id="12557" w:author="Strzelczyk, Anthony (A.)" w:date="2021-01-25T11:31:00Z">
              <w:r w:rsidRPr="004E603E">
                <w:t>Better visibility of your vehicle for others while driving in foggy conditions with limited visibility</w:t>
              </w:r>
            </w:ins>
          </w:p>
        </w:tc>
      </w:tr>
      <w:tr w:rsidR="004E603E" w:rsidRPr="0070553F" w14:paraId="304F2D6D" w14:textId="77777777" w:rsidTr="00DE1291">
        <w:tblPrEx>
          <w:tblCellMar>
            <w:left w:w="108" w:type="dxa"/>
            <w:right w:w="108" w:type="dxa"/>
          </w:tblCellMar>
        </w:tblPrEx>
        <w:trPr>
          <w:trHeight w:val="247"/>
          <w:ins w:id="12558" w:author="Strzelczyk, Anthony (A.)" w:date="2021-01-25T11:29:00Z"/>
        </w:trPr>
        <w:tc>
          <w:tcPr>
            <w:tcW w:w="787" w:type="dxa"/>
            <w:vMerge/>
            <w:shd w:val="clear" w:color="auto" w:fill="auto"/>
          </w:tcPr>
          <w:p w14:paraId="105E7F65" w14:textId="77777777" w:rsidR="004E603E" w:rsidRPr="0070553F" w:rsidRDefault="004E603E" w:rsidP="00DE1291">
            <w:pPr>
              <w:spacing w:line="240" w:lineRule="atLeast"/>
              <w:rPr>
                <w:ins w:id="12559" w:author="Strzelczyk, Anthony (A.)" w:date="2021-01-25T11:29:00Z"/>
                <w:b/>
              </w:rPr>
            </w:pPr>
          </w:p>
        </w:tc>
        <w:tc>
          <w:tcPr>
            <w:tcW w:w="1765" w:type="dxa"/>
            <w:gridSpan w:val="2"/>
            <w:shd w:val="clear" w:color="auto" w:fill="E0E0E0"/>
          </w:tcPr>
          <w:p w14:paraId="144A07B5" w14:textId="77777777" w:rsidR="004E603E" w:rsidRPr="0070553F" w:rsidRDefault="004E603E" w:rsidP="00DE1291">
            <w:pPr>
              <w:spacing w:line="240" w:lineRule="atLeast"/>
              <w:rPr>
                <w:ins w:id="12560" w:author="Strzelczyk, Anthony (A.)" w:date="2021-01-25T11:29:00Z"/>
                <w:b/>
                <w:lang w:val="en-GB"/>
              </w:rPr>
            </w:pPr>
            <w:ins w:id="12561" w:author="Strzelczyk, Anthony (A.)" w:date="2021-01-25T11:29:00Z">
              <w:r w:rsidRPr="0070553F">
                <w:rPr>
                  <w:b/>
                  <w:lang w:val="en-GB"/>
                </w:rPr>
                <w:t>Category</w:t>
              </w:r>
            </w:ins>
          </w:p>
        </w:tc>
        <w:tc>
          <w:tcPr>
            <w:tcW w:w="7683" w:type="dxa"/>
          </w:tcPr>
          <w:p w14:paraId="77165F33" w14:textId="77777777" w:rsidR="004E603E" w:rsidRPr="0070553F" w:rsidRDefault="004E603E" w:rsidP="00DE1291">
            <w:pPr>
              <w:spacing w:line="240" w:lineRule="atLeast"/>
              <w:rPr>
                <w:ins w:id="12562" w:author="Strzelczyk, Anthony (A.)" w:date="2021-01-25T11:29:00Z"/>
              </w:rPr>
            </w:pPr>
            <w:ins w:id="12563" w:author="Strzelczyk, Anthony (A.)" w:date="2021-01-25T11:29:00Z">
              <w:r w:rsidRPr="008F003B">
                <w:t>Vehicle</w:t>
              </w:r>
            </w:ins>
          </w:p>
        </w:tc>
      </w:tr>
      <w:tr w:rsidR="004E603E" w:rsidRPr="0070553F" w14:paraId="41DC3B9D" w14:textId="77777777" w:rsidTr="00DE1291">
        <w:tblPrEx>
          <w:tblCellMar>
            <w:left w:w="108" w:type="dxa"/>
            <w:right w:w="108" w:type="dxa"/>
          </w:tblCellMar>
        </w:tblPrEx>
        <w:trPr>
          <w:trHeight w:val="247"/>
          <w:ins w:id="12564" w:author="Strzelczyk, Anthony (A.)" w:date="2021-01-25T11:29:00Z"/>
        </w:trPr>
        <w:tc>
          <w:tcPr>
            <w:tcW w:w="787" w:type="dxa"/>
            <w:vMerge/>
            <w:shd w:val="clear" w:color="auto" w:fill="auto"/>
          </w:tcPr>
          <w:p w14:paraId="688E78D9" w14:textId="77777777" w:rsidR="004E603E" w:rsidRPr="0070553F" w:rsidRDefault="004E603E" w:rsidP="00DE1291">
            <w:pPr>
              <w:spacing w:line="240" w:lineRule="atLeast"/>
              <w:rPr>
                <w:ins w:id="12565" w:author="Strzelczyk, Anthony (A.)" w:date="2021-01-25T11:29:00Z"/>
                <w:b/>
              </w:rPr>
            </w:pPr>
          </w:p>
        </w:tc>
        <w:tc>
          <w:tcPr>
            <w:tcW w:w="1765" w:type="dxa"/>
            <w:gridSpan w:val="2"/>
            <w:shd w:val="clear" w:color="auto" w:fill="E0E0E0"/>
          </w:tcPr>
          <w:p w14:paraId="3CBF1D42" w14:textId="77777777" w:rsidR="004E603E" w:rsidRPr="0070553F" w:rsidRDefault="004E603E" w:rsidP="00DE1291">
            <w:pPr>
              <w:spacing w:line="240" w:lineRule="atLeast"/>
              <w:rPr>
                <w:ins w:id="12566" w:author="Strzelczyk, Anthony (A.)" w:date="2021-01-25T11:29:00Z"/>
                <w:b/>
                <w:lang w:val="en-GB"/>
              </w:rPr>
            </w:pPr>
            <w:ins w:id="12567" w:author="Strzelczyk, Anthony (A.)" w:date="2021-01-25T11:29:00Z">
              <w:r w:rsidRPr="0070553F">
                <w:rPr>
                  <w:b/>
                  <w:lang w:val="en-GB"/>
                </w:rPr>
                <w:t xml:space="preserve">Related </w:t>
              </w:r>
              <w:r>
                <w:rPr>
                  <w:b/>
                  <w:lang w:val="en-GB"/>
                </w:rPr>
                <w:t>Requirements</w:t>
              </w:r>
              <w:r w:rsidRPr="0070553F">
                <w:rPr>
                  <w:b/>
                  <w:lang w:val="en-GB"/>
                </w:rPr>
                <w:t xml:space="preserve"> IDs</w:t>
              </w:r>
            </w:ins>
          </w:p>
        </w:tc>
        <w:tc>
          <w:tcPr>
            <w:tcW w:w="7683" w:type="dxa"/>
          </w:tcPr>
          <w:p w14:paraId="0AD2538F" w14:textId="77777777" w:rsidR="004E603E" w:rsidRPr="0070553F" w:rsidRDefault="004E603E" w:rsidP="00DE1291">
            <w:pPr>
              <w:spacing w:line="240" w:lineRule="atLeast"/>
              <w:rPr>
                <w:ins w:id="12568" w:author="Strzelczyk, Anthony (A.)" w:date="2021-01-25T11:29:00Z"/>
              </w:rPr>
            </w:pPr>
          </w:p>
        </w:tc>
      </w:tr>
      <w:tr w:rsidR="004E603E" w:rsidRPr="0070553F" w14:paraId="4092AC0F" w14:textId="77777777" w:rsidTr="00DE1291">
        <w:tblPrEx>
          <w:tblCellMar>
            <w:left w:w="108" w:type="dxa"/>
            <w:right w:w="108" w:type="dxa"/>
          </w:tblCellMar>
        </w:tblPrEx>
        <w:trPr>
          <w:trHeight w:val="247"/>
          <w:ins w:id="12569" w:author="Strzelczyk, Anthony (A.)" w:date="2021-01-25T11:32:00Z"/>
        </w:trPr>
        <w:tc>
          <w:tcPr>
            <w:tcW w:w="787" w:type="dxa"/>
            <w:vMerge w:val="restart"/>
            <w:shd w:val="clear" w:color="auto" w:fill="auto"/>
          </w:tcPr>
          <w:p w14:paraId="55EBAFD7" w14:textId="2E19CE5F" w:rsidR="004E603E" w:rsidRPr="0070553F" w:rsidRDefault="004E603E" w:rsidP="00DE1291">
            <w:pPr>
              <w:spacing w:line="240" w:lineRule="atLeast"/>
              <w:rPr>
                <w:ins w:id="12570" w:author="Strzelczyk, Anthony (A.)" w:date="2021-01-25T11:32:00Z"/>
                <w:b/>
              </w:rPr>
            </w:pPr>
            <w:ins w:id="12571" w:author="Strzelczyk, Anthony (A.)" w:date="2021-01-25T11:32:00Z">
              <w:r>
                <w:rPr>
                  <w:b/>
                </w:rPr>
                <w:t>A</w:t>
              </w:r>
              <w:r w:rsidRPr="0070553F">
                <w:rPr>
                  <w:b/>
                </w:rPr>
                <w:t>1</w:t>
              </w:r>
              <w:r>
                <w:rPr>
                  <w:b/>
                </w:rPr>
                <w:t>.2</w:t>
              </w:r>
            </w:ins>
          </w:p>
        </w:tc>
        <w:tc>
          <w:tcPr>
            <w:tcW w:w="1765" w:type="dxa"/>
            <w:gridSpan w:val="2"/>
            <w:shd w:val="clear" w:color="auto" w:fill="E0E0E0"/>
          </w:tcPr>
          <w:p w14:paraId="4DC5AC5D" w14:textId="77777777" w:rsidR="004E603E" w:rsidRPr="0070553F" w:rsidRDefault="004E603E" w:rsidP="00DE1291">
            <w:pPr>
              <w:spacing w:line="240" w:lineRule="atLeast"/>
              <w:rPr>
                <w:ins w:id="12572" w:author="Strzelczyk, Anthony (A.)" w:date="2021-01-25T11:32:00Z"/>
                <w:b/>
              </w:rPr>
            </w:pPr>
            <w:ins w:id="12573" w:author="Strzelczyk, Anthony (A.)" w:date="2021-01-25T11:32:00Z">
              <w:r w:rsidRPr="0070553F">
                <w:rPr>
                  <w:b/>
                  <w:lang w:val="en-GB"/>
                </w:rPr>
                <w:t>Name</w:t>
              </w:r>
            </w:ins>
          </w:p>
        </w:tc>
        <w:tc>
          <w:tcPr>
            <w:tcW w:w="7683" w:type="dxa"/>
          </w:tcPr>
          <w:p w14:paraId="33723CC9" w14:textId="5655DD6C" w:rsidR="004E603E" w:rsidRPr="0070553F" w:rsidRDefault="004E603E" w:rsidP="00DE1291">
            <w:pPr>
              <w:spacing w:line="240" w:lineRule="atLeast"/>
              <w:rPr>
                <w:ins w:id="12574" w:author="Strzelczyk, Anthony (A.)" w:date="2021-01-25T11:32:00Z"/>
              </w:rPr>
            </w:pPr>
            <w:ins w:id="12575" w:author="Strzelczyk, Anthony (A.)" w:date="2021-01-25T11:32:00Z">
              <w:r w:rsidRPr="004E603E">
                <w:t xml:space="preserve">All other Rear Lamps </w:t>
              </w:r>
              <w:del w:id="12576" w:author="Strzelczyk, Anthony (A.)" w:date="2021-03-05T08:59:00Z">
                <w:r w:rsidRPr="004E603E">
                  <w:delText xml:space="preserve"> </w:delText>
                </w:r>
              </w:del>
              <w:r w:rsidRPr="004E603E">
                <w:t>are fully operational</w:t>
              </w:r>
            </w:ins>
          </w:p>
        </w:tc>
      </w:tr>
      <w:tr w:rsidR="004E603E" w:rsidRPr="0070553F" w14:paraId="7CE5133E" w14:textId="77777777" w:rsidTr="00DE1291">
        <w:tblPrEx>
          <w:tblCellMar>
            <w:left w:w="108" w:type="dxa"/>
            <w:right w:w="108" w:type="dxa"/>
          </w:tblCellMar>
        </w:tblPrEx>
        <w:trPr>
          <w:trHeight w:val="247"/>
          <w:ins w:id="12577" w:author="Strzelczyk, Anthony (A.)" w:date="2021-01-25T11:32:00Z"/>
        </w:trPr>
        <w:tc>
          <w:tcPr>
            <w:tcW w:w="787" w:type="dxa"/>
            <w:vMerge/>
            <w:shd w:val="clear" w:color="auto" w:fill="auto"/>
          </w:tcPr>
          <w:p w14:paraId="55DF8866" w14:textId="77777777" w:rsidR="004E603E" w:rsidRPr="0070553F" w:rsidRDefault="004E603E" w:rsidP="00DE1291">
            <w:pPr>
              <w:spacing w:line="240" w:lineRule="atLeast"/>
              <w:rPr>
                <w:ins w:id="12578" w:author="Strzelczyk, Anthony (A.)" w:date="2021-01-25T11:32:00Z"/>
                <w:b/>
              </w:rPr>
            </w:pPr>
          </w:p>
        </w:tc>
        <w:tc>
          <w:tcPr>
            <w:tcW w:w="1765" w:type="dxa"/>
            <w:gridSpan w:val="2"/>
            <w:shd w:val="clear" w:color="auto" w:fill="E0E0E0"/>
          </w:tcPr>
          <w:p w14:paraId="7B809FCC" w14:textId="77777777" w:rsidR="004E603E" w:rsidRPr="0070553F" w:rsidRDefault="004E603E" w:rsidP="00DE1291">
            <w:pPr>
              <w:spacing w:line="240" w:lineRule="atLeast"/>
              <w:rPr>
                <w:ins w:id="12579" w:author="Strzelczyk, Anthony (A.)" w:date="2021-01-25T11:32:00Z"/>
                <w:b/>
                <w:lang w:val="en-GB"/>
              </w:rPr>
            </w:pPr>
            <w:ins w:id="12580" w:author="Strzelczyk, Anthony (A.)" w:date="2021-01-25T11:32:00Z">
              <w:r w:rsidRPr="0070553F">
                <w:rPr>
                  <w:b/>
                  <w:lang w:val="en-GB"/>
                </w:rPr>
                <w:t>Description</w:t>
              </w:r>
            </w:ins>
          </w:p>
        </w:tc>
        <w:tc>
          <w:tcPr>
            <w:tcW w:w="7683" w:type="dxa"/>
          </w:tcPr>
          <w:p w14:paraId="107F40C9" w14:textId="41F5D140" w:rsidR="004E603E" w:rsidRPr="0070553F" w:rsidRDefault="004E603E" w:rsidP="00DE1291">
            <w:pPr>
              <w:spacing w:line="240" w:lineRule="atLeast"/>
              <w:rPr>
                <w:ins w:id="12581" w:author="Strzelczyk, Anthony (A.)" w:date="2021-01-25T11:32:00Z"/>
              </w:rPr>
            </w:pPr>
            <w:ins w:id="12582" w:author="Strzelczyk, Anthony (A.)" w:date="2021-01-25T11:32:00Z">
              <w:r w:rsidRPr="004E603E">
                <w:t xml:space="preserve">Driver is driving in foggy conditions. Driver </w:t>
              </w:r>
              <w:del w:id="12583" w:author="Strzelczyk, Anthony (A.)" w:date="2021-03-05T08:58:00Z">
                <w:r w:rsidRPr="004E603E">
                  <w:delText>enganges</w:delText>
                </w:r>
              </w:del>
            </w:ins>
            <w:ins w:id="12584" w:author="Strzelczyk, Anthony (A.)" w:date="2021-03-05T08:58:00Z">
              <w:r w:rsidR="00D521AC" w:rsidRPr="004E603E">
                <w:t>engages</w:t>
              </w:r>
            </w:ins>
            <w:ins w:id="12585" w:author="Strzelczyk, Anthony (A.)" w:date="2021-01-25T11:32:00Z">
              <w:r w:rsidRPr="004E603E">
                <w:t xml:space="preserve"> rear fog lamps by pressing </w:t>
              </w:r>
            </w:ins>
            <w:ins w:id="12586" w:author="Strzelczyk, Anthony (A.)" w:date="2021-01-25T11:33:00Z">
              <w:r w:rsidRPr="004E603E">
                <w:t>Stop, Position, Turn and the reflex properties of the lamp assembly are fully operational</w:t>
              </w:r>
            </w:ins>
          </w:p>
        </w:tc>
      </w:tr>
      <w:tr w:rsidR="004E603E" w:rsidRPr="0070553F" w14:paraId="7B74CAF0" w14:textId="77777777" w:rsidTr="00DE1291">
        <w:tblPrEx>
          <w:tblCellMar>
            <w:left w:w="108" w:type="dxa"/>
            <w:right w:w="108" w:type="dxa"/>
          </w:tblCellMar>
        </w:tblPrEx>
        <w:trPr>
          <w:trHeight w:val="247"/>
          <w:ins w:id="12587" w:author="Strzelczyk, Anthony (A.)" w:date="2021-01-25T11:32:00Z"/>
        </w:trPr>
        <w:tc>
          <w:tcPr>
            <w:tcW w:w="787" w:type="dxa"/>
            <w:vMerge/>
            <w:shd w:val="clear" w:color="auto" w:fill="auto"/>
          </w:tcPr>
          <w:p w14:paraId="7B202283" w14:textId="77777777" w:rsidR="004E603E" w:rsidRPr="0070553F" w:rsidRDefault="004E603E" w:rsidP="00DE1291">
            <w:pPr>
              <w:spacing w:line="240" w:lineRule="atLeast"/>
              <w:rPr>
                <w:ins w:id="12588" w:author="Strzelczyk, Anthony (A.)" w:date="2021-01-25T11:32:00Z"/>
                <w:b/>
              </w:rPr>
            </w:pPr>
          </w:p>
        </w:tc>
        <w:tc>
          <w:tcPr>
            <w:tcW w:w="1765" w:type="dxa"/>
            <w:gridSpan w:val="2"/>
            <w:shd w:val="clear" w:color="auto" w:fill="E0E0E0"/>
          </w:tcPr>
          <w:p w14:paraId="1AD8F87F" w14:textId="77777777" w:rsidR="004E603E" w:rsidRPr="0070553F" w:rsidRDefault="004E603E" w:rsidP="00DE1291">
            <w:pPr>
              <w:spacing w:line="240" w:lineRule="atLeast"/>
              <w:rPr>
                <w:ins w:id="12589" w:author="Strzelczyk, Anthony (A.)" w:date="2021-01-25T11:32:00Z"/>
                <w:b/>
              </w:rPr>
            </w:pPr>
            <w:ins w:id="12590" w:author="Strzelczyk, Anthony (A.)" w:date="2021-01-25T11:32:00Z">
              <w:r w:rsidRPr="0070553F">
                <w:rPr>
                  <w:b/>
                </w:rPr>
                <w:t>Purpose</w:t>
              </w:r>
            </w:ins>
          </w:p>
        </w:tc>
        <w:tc>
          <w:tcPr>
            <w:tcW w:w="7683" w:type="dxa"/>
          </w:tcPr>
          <w:p w14:paraId="10C1F230" w14:textId="2FDF00EB" w:rsidR="004E603E" w:rsidRPr="0070553F" w:rsidRDefault="004E603E" w:rsidP="00DE1291">
            <w:pPr>
              <w:spacing w:line="240" w:lineRule="atLeast"/>
              <w:rPr>
                <w:ins w:id="12591" w:author="Strzelczyk, Anthony (A.)" w:date="2021-01-25T11:32:00Z"/>
              </w:rPr>
            </w:pPr>
            <w:ins w:id="12592" w:author="Strzelczyk, Anthony (A.)" w:date="2021-01-25T11:33:00Z">
              <w:r w:rsidRPr="004E603E">
                <w:t>Always provides a level of visibility to other traffic participants.</w:t>
              </w:r>
            </w:ins>
          </w:p>
        </w:tc>
      </w:tr>
      <w:tr w:rsidR="004E603E" w:rsidRPr="0070553F" w14:paraId="3B2B3512" w14:textId="77777777" w:rsidTr="00DE1291">
        <w:tblPrEx>
          <w:tblCellMar>
            <w:left w:w="108" w:type="dxa"/>
            <w:right w:w="108" w:type="dxa"/>
          </w:tblCellMar>
        </w:tblPrEx>
        <w:trPr>
          <w:trHeight w:val="247"/>
          <w:ins w:id="12593" w:author="Strzelczyk, Anthony (A.)" w:date="2021-01-25T11:32:00Z"/>
        </w:trPr>
        <w:tc>
          <w:tcPr>
            <w:tcW w:w="787" w:type="dxa"/>
            <w:vMerge/>
            <w:shd w:val="clear" w:color="auto" w:fill="auto"/>
          </w:tcPr>
          <w:p w14:paraId="4A9A5F89" w14:textId="77777777" w:rsidR="004E603E" w:rsidRPr="0070553F" w:rsidRDefault="004E603E" w:rsidP="00DE1291">
            <w:pPr>
              <w:spacing w:line="240" w:lineRule="atLeast"/>
              <w:rPr>
                <w:ins w:id="12594" w:author="Strzelczyk, Anthony (A.)" w:date="2021-01-25T11:32:00Z"/>
                <w:b/>
              </w:rPr>
            </w:pPr>
          </w:p>
        </w:tc>
        <w:tc>
          <w:tcPr>
            <w:tcW w:w="1765" w:type="dxa"/>
            <w:gridSpan w:val="2"/>
            <w:shd w:val="clear" w:color="auto" w:fill="E0E0E0"/>
          </w:tcPr>
          <w:p w14:paraId="1F4FD879" w14:textId="77777777" w:rsidR="004E603E" w:rsidRPr="0070553F" w:rsidRDefault="004E603E" w:rsidP="00DE1291">
            <w:pPr>
              <w:spacing w:line="240" w:lineRule="atLeast"/>
              <w:rPr>
                <w:ins w:id="12595" w:author="Strzelczyk, Anthony (A.)" w:date="2021-01-25T11:32:00Z"/>
                <w:b/>
                <w:lang w:val="en-GB"/>
              </w:rPr>
            </w:pPr>
            <w:ins w:id="12596" w:author="Strzelczyk, Anthony (A.)" w:date="2021-01-25T11:32:00Z">
              <w:r w:rsidRPr="0070553F">
                <w:rPr>
                  <w:b/>
                  <w:lang w:val="en-GB"/>
                </w:rPr>
                <w:t>Category</w:t>
              </w:r>
            </w:ins>
          </w:p>
        </w:tc>
        <w:tc>
          <w:tcPr>
            <w:tcW w:w="7683" w:type="dxa"/>
          </w:tcPr>
          <w:p w14:paraId="55305B4B" w14:textId="77777777" w:rsidR="004E603E" w:rsidRPr="0070553F" w:rsidRDefault="004E603E" w:rsidP="00DE1291">
            <w:pPr>
              <w:spacing w:line="240" w:lineRule="atLeast"/>
              <w:rPr>
                <w:ins w:id="12597" w:author="Strzelczyk, Anthony (A.)" w:date="2021-01-25T11:32:00Z"/>
              </w:rPr>
            </w:pPr>
            <w:ins w:id="12598" w:author="Strzelczyk, Anthony (A.)" w:date="2021-01-25T11:32:00Z">
              <w:r w:rsidRPr="008F003B">
                <w:t>Vehicle</w:t>
              </w:r>
            </w:ins>
          </w:p>
        </w:tc>
      </w:tr>
      <w:tr w:rsidR="004E603E" w:rsidRPr="0070553F" w14:paraId="56498275" w14:textId="77777777" w:rsidTr="00DE1291">
        <w:tblPrEx>
          <w:tblCellMar>
            <w:left w:w="108" w:type="dxa"/>
            <w:right w:w="108" w:type="dxa"/>
          </w:tblCellMar>
        </w:tblPrEx>
        <w:trPr>
          <w:trHeight w:val="247"/>
          <w:ins w:id="12599" w:author="Strzelczyk, Anthony (A.)" w:date="2021-01-25T11:32:00Z"/>
        </w:trPr>
        <w:tc>
          <w:tcPr>
            <w:tcW w:w="787" w:type="dxa"/>
            <w:vMerge/>
            <w:shd w:val="clear" w:color="auto" w:fill="auto"/>
          </w:tcPr>
          <w:p w14:paraId="039FD1CE" w14:textId="77777777" w:rsidR="004E603E" w:rsidRPr="0070553F" w:rsidRDefault="004E603E" w:rsidP="00DE1291">
            <w:pPr>
              <w:spacing w:line="240" w:lineRule="atLeast"/>
              <w:rPr>
                <w:ins w:id="12600" w:author="Strzelczyk, Anthony (A.)" w:date="2021-01-25T11:32:00Z"/>
                <w:b/>
              </w:rPr>
            </w:pPr>
          </w:p>
        </w:tc>
        <w:tc>
          <w:tcPr>
            <w:tcW w:w="1765" w:type="dxa"/>
            <w:gridSpan w:val="2"/>
            <w:shd w:val="clear" w:color="auto" w:fill="E0E0E0"/>
          </w:tcPr>
          <w:p w14:paraId="25406C48" w14:textId="77777777" w:rsidR="004E603E" w:rsidRPr="0070553F" w:rsidRDefault="004E603E" w:rsidP="00DE1291">
            <w:pPr>
              <w:spacing w:line="240" w:lineRule="atLeast"/>
              <w:rPr>
                <w:ins w:id="12601" w:author="Strzelczyk, Anthony (A.)" w:date="2021-01-25T11:32:00Z"/>
                <w:b/>
                <w:lang w:val="en-GB"/>
              </w:rPr>
            </w:pPr>
            <w:ins w:id="12602" w:author="Strzelczyk, Anthony (A.)" w:date="2021-01-25T11:32:00Z">
              <w:r w:rsidRPr="0070553F">
                <w:rPr>
                  <w:b/>
                  <w:lang w:val="en-GB"/>
                </w:rPr>
                <w:t xml:space="preserve">Related </w:t>
              </w:r>
              <w:r>
                <w:rPr>
                  <w:b/>
                  <w:lang w:val="en-GB"/>
                </w:rPr>
                <w:t>Requirements</w:t>
              </w:r>
              <w:r w:rsidRPr="0070553F">
                <w:rPr>
                  <w:b/>
                  <w:lang w:val="en-GB"/>
                </w:rPr>
                <w:t xml:space="preserve"> IDs</w:t>
              </w:r>
            </w:ins>
          </w:p>
        </w:tc>
        <w:tc>
          <w:tcPr>
            <w:tcW w:w="7683" w:type="dxa"/>
          </w:tcPr>
          <w:p w14:paraId="3386D296" w14:textId="77777777" w:rsidR="004E603E" w:rsidRPr="0070553F" w:rsidRDefault="004E603E" w:rsidP="00DE1291">
            <w:pPr>
              <w:spacing w:line="240" w:lineRule="atLeast"/>
              <w:rPr>
                <w:ins w:id="12603" w:author="Strzelczyk, Anthony (A.)" w:date="2021-01-25T11:32:00Z"/>
              </w:rPr>
            </w:pPr>
          </w:p>
        </w:tc>
      </w:tr>
      <w:tr w:rsidR="004E603E" w:rsidRPr="0070553F" w14:paraId="17AFA78D" w14:textId="77777777" w:rsidTr="00DE1291">
        <w:tblPrEx>
          <w:tblCellMar>
            <w:left w:w="108" w:type="dxa"/>
            <w:right w:w="108" w:type="dxa"/>
          </w:tblCellMar>
        </w:tblPrEx>
        <w:trPr>
          <w:trHeight w:val="247"/>
          <w:ins w:id="12604" w:author="Strzelczyk, Anthony (A.)" w:date="2021-01-25T11:33:00Z"/>
        </w:trPr>
        <w:tc>
          <w:tcPr>
            <w:tcW w:w="787" w:type="dxa"/>
            <w:vMerge w:val="restart"/>
            <w:shd w:val="clear" w:color="auto" w:fill="auto"/>
          </w:tcPr>
          <w:p w14:paraId="031DD9B4" w14:textId="0FB37BF6" w:rsidR="004E603E" w:rsidRPr="0070553F" w:rsidRDefault="004E603E" w:rsidP="00DE1291">
            <w:pPr>
              <w:spacing w:line="240" w:lineRule="atLeast"/>
              <w:rPr>
                <w:ins w:id="12605" w:author="Strzelczyk, Anthony (A.)" w:date="2021-01-25T11:33:00Z"/>
                <w:b/>
              </w:rPr>
            </w:pPr>
            <w:ins w:id="12606" w:author="Strzelczyk, Anthony (A.)" w:date="2021-01-25T11:33:00Z">
              <w:r>
                <w:rPr>
                  <w:b/>
                </w:rPr>
                <w:t>A</w:t>
              </w:r>
            </w:ins>
            <w:ins w:id="12607" w:author="Strzelczyk, Anthony (A.)" w:date="2021-01-25T11:34:00Z">
              <w:r>
                <w:rPr>
                  <w:b/>
                </w:rPr>
                <w:t>2.1</w:t>
              </w:r>
            </w:ins>
          </w:p>
        </w:tc>
        <w:tc>
          <w:tcPr>
            <w:tcW w:w="1765" w:type="dxa"/>
            <w:gridSpan w:val="2"/>
            <w:shd w:val="clear" w:color="auto" w:fill="E0E0E0"/>
          </w:tcPr>
          <w:p w14:paraId="2B358C95" w14:textId="77777777" w:rsidR="004E603E" w:rsidRPr="0070553F" w:rsidRDefault="004E603E" w:rsidP="00DE1291">
            <w:pPr>
              <w:spacing w:line="240" w:lineRule="atLeast"/>
              <w:rPr>
                <w:ins w:id="12608" w:author="Strzelczyk, Anthony (A.)" w:date="2021-01-25T11:33:00Z"/>
                <w:b/>
              </w:rPr>
            </w:pPr>
            <w:ins w:id="12609" w:author="Strzelczyk, Anthony (A.)" w:date="2021-01-25T11:33:00Z">
              <w:r w:rsidRPr="0070553F">
                <w:rPr>
                  <w:b/>
                  <w:lang w:val="en-GB"/>
                </w:rPr>
                <w:t>Name</w:t>
              </w:r>
            </w:ins>
          </w:p>
        </w:tc>
        <w:tc>
          <w:tcPr>
            <w:tcW w:w="7683" w:type="dxa"/>
          </w:tcPr>
          <w:p w14:paraId="405F00D4" w14:textId="3433DD78" w:rsidR="004E603E" w:rsidRPr="0070553F" w:rsidRDefault="004E603E" w:rsidP="00DE1291">
            <w:pPr>
              <w:spacing w:line="240" w:lineRule="atLeast"/>
              <w:rPr>
                <w:ins w:id="12610" w:author="Strzelczyk, Anthony (A.)" w:date="2021-01-25T11:33:00Z"/>
              </w:rPr>
            </w:pPr>
            <w:ins w:id="12611" w:author="Strzelczyk, Anthony (A.)" w:date="2021-01-25T11:34:00Z">
              <w:r w:rsidRPr="004E603E">
                <w:t>Rear Fog Lamp activation</w:t>
              </w:r>
            </w:ins>
          </w:p>
        </w:tc>
      </w:tr>
      <w:tr w:rsidR="004E603E" w:rsidRPr="0070553F" w14:paraId="7160B34B" w14:textId="77777777" w:rsidTr="00DE1291">
        <w:tblPrEx>
          <w:tblCellMar>
            <w:left w:w="108" w:type="dxa"/>
            <w:right w:w="108" w:type="dxa"/>
          </w:tblCellMar>
        </w:tblPrEx>
        <w:trPr>
          <w:trHeight w:val="247"/>
          <w:ins w:id="12612" w:author="Strzelczyk, Anthony (A.)" w:date="2021-01-25T11:33:00Z"/>
        </w:trPr>
        <w:tc>
          <w:tcPr>
            <w:tcW w:w="787" w:type="dxa"/>
            <w:vMerge/>
            <w:shd w:val="clear" w:color="auto" w:fill="auto"/>
          </w:tcPr>
          <w:p w14:paraId="48BB7A3A" w14:textId="77777777" w:rsidR="004E603E" w:rsidRPr="0070553F" w:rsidRDefault="004E603E" w:rsidP="00DE1291">
            <w:pPr>
              <w:spacing w:line="240" w:lineRule="atLeast"/>
              <w:rPr>
                <w:ins w:id="12613" w:author="Strzelczyk, Anthony (A.)" w:date="2021-01-25T11:33:00Z"/>
                <w:b/>
              </w:rPr>
            </w:pPr>
          </w:p>
        </w:tc>
        <w:tc>
          <w:tcPr>
            <w:tcW w:w="1765" w:type="dxa"/>
            <w:gridSpan w:val="2"/>
            <w:shd w:val="clear" w:color="auto" w:fill="E0E0E0"/>
          </w:tcPr>
          <w:p w14:paraId="5B4CF123" w14:textId="77777777" w:rsidR="004E603E" w:rsidRPr="0070553F" w:rsidRDefault="004E603E" w:rsidP="00DE1291">
            <w:pPr>
              <w:spacing w:line="240" w:lineRule="atLeast"/>
              <w:rPr>
                <w:ins w:id="12614" w:author="Strzelczyk, Anthony (A.)" w:date="2021-01-25T11:33:00Z"/>
                <w:b/>
                <w:lang w:val="en-GB"/>
              </w:rPr>
            </w:pPr>
            <w:ins w:id="12615" w:author="Strzelczyk, Anthony (A.)" w:date="2021-01-25T11:33:00Z">
              <w:r w:rsidRPr="0070553F">
                <w:rPr>
                  <w:b/>
                  <w:lang w:val="en-GB"/>
                </w:rPr>
                <w:t>Description</w:t>
              </w:r>
            </w:ins>
          </w:p>
        </w:tc>
        <w:tc>
          <w:tcPr>
            <w:tcW w:w="7683" w:type="dxa"/>
          </w:tcPr>
          <w:p w14:paraId="31CBC566" w14:textId="3839C233" w:rsidR="004E603E" w:rsidRPr="0070553F" w:rsidRDefault="004E603E" w:rsidP="00DE1291">
            <w:pPr>
              <w:spacing w:line="240" w:lineRule="atLeast"/>
              <w:rPr>
                <w:ins w:id="12616" w:author="Strzelczyk, Anthony (A.)" w:date="2021-01-25T11:33:00Z"/>
              </w:rPr>
            </w:pPr>
            <w:ins w:id="12617" w:author="Strzelczyk, Anthony (A.)" w:date="2021-01-25T11:35:00Z">
              <w:r w:rsidRPr="004E603E">
                <w:t>Rear fog lamps can be switched on with light switch in position 1 (position light) and front fog lamps activated or in position 2 (low beam). Rear Fog Lamps should only be used in highly restricted visibility. Driving with Rear Fog Lamps and Low beam or front fog lamps and position lights is not considered in this HARA</w:t>
              </w:r>
            </w:ins>
          </w:p>
        </w:tc>
      </w:tr>
      <w:tr w:rsidR="004E603E" w:rsidRPr="0070553F" w14:paraId="274E68A3" w14:textId="77777777" w:rsidTr="00DE1291">
        <w:tblPrEx>
          <w:tblCellMar>
            <w:left w:w="108" w:type="dxa"/>
            <w:right w:w="108" w:type="dxa"/>
          </w:tblCellMar>
        </w:tblPrEx>
        <w:trPr>
          <w:trHeight w:val="247"/>
          <w:ins w:id="12618" w:author="Strzelczyk, Anthony (A.)" w:date="2021-01-25T11:33:00Z"/>
        </w:trPr>
        <w:tc>
          <w:tcPr>
            <w:tcW w:w="787" w:type="dxa"/>
            <w:vMerge/>
            <w:shd w:val="clear" w:color="auto" w:fill="auto"/>
          </w:tcPr>
          <w:p w14:paraId="25CB2AE6" w14:textId="77777777" w:rsidR="004E603E" w:rsidRPr="0070553F" w:rsidRDefault="004E603E" w:rsidP="00DE1291">
            <w:pPr>
              <w:spacing w:line="240" w:lineRule="atLeast"/>
              <w:rPr>
                <w:ins w:id="12619" w:author="Strzelczyk, Anthony (A.)" w:date="2021-01-25T11:33:00Z"/>
                <w:b/>
              </w:rPr>
            </w:pPr>
          </w:p>
        </w:tc>
        <w:tc>
          <w:tcPr>
            <w:tcW w:w="1765" w:type="dxa"/>
            <w:gridSpan w:val="2"/>
            <w:shd w:val="clear" w:color="auto" w:fill="E0E0E0"/>
          </w:tcPr>
          <w:p w14:paraId="7E398DB2" w14:textId="77777777" w:rsidR="004E603E" w:rsidRPr="0070553F" w:rsidRDefault="004E603E" w:rsidP="00DE1291">
            <w:pPr>
              <w:spacing w:line="240" w:lineRule="atLeast"/>
              <w:rPr>
                <w:ins w:id="12620" w:author="Strzelczyk, Anthony (A.)" w:date="2021-01-25T11:33:00Z"/>
                <w:b/>
              </w:rPr>
            </w:pPr>
            <w:ins w:id="12621" w:author="Strzelczyk, Anthony (A.)" w:date="2021-01-25T11:33:00Z">
              <w:r w:rsidRPr="0070553F">
                <w:rPr>
                  <w:b/>
                </w:rPr>
                <w:t>Purpose</w:t>
              </w:r>
            </w:ins>
          </w:p>
        </w:tc>
        <w:tc>
          <w:tcPr>
            <w:tcW w:w="7683" w:type="dxa"/>
          </w:tcPr>
          <w:p w14:paraId="00FDE532" w14:textId="3EA979E8" w:rsidR="004E603E" w:rsidRPr="0070553F" w:rsidRDefault="004E603E" w:rsidP="00DE1291">
            <w:pPr>
              <w:spacing w:line="240" w:lineRule="atLeast"/>
              <w:rPr>
                <w:ins w:id="12622" w:author="Strzelczyk, Anthony (A.)" w:date="2021-01-25T11:33:00Z"/>
              </w:rPr>
            </w:pPr>
            <w:ins w:id="12623" w:author="Strzelczyk, Anthony (A.)" w:date="2021-01-25T11:35:00Z">
              <w:r>
                <w:t xml:space="preserve"> </w:t>
              </w:r>
            </w:ins>
          </w:p>
        </w:tc>
      </w:tr>
      <w:tr w:rsidR="004E603E" w:rsidRPr="0070553F" w14:paraId="78FE9E49" w14:textId="77777777" w:rsidTr="00DE1291">
        <w:tblPrEx>
          <w:tblCellMar>
            <w:left w:w="108" w:type="dxa"/>
            <w:right w:w="108" w:type="dxa"/>
          </w:tblCellMar>
        </w:tblPrEx>
        <w:trPr>
          <w:trHeight w:val="247"/>
          <w:ins w:id="12624" w:author="Strzelczyk, Anthony (A.)" w:date="2021-01-25T11:33:00Z"/>
        </w:trPr>
        <w:tc>
          <w:tcPr>
            <w:tcW w:w="787" w:type="dxa"/>
            <w:vMerge/>
            <w:shd w:val="clear" w:color="auto" w:fill="auto"/>
          </w:tcPr>
          <w:p w14:paraId="0610F4E9" w14:textId="77777777" w:rsidR="004E603E" w:rsidRPr="0070553F" w:rsidRDefault="004E603E" w:rsidP="00DE1291">
            <w:pPr>
              <w:spacing w:line="240" w:lineRule="atLeast"/>
              <w:rPr>
                <w:ins w:id="12625" w:author="Strzelczyk, Anthony (A.)" w:date="2021-01-25T11:33:00Z"/>
                <w:b/>
              </w:rPr>
            </w:pPr>
          </w:p>
        </w:tc>
        <w:tc>
          <w:tcPr>
            <w:tcW w:w="1765" w:type="dxa"/>
            <w:gridSpan w:val="2"/>
            <w:shd w:val="clear" w:color="auto" w:fill="E0E0E0"/>
          </w:tcPr>
          <w:p w14:paraId="53903665" w14:textId="77777777" w:rsidR="004E603E" w:rsidRPr="0070553F" w:rsidRDefault="004E603E" w:rsidP="00DE1291">
            <w:pPr>
              <w:spacing w:line="240" w:lineRule="atLeast"/>
              <w:rPr>
                <w:ins w:id="12626" w:author="Strzelczyk, Anthony (A.)" w:date="2021-01-25T11:33:00Z"/>
                <w:b/>
                <w:lang w:val="en-GB"/>
              </w:rPr>
            </w:pPr>
            <w:ins w:id="12627" w:author="Strzelczyk, Anthony (A.)" w:date="2021-01-25T11:33:00Z">
              <w:r w:rsidRPr="0070553F">
                <w:rPr>
                  <w:b/>
                  <w:lang w:val="en-GB"/>
                </w:rPr>
                <w:t>Category</w:t>
              </w:r>
            </w:ins>
          </w:p>
        </w:tc>
        <w:tc>
          <w:tcPr>
            <w:tcW w:w="7683" w:type="dxa"/>
          </w:tcPr>
          <w:p w14:paraId="5E83952C" w14:textId="3B553561" w:rsidR="004E603E" w:rsidRPr="0070553F" w:rsidRDefault="004E603E" w:rsidP="00DE1291">
            <w:pPr>
              <w:spacing w:line="240" w:lineRule="atLeast"/>
              <w:rPr>
                <w:ins w:id="12628" w:author="Strzelczyk, Anthony (A.)" w:date="2021-01-25T11:33:00Z"/>
              </w:rPr>
            </w:pPr>
            <w:ins w:id="12629" w:author="Strzelczyk, Anthony (A.)" w:date="2021-01-25T11:34:00Z">
              <w:r w:rsidRPr="004E603E">
                <w:t>Behavioral</w:t>
              </w:r>
            </w:ins>
          </w:p>
        </w:tc>
      </w:tr>
      <w:tr w:rsidR="004E603E" w:rsidRPr="0070553F" w14:paraId="4584334E" w14:textId="77777777" w:rsidTr="00DE1291">
        <w:tblPrEx>
          <w:tblCellMar>
            <w:left w:w="108" w:type="dxa"/>
            <w:right w:w="108" w:type="dxa"/>
          </w:tblCellMar>
        </w:tblPrEx>
        <w:trPr>
          <w:trHeight w:val="247"/>
          <w:ins w:id="12630" w:author="Strzelczyk, Anthony (A.)" w:date="2021-01-25T11:33:00Z"/>
        </w:trPr>
        <w:tc>
          <w:tcPr>
            <w:tcW w:w="787" w:type="dxa"/>
            <w:vMerge/>
            <w:shd w:val="clear" w:color="auto" w:fill="auto"/>
          </w:tcPr>
          <w:p w14:paraId="5B0B4689" w14:textId="77777777" w:rsidR="004E603E" w:rsidRPr="0070553F" w:rsidRDefault="004E603E" w:rsidP="00DE1291">
            <w:pPr>
              <w:spacing w:line="240" w:lineRule="atLeast"/>
              <w:rPr>
                <w:ins w:id="12631" w:author="Strzelczyk, Anthony (A.)" w:date="2021-01-25T11:33:00Z"/>
                <w:b/>
              </w:rPr>
            </w:pPr>
          </w:p>
        </w:tc>
        <w:tc>
          <w:tcPr>
            <w:tcW w:w="1765" w:type="dxa"/>
            <w:gridSpan w:val="2"/>
            <w:shd w:val="clear" w:color="auto" w:fill="E0E0E0"/>
          </w:tcPr>
          <w:p w14:paraId="5A9DE4E3" w14:textId="77777777" w:rsidR="004E603E" w:rsidRPr="0070553F" w:rsidRDefault="004E603E" w:rsidP="00DE1291">
            <w:pPr>
              <w:spacing w:line="240" w:lineRule="atLeast"/>
              <w:rPr>
                <w:ins w:id="12632" w:author="Strzelczyk, Anthony (A.)" w:date="2021-01-25T11:33:00Z"/>
                <w:b/>
                <w:lang w:val="en-GB"/>
              </w:rPr>
            </w:pPr>
            <w:ins w:id="12633" w:author="Strzelczyk, Anthony (A.)" w:date="2021-01-25T11:33:00Z">
              <w:r w:rsidRPr="0070553F">
                <w:rPr>
                  <w:b/>
                  <w:lang w:val="en-GB"/>
                </w:rPr>
                <w:t xml:space="preserve">Related </w:t>
              </w:r>
              <w:r>
                <w:rPr>
                  <w:b/>
                  <w:lang w:val="en-GB"/>
                </w:rPr>
                <w:t>Requirements</w:t>
              </w:r>
              <w:r w:rsidRPr="0070553F">
                <w:rPr>
                  <w:b/>
                  <w:lang w:val="en-GB"/>
                </w:rPr>
                <w:t xml:space="preserve"> IDs</w:t>
              </w:r>
            </w:ins>
          </w:p>
        </w:tc>
        <w:tc>
          <w:tcPr>
            <w:tcW w:w="7683" w:type="dxa"/>
          </w:tcPr>
          <w:p w14:paraId="7662C09D" w14:textId="77777777" w:rsidR="004E603E" w:rsidRPr="0070553F" w:rsidRDefault="004E603E" w:rsidP="00DE1291">
            <w:pPr>
              <w:spacing w:line="240" w:lineRule="atLeast"/>
              <w:rPr>
                <w:ins w:id="12634" w:author="Strzelczyk, Anthony (A.)" w:date="2021-01-25T11:33:00Z"/>
              </w:rPr>
            </w:pPr>
          </w:p>
        </w:tc>
      </w:tr>
    </w:tbl>
    <w:p w14:paraId="3406EAE2" w14:textId="46494611" w:rsidR="004E603E" w:rsidRDefault="004E603E" w:rsidP="004E603E">
      <w:pPr>
        <w:pStyle w:val="Caption"/>
        <w:spacing w:line="240" w:lineRule="atLeast"/>
        <w:rPr>
          <w:ins w:id="12635" w:author="Strzelczyk, Anthony (A.)" w:date="2021-01-25T11:29:00Z"/>
        </w:rPr>
      </w:pPr>
      <w:bookmarkStart w:id="12636" w:name="_Toc89440108"/>
      <w:ins w:id="12637" w:author="Strzelczyk, Anthony (A.)" w:date="2021-01-25T11:29:00Z">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ins>
      <w:r w:rsidR="005277C2">
        <w:rPr>
          <w:noProof/>
        </w:rPr>
        <w:t>20</w:t>
      </w:r>
      <w:ins w:id="12638" w:author="Strzelczyk, Anthony (A.)" w:date="2021-01-25T11:29:00Z">
        <w:r w:rsidRPr="0070553F">
          <w:rPr>
            <w:noProof/>
          </w:rPr>
          <w:fldChar w:fldCharType="end"/>
        </w:r>
        <w:r w:rsidRPr="0070553F">
          <w:t xml:space="preserve">: Functional Safety </w:t>
        </w:r>
        <w:r>
          <w:t>Assumptions</w:t>
        </w:r>
      </w:ins>
      <w:ins w:id="12639" w:author="Strzelczyk, Anthony (A.)" w:date="2021-01-25T11:30:00Z">
        <w:r>
          <w:t xml:space="preserve"> for REAR FOG</w:t>
        </w:r>
      </w:ins>
      <w:bookmarkEnd w:id="12636"/>
    </w:p>
    <w:p w14:paraId="65C4751D" w14:textId="44EE6823" w:rsidR="004E603E" w:rsidRDefault="004E603E">
      <w:pPr>
        <w:spacing w:line="240" w:lineRule="atLeast"/>
        <w:rPr>
          <w:ins w:id="12640" w:author="Strzelczyk, Anthony (A.)" w:date="2021-01-25T11:29:00Z"/>
        </w:rPr>
        <w:pPrChange w:id="12641" w:author="Strzelczyk, Anthony (A.)" w:date="2020-12-11T12:24:00Z">
          <w:pPr/>
        </w:pPrChange>
      </w:pPr>
    </w:p>
    <w:p w14:paraId="4A9FFDB8" w14:textId="0A58EE82" w:rsidR="003531D5" w:rsidRDefault="00B924AD">
      <w:pPr>
        <w:pStyle w:val="Heading2"/>
        <w:tabs>
          <w:tab w:val="num" w:pos="718"/>
        </w:tabs>
        <w:spacing w:line="240" w:lineRule="atLeast"/>
        <w:ind w:left="601" w:hanging="601"/>
      </w:pPr>
      <w:bookmarkStart w:id="12642" w:name="_Ref528759292"/>
      <w:bookmarkStart w:id="12643" w:name="_Ref528759293"/>
      <w:bookmarkStart w:id="12644" w:name="_Toc89439924"/>
      <w:r w:rsidRPr="0070553F">
        <w:t>Safety Goals</w:t>
      </w:r>
      <w:bookmarkEnd w:id="12642"/>
      <w:bookmarkEnd w:id="12643"/>
      <w:bookmarkEnd w:id="12644"/>
    </w:p>
    <w:p w14:paraId="03BB05E5" w14:textId="77777777" w:rsidR="00684FA8" w:rsidRDefault="00684FA8" w:rsidP="00684FA8"/>
    <w:p w14:paraId="66BFC54B" w14:textId="3C322B43" w:rsidR="00CE3BD6" w:rsidRDefault="00C529D7">
      <w:pPr>
        <w:spacing w:line="240" w:lineRule="atLeast"/>
        <w:rPr>
          <w:ins w:id="12645" w:author="Strzelczyk, Anthony (A.)" w:date="2021-01-05T12:53:00Z"/>
        </w:rPr>
        <w:pPrChange w:id="12646" w:author="Strzelczyk, Anthony (A.)" w:date="2020-12-11T12:24:00Z">
          <w:pPr/>
        </w:pPrChange>
      </w:pPr>
      <w:ins w:id="12647" w:author="Strzelczyk, Anthony (A.)" w:date="2020-12-10T12:23:00Z">
        <w:r>
          <w:rPr>
            <w:noProof/>
          </w:rPr>
          <mc:AlternateContent>
            <mc:Choice Requires="wps">
              <w:drawing>
                <wp:anchor distT="91440" distB="91440" distL="114300" distR="114300" simplePos="0" relativeHeight="251651072" behindDoc="0" locked="0" layoutInCell="1" allowOverlap="1" wp14:anchorId="629A0FE9" wp14:editId="41E6871D">
                  <wp:simplePos x="0" y="0"/>
                  <wp:positionH relativeFrom="margin">
                    <wp:posOffset>1081405</wp:posOffset>
                  </wp:positionH>
                  <wp:positionV relativeFrom="paragraph">
                    <wp:posOffset>91440</wp:posOffset>
                  </wp:positionV>
                  <wp:extent cx="3782695" cy="1080770"/>
                  <wp:effectExtent l="0" t="0" r="1714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695" cy="1080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952362A" w14:textId="77777777" w:rsidR="0024755E" w:rsidRDefault="0024755E" w:rsidP="00157BC5">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ASIL rated QM – No Safety Goals</w:t>
                              </w:r>
                            </w:p>
                          </w:txbxContent>
                        </wps:txbx>
                        <wps:bodyPr rot="0" vert="horz" wrap="square" lIns="91440" tIns="45720" rIns="91440" bIns="45720" anchor="ctr" anchorCtr="0">
                          <a:spAutoFit/>
                        </wps:bodyPr>
                      </wps:wsp>
                    </a:graphicData>
                  </a:graphic>
                  <wp14:sizeRelH relativeFrom="margin">
                    <wp14:pctWidth>58500</wp14:pctWidth>
                  </wp14:sizeRelH>
                  <wp14:sizeRelV relativeFrom="margin">
                    <wp14:pctHeight>20000</wp14:pctHeight>
                  </wp14:sizeRelV>
                </wp:anchor>
              </w:drawing>
            </mc:Choice>
            <mc:Fallback>
              <w:pict>
                <v:shape w14:anchorId="629A0FE9" id="Text Box 2" o:spid="_x0000_s1027" type="#_x0000_t202" style="position:absolute;margin-left:85.15pt;margin-top:7.2pt;width:297.85pt;height:85.1pt;z-index:251651072;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" fillcolor="white [3201]" strokecolor="#4f81bd [3204]" strokeweight="2pt">
                  <v:textbox style="mso-fit-shape-to-text:t">
                    <w:txbxContent>
                      <w:p w14:paraId="0952362A" w14:textId="77777777" w:rsidR="0024755E" w:rsidRDefault="0024755E" w:rsidP="00157BC5">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ASIL rated QM – No Safety Goals</w:t>
                        </w:r>
                      </w:p>
                    </w:txbxContent>
                  </v:textbox>
                  <w10:wrap anchorx="margin"/>
                </v:shape>
              </w:pict>
            </mc:Fallback>
          </mc:AlternateContent>
        </w:r>
      </w:ins>
    </w:p>
    <w:p w14:paraId="457CDA74" w14:textId="36C7B8BA" w:rsidR="00C529D7" w:rsidRDefault="00C529D7">
      <w:pPr>
        <w:spacing w:line="240" w:lineRule="atLeast"/>
        <w:rPr>
          <w:ins w:id="12648" w:author="Strzelczyk, Anthony (A.)" w:date="2021-01-05T12:53:00Z"/>
        </w:rPr>
        <w:pPrChange w:id="12649" w:author="Strzelczyk, Anthony (A.)" w:date="2020-12-11T12:24:00Z">
          <w:pPr/>
        </w:pPrChange>
      </w:pPr>
    </w:p>
    <w:p w14:paraId="11EC1870" w14:textId="665FE927" w:rsidR="00C529D7" w:rsidRDefault="00C529D7">
      <w:pPr>
        <w:spacing w:line="240" w:lineRule="atLeast"/>
        <w:rPr>
          <w:ins w:id="12650" w:author="Strzelczyk, Anthony (A.)" w:date="2021-01-05T12:53:00Z"/>
        </w:rPr>
        <w:pPrChange w:id="12651" w:author="Strzelczyk, Anthony (A.)" w:date="2020-12-11T12:24:00Z">
          <w:pPr/>
        </w:pPrChange>
      </w:pPr>
    </w:p>
    <w:p w14:paraId="00040973" w14:textId="670B1F3C" w:rsidR="00C529D7" w:rsidRDefault="00C529D7" w:rsidP="001039E4">
      <w:pPr>
        <w:spacing w:line="240" w:lineRule="atLeast"/>
      </w:pPr>
    </w:p>
    <w:p w14:paraId="442D78AD" w14:textId="77777777" w:rsidR="001039E4" w:rsidRDefault="001039E4" w:rsidP="001039E4">
      <w:pPr>
        <w:spacing w:line="240" w:lineRule="atLeast"/>
      </w:pPr>
    </w:p>
    <w:p w14:paraId="5B56B2D3" w14:textId="77777777" w:rsidR="001039E4" w:rsidRDefault="001039E4">
      <w:pPr>
        <w:spacing w:line="240" w:lineRule="atLeast"/>
        <w:rPr>
          <w:ins w:id="12652" w:author="Strzelczyk, Anthony (A.)" w:date="2020-12-10T12:23:00Z"/>
        </w:rPr>
        <w:pPrChange w:id="12653" w:author="Strzelczyk, Anthony (A.)" w:date="2020-12-11T12:24:00Z">
          <w:pPr/>
        </w:pPrChange>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5"/>
        <w:gridCol w:w="1727"/>
        <w:gridCol w:w="2528"/>
        <w:gridCol w:w="737"/>
        <w:gridCol w:w="4678"/>
      </w:tblGrid>
      <w:tr w:rsidR="00CE3BD6" w:rsidRPr="0070553F" w:rsidDel="00157BC5" w14:paraId="36464B0A" w14:textId="751414ED" w:rsidTr="00D8338E">
        <w:trPr>
          <w:trHeight w:val="521"/>
          <w:del w:id="12654" w:author="Strzelczyk, Anthony (A.)" w:date="2020-12-10T12:23:00Z"/>
        </w:trPr>
        <w:tc>
          <w:tcPr>
            <w:tcW w:w="565" w:type="dxa"/>
            <w:shd w:val="clear" w:color="auto" w:fill="D9D9D9" w:themeFill="background1" w:themeFillShade="D9"/>
          </w:tcPr>
          <w:p w14:paraId="6600C442" w14:textId="773E6735" w:rsidR="00CE3BD6" w:rsidRPr="0070553F" w:rsidDel="00157BC5" w:rsidRDefault="00CE3BD6">
            <w:pPr>
              <w:pStyle w:val="Caption"/>
              <w:spacing w:line="240" w:lineRule="atLeast"/>
              <w:rPr>
                <w:del w:id="12655" w:author="Strzelczyk, Anthony (A.)" w:date="2020-12-10T12:23:00Z"/>
                <w:lang w:val="en-GB"/>
              </w:rPr>
              <w:pPrChange w:id="12656" w:author="Strzelczyk, Anthony (A.)" w:date="2020-12-11T12:24:00Z">
                <w:pPr>
                  <w:pStyle w:val="Caption"/>
                </w:pPr>
              </w:pPrChange>
            </w:pPr>
            <w:del w:id="12657" w:author="Strzelczyk, Anthony (A.)" w:date="2020-12-10T12:23:00Z">
              <w:r w:rsidRPr="0070553F" w:rsidDel="00157BC5">
                <w:rPr>
                  <w:lang w:val="en-GB"/>
                </w:rPr>
                <w:delText>ID</w:delText>
              </w:r>
              <w:bookmarkStart w:id="12658" w:name="_Toc60752346"/>
              <w:bookmarkStart w:id="12659" w:name="_Toc61061139"/>
              <w:bookmarkStart w:id="12660" w:name="_Toc61516936"/>
              <w:bookmarkStart w:id="12661" w:name="_Toc61517341"/>
              <w:bookmarkStart w:id="12662" w:name="_Toc61517746"/>
              <w:bookmarkStart w:id="12663" w:name="_Toc62469432"/>
              <w:bookmarkStart w:id="12664" w:name="_Toc62469838"/>
              <w:bookmarkStart w:id="12665" w:name="_Toc62806177"/>
              <w:bookmarkStart w:id="12666" w:name="_Toc63148968"/>
              <w:bookmarkStart w:id="12667" w:name="_Toc64530244"/>
              <w:bookmarkStart w:id="12668" w:name="_Toc65959213"/>
              <w:bookmarkStart w:id="12669" w:name="_Toc66036160"/>
              <w:bookmarkStart w:id="12670" w:name="_Toc66169969"/>
              <w:bookmarkStart w:id="12671" w:name="_Toc66170383"/>
              <w:bookmarkStart w:id="12672" w:name="_Toc66171135"/>
              <w:bookmarkStart w:id="12673" w:name="_Toc66171518"/>
              <w:bookmarkStart w:id="12674" w:name="_Toc66171901"/>
              <w:bookmarkStart w:id="12675" w:name="_Toc70442988"/>
              <w:bookmarkStart w:id="12676" w:name="_Toc70494924"/>
              <w:bookmarkStart w:id="12677" w:name="_Toc70511094"/>
              <w:bookmarkStart w:id="12678" w:name="_Toc70511488"/>
              <w:bookmarkStart w:id="12679" w:name="_Toc70511871"/>
              <w:bookmarkStart w:id="12680" w:name="_Toc70512254"/>
              <w:bookmarkStart w:id="12681" w:name="_Toc89249986"/>
              <w:bookmarkStart w:id="12682" w:name="_Toc89439925"/>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del>
          </w:p>
        </w:tc>
        <w:tc>
          <w:tcPr>
            <w:tcW w:w="9670" w:type="dxa"/>
            <w:gridSpan w:val="4"/>
            <w:shd w:val="clear" w:color="auto" w:fill="D9D9D9" w:themeFill="background1" w:themeFillShade="D9"/>
          </w:tcPr>
          <w:p w14:paraId="4675F50A" w14:textId="158A48B5" w:rsidR="00CE3BD6" w:rsidRPr="0070553F" w:rsidDel="00157BC5" w:rsidRDefault="00642892">
            <w:pPr>
              <w:pStyle w:val="Caption"/>
              <w:spacing w:line="240" w:lineRule="atLeast"/>
              <w:rPr>
                <w:del w:id="12683" w:author="Strzelczyk, Anthony (A.)" w:date="2020-12-10T12:23:00Z"/>
                <w:lang w:val="en-GB"/>
              </w:rPr>
              <w:pPrChange w:id="12684" w:author="Strzelczyk, Anthony (A.)" w:date="2020-12-11T12:24:00Z">
                <w:pPr>
                  <w:pStyle w:val="Caption"/>
                </w:pPr>
              </w:pPrChange>
            </w:pPr>
            <w:del w:id="12685" w:author="Strzelczyk, Anthony (A.)" w:date="2020-12-10T12:23:00Z">
              <w:r w:rsidRPr="0070553F" w:rsidDel="00157BC5">
                <w:rPr>
                  <w:lang w:val="en-GB"/>
                </w:rPr>
                <w:delText>Goal</w:delText>
              </w:r>
              <w:bookmarkStart w:id="12686" w:name="_Toc60752347"/>
              <w:bookmarkStart w:id="12687" w:name="_Toc61061140"/>
              <w:bookmarkStart w:id="12688" w:name="_Toc61516937"/>
              <w:bookmarkStart w:id="12689" w:name="_Toc61517342"/>
              <w:bookmarkStart w:id="12690" w:name="_Toc61517747"/>
              <w:bookmarkStart w:id="12691" w:name="_Toc62469433"/>
              <w:bookmarkStart w:id="12692" w:name="_Toc62469839"/>
              <w:bookmarkStart w:id="12693" w:name="_Toc62806178"/>
              <w:bookmarkStart w:id="12694" w:name="_Toc63148969"/>
              <w:bookmarkStart w:id="12695" w:name="_Toc64530245"/>
              <w:bookmarkStart w:id="12696" w:name="_Toc65959214"/>
              <w:bookmarkStart w:id="12697" w:name="_Toc66036161"/>
              <w:bookmarkStart w:id="12698" w:name="_Toc66169970"/>
              <w:bookmarkStart w:id="12699" w:name="_Toc66170384"/>
              <w:bookmarkStart w:id="12700" w:name="_Toc66171136"/>
              <w:bookmarkStart w:id="12701" w:name="_Toc66171519"/>
              <w:bookmarkStart w:id="12702" w:name="_Toc66171902"/>
              <w:bookmarkStart w:id="12703" w:name="_Toc70442989"/>
              <w:bookmarkStart w:id="12704" w:name="_Toc70494925"/>
              <w:bookmarkStart w:id="12705" w:name="_Toc70511095"/>
              <w:bookmarkStart w:id="12706" w:name="_Toc70511489"/>
              <w:bookmarkStart w:id="12707" w:name="_Toc70511872"/>
              <w:bookmarkStart w:id="12708" w:name="_Toc70512255"/>
              <w:bookmarkStart w:id="12709" w:name="_Toc89249987"/>
              <w:bookmarkStart w:id="12710" w:name="_Toc89439926"/>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del>
          </w:p>
        </w:tc>
        <w:bookmarkStart w:id="12711" w:name="_Toc60752348"/>
        <w:bookmarkStart w:id="12712" w:name="_Toc61061141"/>
        <w:bookmarkStart w:id="12713" w:name="_Toc61516938"/>
        <w:bookmarkStart w:id="12714" w:name="_Toc61517343"/>
        <w:bookmarkStart w:id="12715" w:name="_Toc61517748"/>
        <w:bookmarkStart w:id="12716" w:name="_Toc62469434"/>
        <w:bookmarkStart w:id="12717" w:name="_Toc62469840"/>
        <w:bookmarkStart w:id="12718" w:name="_Toc62806179"/>
        <w:bookmarkStart w:id="12719" w:name="_Toc63148970"/>
        <w:bookmarkStart w:id="12720" w:name="_Toc64530246"/>
        <w:bookmarkStart w:id="12721" w:name="_Toc65959215"/>
        <w:bookmarkStart w:id="12722" w:name="_Toc66036162"/>
        <w:bookmarkStart w:id="12723" w:name="_Toc66169971"/>
        <w:bookmarkStart w:id="12724" w:name="_Toc66170385"/>
        <w:bookmarkStart w:id="12725" w:name="_Toc66171137"/>
        <w:bookmarkStart w:id="12726" w:name="_Toc66171520"/>
        <w:bookmarkStart w:id="12727" w:name="_Toc66171903"/>
        <w:bookmarkStart w:id="12728" w:name="_Toc70442990"/>
        <w:bookmarkStart w:id="12729" w:name="_Toc70494926"/>
        <w:bookmarkStart w:id="12730" w:name="_Toc70511096"/>
        <w:bookmarkStart w:id="12731" w:name="_Toc70511490"/>
        <w:bookmarkStart w:id="12732" w:name="_Toc70511873"/>
        <w:bookmarkStart w:id="12733" w:name="_Toc70512256"/>
        <w:bookmarkStart w:id="12734" w:name="_Toc89249988"/>
        <w:bookmarkStart w:id="12735" w:name="_Toc89439927"/>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tr>
      <w:tr w:rsidR="00CE3BD6" w:rsidRPr="0070553F" w:rsidDel="00157BC5" w14:paraId="4C5D8C78" w14:textId="4FFEAD3A" w:rsidTr="00D8338E">
        <w:trPr>
          <w:trHeight w:val="247"/>
          <w:del w:id="12736" w:author="Strzelczyk, Anthony (A.)" w:date="2020-12-10T12:23:00Z"/>
        </w:trPr>
        <w:tc>
          <w:tcPr>
            <w:tcW w:w="565" w:type="dxa"/>
            <w:vMerge w:val="restart"/>
            <w:shd w:val="clear" w:color="auto" w:fill="auto"/>
          </w:tcPr>
          <w:p w14:paraId="41B98045" w14:textId="5B5C3DC5" w:rsidR="00CE3BD6" w:rsidRPr="0070553F" w:rsidDel="00157BC5" w:rsidRDefault="00CE3BD6">
            <w:pPr>
              <w:spacing w:line="240" w:lineRule="atLeast"/>
              <w:rPr>
                <w:del w:id="12737" w:author="Strzelczyk, Anthony (A.)" w:date="2020-12-10T12:23:00Z"/>
                <w:b/>
              </w:rPr>
              <w:pPrChange w:id="12738" w:author="Strzelczyk, Anthony (A.)" w:date="2020-12-11T12:24:00Z">
                <w:pPr/>
              </w:pPrChange>
            </w:pPr>
            <w:del w:id="12739" w:author="Strzelczyk, Anthony (A.)" w:date="2020-12-10T12:23:00Z">
              <w:r w:rsidRPr="0070553F" w:rsidDel="00157BC5">
                <w:rPr>
                  <w:b/>
                </w:rPr>
                <w:delText>1</w:delText>
              </w:r>
              <w:bookmarkStart w:id="12740" w:name="_Toc60752349"/>
              <w:bookmarkStart w:id="12741" w:name="_Toc61061142"/>
              <w:bookmarkStart w:id="12742" w:name="_Toc61516939"/>
              <w:bookmarkStart w:id="12743" w:name="_Toc61517344"/>
              <w:bookmarkStart w:id="12744" w:name="_Toc61517749"/>
              <w:bookmarkStart w:id="12745" w:name="_Toc62469435"/>
              <w:bookmarkStart w:id="12746" w:name="_Toc62469841"/>
              <w:bookmarkStart w:id="12747" w:name="_Toc62806180"/>
              <w:bookmarkStart w:id="12748" w:name="_Toc63148971"/>
              <w:bookmarkStart w:id="12749" w:name="_Toc64530247"/>
              <w:bookmarkStart w:id="12750" w:name="_Toc65959216"/>
              <w:bookmarkStart w:id="12751" w:name="_Toc66036163"/>
              <w:bookmarkStart w:id="12752" w:name="_Toc66169972"/>
              <w:bookmarkStart w:id="12753" w:name="_Toc66170386"/>
              <w:bookmarkStart w:id="12754" w:name="_Toc66171138"/>
              <w:bookmarkStart w:id="12755" w:name="_Toc66171521"/>
              <w:bookmarkStart w:id="12756" w:name="_Toc66171904"/>
              <w:bookmarkStart w:id="12757" w:name="_Toc70442991"/>
              <w:bookmarkStart w:id="12758" w:name="_Toc70494927"/>
              <w:bookmarkStart w:id="12759" w:name="_Toc70511097"/>
              <w:bookmarkStart w:id="12760" w:name="_Toc70511491"/>
              <w:bookmarkStart w:id="12761" w:name="_Toc70511874"/>
              <w:bookmarkStart w:id="12762" w:name="_Toc70512257"/>
              <w:bookmarkStart w:id="12763" w:name="_Toc89249989"/>
              <w:bookmarkStart w:id="12764" w:name="_Toc89439928"/>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del>
          </w:p>
        </w:tc>
        <w:tc>
          <w:tcPr>
            <w:tcW w:w="1727" w:type="dxa"/>
            <w:shd w:val="clear" w:color="auto" w:fill="E0E0E0"/>
          </w:tcPr>
          <w:p w14:paraId="047AB568" w14:textId="1C602053" w:rsidR="00CE3BD6" w:rsidRPr="0070553F" w:rsidDel="00157BC5" w:rsidRDefault="00CE3BD6">
            <w:pPr>
              <w:spacing w:line="240" w:lineRule="atLeast"/>
              <w:rPr>
                <w:del w:id="12765" w:author="Strzelczyk, Anthony (A.)" w:date="2020-12-10T12:23:00Z"/>
                <w:b/>
              </w:rPr>
              <w:pPrChange w:id="12766" w:author="Strzelczyk, Anthony (A.)" w:date="2020-12-11T12:24:00Z">
                <w:pPr/>
              </w:pPrChange>
            </w:pPr>
            <w:del w:id="12767" w:author="Strzelczyk, Anthony (A.)" w:date="2020-12-10T12:23:00Z">
              <w:r w:rsidRPr="0070553F" w:rsidDel="00157BC5">
                <w:rPr>
                  <w:b/>
                  <w:lang w:val="en-GB"/>
                </w:rPr>
                <w:delText>Goal Name</w:delText>
              </w:r>
              <w:bookmarkStart w:id="12768" w:name="_Toc60752350"/>
              <w:bookmarkStart w:id="12769" w:name="_Toc61061143"/>
              <w:bookmarkStart w:id="12770" w:name="_Toc61516940"/>
              <w:bookmarkStart w:id="12771" w:name="_Toc61517345"/>
              <w:bookmarkStart w:id="12772" w:name="_Toc61517750"/>
              <w:bookmarkStart w:id="12773" w:name="_Toc62469436"/>
              <w:bookmarkStart w:id="12774" w:name="_Toc62469842"/>
              <w:bookmarkStart w:id="12775" w:name="_Toc62806181"/>
              <w:bookmarkStart w:id="12776" w:name="_Toc63148972"/>
              <w:bookmarkStart w:id="12777" w:name="_Toc64530248"/>
              <w:bookmarkStart w:id="12778" w:name="_Toc65959217"/>
              <w:bookmarkStart w:id="12779" w:name="_Toc66036164"/>
              <w:bookmarkStart w:id="12780" w:name="_Toc66169973"/>
              <w:bookmarkStart w:id="12781" w:name="_Toc66170387"/>
              <w:bookmarkStart w:id="12782" w:name="_Toc66171139"/>
              <w:bookmarkStart w:id="12783" w:name="_Toc66171522"/>
              <w:bookmarkStart w:id="12784" w:name="_Toc66171905"/>
              <w:bookmarkStart w:id="12785" w:name="_Toc70442992"/>
              <w:bookmarkStart w:id="12786" w:name="_Toc70494928"/>
              <w:bookmarkStart w:id="12787" w:name="_Toc70511098"/>
              <w:bookmarkStart w:id="12788" w:name="_Toc70511492"/>
              <w:bookmarkStart w:id="12789" w:name="_Toc70511875"/>
              <w:bookmarkStart w:id="12790" w:name="_Toc70512258"/>
              <w:bookmarkStart w:id="12791" w:name="_Toc89249990"/>
              <w:bookmarkStart w:id="12792" w:name="_Toc89439929"/>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del>
          </w:p>
        </w:tc>
        <w:tc>
          <w:tcPr>
            <w:tcW w:w="7943" w:type="dxa"/>
            <w:gridSpan w:val="3"/>
          </w:tcPr>
          <w:p w14:paraId="728DFE31" w14:textId="2EC4D3D0" w:rsidR="00CE3BD6" w:rsidRPr="0070553F" w:rsidDel="00157BC5" w:rsidRDefault="00CE3BD6">
            <w:pPr>
              <w:spacing w:line="240" w:lineRule="atLeast"/>
              <w:rPr>
                <w:del w:id="12793" w:author="Strzelczyk, Anthony (A.)" w:date="2020-12-10T12:23:00Z"/>
              </w:rPr>
              <w:pPrChange w:id="12794" w:author="Strzelczyk, Anthony (A.)" w:date="2020-12-11T12:24:00Z">
                <w:pPr/>
              </w:pPrChange>
            </w:pPr>
            <w:bookmarkStart w:id="12795" w:name="_Toc60752351"/>
            <w:bookmarkStart w:id="12796" w:name="_Toc61061144"/>
            <w:bookmarkStart w:id="12797" w:name="_Toc61516941"/>
            <w:bookmarkStart w:id="12798" w:name="_Toc61517346"/>
            <w:bookmarkStart w:id="12799" w:name="_Toc61517751"/>
            <w:bookmarkStart w:id="12800" w:name="_Toc62469437"/>
            <w:bookmarkStart w:id="12801" w:name="_Toc62469843"/>
            <w:bookmarkStart w:id="12802" w:name="_Toc62806182"/>
            <w:bookmarkStart w:id="12803" w:name="_Toc63148973"/>
            <w:bookmarkStart w:id="12804" w:name="_Toc64530249"/>
            <w:bookmarkStart w:id="12805" w:name="_Toc65959218"/>
            <w:bookmarkStart w:id="12806" w:name="_Toc66036165"/>
            <w:bookmarkStart w:id="12807" w:name="_Toc66169974"/>
            <w:bookmarkStart w:id="12808" w:name="_Toc66170388"/>
            <w:bookmarkStart w:id="12809" w:name="_Toc66171140"/>
            <w:bookmarkStart w:id="12810" w:name="_Toc66171523"/>
            <w:bookmarkStart w:id="12811" w:name="_Toc66171906"/>
            <w:bookmarkStart w:id="12812" w:name="_Toc70442993"/>
            <w:bookmarkStart w:id="12813" w:name="_Toc70494929"/>
            <w:bookmarkStart w:id="12814" w:name="_Toc70511099"/>
            <w:bookmarkStart w:id="12815" w:name="_Toc70511493"/>
            <w:bookmarkStart w:id="12816" w:name="_Toc70511876"/>
            <w:bookmarkStart w:id="12817" w:name="_Toc70512259"/>
            <w:bookmarkStart w:id="12818" w:name="_Toc89249991"/>
            <w:bookmarkStart w:id="12819" w:name="_Toc89439930"/>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p>
        </w:tc>
        <w:bookmarkStart w:id="12820" w:name="_Toc60752352"/>
        <w:bookmarkStart w:id="12821" w:name="_Toc61061145"/>
        <w:bookmarkStart w:id="12822" w:name="_Toc61516942"/>
        <w:bookmarkStart w:id="12823" w:name="_Toc61517347"/>
        <w:bookmarkStart w:id="12824" w:name="_Toc61517752"/>
        <w:bookmarkStart w:id="12825" w:name="_Toc62469438"/>
        <w:bookmarkStart w:id="12826" w:name="_Toc62469844"/>
        <w:bookmarkStart w:id="12827" w:name="_Toc62806183"/>
        <w:bookmarkStart w:id="12828" w:name="_Toc63148974"/>
        <w:bookmarkStart w:id="12829" w:name="_Toc64530250"/>
        <w:bookmarkStart w:id="12830" w:name="_Toc65959219"/>
        <w:bookmarkStart w:id="12831" w:name="_Toc66036166"/>
        <w:bookmarkStart w:id="12832" w:name="_Toc66169975"/>
        <w:bookmarkStart w:id="12833" w:name="_Toc66170389"/>
        <w:bookmarkStart w:id="12834" w:name="_Toc66171141"/>
        <w:bookmarkStart w:id="12835" w:name="_Toc66171524"/>
        <w:bookmarkStart w:id="12836" w:name="_Toc66171907"/>
        <w:bookmarkStart w:id="12837" w:name="_Toc70442994"/>
        <w:bookmarkStart w:id="12838" w:name="_Toc70494930"/>
        <w:bookmarkStart w:id="12839" w:name="_Toc70511100"/>
        <w:bookmarkStart w:id="12840" w:name="_Toc70511494"/>
        <w:bookmarkStart w:id="12841" w:name="_Toc70511877"/>
        <w:bookmarkStart w:id="12842" w:name="_Toc70512260"/>
        <w:bookmarkStart w:id="12843" w:name="_Toc89249992"/>
        <w:bookmarkStart w:id="12844" w:name="_Toc89439931"/>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tr>
      <w:tr w:rsidR="00CE3BD6" w:rsidRPr="0070553F" w:rsidDel="00157BC5" w14:paraId="703C285F" w14:textId="6424147B" w:rsidTr="00D8338E">
        <w:trPr>
          <w:trHeight w:val="247"/>
          <w:del w:id="12845" w:author="Strzelczyk, Anthony (A.)" w:date="2020-12-10T12:23:00Z"/>
        </w:trPr>
        <w:tc>
          <w:tcPr>
            <w:tcW w:w="565" w:type="dxa"/>
            <w:vMerge/>
            <w:shd w:val="clear" w:color="auto" w:fill="auto"/>
          </w:tcPr>
          <w:p w14:paraId="3BE2BC5F" w14:textId="78485BAA" w:rsidR="00CE3BD6" w:rsidRPr="0070553F" w:rsidDel="00157BC5" w:rsidRDefault="00CE3BD6">
            <w:pPr>
              <w:spacing w:line="240" w:lineRule="atLeast"/>
              <w:rPr>
                <w:del w:id="12846" w:author="Strzelczyk, Anthony (A.)" w:date="2020-12-10T12:23:00Z"/>
                <w:b/>
              </w:rPr>
              <w:pPrChange w:id="12847" w:author="Strzelczyk, Anthony (A.)" w:date="2020-12-11T12:24:00Z">
                <w:pPr/>
              </w:pPrChange>
            </w:pPr>
            <w:bookmarkStart w:id="12848" w:name="_Toc60752353"/>
            <w:bookmarkStart w:id="12849" w:name="_Toc61061146"/>
            <w:bookmarkStart w:id="12850" w:name="_Toc61516943"/>
            <w:bookmarkStart w:id="12851" w:name="_Toc61517348"/>
            <w:bookmarkStart w:id="12852" w:name="_Toc61517753"/>
            <w:bookmarkStart w:id="12853" w:name="_Toc62469439"/>
            <w:bookmarkStart w:id="12854" w:name="_Toc62469845"/>
            <w:bookmarkStart w:id="12855" w:name="_Toc62806184"/>
            <w:bookmarkStart w:id="12856" w:name="_Toc63148975"/>
            <w:bookmarkStart w:id="12857" w:name="_Toc64530251"/>
            <w:bookmarkStart w:id="12858" w:name="_Toc65959220"/>
            <w:bookmarkStart w:id="12859" w:name="_Toc66036167"/>
            <w:bookmarkStart w:id="12860" w:name="_Toc66169976"/>
            <w:bookmarkStart w:id="12861" w:name="_Toc66170390"/>
            <w:bookmarkStart w:id="12862" w:name="_Toc66171142"/>
            <w:bookmarkStart w:id="12863" w:name="_Toc66171525"/>
            <w:bookmarkStart w:id="12864" w:name="_Toc66171908"/>
            <w:bookmarkStart w:id="12865" w:name="_Toc70442995"/>
            <w:bookmarkStart w:id="12866" w:name="_Toc70494931"/>
            <w:bookmarkStart w:id="12867" w:name="_Toc70511101"/>
            <w:bookmarkStart w:id="12868" w:name="_Toc70511495"/>
            <w:bookmarkStart w:id="12869" w:name="_Toc70511878"/>
            <w:bookmarkStart w:id="12870" w:name="_Toc70512261"/>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p>
        </w:tc>
        <w:tc>
          <w:tcPr>
            <w:tcW w:w="1727" w:type="dxa"/>
            <w:shd w:val="clear" w:color="auto" w:fill="E0E0E0"/>
          </w:tcPr>
          <w:p w14:paraId="04616E1E" w14:textId="6E0383D7" w:rsidR="00CE3BD6" w:rsidRPr="0070553F" w:rsidDel="00157BC5" w:rsidRDefault="00CE3BD6">
            <w:pPr>
              <w:spacing w:line="240" w:lineRule="atLeast"/>
              <w:rPr>
                <w:del w:id="12871" w:author="Strzelczyk, Anthony (A.)" w:date="2020-12-10T12:23:00Z"/>
                <w:b/>
                <w:lang w:val="en-GB"/>
              </w:rPr>
              <w:pPrChange w:id="12872" w:author="Strzelczyk, Anthony (A.)" w:date="2020-12-11T12:24:00Z">
                <w:pPr/>
              </w:pPrChange>
            </w:pPr>
            <w:del w:id="12873" w:author="Strzelczyk, Anthony (A.)" w:date="2020-12-10T12:23:00Z">
              <w:r w:rsidRPr="0070553F" w:rsidDel="00157BC5">
                <w:rPr>
                  <w:b/>
                  <w:lang w:val="en-GB"/>
                </w:rPr>
                <w:delText>Description</w:delText>
              </w:r>
              <w:bookmarkStart w:id="12874" w:name="_Toc60752354"/>
              <w:bookmarkStart w:id="12875" w:name="_Toc61061147"/>
              <w:bookmarkStart w:id="12876" w:name="_Toc61516944"/>
              <w:bookmarkStart w:id="12877" w:name="_Toc61517349"/>
              <w:bookmarkStart w:id="12878" w:name="_Toc61517754"/>
              <w:bookmarkStart w:id="12879" w:name="_Toc62469440"/>
              <w:bookmarkStart w:id="12880" w:name="_Toc62469846"/>
              <w:bookmarkStart w:id="12881" w:name="_Toc62806185"/>
              <w:bookmarkStart w:id="12882" w:name="_Toc63148976"/>
              <w:bookmarkStart w:id="12883" w:name="_Toc64530252"/>
              <w:bookmarkStart w:id="12884" w:name="_Toc65959221"/>
              <w:bookmarkStart w:id="12885" w:name="_Toc66036168"/>
              <w:bookmarkStart w:id="12886" w:name="_Toc66169977"/>
              <w:bookmarkStart w:id="12887" w:name="_Toc66170391"/>
              <w:bookmarkStart w:id="12888" w:name="_Toc66171143"/>
              <w:bookmarkStart w:id="12889" w:name="_Toc66171526"/>
              <w:bookmarkStart w:id="12890" w:name="_Toc66171909"/>
              <w:bookmarkStart w:id="12891" w:name="_Toc70442996"/>
              <w:bookmarkStart w:id="12892" w:name="_Toc70494932"/>
              <w:bookmarkStart w:id="12893" w:name="_Toc70511102"/>
              <w:bookmarkStart w:id="12894" w:name="_Toc70511496"/>
              <w:bookmarkStart w:id="12895" w:name="_Toc70511879"/>
              <w:bookmarkStart w:id="12896" w:name="_Toc70512262"/>
              <w:bookmarkStart w:id="12897" w:name="_Toc89249993"/>
              <w:bookmarkStart w:id="12898" w:name="_Toc89439932"/>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del>
          </w:p>
        </w:tc>
        <w:tc>
          <w:tcPr>
            <w:tcW w:w="7943" w:type="dxa"/>
            <w:gridSpan w:val="3"/>
          </w:tcPr>
          <w:p w14:paraId="28CA3411" w14:textId="17E5C0D9" w:rsidR="00CE3BD6" w:rsidRPr="0070553F" w:rsidDel="00157BC5" w:rsidRDefault="00CE3BD6">
            <w:pPr>
              <w:spacing w:line="240" w:lineRule="atLeast"/>
              <w:rPr>
                <w:del w:id="12899" w:author="Strzelczyk, Anthony (A.)" w:date="2020-12-10T12:23:00Z"/>
              </w:rPr>
              <w:pPrChange w:id="12900" w:author="Strzelczyk, Anthony (A.)" w:date="2020-12-11T12:24:00Z">
                <w:pPr/>
              </w:pPrChange>
            </w:pPr>
            <w:bookmarkStart w:id="12901" w:name="_Toc60752355"/>
            <w:bookmarkStart w:id="12902" w:name="_Toc61061148"/>
            <w:bookmarkStart w:id="12903" w:name="_Toc61516945"/>
            <w:bookmarkStart w:id="12904" w:name="_Toc61517350"/>
            <w:bookmarkStart w:id="12905" w:name="_Toc61517755"/>
            <w:bookmarkStart w:id="12906" w:name="_Toc62469441"/>
            <w:bookmarkStart w:id="12907" w:name="_Toc62469847"/>
            <w:bookmarkStart w:id="12908" w:name="_Toc62806186"/>
            <w:bookmarkStart w:id="12909" w:name="_Toc63148977"/>
            <w:bookmarkStart w:id="12910" w:name="_Toc64530253"/>
            <w:bookmarkStart w:id="12911" w:name="_Toc65959222"/>
            <w:bookmarkStart w:id="12912" w:name="_Toc66036169"/>
            <w:bookmarkStart w:id="12913" w:name="_Toc66169978"/>
            <w:bookmarkStart w:id="12914" w:name="_Toc66170392"/>
            <w:bookmarkStart w:id="12915" w:name="_Toc66171144"/>
            <w:bookmarkStart w:id="12916" w:name="_Toc66171527"/>
            <w:bookmarkStart w:id="12917" w:name="_Toc66171910"/>
            <w:bookmarkStart w:id="12918" w:name="_Toc70442997"/>
            <w:bookmarkStart w:id="12919" w:name="_Toc70494933"/>
            <w:bookmarkStart w:id="12920" w:name="_Toc70511103"/>
            <w:bookmarkStart w:id="12921" w:name="_Toc70511497"/>
            <w:bookmarkStart w:id="12922" w:name="_Toc70511880"/>
            <w:bookmarkStart w:id="12923" w:name="_Toc70512263"/>
            <w:bookmarkStart w:id="12924" w:name="_Toc89249994"/>
            <w:bookmarkStart w:id="12925" w:name="_Toc89439933"/>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p>
        </w:tc>
        <w:bookmarkStart w:id="12926" w:name="_Toc60752356"/>
        <w:bookmarkStart w:id="12927" w:name="_Toc61061149"/>
        <w:bookmarkStart w:id="12928" w:name="_Toc61516946"/>
        <w:bookmarkStart w:id="12929" w:name="_Toc61517351"/>
        <w:bookmarkStart w:id="12930" w:name="_Toc61517756"/>
        <w:bookmarkStart w:id="12931" w:name="_Toc62469442"/>
        <w:bookmarkStart w:id="12932" w:name="_Toc62469848"/>
        <w:bookmarkStart w:id="12933" w:name="_Toc62806187"/>
        <w:bookmarkStart w:id="12934" w:name="_Toc63148978"/>
        <w:bookmarkStart w:id="12935" w:name="_Toc64530254"/>
        <w:bookmarkStart w:id="12936" w:name="_Toc65959223"/>
        <w:bookmarkStart w:id="12937" w:name="_Toc66036170"/>
        <w:bookmarkStart w:id="12938" w:name="_Toc66169979"/>
        <w:bookmarkStart w:id="12939" w:name="_Toc66170393"/>
        <w:bookmarkStart w:id="12940" w:name="_Toc66171145"/>
        <w:bookmarkStart w:id="12941" w:name="_Toc66171528"/>
        <w:bookmarkStart w:id="12942" w:name="_Toc66171911"/>
        <w:bookmarkStart w:id="12943" w:name="_Toc70442998"/>
        <w:bookmarkStart w:id="12944" w:name="_Toc70494934"/>
        <w:bookmarkStart w:id="12945" w:name="_Toc70511104"/>
        <w:bookmarkStart w:id="12946" w:name="_Toc70511498"/>
        <w:bookmarkStart w:id="12947" w:name="_Toc70511881"/>
        <w:bookmarkStart w:id="12948" w:name="_Toc70512264"/>
        <w:bookmarkStart w:id="12949" w:name="_Toc89249995"/>
        <w:bookmarkStart w:id="12950" w:name="_Toc89439934"/>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tr>
      <w:tr w:rsidR="00CE3BD6" w:rsidRPr="0070553F" w:rsidDel="00157BC5" w14:paraId="7401052C" w14:textId="689BB209" w:rsidTr="00D8338E">
        <w:trPr>
          <w:trHeight w:val="247"/>
          <w:del w:id="12951" w:author="Strzelczyk, Anthony (A.)" w:date="2020-12-10T12:23:00Z"/>
        </w:trPr>
        <w:tc>
          <w:tcPr>
            <w:tcW w:w="565" w:type="dxa"/>
            <w:vMerge/>
            <w:shd w:val="clear" w:color="auto" w:fill="auto"/>
          </w:tcPr>
          <w:p w14:paraId="4EE5A731" w14:textId="57328FBE" w:rsidR="00CE3BD6" w:rsidRPr="0070553F" w:rsidDel="00157BC5" w:rsidRDefault="00CE3BD6">
            <w:pPr>
              <w:spacing w:line="240" w:lineRule="atLeast"/>
              <w:rPr>
                <w:del w:id="12952" w:author="Strzelczyk, Anthony (A.)" w:date="2020-12-10T12:23:00Z"/>
                <w:b/>
              </w:rPr>
              <w:pPrChange w:id="12953" w:author="Strzelczyk, Anthony (A.)" w:date="2020-12-11T12:24:00Z">
                <w:pPr/>
              </w:pPrChange>
            </w:pPr>
            <w:bookmarkStart w:id="12954" w:name="_Toc60752357"/>
            <w:bookmarkStart w:id="12955" w:name="_Toc61061150"/>
            <w:bookmarkStart w:id="12956" w:name="_Toc61516947"/>
            <w:bookmarkStart w:id="12957" w:name="_Toc61517352"/>
            <w:bookmarkStart w:id="12958" w:name="_Toc61517757"/>
            <w:bookmarkStart w:id="12959" w:name="_Toc62469443"/>
            <w:bookmarkStart w:id="12960" w:name="_Toc62469849"/>
            <w:bookmarkStart w:id="12961" w:name="_Toc62806188"/>
            <w:bookmarkStart w:id="12962" w:name="_Toc63148979"/>
            <w:bookmarkStart w:id="12963" w:name="_Toc64530255"/>
            <w:bookmarkStart w:id="12964" w:name="_Toc65959224"/>
            <w:bookmarkStart w:id="12965" w:name="_Toc66036171"/>
            <w:bookmarkStart w:id="12966" w:name="_Toc66169980"/>
            <w:bookmarkStart w:id="12967" w:name="_Toc66170394"/>
            <w:bookmarkStart w:id="12968" w:name="_Toc66171146"/>
            <w:bookmarkStart w:id="12969" w:name="_Toc66171529"/>
            <w:bookmarkStart w:id="12970" w:name="_Toc66171912"/>
            <w:bookmarkStart w:id="12971" w:name="_Toc70442999"/>
            <w:bookmarkStart w:id="12972" w:name="_Toc70494935"/>
            <w:bookmarkStart w:id="12973" w:name="_Toc70511105"/>
            <w:bookmarkStart w:id="12974" w:name="_Toc70511499"/>
            <w:bookmarkStart w:id="12975" w:name="_Toc70511882"/>
            <w:bookmarkStart w:id="12976" w:name="_Toc70512265"/>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p>
        </w:tc>
        <w:tc>
          <w:tcPr>
            <w:tcW w:w="1727" w:type="dxa"/>
            <w:shd w:val="clear" w:color="auto" w:fill="E0E0E0"/>
          </w:tcPr>
          <w:p w14:paraId="5B4BE52E" w14:textId="1A119963" w:rsidR="00CE3BD6" w:rsidRPr="0070553F" w:rsidDel="00157BC5" w:rsidRDefault="00CE3BD6">
            <w:pPr>
              <w:spacing w:line="240" w:lineRule="atLeast"/>
              <w:rPr>
                <w:del w:id="12977" w:author="Strzelczyk, Anthony (A.)" w:date="2020-12-10T12:23:00Z"/>
                <w:b/>
              </w:rPr>
              <w:pPrChange w:id="12978" w:author="Strzelczyk, Anthony (A.)" w:date="2020-12-11T12:24:00Z">
                <w:pPr/>
              </w:pPrChange>
            </w:pPr>
            <w:del w:id="12979" w:author="Strzelczyk, Anthony (A.)" w:date="2020-12-10T12:23:00Z">
              <w:r w:rsidRPr="0070553F" w:rsidDel="00157BC5">
                <w:rPr>
                  <w:b/>
                  <w:lang w:val="en-GB"/>
                </w:rPr>
                <w:delText>Safety Goal Concept</w:delText>
              </w:r>
              <w:bookmarkStart w:id="12980" w:name="_Toc60752358"/>
              <w:bookmarkStart w:id="12981" w:name="_Toc61061151"/>
              <w:bookmarkStart w:id="12982" w:name="_Toc61516948"/>
              <w:bookmarkStart w:id="12983" w:name="_Toc61517353"/>
              <w:bookmarkStart w:id="12984" w:name="_Toc61517758"/>
              <w:bookmarkStart w:id="12985" w:name="_Toc62469444"/>
              <w:bookmarkStart w:id="12986" w:name="_Toc62469850"/>
              <w:bookmarkStart w:id="12987" w:name="_Toc62806189"/>
              <w:bookmarkStart w:id="12988" w:name="_Toc63148980"/>
              <w:bookmarkStart w:id="12989" w:name="_Toc64530256"/>
              <w:bookmarkStart w:id="12990" w:name="_Toc65959225"/>
              <w:bookmarkStart w:id="12991" w:name="_Toc66036172"/>
              <w:bookmarkStart w:id="12992" w:name="_Toc66169981"/>
              <w:bookmarkStart w:id="12993" w:name="_Toc66170395"/>
              <w:bookmarkStart w:id="12994" w:name="_Toc66171147"/>
              <w:bookmarkStart w:id="12995" w:name="_Toc66171530"/>
              <w:bookmarkStart w:id="12996" w:name="_Toc66171913"/>
              <w:bookmarkStart w:id="12997" w:name="_Toc70443000"/>
              <w:bookmarkStart w:id="12998" w:name="_Toc70494936"/>
              <w:bookmarkStart w:id="12999" w:name="_Toc70511106"/>
              <w:bookmarkStart w:id="13000" w:name="_Toc70511500"/>
              <w:bookmarkStart w:id="13001" w:name="_Toc70511883"/>
              <w:bookmarkStart w:id="13002" w:name="_Toc70512266"/>
              <w:bookmarkStart w:id="13003" w:name="_Toc89249996"/>
              <w:bookmarkStart w:id="13004" w:name="_Toc89439935"/>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del>
          </w:p>
        </w:tc>
        <w:tc>
          <w:tcPr>
            <w:tcW w:w="7943" w:type="dxa"/>
            <w:gridSpan w:val="3"/>
          </w:tcPr>
          <w:p w14:paraId="09A40283" w14:textId="27E71EF7" w:rsidR="00CE3BD6" w:rsidRPr="0070553F" w:rsidDel="00157BC5" w:rsidRDefault="00CE3BD6">
            <w:pPr>
              <w:spacing w:line="240" w:lineRule="atLeast"/>
              <w:rPr>
                <w:del w:id="13005" w:author="Strzelczyk, Anthony (A.)" w:date="2020-12-10T12:23:00Z"/>
              </w:rPr>
              <w:pPrChange w:id="13006" w:author="Strzelczyk, Anthony (A.)" w:date="2020-12-11T12:24:00Z">
                <w:pPr/>
              </w:pPrChange>
            </w:pPr>
            <w:del w:id="13007" w:author="Strzelczyk, Anthony (A.)" w:date="2020-12-10T12:23:00Z">
              <w:r w:rsidRPr="0070553F" w:rsidDel="00157BC5">
                <w:delText>&lt;fill in Safety Goal Concept incl. the Warning &amp; Recovery Concept and also the Safe Statel&gt;</w:delText>
              </w:r>
              <w:bookmarkStart w:id="13008" w:name="_Toc60752359"/>
              <w:bookmarkStart w:id="13009" w:name="_Toc61061152"/>
              <w:bookmarkStart w:id="13010" w:name="_Toc61516949"/>
              <w:bookmarkStart w:id="13011" w:name="_Toc61517354"/>
              <w:bookmarkStart w:id="13012" w:name="_Toc61517759"/>
              <w:bookmarkStart w:id="13013" w:name="_Toc62469445"/>
              <w:bookmarkStart w:id="13014" w:name="_Toc62469851"/>
              <w:bookmarkStart w:id="13015" w:name="_Toc62806190"/>
              <w:bookmarkStart w:id="13016" w:name="_Toc63148981"/>
              <w:bookmarkStart w:id="13017" w:name="_Toc64530257"/>
              <w:bookmarkStart w:id="13018" w:name="_Toc65959226"/>
              <w:bookmarkStart w:id="13019" w:name="_Toc66036173"/>
              <w:bookmarkStart w:id="13020" w:name="_Toc66169982"/>
              <w:bookmarkStart w:id="13021" w:name="_Toc66170396"/>
              <w:bookmarkStart w:id="13022" w:name="_Toc66171148"/>
              <w:bookmarkStart w:id="13023" w:name="_Toc66171531"/>
              <w:bookmarkStart w:id="13024" w:name="_Toc66171914"/>
              <w:bookmarkStart w:id="13025" w:name="_Toc70443001"/>
              <w:bookmarkStart w:id="13026" w:name="_Toc70494937"/>
              <w:bookmarkStart w:id="13027" w:name="_Toc70511107"/>
              <w:bookmarkStart w:id="13028" w:name="_Toc70511501"/>
              <w:bookmarkStart w:id="13029" w:name="_Toc70511884"/>
              <w:bookmarkStart w:id="13030" w:name="_Toc70512267"/>
              <w:bookmarkStart w:id="13031" w:name="_Toc89249997"/>
              <w:bookmarkStart w:id="13032" w:name="_Toc89439936"/>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del>
          </w:p>
        </w:tc>
        <w:bookmarkStart w:id="13033" w:name="_Toc60752360"/>
        <w:bookmarkStart w:id="13034" w:name="_Toc61061153"/>
        <w:bookmarkStart w:id="13035" w:name="_Toc61516950"/>
        <w:bookmarkStart w:id="13036" w:name="_Toc61517355"/>
        <w:bookmarkStart w:id="13037" w:name="_Toc61517760"/>
        <w:bookmarkStart w:id="13038" w:name="_Toc62469446"/>
        <w:bookmarkStart w:id="13039" w:name="_Toc62469852"/>
        <w:bookmarkStart w:id="13040" w:name="_Toc62806191"/>
        <w:bookmarkStart w:id="13041" w:name="_Toc63148982"/>
        <w:bookmarkStart w:id="13042" w:name="_Toc64530258"/>
        <w:bookmarkStart w:id="13043" w:name="_Toc65959227"/>
        <w:bookmarkStart w:id="13044" w:name="_Toc66036174"/>
        <w:bookmarkStart w:id="13045" w:name="_Toc66169983"/>
        <w:bookmarkStart w:id="13046" w:name="_Toc66170397"/>
        <w:bookmarkStart w:id="13047" w:name="_Toc66171149"/>
        <w:bookmarkStart w:id="13048" w:name="_Toc66171532"/>
        <w:bookmarkStart w:id="13049" w:name="_Toc66171915"/>
        <w:bookmarkStart w:id="13050" w:name="_Toc70443002"/>
        <w:bookmarkStart w:id="13051" w:name="_Toc70494938"/>
        <w:bookmarkStart w:id="13052" w:name="_Toc70511108"/>
        <w:bookmarkStart w:id="13053" w:name="_Toc70511502"/>
        <w:bookmarkStart w:id="13054" w:name="_Toc70511885"/>
        <w:bookmarkStart w:id="13055" w:name="_Toc70512268"/>
        <w:bookmarkStart w:id="13056" w:name="_Toc89249998"/>
        <w:bookmarkStart w:id="13057" w:name="_Toc89439937"/>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tr>
      <w:tr w:rsidR="00CE3BD6" w:rsidRPr="0070553F" w:rsidDel="00157BC5" w14:paraId="5291CB20" w14:textId="40608CCB" w:rsidTr="00D8338E">
        <w:trPr>
          <w:trHeight w:val="247"/>
          <w:del w:id="13058" w:author="Strzelczyk, Anthony (A.)" w:date="2020-12-10T12:23:00Z"/>
        </w:trPr>
        <w:tc>
          <w:tcPr>
            <w:tcW w:w="565" w:type="dxa"/>
            <w:vMerge/>
            <w:shd w:val="clear" w:color="auto" w:fill="auto"/>
          </w:tcPr>
          <w:p w14:paraId="663061EB" w14:textId="3809E7F9" w:rsidR="00CE3BD6" w:rsidRPr="0070553F" w:rsidDel="00157BC5" w:rsidRDefault="00CE3BD6">
            <w:pPr>
              <w:spacing w:line="240" w:lineRule="atLeast"/>
              <w:rPr>
                <w:del w:id="13059" w:author="Strzelczyk, Anthony (A.)" w:date="2020-12-10T12:23:00Z"/>
                <w:b/>
              </w:rPr>
              <w:pPrChange w:id="13060" w:author="Strzelczyk, Anthony (A.)" w:date="2020-12-11T12:24:00Z">
                <w:pPr/>
              </w:pPrChange>
            </w:pPr>
            <w:bookmarkStart w:id="13061" w:name="_Toc60752361"/>
            <w:bookmarkStart w:id="13062" w:name="_Toc61061154"/>
            <w:bookmarkStart w:id="13063" w:name="_Toc61516951"/>
            <w:bookmarkStart w:id="13064" w:name="_Toc61517356"/>
            <w:bookmarkStart w:id="13065" w:name="_Toc61517761"/>
            <w:bookmarkStart w:id="13066" w:name="_Toc62469447"/>
            <w:bookmarkStart w:id="13067" w:name="_Toc62469853"/>
            <w:bookmarkStart w:id="13068" w:name="_Toc62806192"/>
            <w:bookmarkStart w:id="13069" w:name="_Toc63148983"/>
            <w:bookmarkStart w:id="13070" w:name="_Toc64530259"/>
            <w:bookmarkStart w:id="13071" w:name="_Toc65959228"/>
            <w:bookmarkStart w:id="13072" w:name="_Toc66036175"/>
            <w:bookmarkStart w:id="13073" w:name="_Toc66169984"/>
            <w:bookmarkStart w:id="13074" w:name="_Toc66170398"/>
            <w:bookmarkStart w:id="13075" w:name="_Toc66171150"/>
            <w:bookmarkStart w:id="13076" w:name="_Toc66171533"/>
            <w:bookmarkStart w:id="13077" w:name="_Toc66171916"/>
            <w:bookmarkStart w:id="13078" w:name="_Toc70443003"/>
            <w:bookmarkStart w:id="13079" w:name="_Toc70494939"/>
            <w:bookmarkStart w:id="13080" w:name="_Toc70511109"/>
            <w:bookmarkStart w:id="13081" w:name="_Toc70511503"/>
            <w:bookmarkStart w:id="13082" w:name="_Toc70511886"/>
            <w:bookmarkStart w:id="13083" w:name="_Toc70512269"/>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p>
        </w:tc>
        <w:tc>
          <w:tcPr>
            <w:tcW w:w="1727" w:type="dxa"/>
            <w:shd w:val="clear" w:color="auto" w:fill="E0E0E0"/>
          </w:tcPr>
          <w:p w14:paraId="692954CD" w14:textId="1796CE02" w:rsidR="00CE3BD6" w:rsidRPr="0070553F" w:rsidDel="00157BC5" w:rsidRDefault="00CE3BD6">
            <w:pPr>
              <w:spacing w:line="240" w:lineRule="atLeast"/>
              <w:rPr>
                <w:del w:id="13084" w:author="Strzelczyk, Anthony (A.)" w:date="2020-12-10T12:23:00Z"/>
                <w:b/>
                <w:lang w:val="en-GB"/>
              </w:rPr>
              <w:pPrChange w:id="13085" w:author="Strzelczyk, Anthony (A.)" w:date="2020-12-11T12:24:00Z">
                <w:pPr/>
              </w:pPrChange>
            </w:pPr>
            <w:del w:id="13086" w:author="Strzelczyk, Anthony (A.)" w:date="2020-12-10T12:23:00Z">
              <w:r w:rsidRPr="0070553F" w:rsidDel="00157BC5">
                <w:rPr>
                  <w:b/>
                  <w:lang w:val="en-GB"/>
                </w:rPr>
                <w:delText>ASIL</w:delText>
              </w:r>
              <w:bookmarkStart w:id="13087" w:name="_Toc60752362"/>
              <w:bookmarkStart w:id="13088" w:name="_Toc61061155"/>
              <w:bookmarkStart w:id="13089" w:name="_Toc61516952"/>
              <w:bookmarkStart w:id="13090" w:name="_Toc61517357"/>
              <w:bookmarkStart w:id="13091" w:name="_Toc61517762"/>
              <w:bookmarkStart w:id="13092" w:name="_Toc62469448"/>
              <w:bookmarkStart w:id="13093" w:name="_Toc62469854"/>
              <w:bookmarkStart w:id="13094" w:name="_Toc62806193"/>
              <w:bookmarkStart w:id="13095" w:name="_Toc63148984"/>
              <w:bookmarkStart w:id="13096" w:name="_Toc64530260"/>
              <w:bookmarkStart w:id="13097" w:name="_Toc65959229"/>
              <w:bookmarkStart w:id="13098" w:name="_Toc66036176"/>
              <w:bookmarkStart w:id="13099" w:name="_Toc66169985"/>
              <w:bookmarkStart w:id="13100" w:name="_Toc66170399"/>
              <w:bookmarkStart w:id="13101" w:name="_Toc66171151"/>
              <w:bookmarkStart w:id="13102" w:name="_Toc66171534"/>
              <w:bookmarkStart w:id="13103" w:name="_Toc66171917"/>
              <w:bookmarkStart w:id="13104" w:name="_Toc70443004"/>
              <w:bookmarkStart w:id="13105" w:name="_Toc70494940"/>
              <w:bookmarkStart w:id="13106" w:name="_Toc70511110"/>
              <w:bookmarkStart w:id="13107" w:name="_Toc70511504"/>
              <w:bookmarkStart w:id="13108" w:name="_Toc70511887"/>
              <w:bookmarkStart w:id="13109" w:name="_Toc70512270"/>
              <w:bookmarkStart w:id="13110" w:name="_Toc89249999"/>
              <w:bookmarkStart w:id="13111" w:name="_Toc89439938"/>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del>
          </w:p>
        </w:tc>
        <w:tc>
          <w:tcPr>
            <w:tcW w:w="2528" w:type="dxa"/>
          </w:tcPr>
          <w:p w14:paraId="71A733E8" w14:textId="0F69DAB4" w:rsidR="00CE3BD6" w:rsidRPr="0070553F" w:rsidDel="00157BC5" w:rsidRDefault="00CE3BD6">
            <w:pPr>
              <w:spacing w:line="240" w:lineRule="atLeast"/>
              <w:rPr>
                <w:del w:id="13112" w:author="Strzelczyk, Anthony (A.)" w:date="2020-12-10T12:23:00Z"/>
              </w:rPr>
              <w:pPrChange w:id="13113" w:author="Strzelczyk, Anthony (A.)" w:date="2020-12-11T12:24:00Z">
                <w:pPr/>
              </w:pPrChange>
            </w:pPr>
            <w:bookmarkStart w:id="13114" w:name="_Toc60752363"/>
            <w:bookmarkStart w:id="13115" w:name="_Toc61061156"/>
            <w:bookmarkStart w:id="13116" w:name="_Toc61516953"/>
            <w:bookmarkStart w:id="13117" w:name="_Toc61517358"/>
            <w:bookmarkStart w:id="13118" w:name="_Toc61517763"/>
            <w:bookmarkStart w:id="13119" w:name="_Toc62469449"/>
            <w:bookmarkStart w:id="13120" w:name="_Toc62469855"/>
            <w:bookmarkStart w:id="13121" w:name="_Toc62806194"/>
            <w:bookmarkStart w:id="13122" w:name="_Toc63148985"/>
            <w:bookmarkStart w:id="13123" w:name="_Toc64530261"/>
            <w:bookmarkStart w:id="13124" w:name="_Toc65959230"/>
            <w:bookmarkStart w:id="13125" w:name="_Toc66036177"/>
            <w:bookmarkStart w:id="13126" w:name="_Toc66169986"/>
            <w:bookmarkStart w:id="13127" w:name="_Toc66170400"/>
            <w:bookmarkStart w:id="13128" w:name="_Toc66171152"/>
            <w:bookmarkStart w:id="13129" w:name="_Toc66171535"/>
            <w:bookmarkStart w:id="13130" w:name="_Toc66171918"/>
            <w:bookmarkStart w:id="13131" w:name="_Toc70443005"/>
            <w:bookmarkStart w:id="13132" w:name="_Toc70494941"/>
            <w:bookmarkStart w:id="13133" w:name="_Toc70511111"/>
            <w:bookmarkStart w:id="13134" w:name="_Toc70511505"/>
            <w:bookmarkStart w:id="13135" w:name="_Toc70511888"/>
            <w:bookmarkStart w:id="13136" w:name="_Toc70512271"/>
            <w:bookmarkStart w:id="13137" w:name="_Toc89250000"/>
            <w:bookmarkStart w:id="13138" w:name="_Toc89439939"/>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p>
        </w:tc>
        <w:tc>
          <w:tcPr>
            <w:tcW w:w="737" w:type="dxa"/>
            <w:shd w:val="clear" w:color="auto" w:fill="E0E0E0"/>
          </w:tcPr>
          <w:p w14:paraId="367F39A7" w14:textId="405EF124" w:rsidR="00CE3BD6" w:rsidRPr="0070553F" w:rsidDel="00157BC5" w:rsidRDefault="00CE3BD6">
            <w:pPr>
              <w:spacing w:line="240" w:lineRule="atLeast"/>
              <w:rPr>
                <w:del w:id="13139" w:author="Strzelczyk, Anthony (A.)" w:date="2020-12-10T12:23:00Z"/>
              </w:rPr>
              <w:pPrChange w:id="13140" w:author="Strzelczyk, Anthony (A.)" w:date="2020-12-11T12:24:00Z">
                <w:pPr/>
              </w:pPrChange>
            </w:pPr>
            <w:del w:id="13141" w:author="Strzelczyk, Anthony (A.)" w:date="2020-12-10T12:23:00Z">
              <w:r w:rsidRPr="0070553F" w:rsidDel="00157BC5">
                <w:rPr>
                  <w:b/>
                  <w:lang w:val="en-GB"/>
                </w:rPr>
                <w:delText>FTTI</w:delText>
              </w:r>
              <w:bookmarkStart w:id="13142" w:name="_Toc60752364"/>
              <w:bookmarkStart w:id="13143" w:name="_Toc61061157"/>
              <w:bookmarkStart w:id="13144" w:name="_Toc61516954"/>
              <w:bookmarkStart w:id="13145" w:name="_Toc61517359"/>
              <w:bookmarkStart w:id="13146" w:name="_Toc61517764"/>
              <w:bookmarkStart w:id="13147" w:name="_Toc62469450"/>
              <w:bookmarkStart w:id="13148" w:name="_Toc62469856"/>
              <w:bookmarkStart w:id="13149" w:name="_Toc62806195"/>
              <w:bookmarkStart w:id="13150" w:name="_Toc63148986"/>
              <w:bookmarkStart w:id="13151" w:name="_Toc64530262"/>
              <w:bookmarkStart w:id="13152" w:name="_Toc65959231"/>
              <w:bookmarkStart w:id="13153" w:name="_Toc66036178"/>
              <w:bookmarkStart w:id="13154" w:name="_Toc66169987"/>
              <w:bookmarkStart w:id="13155" w:name="_Toc66170401"/>
              <w:bookmarkStart w:id="13156" w:name="_Toc66171153"/>
              <w:bookmarkStart w:id="13157" w:name="_Toc66171536"/>
              <w:bookmarkStart w:id="13158" w:name="_Toc66171919"/>
              <w:bookmarkStart w:id="13159" w:name="_Toc70443006"/>
              <w:bookmarkStart w:id="13160" w:name="_Toc70494942"/>
              <w:bookmarkStart w:id="13161" w:name="_Toc70511112"/>
              <w:bookmarkStart w:id="13162" w:name="_Toc70511506"/>
              <w:bookmarkStart w:id="13163" w:name="_Toc70511889"/>
              <w:bookmarkStart w:id="13164" w:name="_Toc70512272"/>
              <w:bookmarkStart w:id="13165" w:name="_Toc89250001"/>
              <w:bookmarkStart w:id="13166" w:name="_Toc89439940"/>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del>
          </w:p>
        </w:tc>
        <w:tc>
          <w:tcPr>
            <w:tcW w:w="4678" w:type="dxa"/>
          </w:tcPr>
          <w:p w14:paraId="49D38493" w14:textId="0D3B8B6D" w:rsidR="00CE3BD6" w:rsidRPr="0070553F" w:rsidDel="00157BC5" w:rsidRDefault="00D8338E">
            <w:pPr>
              <w:spacing w:line="240" w:lineRule="atLeast"/>
              <w:rPr>
                <w:del w:id="13167" w:author="Strzelczyk, Anthony (A.)" w:date="2020-12-10T12:23:00Z"/>
              </w:rPr>
              <w:pPrChange w:id="13168" w:author="Strzelczyk, Anthony (A.)" w:date="2020-12-11T12:24:00Z">
                <w:pPr/>
              </w:pPrChange>
            </w:pPr>
            <w:del w:id="13169" w:author="Strzelczyk, Anthony (A.)" w:date="2020-12-10T12:23:00Z">
              <w:r w:rsidDel="00157BC5">
                <w:delText>&lt;fill in Fault Tolerant Time Interval (if applicable)&gt;</w:delText>
              </w:r>
              <w:bookmarkStart w:id="13170" w:name="_Toc60752365"/>
              <w:bookmarkStart w:id="13171" w:name="_Toc61061158"/>
              <w:bookmarkStart w:id="13172" w:name="_Toc61516955"/>
              <w:bookmarkStart w:id="13173" w:name="_Toc61517360"/>
              <w:bookmarkStart w:id="13174" w:name="_Toc61517765"/>
              <w:bookmarkStart w:id="13175" w:name="_Toc62469451"/>
              <w:bookmarkStart w:id="13176" w:name="_Toc62469857"/>
              <w:bookmarkStart w:id="13177" w:name="_Toc62806196"/>
              <w:bookmarkStart w:id="13178" w:name="_Toc63148987"/>
              <w:bookmarkStart w:id="13179" w:name="_Toc64530263"/>
              <w:bookmarkStart w:id="13180" w:name="_Toc65959232"/>
              <w:bookmarkStart w:id="13181" w:name="_Toc66036179"/>
              <w:bookmarkStart w:id="13182" w:name="_Toc66169988"/>
              <w:bookmarkStart w:id="13183" w:name="_Toc66170402"/>
              <w:bookmarkStart w:id="13184" w:name="_Toc66171154"/>
              <w:bookmarkStart w:id="13185" w:name="_Toc66171537"/>
              <w:bookmarkStart w:id="13186" w:name="_Toc66171920"/>
              <w:bookmarkStart w:id="13187" w:name="_Toc70443007"/>
              <w:bookmarkStart w:id="13188" w:name="_Toc70494943"/>
              <w:bookmarkStart w:id="13189" w:name="_Toc70511113"/>
              <w:bookmarkStart w:id="13190" w:name="_Toc70511507"/>
              <w:bookmarkStart w:id="13191" w:name="_Toc70511890"/>
              <w:bookmarkStart w:id="13192" w:name="_Toc70512273"/>
              <w:bookmarkStart w:id="13193" w:name="_Toc89250002"/>
              <w:bookmarkStart w:id="13194" w:name="_Toc89439941"/>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del>
          </w:p>
        </w:tc>
        <w:bookmarkStart w:id="13195" w:name="_Toc60752366"/>
        <w:bookmarkStart w:id="13196" w:name="_Toc61061159"/>
        <w:bookmarkStart w:id="13197" w:name="_Toc61516956"/>
        <w:bookmarkStart w:id="13198" w:name="_Toc61517361"/>
        <w:bookmarkStart w:id="13199" w:name="_Toc61517766"/>
        <w:bookmarkStart w:id="13200" w:name="_Toc62469452"/>
        <w:bookmarkStart w:id="13201" w:name="_Toc62469858"/>
        <w:bookmarkStart w:id="13202" w:name="_Toc62806197"/>
        <w:bookmarkStart w:id="13203" w:name="_Toc63148988"/>
        <w:bookmarkStart w:id="13204" w:name="_Toc64530264"/>
        <w:bookmarkStart w:id="13205" w:name="_Toc65959233"/>
        <w:bookmarkStart w:id="13206" w:name="_Toc66036180"/>
        <w:bookmarkStart w:id="13207" w:name="_Toc66169989"/>
        <w:bookmarkStart w:id="13208" w:name="_Toc66170403"/>
        <w:bookmarkStart w:id="13209" w:name="_Toc66171155"/>
        <w:bookmarkStart w:id="13210" w:name="_Toc66171538"/>
        <w:bookmarkStart w:id="13211" w:name="_Toc66171921"/>
        <w:bookmarkStart w:id="13212" w:name="_Toc70443008"/>
        <w:bookmarkStart w:id="13213" w:name="_Toc70494944"/>
        <w:bookmarkStart w:id="13214" w:name="_Toc70511114"/>
        <w:bookmarkStart w:id="13215" w:name="_Toc70511508"/>
        <w:bookmarkStart w:id="13216" w:name="_Toc70511891"/>
        <w:bookmarkStart w:id="13217" w:name="_Toc70512274"/>
        <w:bookmarkStart w:id="13218" w:name="_Toc89250003"/>
        <w:bookmarkStart w:id="13219" w:name="_Toc89439942"/>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tr>
      <w:tr w:rsidR="00CE3BD6" w:rsidRPr="0070553F" w:rsidDel="00157BC5" w14:paraId="4E1DC593" w14:textId="7BBC59B2" w:rsidTr="00D8338E">
        <w:trPr>
          <w:trHeight w:val="247"/>
          <w:del w:id="13220" w:author="Strzelczyk, Anthony (A.)" w:date="2020-12-10T12:23:00Z"/>
        </w:trPr>
        <w:tc>
          <w:tcPr>
            <w:tcW w:w="565" w:type="dxa"/>
            <w:vMerge/>
            <w:shd w:val="clear" w:color="auto" w:fill="auto"/>
          </w:tcPr>
          <w:p w14:paraId="3E2A6EA8" w14:textId="53062A6D" w:rsidR="00CE3BD6" w:rsidRPr="0070553F" w:rsidDel="00157BC5" w:rsidRDefault="00CE3BD6">
            <w:pPr>
              <w:spacing w:line="240" w:lineRule="atLeast"/>
              <w:rPr>
                <w:del w:id="13221" w:author="Strzelczyk, Anthony (A.)" w:date="2020-12-10T12:23:00Z"/>
                <w:b/>
              </w:rPr>
              <w:pPrChange w:id="13222" w:author="Strzelczyk, Anthony (A.)" w:date="2020-12-11T12:24:00Z">
                <w:pPr/>
              </w:pPrChange>
            </w:pPr>
            <w:bookmarkStart w:id="13223" w:name="_Toc60752367"/>
            <w:bookmarkStart w:id="13224" w:name="_Toc61061160"/>
            <w:bookmarkStart w:id="13225" w:name="_Toc61516957"/>
            <w:bookmarkStart w:id="13226" w:name="_Toc61517362"/>
            <w:bookmarkStart w:id="13227" w:name="_Toc61517767"/>
            <w:bookmarkStart w:id="13228" w:name="_Toc62469453"/>
            <w:bookmarkStart w:id="13229" w:name="_Toc62469859"/>
            <w:bookmarkStart w:id="13230" w:name="_Toc62806198"/>
            <w:bookmarkStart w:id="13231" w:name="_Toc63148989"/>
            <w:bookmarkStart w:id="13232" w:name="_Toc64530265"/>
            <w:bookmarkStart w:id="13233" w:name="_Toc65959234"/>
            <w:bookmarkStart w:id="13234" w:name="_Toc66036181"/>
            <w:bookmarkStart w:id="13235" w:name="_Toc66169990"/>
            <w:bookmarkStart w:id="13236" w:name="_Toc66170404"/>
            <w:bookmarkStart w:id="13237" w:name="_Toc66171156"/>
            <w:bookmarkStart w:id="13238" w:name="_Toc66171539"/>
            <w:bookmarkStart w:id="13239" w:name="_Toc66171922"/>
            <w:bookmarkStart w:id="13240" w:name="_Toc70443009"/>
            <w:bookmarkStart w:id="13241" w:name="_Toc70494945"/>
            <w:bookmarkStart w:id="13242" w:name="_Toc70511115"/>
            <w:bookmarkStart w:id="13243" w:name="_Toc70511509"/>
            <w:bookmarkStart w:id="13244" w:name="_Toc70511892"/>
            <w:bookmarkStart w:id="13245" w:name="_Toc70512275"/>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p>
        </w:tc>
        <w:tc>
          <w:tcPr>
            <w:tcW w:w="1727" w:type="dxa"/>
            <w:shd w:val="clear" w:color="auto" w:fill="E0E0E0"/>
          </w:tcPr>
          <w:p w14:paraId="7CE3E950" w14:textId="5DCF78BE" w:rsidR="00CE3BD6" w:rsidRPr="0070553F" w:rsidDel="00157BC5" w:rsidRDefault="00CE3BD6">
            <w:pPr>
              <w:spacing w:line="240" w:lineRule="atLeast"/>
              <w:rPr>
                <w:del w:id="13246" w:author="Strzelczyk, Anthony (A.)" w:date="2020-12-10T12:23:00Z"/>
                <w:b/>
                <w:lang w:val="en-GB"/>
              </w:rPr>
              <w:pPrChange w:id="13247" w:author="Strzelczyk, Anthony (A.)" w:date="2020-12-11T12:24:00Z">
                <w:pPr/>
              </w:pPrChange>
            </w:pPr>
            <w:del w:id="13248" w:author="Strzelczyk, Anthony (A.)" w:date="2020-12-10T12:23:00Z">
              <w:r w:rsidRPr="0070553F" w:rsidDel="00157BC5">
                <w:rPr>
                  <w:b/>
                  <w:lang w:val="en-GB"/>
                </w:rPr>
                <w:delText>Related FSR IDs</w:delText>
              </w:r>
              <w:bookmarkStart w:id="13249" w:name="_Toc60752368"/>
              <w:bookmarkStart w:id="13250" w:name="_Toc61061161"/>
              <w:bookmarkStart w:id="13251" w:name="_Toc61516958"/>
              <w:bookmarkStart w:id="13252" w:name="_Toc61517363"/>
              <w:bookmarkStart w:id="13253" w:name="_Toc61517768"/>
              <w:bookmarkStart w:id="13254" w:name="_Toc62469454"/>
              <w:bookmarkStart w:id="13255" w:name="_Toc62469860"/>
              <w:bookmarkStart w:id="13256" w:name="_Toc62806199"/>
              <w:bookmarkStart w:id="13257" w:name="_Toc63148990"/>
              <w:bookmarkStart w:id="13258" w:name="_Toc64530266"/>
              <w:bookmarkStart w:id="13259" w:name="_Toc65959235"/>
              <w:bookmarkStart w:id="13260" w:name="_Toc66036182"/>
              <w:bookmarkStart w:id="13261" w:name="_Toc66169991"/>
              <w:bookmarkStart w:id="13262" w:name="_Toc66170405"/>
              <w:bookmarkStart w:id="13263" w:name="_Toc66171157"/>
              <w:bookmarkStart w:id="13264" w:name="_Toc66171540"/>
              <w:bookmarkStart w:id="13265" w:name="_Toc66171923"/>
              <w:bookmarkStart w:id="13266" w:name="_Toc70443010"/>
              <w:bookmarkStart w:id="13267" w:name="_Toc70494946"/>
              <w:bookmarkStart w:id="13268" w:name="_Toc70511116"/>
              <w:bookmarkStart w:id="13269" w:name="_Toc70511510"/>
              <w:bookmarkStart w:id="13270" w:name="_Toc70511893"/>
              <w:bookmarkStart w:id="13271" w:name="_Toc70512276"/>
              <w:bookmarkStart w:id="13272" w:name="_Toc89250004"/>
              <w:bookmarkStart w:id="13273" w:name="_Toc89439943"/>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del>
          </w:p>
        </w:tc>
        <w:tc>
          <w:tcPr>
            <w:tcW w:w="7943" w:type="dxa"/>
            <w:gridSpan w:val="3"/>
          </w:tcPr>
          <w:p w14:paraId="4E7A8A70" w14:textId="7B580B74" w:rsidR="00CE3BD6" w:rsidRPr="0070553F" w:rsidDel="00157BC5" w:rsidRDefault="00CE3BD6">
            <w:pPr>
              <w:spacing w:line="240" w:lineRule="atLeast"/>
              <w:rPr>
                <w:del w:id="13274" w:author="Strzelczyk, Anthony (A.)" w:date="2020-12-10T12:23:00Z"/>
              </w:rPr>
              <w:pPrChange w:id="13275" w:author="Strzelczyk, Anthony (A.)" w:date="2020-12-11T12:24:00Z">
                <w:pPr/>
              </w:pPrChange>
            </w:pPr>
            <w:bookmarkStart w:id="13276" w:name="_Toc60752369"/>
            <w:bookmarkStart w:id="13277" w:name="_Toc61061162"/>
            <w:bookmarkStart w:id="13278" w:name="_Toc61516959"/>
            <w:bookmarkStart w:id="13279" w:name="_Toc61517364"/>
            <w:bookmarkStart w:id="13280" w:name="_Toc61517769"/>
            <w:bookmarkStart w:id="13281" w:name="_Toc62469455"/>
            <w:bookmarkStart w:id="13282" w:name="_Toc62469861"/>
            <w:bookmarkStart w:id="13283" w:name="_Toc62806200"/>
            <w:bookmarkStart w:id="13284" w:name="_Toc63148991"/>
            <w:bookmarkStart w:id="13285" w:name="_Toc64530267"/>
            <w:bookmarkStart w:id="13286" w:name="_Toc65959236"/>
            <w:bookmarkStart w:id="13287" w:name="_Toc66036183"/>
            <w:bookmarkStart w:id="13288" w:name="_Toc66169992"/>
            <w:bookmarkStart w:id="13289" w:name="_Toc66170406"/>
            <w:bookmarkStart w:id="13290" w:name="_Toc66171158"/>
            <w:bookmarkStart w:id="13291" w:name="_Toc66171541"/>
            <w:bookmarkStart w:id="13292" w:name="_Toc66171924"/>
            <w:bookmarkStart w:id="13293" w:name="_Toc70443011"/>
            <w:bookmarkStart w:id="13294" w:name="_Toc70494947"/>
            <w:bookmarkStart w:id="13295" w:name="_Toc70511117"/>
            <w:bookmarkStart w:id="13296" w:name="_Toc70511511"/>
            <w:bookmarkStart w:id="13297" w:name="_Toc70511894"/>
            <w:bookmarkStart w:id="13298" w:name="_Toc70512277"/>
            <w:bookmarkStart w:id="13299" w:name="_Toc89250005"/>
            <w:bookmarkStart w:id="13300" w:name="_Toc89439944"/>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p>
        </w:tc>
        <w:bookmarkStart w:id="13301" w:name="_Toc60752370"/>
        <w:bookmarkStart w:id="13302" w:name="_Toc61061163"/>
        <w:bookmarkStart w:id="13303" w:name="_Toc61516960"/>
        <w:bookmarkStart w:id="13304" w:name="_Toc61517365"/>
        <w:bookmarkStart w:id="13305" w:name="_Toc61517770"/>
        <w:bookmarkStart w:id="13306" w:name="_Toc62469456"/>
        <w:bookmarkStart w:id="13307" w:name="_Toc62469862"/>
        <w:bookmarkStart w:id="13308" w:name="_Toc62806201"/>
        <w:bookmarkStart w:id="13309" w:name="_Toc63148992"/>
        <w:bookmarkStart w:id="13310" w:name="_Toc64530268"/>
        <w:bookmarkStart w:id="13311" w:name="_Toc65959237"/>
        <w:bookmarkStart w:id="13312" w:name="_Toc66036184"/>
        <w:bookmarkStart w:id="13313" w:name="_Toc66169993"/>
        <w:bookmarkStart w:id="13314" w:name="_Toc66170407"/>
        <w:bookmarkStart w:id="13315" w:name="_Toc66171159"/>
        <w:bookmarkStart w:id="13316" w:name="_Toc66171542"/>
        <w:bookmarkStart w:id="13317" w:name="_Toc66171925"/>
        <w:bookmarkStart w:id="13318" w:name="_Toc70443012"/>
        <w:bookmarkStart w:id="13319" w:name="_Toc70494948"/>
        <w:bookmarkStart w:id="13320" w:name="_Toc70511118"/>
        <w:bookmarkStart w:id="13321" w:name="_Toc70511512"/>
        <w:bookmarkStart w:id="13322" w:name="_Toc70511895"/>
        <w:bookmarkStart w:id="13323" w:name="_Toc70512278"/>
        <w:bookmarkStart w:id="13324" w:name="_Toc89250006"/>
        <w:bookmarkStart w:id="13325" w:name="_Toc89439945"/>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tr>
      <w:tr w:rsidR="00CE3BD6" w:rsidRPr="0070553F" w:rsidDel="00157BC5" w14:paraId="39DFD93B" w14:textId="47CA945C" w:rsidTr="00D8338E">
        <w:trPr>
          <w:trHeight w:val="247"/>
          <w:del w:id="13326" w:author="Strzelczyk, Anthony (A.)" w:date="2020-12-10T12:23:00Z"/>
        </w:trPr>
        <w:tc>
          <w:tcPr>
            <w:tcW w:w="565" w:type="dxa"/>
            <w:vMerge w:val="restart"/>
            <w:shd w:val="clear" w:color="auto" w:fill="auto"/>
          </w:tcPr>
          <w:p w14:paraId="67317EE7" w14:textId="7937A210" w:rsidR="00CE3BD6" w:rsidRPr="0070553F" w:rsidDel="00157BC5" w:rsidRDefault="00CE3BD6">
            <w:pPr>
              <w:spacing w:line="240" w:lineRule="atLeast"/>
              <w:rPr>
                <w:del w:id="13327" w:author="Strzelczyk, Anthony (A.)" w:date="2020-12-10T12:23:00Z"/>
                <w:b/>
              </w:rPr>
              <w:pPrChange w:id="13328" w:author="Strzelczyk, Anthony (A.)" w:date="2020-12-11T12:24:00Z">
                <w:pPr/>
              </w:pPrChange>
            </w:pPr>
            <w:del w:id="13329" w:author="Strzelczyk, Anthony (A.)" w:date="2020-12-10T12:23:00Z">
              <w:r w:rsidRPr="0070553F" w:rsidDel="00157BC5">
                <w:rPr>
                  <w:b/>
                </w:rPr>
                <w:delText>2</w:delText>
              </w:r>
              <w:bookmarkStart w:id="13330" w:name="_Toc60752371"/>
              <w:bookmarkStart w:id="13331" w:name="_Toc61061164"/>
              <w:bookmarkStart w:id="13332" w:name="_Toc61516961"/>
              <w:bookmarkStart w:id="13333" w:name="_Toc61517366"/>
              <w:bookmarkStart w:id="13334" w:name="_Toc61517771"/>
              <w:bookmarkStart w:id="13335" w:name="_Toc62469457"/>
              <w:bookmarkStart w:id="13336" w:name="_Toc62469863"/>
              <w:bookmarkStart w:id="13337" w:name="_Toc62806202"/>
              <w:bookmarkStart w:id="13338" w:name="_Toc63148993"/>
              <w:bookmarkStart w:id="13339" w:name="_Toc64530269"/>
              <w:bookmarkStart w:id="13340" w:name="_Toc65959238"/>
              <w:bookmarkStart w:id="13341" w:name="_Toc66036185"/>
              <w:bookmarkStart w:id="13342" w:name="_Toc66169994"/>
              <w:bookmarkStart w:id="13343" w:name="_Toc66170408"/>
              <w:bookmarkStart w:id="13344" w:name="_Toc66171160"/>
              <w:bookmarkStart w:id="13345" w:name="_Toc66171543"/>
              <w:bookmarkStart w:id="13346" w:name="_Toc66171926"/>
              <w:bookmarkStart w:id="13347" w:name="_Toc70443013"/>
              <w:bookmarkStart w:id="13348" w:name="_Toc70494949"/>
              <w:bookmarkStart w:id="13349" w:name="_Toc70511119"/>
              <w:bookmarkStart w:id="13350" w:name="_Toc70511513"/>
              <w:bookmarkStart w:id="13351" w:name="_Toc70511896"/>
              <w:bookmarkStart w:id="13352" w:name="_Toc70512279"/>
              <w:bookmarkStart w:id="13353" w:name="_Toc89250007"/>
              <w:bookmarkStart w:id="13354" w:name="_Toc89439946"/>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del>
          </w:p>
        </w:tc>
        <w:tc>
          <w:tcPr>
            <w:tcW w:w="1727" w:type="dxa"/>
            <w:shd w:val="clear" w:color="auto" w:fill="E0E0E0"/>
          </w:tcPr>
          <w:p w14:paraId="70DE5056" w14:textId="54C719FF" w:rsidR="00CE3BD6" w:rsidRPr="0070553F" w:rsidDel="00157BC5" w:rsidRDefault="00CE3BD6">
            <w:pPr>
              <w:spacing w:line="240" w:lineRule="atLeast"/>
              <w:rPr>
                <w:del w:id="13355" w:author="Strzelczyk, Anthony (A.)" w:date="2020-12-10T12:23:00Z"/>
                <w:b/>
              </w:rPr>
              <w:pPrChange w:id="13356" w:author="Strzelczyk, Anthony (A.)" w:date="2020-12-11T12:24:00Z">
                <w:pPr/>
              </w:pPrChange>
            </w:pPr>
            <w:del w:id="13357" w:author="Strzelczyk, Anthony (A.)" w:date="2020-12-10T12:23:00Z">
              <w:r w:rsidRPr="0070553F" w:rsidDel="00157BC5">
                <w:rPr>
                  <w:b/>
                  <w:lang w:val="en-GB"/>
                </w:rPr>
                <w:delText>Goal Name</w:delText>
              </w:r>
              <w:bookmarkStart w:id="13358" w:name="_Toc60752372"/>
              <w:bookmarkStart w:id="13359" w:name="_Toc61061165"/>
              <w:bookmarkStart w:id="13360" w:name="_Toc61516962"/>
              <w:bookmarkStart w:id="13361" w:name="_Toc61517367"/>
              <w:bookmarkStart w:id="13362" w:name="_Toc61517772"/>
              <w:bookmarkStart w:id="13363" w:name="_Toc62469458"/>
              <w:bookmarkStart w:id="13364" w:name="_Toc62469864"/>
              <w:bookmarkStart w:id="13365" w:name="_Toc62806203"/>
              <w:bookmarkStart w:id="13366" w:name="_Toc63148994"/>
              <w:bookmarkStart w:id="13367" w:name="_Toc64530270"/>
              <w:bookmarkStart w:id="13368" w:name="_Toc65959239"/>
              <w:bookmarkStart w:id="13369" w:name="_Toc66036186"/>
              <w:bookmarkStart w:id="13370" w:name="_Toc66169995"/>
              <w:bookmarkStart w:id="13371" w:name="_Toc66170409"/>
              <w:bookmarkStart w:id="13372" w:name="_Toc66171161"/>
              <w:bookmarkStart w:id="13373" w:name="_Toc66171544"/>
              <w:bookmarkStart w:id="13374" w:name="_Toc66171927"/>
              <w:bookmarkStart w:id="13375" w:name="_Toc70443014"/>
              <w:bookmarkStart w:id="13376" w:name="_Toc70494950"/>
              <w:bookmarkStart w:id="13377" w:name="_Toc70511120"/>
              <w:bookmarkStart w:id="13378" w:name="_Toc70511514"/>
              <w:bookmarkStart w:id="13379" w:name="_Toc70511897"/>
              <w:bookmarkStart w:id="13380" w:name="_Toc70512280"/>
              <w:bookmarkStart w:id="13381" w:name="_Toc89250008"/>
              <w:bookmarkStart w:id="13382" w:name="_Toc8943994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del>
          </w:p>
        </w:tc>
        <w:tc>
          <w:tcPr>
            <w:tcW w:w="7943" w:type="dxa"/>
            <w:gridSpan w:val="3"/>
          </w:tcPr>
          <w:p w14:paraId="1BBCED14" w14:textId="753D3296" w:rsidR="00CE3BD6" w:rsidRPr="0070553F" w:rsidDel="00157BC5" w:rsidRDefault="00CE3BD6">
            <w:pPr>
              <w:spacing w:line="240" w:lineRule="atLeast"/>
              <w:rPr>
                <w:del w:id="13383" w:author="Strzelczyk, Anthony (A.)" w:date="2020-12-10T12:23:00Z"/>
              </w:rPr>
              <w:pPrChange w:id="13384" w:author="Strzelczyk, Anthony (A.)" w:date="2020-12-11T12:24:00Z">
                <w:pPr/>
              </w:pPrChange>
            </w:pPr>
            <w:bookmarkStart w:id="13385" w:name="_Toc60752373"/>
            <w:bookmarkStart w:id="13386" w:name="_Toc61061166"/>
            <w:bookmarkStart w:id="13387" w:name="_Toc61516963"/>
            <w:bookmarkStart w:id="13388" w:name="_Toc61517368"/>
            <w:bookmarkStart w:id="13389" w:name="_Toc61517773"/>
            <w:bookmarkStart w:id="13390" w:name="_Toc62469459"/>
            <w:bookmarkStart w:id="13391" w:name="_Toc62469865"/>
            <w:bookmarkStart w:id="13392" w:name="_Toc62806204"/>
            <w:bookmarkStart w:id="13393" w:name="_Toc63148995"/>
            <w:bookmarkStart w:id="13394" w:name="_Toc64530271"/>
            <w:bookmarkStart w:id="13395" w:name="_Toc65959240"/>
            <w:bookmarkStart w:id="13396" w:name="_Toc66036187"/>
            <w:bookmarkStart w:id="13397" w:name="_Toc66169996"/>
            <w:bookmarkStart w:id="13398" w:name="_Toc66170410"/>
            <w:bookmarkStart w:id="13399" w:name="_Toc66171162"/>
            <w:bookmarkStart w:id="13400" w:name="_Toc66171545"/>
            <w:bookmarkStart w:id="13401" w:name="_Toc66171928"/>
            <w:bookmarkStart w:id="13402" w:name="_Toc70443015"/>
            <w:bookmarkStart w:id="13403" w:name="_Toc70494951"/>
            <w:bookmarkStart w:id="13404" w:name="_Toc70511121"/>
            <w:bookmarkStart w:id="13405" w:name="_Toc70511515"/>
            <w:bookmarkStart w:id="13406" w:name="_Toc70511898"/>
            <w:bookmarkStart w:id="13407" w:name="_Toc70512281"/>
            <w:bookmarkStart w:id="13408" w:name="_Toc89250009"/>
            <w:bookmarkStart w:id="13409" w:name="_Toc89439948"/>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p>
        </w:tc>
        <w:bookmarkStart w:id="13410" w:name="_Toc60752374"/>
        <w:bookmarkStart w:id="13411" w:name="_Toc61061167"/>
        <w:bookmarkStart w:id="13412" w:name="_Toc61516964"/>
        <w:bookmarkStart w:id="13413" w:name="_Toc61517369"/>
        <w:bookmarkStart w:id="13414" w:name="_Toc61517774"/>
        <w:bookmarkStart w:id="13415" w:name="_Toc62469460"/>
        <w:bookmarkStart w:id="13416" w:name="_Toc62469866"/>
        <w:bookmarkStart w:id="13417" w:name="_Toc62806205"/>
        <w:bookmarkStart w:id="13418" w:name="_Toc63148996"/>
        <w:bookmarkStart w:id="13419" w:name="_Toc64530272"/>
        <w:bookmarkStart w:id="13420" w:name="_Toc65959241"/>
        <w:bookmarkStart w:id="13421" w:name="_Toc66036188"/>
        <w:bookmarkStart w:id="13422" w:name="_Toc66169997"/>
        <w:bookmarkStart w:id="13423" w:name="_Toc66170411"/>
        <w:bookmarkStart w:id="13424" w:name="_Toc66171163"/>
        <w:bookmarkStart w:id="13425" w:name="_Toc66171546"/>
        <w:bookmarkStart w:id="13426" w:name="_Toc66171929"/>
        <w:bookmarkStart w:id="13427" w:name="_Toc70443016"/>
        <w:bookmarkStart w:id="13428" w:name="_Toc70494952"/>
        <w:bookmarkStart w:id="13429" w:name="_Toc70511122"/>
        <w:bookmarkStart w:id="13430" w:name="_Toc70511516"/>
        <w:bookmarkStart w:id="13431" w:name="_Toc70511899"/>
        <w:bookmarkStart w:id="13432" w:name="_Toc70512282"/>
        <w:bookmarkStart w:id="13433" w:name="_Toc89250010"/>
        <w:bookmarkStart w:id="13434" w:name="_Toc8943994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tr>
      <w:tr w:rsidR="00CE3BD6" w:rsidRPr="0070553F" w:rsidDel="00157BC5" w14:paraId="3ADA853C" w14:textId="2771038F" w:rsidTr="00D8338E">
        <w:trPr>
          <w:trHeight w:val="247"/>
          <w:del w:id="13435" w:author="Strzelczyk, Anthony (A.)" w:date="2020-12-10T12:23:00Z"/>
        </w:trPr>
        <w:tc>
          <w:tcPr>
            <w:tcW w:w="565" w:type="dxa"/>
            <w:vMerge/>
            <w:shd w:val="clear" w:color="auto" w:fill="auto"/>
          </w:tcPr>
          <w:p w14:paraId="5B9D726A" w14:textId="41AA6E9B" w:rsidR="00CE3BD6" w:rsidRPr="0070553F" w:rsidDel="00157BC5" w:rsidRDefault="00CE3BD6">
            <w:pPr>
              <w:spacing w:line="240" w:lineRule="atLeast"/>
              <w:rPr>
                <w:del w:id="13436" w:author="Strzelczyk, Anthony (A.)" w:date="2020-12-10T12:23:00Z"/>
                <w:b/>
              </w:rPr>
              <w:pPrChange w:id="13437" w:author="Strzelczyk, Anthony (A.)" w:date="2020-12-11T12:24:00Z">
                <w:pPr/>
              </w:pPrChange>
            </w:pPr>
            <w:bookmarkStart w:id="13438" w:name="_Toc60752375"/>
            <w:bookmarkStart w:id="13439" w:name="_Toc61061168"/>
            <w:bookmarkStart w:id="13440" w:name="_Toc61516965"/>
            <w:bookmarkStart w:id="13441" w:name="_Toc61517370"/>
            <w:bookmarkStart w:id="13442" w:name="_Toc61517775"/>
            <w:bookmarkStart w:id="13443" w:name="_Toc62469461"/>
            <w:bookmarkStart w:id="13444" w:name="_Toc62469867"/>
            <w:bookmarkStart w:id="13445" w:name="_Toc62806206"/>
            <w:bookmarkStart w:id="13446" w:name="_Toc63148997"/>
            <w:bookmarkStart w:id="13447" w:name="_Toc64530273"/>
            <w:bookmarkStart w:id="13448" w:name="_Toc65959242"/>
            <w:bookmarkStart w:id="13449" w:name="_Toc66036189"/>
            <w:bookmarkStart w:id="13450" w:name="_Toc66169998"/>
            <w:bookmarkStart w:id="13451" w:name="_Toc66170412"/>
            <w:bookmarkStart w:id="13452" w:name="_Toc66171164"/>
            <w:bookmarkStart w:id="13453" w:name="_Toc66171547"/>
            <w:bookmarkStart w:id="13454" w:name="_Toc66171930"/>
            <w:bookmarkStart w:id="13455" w:name="_Toc70443017"/>
            <w:bookmarkStart w:id="13456" w:name="_Toc70494953"/>
            <w:bookmarkStart w:id="13457" w:name="_Toc70511123"/>
            <w:bookmarkStart w:id="13458" w:name="_Toc70511517"/>
            <w:bookmarkStart w:id="13459" w:name="_Toc70511900"/>
            <w:bookmarkStart w:id="13460" w:name="_Toc70512283"/>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p>
        </w:tc>
        <w:tc>
          <w:tcPr>
            <w:tcW w:w="1727" w:type="dxa"/>
            <w:shd w:val="clear" w:color="auto" w:fill="E0E0E0"/>
          </w:tcPr>
          <w:p w14:paraId="423B3F60" w14:textId="43CDA0C4" w:rsidR="00CE3BD6" w:rsidRPr="0070553F" w:rsidDel="00157BC5" w:rsidRDefault="00CE3BD6">
            <w:pPr>
              <w:spacing w:line="240" w:lineRule="atLeast"/>
              <w:rPr>
                <w:del w:id="13461" w:author="Strzelczyk, Anthony (A.)" w:date="2020-12-10T12:23:00Z"/>
                <w:b/>
                <w:lang w:val="en-GB"/>
              </w:rPr>
              <w:pPrChange w:id="13462" w:author="Strzelczyk, Anthony (A.)" w:date="2020-12-11T12:24:00Z">
                <w:pPr/>
              </w:pPrChange>
            </w:pPr>
            <w:del w:id="13463" w:author="Strzelczyk, Anthony (A.)" w:date="2020-12-10T12:23:00Z">
              <w:r w:rsidRPr="0070553F" w:rsidDel="00157BC5">
                <w:rPr>
                  <w:b/>
                  <w:lang w:val="en-GB"/>
                </w:rPr>
                <w:delText>Description</w:delText>
              </w:r>
              <w:bookmarkStart w:id="13464" w:name="_Toc60752376"/>
              <w:bookmarkStart w:id="13465" w:name="_Toc61061169"/>
              <w:bookmarkStart w:id="13466" w:name="_Toc61516966"/>
              <w:bookmarkStart w:id="13467" w:name="_Toc61517371"/>
              <w:bookmarkStart w:id="13468" w:name="_Toc61517776"/>
              <w:bookmarkStart w:id="13469" w:name="_Toc62469462"/>
              <w:bookmarkStart w:id="13470" w:name="_Toc62469868"/>
              <w:bookmarkStart w:id="13471" w:name="_Toc62806207"/>
              <w:bookmarkStart w:id="13472" w:name="_Toc63148998"/>
              <w:bookmarkStart w:id="13473" w:name="_Toc64530274"/>
              <w:bookmarkStart w:id="13474" w:name="_Toc65959243"/>
              <w:bookmarkStart w:id="13475" w:name="_Toc66036190"/>
              <w:bookmarkStart w:id="13476" w:name="_Toc66169999"/>
              <w:bookmarkStart w:id="13477" w:name="_Toc66170413"/>
              <w:bookmarkStart w:id="13478" w:name="_Toc66171165"/>
              <w:bookmarkStart w:id="13479" w:name="_Toc66171548"/>
              <w:bookmarkStart w:id="13480" w:name="_Toc66171931"/>
              <w:bookmarkStart w:id="13481" w:name="_Toc70443018"/>
              <w:bookmarkStart w:id="13482" w:name="_Toc70494954"/>
              <w:bookmarkStart w:id="13483" w:name="_Toc70511124"/>
              <w:bookmarkStart w:id="13484" w:name="_Toc70511518"/>
              <w:bookmarkStart w:id="13485" w:name="_Toc70511901"/>
              <w:bookmarkStart w:id="13486" w:name="_Toc70512284"/>
              <w:bookmarkStart w:id="13487" w:name="_Toc89250011"/>
              <w:bookmarkStart w:id="13488" w:name="_Toc89439950"/>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del>
          </w:p>
        </w:tc>
        <w:tc>
          <w:tcPr>
            <w:tcW w:w="7943" w:type="dxa"/>
            <w:gridSpan w:val="3"/>
          </w:tcPr>
          <w:p w14:paraId="75FB0ACE" w14:textId="429D4BC8" w:rsidR="00CE3BD6" w:rsidRPr="0070553F" w:rsidDel="00157BC5" w:rsidRDefault="00CE3BD6">
            <w:pPr>
              <w:spacing w:line="240" w:lineRule="atLeast"/>
              <w:rPr>
                <w:del w:id="13489" w:author="Strzelczyk, Anthony (A.)" w:date="2020-12-10T12:23:00Z"/>
              </w:rPr>
              <w:pPrChange w:id="13490" w:author="Strzelczyk, Anthony (A.)" w:date="2020-12-11T12:24:00Z">
                <w:pPr/>
              </w:pPrChange>
            </w:pPr>
            <w:bookmarkStart w:id="13491" w:name="_Toc60752377"/>
            <w:bookmarkStart w:id="13492" w:name="_Toc61061170"/>
            <w:bookmarkStart w:id="13493" w:name="_Toc61516967"/>
            <w:bookmarkStart w:id="13494" w:name="_Toc61517372"/>
            <w:bookmarkStart w:id="13495" w:name="_Toc61517777"/>
            <w:bookmarkStart w:id="13496" w:name="_Toc62469463"/>
            <w:bookmarkStart w:id="13497" w:name="_Toc62469869"/>
            <w:bookmarkStart w:id="13498" w:name="_Toc62806208"/>
            <w:bookmarkStart w:id="13499" w:name="_Toc63148999"/>
            <w:bookmarkStart w:id="13500" w:name="_Toc64530275"/>
            <w:bookmarkStart w:id="13501" w:name="_Toc65959244"/>
            <w:bookmarkStart w:id="13502" w:name="_Toc66036191"/>
            <w:bookmarkStart w:id="13503" w:name="_Toc66170000"/>
            <w:bookmarkStart w:id="13504" w:name="_Toc66170414"/>
            <w:bookmarkStart w:id="13505" w:name="_Toc66171166"/>
            <w:bookmarkStart w:id="13506" w:name="_Toc66171549"/>
            <w:bookmarkStart w:id="13507" w:name="_Toc66171932"/>
            <w:bookmarkStart w:id="13508" w:name="_Toc70443019"/>
            <w:bookmarkStart w:id="13509" w:name="_Toc70494955"/>
            <w:bookmarkStart w:id="13510" w:name="_Toc70511125"/>
            <w:bookmarkStart w:id="13511" w:name="_Toc70511519"/>
            <w:bookmarkStart w:id="13512" w:name="_Toc70511902"/>
            <w:bookmarkStart w:id="13513" w:name="_Toc70512285"/>
            <w:bookmarkStart w:id="13514" w:name="_Toc89250012"/>
            <w:bookmarkStart w:id="13515" w:name="_Toc89439951"/>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p>
        </w:tc>
        <w:bookmarkStart w:id="13516" w:name="_Toc60752378"/>
        <w:bookmarkStart w:id="13517" w:name="_Toc61061171"/>
        <w:bookmarkStart w:id="13518" w:name="_Toc61516968"/>
        <w:bookmarkStart w:id="13519" w:name="_Toc61517373"/>
        <w:bookmarkStart w:id="13520" w:name="_Toc61517778"/>
        <w:bookmarkStart w:id="13521" w:name="_Toc62469464"/>
        <w:bookmarkStart w:id="13522" w:name="_Toc62469870"/>
        <w:bookmarkStart w:id="13523" w:name="_Toc62806209"/>
        <w:bookmarkStart w:id="13524" w:name="_Toc63149000"/>
        <w:bookmarkStart w:id="13525" w:name="_Toc64530276"/>
        <w:bookmarkStart w:id="13526" w:name="_Toc65959245"/>
        <w:bookmarkStart w:id="13527" w:name="_Toc66036192"/>
        <w:bookmarkStart w:id="13528" w:name="_Toc66170001"/>
        <w:bookmarkStart w:id="13529" w:name="_Toc66170415"/>
        <w:bookmarkStart w:id="13530" w:name="_Toc66171167"/>
        <w:bookmarkStart w:id="13531" w:name="_Toc66171550"/>
        <w:bookmarkStart w:id="13532" w:name="_Toc66171933"/>
        <w:bookmarkStart w:id="13533" w:name="_Toc70443020"/>
        <w:bookmarkStart w:id="13534" w:name="_Toc70494956"/>
        <w:bookmarkStart w:id="13535" w:name="_Toc70511126"/>
        <w:bookmarkStart w:id="13536" w:name="_Toc70511520"/>
        <w:bookmarkStart w:id="13537" w:name="_Toc70511903"/>
        <w:bookmarkStart w:id="13538" w:name="_Toc70512286"/>
        <w:bookmarkStart w:id="13539" w:name="_Toc89250013"/>
        <w:bookmarkStart w:id="13540" w:name="_Toc89439952"/>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tr>
      <w:tr w:rsidR="00CE3BD6" w:rsidRPr="0070553F" w:rsidDel="00157BC5" w14:paraId="2363DA8C" w14:textId="41FF30CA" w:rsidTr="00D8338E">
        <w:trPr>
          <w:trHeight w:val="247"/>
          <w:del w:id="13541" w:author="Strzelczyk, Anthony (A.)" w:date="2020-12-10T12:23:00Z"/>
        </w:trPr>
        <w:tc>
          <w:tcPr>
            <w:tcW w:w="565" w:type="dxa"/>
            <w:vMerge/>
            <w:shd w:val="clear" w:color="auto" w:fill="auto"/>
          </w:tcPr>
          <w:p w14:paraId="6C362723" w14:textId="35A25EDD" w:rsidR="00CE3BD6" w:rsidRPr="0070553F" w:rsidDel="00157BC5" w:rsidRDefault="00CE3BD6">
            <w:pPr>
              <w:spacing w:line="240" w:lineRule="atLeast"/>
              <w:rPr>
                <w:del w:id="13542" w:author="Strzelczyk, Anthony (A.)" w:date="2020-12-10T12:23:00Z"/>
                <w:b/>
              </w:rPr>
              <w:pPrChange w:id="13543" w:author="Strzelczyk, Anthony (A.)" w:date="2020-12-11T12:24:00Z">
                <w:pPr/>
              </w:pPrChange>
            </w:pPr>
            <w:bookmarkStart w:id="13544" w:name="_Toc60752379"/>
            <w:bookmarkStart w:id="13545" w:name="_Toc61061172"/>
            <w:bookmarkStart w:id="13546" w:name="_Toc61516969"/>
            <w:bookmarkStart w:id="13547" w:name="_Toc61517374"/>
            <w:bookmarkStart w:id="13548" w:name="_Toc61517779"/>
            <w:bookmarkStart w:id="13549" w:name="_Toc62469465"/>
            <w:bookmarkStart w:id="13550" w:name="_Toc62469871"/>
            <w:bookmarkStart w:id="13551" w:name="_Toc62806210"/>
            <w:bookmarkStart w:id="13552" w:name="_Toc63149001"/>
            <w:bookmarkStart w:id="13553" w:name="_Toc64530277"/>
            <w:bookmarkStart w:id="13554" w:name="_Toc65959246"/>
            <w:bookmarkStart w:id="13555" w:name="_Toc66036193"/>
            <w:bookmarkStart w:id="13556" w:name="_Toc66170002"/>
            <w:bookmarkStart w:id="13557" w:name="_Toc66170416"/>
            <w:bookmarkStart w:id="13558" w:name="_Toc66171168"/>
            <w:bookmarkStart w:id="13559" w:name="_Toc66171551"/>
            <w:bookmarkStart w:id="13560" w:name="_Toc66171934"/>
            <w:bookmarkStart w:id="13561" w:name="_Toc70443021"/>
            <w:bookmarkStart w:id="13562" w:name="_Toc70494957"/>
            <w:bookmarkStart w:id="13563" w:name="_Toc70511127"/>
            <w:bookmarkStart w:id="13564" w:name="_Toc70511521"/>
            <w:bookmarkStart w:id="13565" w:name="_Toc70511904"/>
            <w:bookmarkStart w:id="13566" w:name="_Toc70512287"/>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p>
        </w:tc>
        <w:tc>
          <w:tcPr>
            <w:tcW w:w="1727" w:type="dxa"/>
            <w:shd w:val="clear" w:color="auto" w:fill="E0E0E0"/>
          </w:tcPr>
          <w:p w14:paraId="74884978" w14:textId="6B48855D" w:rsidR="00CE3BD6" w:rsidRPr="0070553F" w:rsidDel="00157BC5" w:rsidRDefault="00CE3BD6">
            <w:pPr>
              <w:spacing w:line="240" w:lineRule="atLeast"/>
              <w:rPr>
                <w:del w:id="13567" w:author="Strzelczyk, Anthony (A.)" w:date="2020-12-10T12:23:00Z"/>
                <w:b/>
              </w:rPr>
              <w:pPrChange w:id="13568" w:author="Strzelczyk, Anthony (A.)" w:date="2020-12-11T12:24:00Z">
                <w:pPr/>
              </w:pPrChange>
            </w:pPr>
            <w:del w:id="13569" w:author="Strzelczyk, Anthony (A.)" w:date="2020-12-10T12:23:00Z">
              <w:r w:rsidRPr="0070553F" w:rsidDel="00157BC5">
                <w:rPr>
                  <w:b/>
                  <w:lang w:val="en-GB"/>
                </w:rPr>
                <w:delText>Safety Goal Concept</w:delText>
              </w:r>
              <w:bookmarkStart w:id="13570" w:name="_Toc60752380"/>
              <w:bookmarkStart w:id="13571" w:name="_Toc61061173"/>
              <w:bookmarkStart w:id="13572" w:name="_Toc61516970"/>
              <w:bookmarkStart w:id="13573" w:name="_Toc61517375"/>
              <w:bookmarkStart w:id="13574" w:name="_Toc61517780"/>
              <w:bookmarkStart w:id="13575" w:name="_Toc62469466"/>
              <w:bookmarkStart w:id="13576" w:name="_Toc62469872"/>
              <w:bookmarkStart w:id="13577" w:name="_Toc62806211"/>
              <w:bookmarkStart w:id="13578" w:name="_Toc63149002"/>
              <w:bookmarkStart w:id="13579" w:name="_Toc64530278"/>
              <w:bookmarkStart w:id="13580" w:name="_Toc65959247"/>
              <w:bookmarkStart w:id="13581" w:name="_Toc66036194"/>
              <w:bookmarkStart w:id="13582" w:name="_Toc66170003"/>
              <w:bookmarkStart w:id="13583" w:name="_Toc66170417"/>
              <w:bookmarkStart w:id="13584" w:name="_Toc66171169"/>
              <w:bookmarkStart w:id="13585" w:name="_Toc66171552"/>
              <w:bookmarkStart w:id="13586" w:name="_Toc66171935"/>
              <w:bookmarkStart w:id="13587" w:name="_Toc70443022"/>
              <w:bookmarkStart w:id="13588" w:name="_Toc70494958"/>
              <w:bookmarkStart w:id="13589" w:name="_Toc70511128"/>
              <w:bookmarkStart w:id="13590" w:name="_Toc70511522"/>
              <w:bookmarkStart w:id="13591" w:name="_Toc70511905"/>
              <w:bookmarkStart w:id="13592" w:name="_Toc70512288"/>
              <w:bookmarkStart w:id="13593" w:name="_Toc89250014"/>
              <w:bookmarkStart w:id="13594" w:name="_Toc89439953"/>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del>
          </w:p>
        </w:tc>
        <w:tc>
          <w:tcPr>
            <w:tcW w:w="7943" w:type="dxa"/>
            <w:gridSpan w:val="3"/>
          </w:tcPr>
          <w:p w14:paraId="2B778631" w14:textId="72E7CF0E" w:rsidR="00CE3BD6" w:rsidRPr="0070553F" w:rsidDel="00157BC5" w:rsidRDefault="00CE3BD6">
            <w:pPr>
              <w:spacing w:line="240" w:lineRule="atLeast"/>
              <w:rPr>
                <w:del w:id="13595" w:author="Strzelczyk, Anthony (A.)" w:date="2020-12-10T12:23:00Z"/>
              </w:rPr>
              <w:pPrChange w:id="13596" w:author="Strzelczyk, Anthony (A.)" w:date="2020-12-11T12:24:00Z">
                <w:pPr/>
              </w:pPrChange>
            </w:pPr>
            <w:del w:id="13597" w:author="Strzelczyk, Anthony (A.)" w:date="2020-12-10T12:23:00Z">
              <w:r w:rsidRPr="0070553F" w:rsidDel="00157BC5">
                <w:delText>&lt;fill in Safety Goal Concept incl. the Warning &amp; Recovery Concept and also the Safe State&gt;</w:delText>
              </w:r>
              <w:bookmarkStart w:id="13598" w:name="_Toc60752381"/>
              <w:bookmarkStart w:id="13599" w:name="_Toc61061174"/>
              <w:bookmarkStart w:id="13600" w:name="_Toc61516971"/>
              <w:bookmarkStart w:id="13601" w:name="_Toc61517376"/>
              <w:bookmarkStart w:id="13602" w:name="_Toc61517781"/>
              <w:bookmarkStart w:id="13603" w:name="_Toc62469467"/>
              <w:bookmarkStart w:id="13604" w:name="_Toc62469873"/>
              <w:bookmarkStart w:id="13605" w:name="_Toc62806212"/>
              <w:bookmarkStart w:id="13606" w:name="_Toc63149003"/>
              <w:bookmarkStart w:id="13607" w:name="_Toc64530279"/>
              <w:bookmarkStart w:id="13608" w:name="_Toc65959248"/>
              <w:bookmarkStart w:id="13609" w:name="_Toc66036195"/>
              <w:bookmarkStart w:id="13610" w:name="_Toc66170004"/>
              <w:bookmarkStart w:id="13611" w:name="_Toc66170418"/>
              <w:bookmarkStart w:id="13612" w:name="_Toc66171170"/>
              <w:bookmarkStart w:id="13613" w:name="_Toc66171553"/>
              <w:bookmarkStart w:id="13614" w:name="_Toc66171936"/>
              <w:bookmarkStart w:id="13615" w:name="_Toc70443023"/>
              <w:bookmarkStart w:id="13616" w:name="_Toc70494959"/>
              <w:bookmarkStart w:id="13617" w:name="_Toc70511129"/>
              <w:bookmarkStart w:id="13618" w:name="_Toc70511523"/>
              <w:bookmarkStart w:id="13619" w:name="_Toc70511906"/>
              <w:bookmarkStart w:id="13620" w:name="_Toc70512289"/>
              <w:bookmarkStart w:id="13621" w:name="_Toc89250015"/>
              <w:bookmarkStart w:id="13622" w:name="_Toc89439954"/>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del>
          </w:p>
        </w:tc>
        <w:bookmarkStart w:id="13623" w:name="_Toc60752382"/>
        <w:bookmarkStart w:id="13624" w:name="_Toc61061175"/>
        <w:bookmarkStart w:id="13625" w:name="_Toc61516972"/>
        <w:bookmarkStart w:id="13626" w:name="_Toc61517377"/>
        <w:bookmarkStart w:id="13627" w:name="_Toc61517782"/>
        <w:bookmarkStart w:id="13628" w:name="_Toc62469468"/>
        <w:bookmarkStart w:id="13629" w:name="_Toc62469874"/>
        <w:bookmarkStart w:id="13630" w:name="_Toc62806213"/>
        <w:bookmarkStart w:id="13631" w:name="_Toc63149004"/>
        <w:bookmarkStart w:id="13632" w:name="_Toc64530280"/>
        <w:bookmarkStart w:id="13633" w:name="_Toc65959249"/>
        <w:bookmarkStart w:id="13634" w:name="_Toc66036196"/>
        <w:bookmarkStart w:id="13635" w:name="_Toc66170005"/>
        <w:bookmarkStart w:id="13636" w:name="_Toc66170419"/>
        <w:bookmarkStart w:id="13637" w:name="_Toc66171171"/>
        <w:bookmarkStart w:id="13638" w:name="_Toc66171554"/>
        <w:bookmarkStart w:id="13639" w:name="_Toc66171937"/>
        <w:bookmarkStart w:id="13640" w:name="_Toc70443024"/>
        <w:bookmarkStart w:id="13641" w:name="_Toc70494960"/>
        <w:bookmarkStart w:id="13642" w:name="_Toc70511130"/>
        <w:bookmarkStart w:id="13643" w:name="_Toc70511524"/>
        <w:bookmarkStart w:id="13644" w:name="_Toc70511907"/>
        <w:bookmarkStart w:id="13645" w:name="_Toc70512290"/>
        <w:bookmarkStart w:id="13646" w:name="_Toc89250016"/>
        <w:bookmarkStart w:id="13647" w:name="_Toc89439955"/>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tr>
      <w:tr w:rsidR="00CE3BD6" w:rsidRPr="0070553F" w:rsidDel="00157BC5" w14:paraId="74FA14C1" w14:textId="593C5398" w:rsidTr="00D8338E">
        <w:trPr>
          <w:trHeight w:val="247"/>
          <w:del w:id="13648" w:author="Strzelczyk, Anthony (A.)" w:date="2020-12-10T12:23:00Z"/>
        </w:trPr>
        <w:tc>
          <w:tcPr>
            <w:tcW w:w="565" w:type="dxa"/>
            <w:vMerge/>
            <w:shd w:val="clear" w:color="auto" w:fill="auto"/>
          </w:tcPr>
          <w:p w14:paraId="48C3F10B" w14:textId="75FF9404" w:rsidR="00CE3BD6" w:rsidRPr="0070553F" w:rsidDel="00157BC5" w:rsidRDefault="00CE3BD6">
            <w:pPr>
              <w:spacing w:line="240" w:lineRule="atLeast"/>
              <w:rPr>
                <w:del w:id="13649" w:author="Strzelczyk, Anthony (A.)" w:date="2020-12-10T12:23:00Z"/>
                <w:b/>
              </w:rPr>
              <w:pPrChange w:id="13650" w:author="Strzelczyk, Anthony (A.)" w:date="2020-12-11T12:24:00Z">
                <w:pPr/>
              </w:pPrChange>
            </w:pPr>
            <w:bookmarkStart w:id="13651" w:name="_Toc60752383"/>
            <w:bookmarkStart w:id="13652" w:name="_Toc61061176"/>
            <w:bookmarkStart w:id="13653" w:name="_Toc61516973"/>
            <w:bookmarkStart w:id="13654" w:name="_Toc61517378"/>
            <w:bookmarkStart w:id="13655" w:name="_Toc61517783"/>
            <w:bookmarkStart w:id="13656" w:name="_Toc62469469"/>
            <w:bookmarkStart w:id="13657" w:name="_Toc62469875"/>
            <w:bookmarkStart w:id="13658" w:name="_Toc62806214"/>
            <w:bookmarkStart w:id="13659" w:name="_Toc63149005"/>
            <w:bookmarkStart w:id="13660" w:name="_Toc64530281"/>
            <w:bookmarkStart w:id="13661" w:name="_Toc65959250"/>
            <w:bookmarkStart w:id="13662" w:name="_Toc66036197"/>
            <w:bookmarkStart w:id="13663" w:name="_Toc66170006"/>
            <w:bookmarkStart w:id="13664" w:name="_Toc66170420"/>
            <w:bookmarkStart w:id="13665" w:name="_Toc66171172"/>
            <w:bookmarkStart w:id="13666" w:name="_Toc66171555"/>
            <w:bookmarkStart w:id="13667" w:name="_Toc66171938"/>
            <w:bookmarkStart w:id="13668" w:name="_Toc70443025"/>
            <w:bookmarkStart w:id="13669" w:name="_Toc70494961"/>
            <w:bookmarkStart w:id="13670" w:name="_Toc70511131"/>
            <w:bookmarkStart w:id="13671" w:name="_Toc70511525"/>
            <w:bookmarkStart w:id="13672" w:name="_Toc70511908"/>
            <w:bookmarkStart w:id="13673" w:name="_Toc70512291"/>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p>
        </w:tc>
        <w:tc>
          <w:tcPr>
            <w:tcW w:w="1727" w:type="dxa"/>
            <w:shd w:val="clear" w:color="auto" w:fill="E0E0E0"/>
          </w:tcPr>
          <w:p w14:paraId="20031814" w14:textId="325A8EC8" w:rsidR="00CE3BD6" w:rsidRPr="0070553F" w:rsidDel="00157BC5" w:rsidRDefault="00CE3BD6">
            <w:pPr>
              <w:spacing w:line="240" w:lineRule="atLeast"/>
              <w:rPr>
                <w:del w:id="13674" w:author="Strzelczyk, Anthony (A.)" w:date="2020-12-10T12:23:00Z"/>
                <w:b/>
                <w:lang w:val="en-GB"/>
              </w:rPr>
              <w:pPrChange w:id="13675" w:author="Strzelczyk, Anthony (A.)" w:date="2020-12-11T12:24:00Z">
                <w:pPr/>
              </w:pPrChange>
            </w:pPr>
            <w:del w:id="13676" w:author="Strzelczyk, Anthony (A.)" w:date="2020-12-10T12:23:00Z">
              <w:r w:rsidRPr="0070553F" w:rsidDel="00157BC5">
                <w:rPr>
                  <w:b/>
                  <w:lang w:val="en-GB"/>
                </w:rPr>
                <w:delText>ASIL</w:delText>
              </w:r>
              <w:bookmarkStart w:id="13677" w:name="_Toc60752384"/>
              <w:bookmarkStart w:id="13678" w:name="_Toc61061177"/>
              <w:bookmarkStart w:id="13679" w:name="_Toc61516974"/>
              <w:bookmarkStart w:id="13680" w:name="_Toc61517379"/>
              <w:bookmarkStart w:id="13681" w:name="_Toc61517784"/>
              <w:bookmarkStart w:id="13682" w:name="_Toc62469470"/>
              <w:bookmarkStart w:id="13683" w:name="_Toc62469876"/>
              <w:bookmarkStart w:id="13684" w:name="_Toc62806215"/>
              <w:bookmarkStart w:id="13685" w:name="_Toc63149006"/>
              <w:bookmarkStart w:id="13686" w:name="_Toc64530282"/>
              <w:bookmarkStart w:id="13687" w:name="_Toc65959251"/>
              <w:bookmarkStart w:id="13688" w:name="_Toc66036198"/>
              <w:bookmarkStart w:id="13689" w:name="_Toc66170007"/>
              <w:bookmarkStart w:id="13690" w:name="_Toc66170421"/>
              <w:bookmarkStart w:id="13691" w:name="_Toc66171173"/>
              <w:bookmarkStart w:id="13692" w:name="_Toc66171556"/>
              <w:bookmarkStart w:id="13693" w:name="_Toc66171939"/>
              <w:bookmarkStart w:id="13694" w:name="_Toc70443026"/>
              <w:bookmarkStart w:id="13695" w:name="_Toc70494962"/>
              <w:bookmarkStart w:id="13696" w:name="_Toc70511132"/>
              <w:bookmarkStart w:id="13697" w:name="_Toc70511526"/>
              <w:bookmarkStart w:id="13698" w:name="_Toc70511909"/>
              <w:bookmarkStart w:id="13699" w:name="_Toc70512292"/>
              <w:bookmarkStart w:id="13700" w:name="_Toc89250017"/>
              <w:bookmarkStart w:id="13701" w:name="_Toc8943995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del>
          </w:p>
        </w:tc>
        <w:tc>
          <w:tcPr>
            <w:tcW w:w="2528" w:type="dxa"/>
          </w:tcPr>
          <w:p w14:paraId="31BF6C04" w14:textId="57245C6E" w:rsidR="00CE3BD6" w:rsidRPr="0070553F" w:rsidDel="00157BC5" w:rsidRDefault="00CE3BD6">
            <w:pPr>
              <w:spacing w:line="240" w:lineRule="atLeast"/>
              <w:rPr>
                <w:del w:id="13702" w:author="Strzelczyk, Anthony (A.)" w:date="2020-12-10T12:23:00Z"/>
              </w:rPr>
              <w:pPrChange w:id="13703" w:author="Strzelczyk, Anthony (A.)" w:date="2020-12-11T12:24:00Z">
                <w:pPr/>
              </w:pPrChange>
            </w:pPr>
            <w:bookmarkStart w:id="13704" w:name="_Toc60752385"/>
            <w:bookmarkStart w:id="13705" w:name="_Toc61061178"/>
            <w:bookmarkStart w:id="13706" w:name="_Toc61516975"/>
            <w:bookmarkStart w:id="13707" w:name="_Toc61517380"/>
            <w:bookmarkStart w:id="13708" w:name="_Toc61517785"/>
            <w:bookmarkStart w:id="13709" w:name="_Toc62469471"/>
            <w:bookmarkStart w:id="13710" w:name="_Toc62469877"/>
            <w:bookmarkStart w:id="13711" w:name="_Toc62806216"/>
            <w:bookmarkStart w:id="13712" w:name="_Toc63149007"/>
            <w:bookmarkStart w:id="13713" w:name="_Toc64530283"/>
            <w:bookmarkStart w:id="13714" w:name="_Toc65959252"/>
            <w:bookmarkStart w:id="13715" w:name="_Toc66036199"/>
            <w:bookmarkStart w:id="13716" w:name="_Toc66170008"/>
            <w:bookmarkStart w:id="13717" w:name="_Toc66170422"/>
            <w:bookmarkStart w:id="13718" w:name="_Toc66171174"/>
            <w:bookmarkStart w:id="13719" w:name="_Toc66171557"/>
            <w:bookmarkStart w:id="13720" w:name="_Toc66171940"/>
            <w:bookmarkStart w:id="13721" w:name="_Toc70443027"/>
            <w:bookmarkStart w:id="13722" w:name="_Toc70494963"/>
            <w:bookmarkStart w:id="13723" w:name="_Toc70511133"/>
            <w:bookmarkStart w:id="13724" w:name="_Toc70511527"/>
            <w:bookmarkStart w:id="13725" w:name="_Toc70511910"/>
            <w:bookmarkStart w:id="13726" w:name="_Toc70512293"/>
            <w:bookmarkStart w:id="13727" w:name="_Toc89250018"/>
            <w:bookmarkStart w:id="13728" w:name="_Toc89439957"/>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p>
        </w:tc>
        <w:tc>
          <w:tcPr>
            <w:tcW w:w="737" w:type="dxa"/>
            <w:shd w:val="clear" w:color="auto" w:fill="E0E0E0"/>
          </w:tcPr>
          <w:p w14:paraId="179FAA80" w14:textId="3A08C331" w:rsidR="00CE3BD6" w:rsidRPr="0070553F" w:rsidDel="00157BC5" w:rsidRDefault="00CE3BD6">
            <w:pPr>
              <w:spacing w:line="240" w:lineRule="atLeast"/>
              <w:rPr>
                <w:del w:id="13729" w:author="Strzelczyk, Anthony (A.)" w:date="2020-12-10T12:23:00Z"/>
              </w:rPr>
              <w:pPrChange w:id="13730" w:author="Strzelczyk, Anthony (A.)" w:date="2020-12-11T12:24:00Z">
                <w:pPr/>
              </w:pPrChange>
            </w:pPr>
            <w:del w:id="13731" w:author="Strzelczyk, Anthony (A.)" w:date="2020-12-10T12:23:00Z">
              <w:r w:rsidRPr="0070553F" w:rsidDel="00157BC5">
                <w:rPr>
                  <w:b/>
                  <w:lang w:val="en-GB"/>
                </w:rPr>
                <w:delText>FTTI</w:delText>
              </w:r>
              <w:bookmarkStart w:id="13732" w:name="_Toc60752386"/>
              <w:bookmarkStart w:id="13733" w:name="_Toc61061179"/>
              <w:bookmarkStart w:id="13734" w:name="_Toc61516976"/>
              <w:bookmarkStart w:id="13735" w:name="_Toc61517381"/>
              <w:bookmarkStart w:id="13736" w:name="_Toc61517786"/>
              <w:bookmarkStart w:id="13737" w:name="_Toc62469472"/>
              <w:bookmarkStart w:id="13738" w:name="_Toc62469878"/>
              <w:bookmarkStart w:id="13739" w:name="_Toc62806217"/>
              <w:bookmarkStart w:id="13740" w:name="_Toc63149008"/>
              <w:bookmarkStart w:id="13741" w:name="_Toc64530284"/>
              <w:bookmarkStart w:id="13742" w:name="_Toc65959253"/>
              <w:bookmarkStart w:id="13743" w:name="_Toc66036200"/>
              <w:bookmarkStart w:id="13744" w:name="_Toc66170009"/>
              <w:bookmarkStart w:id="13745" w:name="_Toc66170423"/>
              <w:bookmarkStart w:id="13746" w:name="_Toc66171175"/>
              <w:bookmarkStart w:id="13747" w:name="_Toc66171558"/>
              <w:bookmarkStart w:id="13748" w:name="_Toc66171941"/>
              <w:bookmarkStart w:id="13749" w:name="_Toc70443028"/>
              <w:bookmarkStart w:id="13750" w:name="_Toc70494964"/>
              <w:bookmarkStart w:id="13751" w:name="_Toc70511134"/>
              <w:bookmarkStart w:id="13752" w:name="_Toc70511528"/>
              <w:bookmarkStart w:id="13753" w:name="_Toc70511911"/>
              <w:bookmarkStart w:id="13754" w:name="_Toc70512294"/>
              <w:bookmarkStart w:id="13755" w:name="_Toc89250019"/>
              <w:bookmarkStart w:id="13756" w:name="_Toc89439958"/>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del>
          </w:p>
        </w:tc>
        <w:tc>
          <w:tcPr>
            <w:tcW w:w="4678" w:type="dxa"/>
          </w:tcPr>
          <w:p w14:paraId="635CAA31" w14:textId="03CFE2CC" w:rsidR="00CE3BD6" w:rsidRPr="0070553F" w:rsidDel="00157BC5" w:rsidRDefault="00D8338E">
            <w:pPr>
              <w:spacing w:line="240" w:lineRule="atLeast"/>
              <w:rPr>
                <w:del w:id="13757" w:author="Strzelczyk, Anthony (A.)" w:date="2020-12-10T12:23:00Z"/>
              </w:rPr>
              <w:pPrChange w:id="13758" w:author="Strzelczyk, Anthony (A.)" w:date="2020-12-11T12:24:00Z">
                <w:pPr/>
              </w:pPrChange>
            </w:pPr>
            <w:del w:id="13759" w:author="Strzelczyk, Anthony (A.)" w:date="2020-12-10T12:23:00Z">
              <w:r w:rsidDel="00157BC5">
                <w:delText>&lt;fill in Fault Tolerant Time Interval (if applicable)&gt;</w:delText>
              </w:r>
              <w:bookmarkStart w:id="13760" w:name="_Toc60752387"/>
              <w:bookmarkStart w:id="13761" w:name="_Toc61061180"/>
              <w:bookmarkStart w:id="13762" w:name="_Toc61516977"/>
              <w:bookmarkStart w:id="13763" w:name="_Toc61517382"/>
              <w:bookmarkStart w:id="13764" w:name="_Toc61517787"/>
              <w:bookmarkStart w:id="13765" w:name="_Toc62469473"/>
              <w:bookmarkStart w:id="13766" w:name="_Toc62469879"/>
              <w:bookmarkStart w:id="13767" w:name="_Toc62806218"/>
              <w:bookmarkStart w:id="13768" w:name="_Toc63149009"/>
              <w:bookmarkStart w:id="13769" w:name="_Toc64530285"/>
              <w:bookmarkStart w:id="13770" w:name="_Toc65959254"/>
              <w:bookmarkStart w:id="13771" w:name="_Toc66036201"/>
              <w:bookmarkStart w:id="13772" w:name="_Toc66170010"/>
              <w:bookmarkStart w:id="13773" w:name="_Toc66170424"/>
              <w:bookmarkStart w:id="13774" w:name="_Toc66171176"/>
              <w:bookmarkStart w:id="13775" w:name="_Toc66171559"/>
              <w:bookmarkStart w:id="13776" w:name="_Toc66171942"/>
              <w:bookmarkStart w:id="13777" w:name="_Toc70443029"/>
              <w:bookmarkStart w:id="13778" w:name="_Toc70494965"/>
              <w:bookmarkStart w:id="13779" w:name="_Toc70511135"/>
              <w:bookmarkStart w:id="13780" w:name="_Toc70511529"/>
              <w:bookmarkStart w:id="13781" w:name="_Toc70511912"/>
              <w:bookmarkStart w:id="13782" w:name="_Toc70512295"/>
              <w:bookmarkStart w:id="13783" w:name="_Toc89250020"/>
              <w:bookmarkStart w:id="13784" w:name="_Toc894399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del>
          </w:p>
        </w:tc>
        <w:bookmarkStart w:id="13785" w:name="_Toc60752388"/>
        <w:bookmarkStart w:id="13786" w:name="_Toc61061181"/>
        <w:bookmarkStart w:id="13787" w:name="_Toc61516978"/>
        <w:bookmarkStart w:id="13788" w:name="_Toc61517383"/>
        <w:bookmarkStart w:id="13789" w:name="_Toc61517788"/>
        <w:bookmarkStart w:id="13790" w:name="_Toc62469474"/>
        <w:bookmarkStart w:id="13791" w:name="_Toc62469880"/>
        <w:bookmarkStart w:id="13792" w:name="_Toc62806219"/>
        <w:bookmarkStart w:id="13793" w:name="_Toc63149010"/>
        <w:bookmarkStart w:id="13794" w:name="_Toc64530286"/>
        <w:bookmarkStart w:id="13795" w:name="_Toc65959255"/>
        <w:bookmarkStart w:id="13796" w:name="_Toc66036202"/>
        <w:bookmarkStart w:id="13797" w:name="_Toc66170011"/>
        <w:bookmarkStart w:id="13798" w:name="_Toc66170425"/>
        <w:bookmarkStart w:id="13799" w:name="_Toc66171177"/>
        <w:bookmarkStart w:id="13800" w:name="_Toc66171560"/>
        <w:bookmarkStart w:id="13801" w:name="_Toc66171943"/>
        <w:bookmarkStart w:id="13802" w:name="_Toc70443030"/>
        <w:bookmarkStart w:id="13803" w:name="_Toc70494966"/>
        <w:bookmarkStart w:id="13804" w:name="_Toc70511136"/>
        <w:bookmarkStart w:id="13805" w:name="_Toc70511530"/>
        <w:bookmarkStart w:id="13806" w:name="_Toc70511913"/>
        <w:bookmarkStart w:id="13807" w:name="_Toc70512296"/>
        <w:bookmarkStart w:id="13808" w:name="_Toc89250021"/>
        <w:bookmarkStart w:id="13809" w:name="_Toc89439960"/>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tr>
      <w:tr w:rsidR="00CE3BD6" w:rsidRPr="0070553F" w:rsidDel="00157BC5" w14:paraId="499F0CAF" w14:textId="0CC333BC" w:rsidTr="00D8338E">
        <w:trPr>
          <w:trHeight w:val="247"/>
          <w:del w:id="13810" w:author="Strzelczyk, Anthony (A.)" w:date="2020-12-10T12:23:00Z"/>
        </w:trPr>
        <w:tc>
          <w:tcPr>
            <w:tcW w:w="565" w:type="dxa"/>
            <w:vMerge/>
            <w:shd w:val="clear" w:color="auto" w:fill="auto"/>
          </w:tcPr>
          <w:p w14:paraId="38FB3317" w14:textId="7A5FE3DA" w:rsidR="00CE3BD6" w:rsidRPr="0070553F" w:rsidDel="00157BC5" w:rsidRDefault="00CE3BD6">
            <w:pPr>
              <w:spacing w:line="240" w:lineRule="atLeast"/>
              <w:rPr>
                <w:del w:id="13811" w:author="Strzelczyk, Anthony (A.)" w:date="2020-12-10T12:23:00Z"/>
                <w:b/>
              </w:rPr>
              <w:pPrChange w:id="13812" w:author="Strzelczyk, Anthony (A.)" w:date="2020-12-11T12:24:00Z">
                <w:pPr/>
              </w:pPrChange>
            </w:pPr>
            <w:bookmarkStart w:id="13813" w:name="_Toc60752389"/>
            <w:bookmarkStart w:id="13814" w:name="_Toc61061182"/>
            <w:bookmarkStart w:id="13815" w:name="_Toc61516979"/>
            <w:bookmarkStart w:id="13816" w:name="_Toc61517384"/>
            <w:bookmarkStart w:id="13817" w:name="_Toc61517789"/>
            <w:bookmarkStart w:id="13818" w:name="_Toc62469475"/>
            <w:bookmarkStart w:id="13819" w:name="_Toc62469881"/>
            <w:bookmarkStart w:id="13820" w:name="_Toc62806220"/>
            <w:bookmarkStart w:id="13821" w:name="_Toc63149011"/>
            <w:bookmarkStart w:id="13822" w:name="_Toc64530287"/>
            <w:bookmarkStart w:id="13823" w:name="_Toc65959256"/>
            <w:bookmarkStart w:id="13824" w:name="_Toc66036203"/>
            <w:bookmarkStart w:id="13825" w:name="_Toc66170012"/>
            <w:bookmarkStart w:id="13826" w:name="_Toc66170426"/>
            <w:bookmarkStart w:id="13827" w:name="_Toc66171178"/>
            <w:bookmarkStart w:id="13828" w:name="_Toc66171561"/>
            <w:bookmarkStart w:id="13829" w:name="_Toc66171944"/>
            <w:bookmarkStart w:id="13830" w:name="_Toc70443031"/>
            <w:bookmarkStart w:id="13831" w:name="_Toc70494967"/>
            <w:bookmarkStart w:id="13832" w:name="_Toc70511137"/>
            <w:bookmarkStart w:id="13833" w:name="_Toc70511531"/>
            <w:bookmarkStart w:id="13834" w:name="_Toc70511914"/>
            <w:bookmarkStart w:id="13835" w:name="_Toc70512297"/>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p>
        </w:tc>
        <w:tc>
          <w:tcPr>
            <w:tcW w:w="1727" w:type="dxa"/>
            <w:shd w:val="clear" w:color="auto" w:fill="E0E0E0"/>
          </w:tcPr>
          <w:p w14:paraId="17E3C051" w14:textId="7FF82929" w:rsidR="00CE3BD6" w:rsidRPr="0070553F" w:rsidDel="00157BC5" w:rsidRDefault="00CE3BD6">
            <w:pPr>
              <w:spacing w:line="240" w:lineRule="atLeast"/>
              <w:rPr>
                <w:del w:id="13836" w:author="Strzelczyk, Anthony (A.)" w:date="2020-12-10T12:23:00Z"/>
                <w:b/>
                <w:lang w:val="en-GB"/>
              </w:rPr>
              <w:pPrChange w:id="13837" w:author="Strzelczyk, Anthony (A.)" w:date="2020-12-11T12:24:00Z">
                <w:pPr/>
              </w:pPrChange>
            </w:pPr>
            <w:del w:id="13838" w:author="Strzelczyk, Anthony (A.)" w:date="2020-12-10T12:23:00Z">
              <w:r w:rsidRPr="0070553F" w:rsidDel="00157BC5">
                <w:rPr>
                  <w:b/>
                  <w:lang w:val="en-GB"/>
                </w:rPr>
                <w:delText>Related FSR IDs</w:delText>
              </w:r>
              <w:bookmarkStart w:id="13839" w:name="_Toc60752390"/>
              <w:bookmarkStart w:id="13840" w:name="_Toc61061183"/>
              <w:bookmarkStart w:id="13841" w:name="_Toc61516980"/>
              <w:bookmarkStart w:id="13842" w:name="_Toc61517385"/>
              <w:bookmarkStart w:id="13843" w:name="_Toc61517790"/>
              <w:bookmarkStart w:id="13844" w:name="_Toc62469476"/>
              <w:bookmarkStart w:id="13845" w:name="_Toc62469882"/>
              <w:bookmarkStart w:id="13846" w:name="_Toc62806221"/>
              <w:bookmarkStart w:id="13847" w:name="_Toc63149012"/>
              <w:bookmarkStart w:id="13848" w:name="_Toc64530288"/>
              <w:bookmarkStart w:id="13849" w:name="_Toc65959257"/>
              <w:bookmarkStart w:id="13850" w:name="_Toc66036204"/>
              <w:bookmarkStart w:id="13851" w:name="_Toc66170013"/>
              <w:bookmarkStart w:id="13852" w:name="_Toc66170427"/>
              <w:bookmarkStart w:id="13853" w:name="_Toc66171179"/>
              <w:bookmarkStart w:id="13854" w:name="_Toc66171562"/>
              <w:bookmarkStart w:id="13855" w:name="_Toc66171945"/>
              <w:bookmarkStart w:id="13856" w:name="_Toc70443032"/>
              <w:bookmarkStart w:id="13857" w:name="_Toc70494968"/>
              <w:bookmarkStart w:id="13858" w:name="_Toc70511138"/>
              <w:bookmarkStart w:id="13859" w:name="_Toc70511532"/>
              <w:bookmarkStart w:id="13860" w:name="_Toc70511915"/>
              <w:bookmarkStart w:id="13861" w:name="_Toc70512298"/>
              <w:bookmarkStart w:id="13862" w:name="_Toc89250022"/>
              <w:bookmarkStart w:id="13863" w:name="_Toc89439961"/>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del>
          </w:p>
        </w:tc>
        <w:tc>
          <w:tcPr>
            <w:tcW w:w="7943" w:type="dxa"/>
            <w:gridSpan w:val="3"/>
          </w:tcPr>
          <w:p w14:paraId="1755976E" w14:textId="6E4FF6FD" w:rsidR="00CE3BD6" w:rsidRPr="0070553F" w:rsidDel="00157BC5" w:rsidRDefault="00CE3BD6">
            <w:pPr>
              <w:spacing w:line="240" w:lineRule="atLeast"/>
              <w:rPr>
                <w:del w:id="13864" w:author="Strzelczyk, Anthony (A.)" w:date="2020-12-10T12:23:00Z"/>
              </w:rPr>
              <w:pPrChange w:id="13865" w:author="Strzelczyk, Anthony (A.)" w:date="2020-12-11T12:24:00Z">
                <w:pPr/>
              </w:pPrChange>
            </w:pPr>
            <w:bookmarkStart w:id="13866" w:name="_Toc60752391"/>
            <w:bookmarkStart w:id="13867" w:name="_Toc61061184"/>
            <w:bookmarkStart w:id="13868" w:name="_Toc61516981"/>
            <w:bookmarkStart w:id="13869" w:name="_Toc61517386"/>
            <w:bookmarkStart w:id="13870" w:name="_Toc61517791"/>
            <w:bookmarkStart w:id="13871" w:name="_Toc62469477"/>
            <w:bookmarkStart w:id="13872" w:name="_Toc62469883"/>
            <w:bookmarkStart w:id="13873" w:name="_Toc62806222"/>
            <w:bookmarkStart w:id="13874" w:name="_Toc63149013"/>
            <w:bookmarkStart w:id="13875" w:name="_Toc64530289"/>
            <w:bookmarkStart w:id="13876" w:name="_Toc65959258"/>
            <w:bookmarkStart w:id="13877" w:name="_Toc66036205"/>
            <w:bookmarkStart w:id="13878" w:name="_Toc66170014"/>
            <w:bookmarkStart w:id="13879" w:name="_Toc66170428"/>
            <w:bookmarkStart w:id="13880" w:name="_Toc66171180"/>
            <w:bookmarkStart w:id="13881" w:name="_Toc66171563"/>
            <w:bookmarkStart w:id="13882" w:name="_Toc66171946"/>
            <w:bookmarkStart w:id="13883" w:name="_Toc70443033"/>
            <w:bookmarkStart w:id="13884" w:name="_Toc70494969"/>
            <w:bookmarkStart w:id="13885" w:name="_Toc70511139"/>
            <w:bookmarkStart w:id="13886" w:name="_Toc70511533"/>
            <w:bookmarkStart w:id="13887" w:name="_Toc70511916"/>
            <w:bookmarkStart w:id="13888" w:name="_Toc70512299"/>
            <w:bookmarkStart w:id="13889" w:name="_Toc89250023"/>
            <w:bookmarkStart w:id="13890" w:name="_Toc89439962"/>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p>
        </w:tc>
        <w:bookmarkStart w:id="13891" w:name="_Toc60752392"/>
        <w:bookmarkStart w:id="13892" w:name="_Toc61061185"/>
        <w:bookmarkStart w:id="13893" w:name="_Toc61516982"/>
        <w:bookmarkStart w:id="13894" w:name="_Toc61517387"/>
        <w:bookmarkStart w:id="13895" w:name="_Toc61517792"/>
        <w:bookmarkStart w:id="13896" w:name="_Toc62469478"/>
        <w:bookmarkStart w:id="13897" w:name="_Toc62469884"/>
        <w:bookmarkStart w:id="13898" w:name="_Toc62806223"/>
        <w:bookmarkStart w:id="13899" w:name="_Toc63149014"/>
        <w:bookmarkStart w:id="13900" w:name="_Toc64530290"/>
        <w:bookmarkStart w:id="13901" w:name="_Toc65959259"/>
        <w:bookmarkStart w:id="13902" w:name="_Toc66036206"/>
        <w:bookmarkStart w:id="13903" w:name="_Toc66170015"/>
        <w:bookmarkStart w:id="13904" w:name="_Toc66170429"/>
        <w:bookmarkStart w:id="13905" w:name="_Toc66171181"/>
        <w:bookmarkStart w:id="13906" w:name="_Toc66171564"/>
        <w:bookmarkStart w:id="13907" w:name="_Toc66171947"/>
        <w:bookmarkStart w:id="13908" w:name="_Toc70443034"/>
        <w:bookmarkStart w:id="13909" w:name="_Toc70494970"/>
        <w:bookmarkStart w:id="13910" w:name="_Toc70511140"/>
        <w:bookmarkStart w:id="13911" w:name="_Toc70511534"/>
        <w:bookmarkStart w:id="13912" w:name="_Toc70511917"/>
        <w:bookmarkStart w:id="13913" w:name="_Toc70512300"/>
        <w:bookmarkStart w:id="13914" w:name="_Toc89250024"/>
        <w:bookmarkStart w:id="13915" w:name="_Toc89439963"/>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tr>
    </w:tbl>
    <w:p w14:paraId="75B6787A" w14:textId="4FE67C73" w:rsidR="00B55C52" w:rsidDel="00C529D7" w:rsidRDefault="00B55C52">
      <w:pPr>
        <w:pStyle w:val="Caption"/>
        <w:spacing w:line="240" w:lineRule="atLeast"/>
        <w:rPr>
          <w:del w:id="13916" w:author="Strzelczyk, Anthony (A.)" w:date="2021-01-05T12:53:00Z"/>
        </w:rPr>
        <w:pPrChange w:id="13917" w:author="Strzelczyk, Anthony (A.)" w:date="2020-12-11T12:24:00Z">
          <w:pPr>
            <w:pStyle w:val="Caption"/>
          </w:pPr>
        </w:pPrChange>
      </w:pPr>
      <w:bookmarkStart w:id="13918" w:name="_Toc450041244"/>
      <w:del w:id="13919" w:author="Strzelczyk, Anthony (A.)" w:date="2021-01-05T12:53:00Z">
        <w:r w:rsidRPr="0070553F" w:rsidDel="00C529D7">
          <w:lastRenderedPageBreak/>
          <w:delText xml:space="preserve">Table </w:delText>
        </w:r>
        <w:r w:rsidRPr="0070553F" w:rsidDel="00C529D7">
          <w:fldChar w:fldCharType="begin"/>
        </w:r>
        <w:r w:rsidRPr="0070553F" w:rsidDel="00C529D7">
          <w:rPr>
            <w:noProof/>
          </w:rPr>
          <w:delInstrText xml:space="preserve"> SEQ Table \* ARABIC </w:delInstrText>
        </w:r>
        <w:r w:rsidRPr="0070553F" w:rsidDel="00C529D7">
          <w:fldChar w:fldCharType="separate"/>
        </w:r>
      </w:del>
      <w:del w:id="13920" w:author="Strzelczyk, Anthony (A.)" w:date="2020-12-10T12:02:00Z">
        <w:r w:rsidR="00935748" w:rsidDel="00C24607">
          <w:rPr>
            <w:noProof/>
          </w:rPr>
          <w:delText>17</w:delText>
        </w:r>
      </w:del>
      <w:del w:id="13921" w:author="Strzelczyk, Anthony (A.)" w:date="2021-01-05T12:53:00Z">
        <w:r w:rsidRPr="0070553F" w:rsidDel="00C529D7">
          <w:fldChar w:fldCharType="end"/>
        </w:r>
        <w:r w:rsidRPr="0070553F" w:rsidDel="00C529D7">
          <w:delText>: Functional Safety Goals</w:delText>
        </w:r>
        <w:bookmarkStart w:id="13922" w:name="_Toc60752393"/>
        <w:bookmarkStart w:id="13923" w:name="_Toc61061186"/>
        <w:bookmarkStart w:id="13924" w:name="_Toc61516983"/>
        <w:bookmarkStart w:id="13925" w:name="_Toc61517388"/>
        <w:bookmarkStart w:id="13926" w:name="_Toc61517793"/>
        <w:bookmarkStart w:id="13927" w:name="_Toc62469479"/>
        <w:bookmarkStart w:id="13928" w:name="_Toc62469885"/>
        <w:bookmarkStart w:id="13929" w:name="_Toc62806224"/>
        <w:bookmarkStart w:id="13930" w:name="_Toc63149015"/>
        <w:bookmarkStart w:id="13931" w:name="_Toc64530291"/>
        <w:bookmarkStart w:id="13932" w:name="_Toc65959260"/>
        <w:bookmarkStart w:id="13933" w:name="_Toc66036207"/>
        <w:bookmarkStart w:id="13934" w:name="_Toc66170016"/>
        <w:bookmarkStart w:id="13935" w:name="_Toc66170430"/>
        <w:bookmarkStart w:id="13936" w:name="_Toc66171182"/>
        <w:bookmarkStart w:id="13937" w:name="_Toc66171565"/>
        <w:bookmarkStart w:id="13938" w:name="_Toc66171948"/>
        <w:bookmarkStart w:id="13939" w:name="_Toc70443035"/>
        <w:bookmarkStart w:id="13940" w:name="_Toc70494971"/>
        <w:bookmarkStart w:id="13941" w:name="_Toc70511141"/>
        <w:bookmarkStart w:id="13942" w:name="_Toc70511535"/>
        <w:bookmarkStart w:id="13943" w:name="_Toc70511918"/>
        <w:bookmarkStart w:id="13944" w:name="_Toc70512301"/>
        <w:bookmarkStart w:id="13945" w:name="_Toc89250025"/>
        <w:bookmarkStart w:id="13946" w:name="_Toc89439964"/>
        <w:bookmarkEnd w:id="13918"/>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del>
    </w:p>
    <w:p w14:paraId="7438D787" w14:textId="77777777" w:rsidR="00817265" w:rsidRPr="00817265" w:rsidRDefault="00817265">
      <w:pPr>
        <w:pStyle w:val="Heading2"/>
        <w:tabs>
          <w:tab w:val="num" w:pos="718"/>
        </w:tabs>
        <w:spacing w:line="240" w:lineRule="atLeast"/>
        <w:ind w:left="601" w:hanging="601"/>
        <w:pPrChange w:id="13947" w:author="Strzelczyk, Anthony (A.)" w:date="2020-12-11T12:24:00Z">
          <w:pPr>
            <w:pStyle w:val="Heading2"/>
            <w:tabs>
              <w:tab w:val="num" w:pos="718"/>
            </w:tabs>
            <w:ind w:left="601" w:hanging="601"/>
          </w:pPr>
        </w:pPrChange>
      </w:pPr>
      <w:bookmarkStart w:id="13948" w:name="_Toc4161553"/>
      <w:bookmarkStart w:id="13949" w:name="_Toc89439965"/>
      <w:r w:rsidRPr="00817265">
        <w:t>Functional Safety Requirements</w:t>
      </w:r>
      <w:bookmarkEnd w:id="13948"/>
      <w:bookmarkEnd w:id="13949"/>
    </w:p>
    <w:p w14:paraId="555459E3" w14:textId="1888632C" w:rsidR="00B45B70" w:rsidRDefault="006E6589">
      <w:pPr>
        <w:rPr>
          <w:ins w:id="13950" w:author="Strzelczyk, Anthony (A.)" w:date="2021-01-05T14:45:00Z"/>
        </w:rPr>
        <w:pPrChange w:id="13951" w:author="Strzelczyk, Anthony (A.)" w:date="2020-12-23T15:05:00Z">
          <w:pPr>
            <w:pStyle w:val="REUserHint"/>
            <w:numPr>
              <w:numId w:val="11"/>
            </w:numPr>
            <w:ind w:left="720" w:hanging="360"/>
          </w:pPr>
        </w:pPrChange>
      </w:pPr>
      <w:ins w:id="13952" w:author="Strzelczyk, Anthony (A.)" w:date="2021-01-05T12:54:00Z">
        <w:r>
          <w:rPr>
            <w:noProof/>
          </w:rPr>
          <mc:AlternateContent>
            <mc:Choice Requires="wps">
              <w:drawing>
                <wp:anchor distT="91440" distB="91440" distL="114300" distR="114300" simplePos="0" relativeHeight="251654144" behindDoc="0" locked="0" layoutInCell="1" allowOverlap="1" wp14:anchorId="4EAC2E6B" wp14:editId="068675E6">
                  <wp:simplePos x="0" y="0"/>
                  <wp:positionH relativeFrom="margin">
                    <wp:posOffset>1009650</wp:posOffset>
                  </wp:positionH>
                  <wp:positionV relativeFrom="paragraph">
                    <wp:posOffset>118745</wp:posOffset>
                  </wp:positionV>
                  <wp:extent cx="3782695" cy="1080770"/>
                  <wp:effectExtent l="0" t="0" r="1714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695" cy="1080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DCD105" w14:textId="352FC11A" w:rsidR="0024755E" w:rsidRDefault="0024755E" w:rsidP="00C529D7">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 xml:space="preserve">ASIL rated QM – </w:t>
                              </w:r>
                              <w:del w:id="13953" w:author="Strzelczyk, Anthony (A.)" w:date="2021-01-05T12:54:00Z">
                                <w:r w:rsidDel="00C529D7">
                                  <w:rPr>
                                    <w:i/>
                                    <w:iCs/>
                                    <w:color w:val="4F81BD" w:themeColor="accent1"/>
                                    <w:sz w:val="24"/>
                                    <w:szCs w:val="24"/>
                                  </w:rPr>
                                  <w:delText>No Safety Goals</w:delText>
                                </w:r>
                              </w:del>
                              <w:ins w:id="13954" w:author="Strzelczyk, Anthony (A.)" w:date="2021-01-05T12:55:00Z">
                                <w:r>
                                  <w:rPr>
                                    <w:i/>
                                    <w:iCs/>
                                    <w:color w:val="4F81BD" w:themeColor="accent1"/>
                                    <w:sz w:val="24"/>
                                    <w:szCs w:val="24"/>
                                  </w:rPr>
                                  <w:t>No FSR’s</w:t>
                                </w:r>
                              </w:ins>
                            </w:p>
                          </w:txbxContent>
                        </wps:txbx>
                        <wps:bodyPr rot="0" vert="horz" wrap="square" lIns="91440" tIns="45720" rIns="91440" bIns="45720" anchor="ctr" anchorCtr="0">
                          <a:spAutoFit/>
                        </wps:bodyPr>
                      </wps:wsp>
                    </a:graphicData>
                  </a:graphic>
                  <wp14:sizeRelH relativeFrom="margin">
                    <wp14:pctWidth>58500</wp14:pctWidth>
                  </wp14:sizeRelH>
                  <wp14:sizeRelV relativeFrom="margin">
                    <wp14:pctHeight>20000</wp14:pctHeight>
                  </wp14:sizeRelV>
                </wp:anchor>
              </w:drawing>
            </mc:Choice>
            <mc:Fallback>
              <w:pict>
                <v:shape w14:anchorId="4EAC2E6B" id="_x0000_s1028" type="#_x0000_t202" style="position:absolute;margin-left:79.5pt;margin-top:9.35pt;width:297.85pt;height:85.1pt;z-index:25165414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" fillcolor="white [3201]" strokecolor="#4f81bd [3204]" strokeweight="2pt">
                  <v:textbox style="mso-fit-shape-to-text:t">
                    <w:txbxContent>
                      <w:p w14:paraId="35DCD105" w14:textId="352FC11A" w:rsidR="0024755E" w:rsidRDefault="0024755E" w:rsidP="00C529D7">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 xml:space="preserve">ASIL rated QM – </w:t>
                        </w:r>
                        <w:del w:id="13955" w:author="Strzelczyk, Anthony (A.)" w:date="2021-01-05T12:54:00Z">
                          <w:r w:rsidDel="00C529D7">
                            <w:rPr>
                              <w:i/>
                              <w:iCs/>
                              <w:color w:val="4F81BD" w:themeColor="accent1"/>
                              <w:sz w:val="24"/>
                              <w:szCs w:val="24"/>
                            </w:rPr>
                            <w:delText>No Safety Goals</w:delText>
                          </w:r>
                        </w:del>
                        <w:ins w:id="13956" w:author="Strzelczyk, Anthony (A.)" w:date="2021-01-05T12:55:00Z">
                          <w:r>
                            <w:rPr>
                              <w:i/>
                              <w:iCs/>
                              <w:color w:val="4F81BD" w:themeColor="accent1"/>
                              <w:sz w:val="24"/>
                              <w:szCs w:val="24"/>
                            </w:rPr>
                            <w:t>No FSR’s</w:t>
                          </w:r>
                        </w:ins>
                      </w:p>
                    </w:txbxContent>
                  </v:textbox>
                  <w10:wrap anchorx="margin"/>
                </v:shape>
              </w:pict>
            </mc:Fallback>
          </mc:AlternateContent>
        </w:r>
      </w:ins>
    </w:p>
    <w:p w14:paraId="1DD8FF9F" w14:textId="67FB6CBC" w:rsidR="006E6589" w:rsidRDefault="006E6589">
      <w:pPr>
        <w:rPr>
          <w:ins w:id="13957" w:author="Strzelczyk, Anthony (A.)" w:date="2021-01-05T14:45:00Z"/>
        </w:rPr>
        <w:pPrChange w:id="13958" w:author="Strzelczyk, Anthony (A.)" w:date="2020-12-23T15:05:00Z">
          <w:pPr>
            <w:pStyle w:val="REUserHint"/>
            <w:numPr>
              <w:numId w:val="11"/>
            </w:numPr>
            <w:ind w:left="720" w:hanging="360"/>
          </w:pPr>
        </w:pPrChange>
      </w:pPr>
    </w:p>
    <w:p w14:paraId="33874463" w14:textId="53C61152" w:rsidR="006E6589" w:rsidRDefault="006E6589">
      <w:pPr>
        <w:rPr>
          <w:ins w:id="13959" w:author="Strzelczyk, Anthony (A.)" w:date="2021-01-05T15:17:00Z"/>
        </w:rPr>
        <w:pPrChange w:id="13960" w:author="Strzelczyk, Anthony (A.)" w:date="2020-12-23T15:05:00Z">
          <w:pPr>
            <w:pStyle w:val="REUserHint"/>
            <w:numPr>
              <w:numId w:val="11"/>
            </w:numPr>
            <w:ind w:left="720" w:hanging="360"/>
          </w:pPr>
        </w:pPrChange>
      </w:pPr>
    </w:p>
    <w:p w14:paraId="70935126" w14:textId="77777777" w:rsidR="00B83C99" w:rsidRDefault="00B83C99">
      <w:pPr>
        <w:rPr>
          <w:ins w:id="13961" w:author="Strzelczyk, Anthony (A.)" w:date="2021-01-05T14:45:00Z"/>
        </w:rPr>
        <w:pPrChange w:id="13962" w:author="Strzelczyk, Anthony (A.)" w:date="2020-12-23T15:05:00Z">
          <w:pPr>
            <w:pStyle w:val="REUserHint"/>
            <w:numPr>
              <w:numId w:val="11"/>
            </w:numPr>
            <w:ind w:left="720" w:hanging="360"/>
          </w:pPr>
        </w:pPrChange>
      </w:pPr>
    </w:p>
    <w:p w14:paraId="109288F4" w14:textId="77B08AAC" w:rsidR="006E6589" w:rsidRPr="00B45B70" w:rsidDel="00B83C99" w:rsidRDefault="006E6589">
      <w:pPr>
        <w:rPr>
          <w:del w:id="13963" w:author="Strzelczyk, Anthony (A.)" w:date="2021-01-05T15:16:00Z"/>
          <w:rPrChange w:id="13964" w:author="Strzelczyk, Anthony (A.)" w:date="2020-12-23T15:05:00Z">
            <w:rPr>
              <w:del w:id="13965" w:author="Strzelczyk, Anthony (A.)" w:date="2021-01-05T15:16:00Z"/>
              <w:rStyle w:val="SubtleEmphasis"/>
              <w:i w:val="0"/>
              <w:iCs w:val="0"/>
              <w:lang w:val="en-GB"/>
            </w:rPr>
          </w:rPrChange>
        </w:rPr>
        <w:pPrChange w:id="13966" w:author="Strzelczyk, Anthony (A.)" w:date="2020-12-23T15:05:00Z">
          <w:pPr>
            <w:pStyle w:val="REUserHint"/>
            <w:numPr>
              <w:numId w:val="11"/>
            </w:numPr>
            <w:ind w:left="720" w:hanging="360"/>
          </w:pPr>
        </w:pPrChange>
      </w:pPr>
    </w:p>
    <w:p w14:paraId="1620A9AC" w14:textId="67FA364C" w:rsidR="00817265" w:rsidDel="00B83C99" w:rsidRDefault="00817265">
      <w:pPr>
        <w:pStyle w:val="Heading3"/>
        <w:spacing w:line="240" w:lineRule="atLeast"/>
        <w:rPr>
          <w:del w:id="13967" w:author="Strzelczyk, Anthony (A.)" w:date="2021-01-05T15:16:00Z"/>
        </w:rPr>
        <w:pPrChange w:id="13968" w:author="Strzelczyk, Anthony (A.)" w:date="2020-12-11T12:24:00Z">
          <w:pPr>
            <w:pStyle w:val="Heading3"/>
          </w:pPr>
        </w:pPrChange>
      </w:pPr>
      <w:bookmarkStart w:id="13969" w:name="_Toc4161554"/>
      <w:bookmarkStart w:id="13970" w:name="_Ref4159949"/>
      <w:bookmarkStart w:id="13971" w:name="_Ref26887361"/>
      <w:bookmarkStart w:id="13972" w:name="_Ref26887402"/>
      <w:del w:id="13973" w:author="Strzelczyk, Anthony (A.)" w:date="2021-01-05T15:16:00Z">
        <w:r w:rsidRPr="00817265" w:rsidDel="00B83C99">
          <w:rPr>
            <w:rStyle w:val="SubtleEmphasis"/>
            <w:i w:val="0"/>
            <w:color w:val="auto"/>
          </w:rPr>
          <w:delText>&lt;Goal 1 N</w:delText>
        </w:r>
        <w:r w:rsidRPr="00817265" w:rsidDel="00B83C99">
          <w:delText>ame&gt;</w:delText>
        </w:r>
        <w:bookmarkEnd w:id="13969"/>
        <w:bookmarkEnd w:id="13970"/>
        <w:bookmarkEnd w:id="13971"/>
        <w:bookmarkEnd w:id="13972"/>
      </w:del>
    </w:p>
    <w:p w14:paraId="7E19DD88" w14:textId="0C299037" w:rsidR="001C6137" w:rsidRPr="001C6137" w:rsidDel="00B83C99" w:rsidRDefault="001C6137">
      <w:pPr>
        <w:spacing w:line="240" w:lineRule="atLeast"/>
        <w:rPr>
          <w:del w:id="13974" w:author="Strzelczyk, Anthony (A.)" w:date="2021-01-05T15:16:00Z"/>
        </w:rPr>
        <w:pPrChange w:id="13975" w:author="Strzelczyk, Anthony (A.)" w:date="2020-12-11T12:24:00Z">
          <w:pPr/>
        </w:pPrChange>
      </w:pPr>
    </w:p>
    <w:p w14:paraId="4154B77F" w14:textId="318E43B5" w:rsidR="00817265" w:rsidRPr="00817265" w:rsidDel="00B83C99" w:rsidRDefault="00817265">
      <w:pPr>
        <w:pStyle w:val="Heading3"/>
        <w:spacing w:line="240" w:lineRule="atLeast"/>
        <w:rPr>
          <w:del w:id="13976" w:author="Strzelczyk, Anthony (A.)" w:date="2021-01-05T15:16:00Z"/>
        </w:rPr>
        <w:pPrChange w:id="13977" w:author="Strzelczyk, Anthony (A.)" w:date="2020-12-11T12:24:00Z">
          <w:pPr>
            <w:pStyle w:val="Heading3"/>
          </w:pPr>
        </w:pPrChange>
      </w:pPr>
      <w:bookmarkStart w:id="13978" w:name="_Toc4161555"/>
      <w:del w:id="13979" w:author="Strzelczyk, Anthony (A.)" w:date="2021-01-05T15:16:00Z">
        <w:r w:rsidRPr="00817265" w:rsidDel="00B83C99">
          <w:delText>&lt;Goal n Name&gt;</w:delText>
        </w:r>
        <w:bookmarkEnd w:id="13978"/>
      </w:del>
    </w:p>
    <w:p w14:paraId="6A105E2C" w14:textId="77777777" w:rsidR="00817265" w:rsidRDefault="00817265">
      <w:pPr>
        <w:spacing w:line="240" w:lineRule="atLeast"/>
        <w:pPrChange w:id="13980" w:author="Strzelczyk, Anthony (A.)" w:date="2020-12-11T12:24:00Z">
          <w:pPr/>
        </w:pPrChange>
      </w:pPr>
    </w:p>
    <w:p w14:paraId="10F9B26D" w14:textId="6FBE2397" w:rsidR="00817265" w:rsidRPr="00817265" w:rsidRDefault="00817265">
      <w:pPr>
        <w:pStyle w:val="Heading3"/>
        <w:spacing w:line="240" w:lineRule="atLeast"/>
        <w:pPrChange w:id="13981" w:author="Strzelczyk, Anthony (A.)" w:date="2020-12-11T12:24:00Z">
          <w:pPr>
            <w:pStyle w:val="Heading3"/>
          </w:pPr>
        </w:pPrChange>
      </w:pPr>
      <w:bookmarkStart w:id="13982" w:name="_Toc4161556"/>
      <w:bookmarkStart w:id="13983" w:name="_Ref4159967"/>
      <w:bookmarkStart w:id="13984" w:name="_Ref26887381"/>
      <w:bookmarkStart w:id="13985" w:name="_Toc89439966"/>
      <w:r w:rsidRPr="00817265">
        <w:t xml:space="preserve">Derivation of </w:t>
      </w:r>
      <w:r w:rsidR="00BA769E" w:rsidRPr="00817265">
        <w:t xml:space="preserve">Functional Safety Requirements </w:t>
      </w:r>
      <w:r w:rsidRPr="00817265">
        <w:t>on Assumptions</w:t>
      </w:r>
      <w:bookmarkEnd w:id="13982"/>
      <w:bookmarkEnd w:id="13983"/>
      <w:bookmarkEnd w:id="13984"/>
      <w:bookmarkEnd w:id="13985"/>
    </w:p>
    <w:p w14:paraId="25345513" w14:textId="2B48E536" w:rsidR="00C529D7" w:rsidRDefault="00B83C99">
      <w:pPr>
        <w:spacing w:line="240" w:lineRule="atLeast"/>
        <w:rPr>
          <w:ins w:id="13986" w:author="Strzelczyk, Anthony (A.)" w:date="2021-01-05T12:55:00Z"/>
        </w:rPr>
        <w:pPrChange w:id="13987" w:author="Strzelczyk, Anthony (A.)" w:date="2020-12-11T12:24:00Z">
          <w:pPr/>
        </w:pPrChange>
      </w:pPr>
      <w:ins w:id="13988" w:author="Strzelczyk, Anthony (A.)" w:date="2021-01-05T12:55:00Z">
        <w:r>
          <w:rPr>
            <w:noProof/>
          </w:rPr>
          <mc:AlternateContent>
            <mc:Choice Requires="wps">
              <w:drawing>
                <wp:anchor distT="91440" distB="91440" distL="114300" distR="114300" simplePos="0" relativeHeight="251655168" behindDoc="0" locked="0" layoutInCell="1" allowOverlap="1" wp14:anchorId="418F2576" wp14:editId="36F464E3">
                  <wp:simplePos x="0" y="0"/>
                  <wp:positionH relativeFrom="margin">
                    <wp:posOffset>990600</wp:posOffset>
                  </wp:positionH>
                  <wp:positionV relativeFrom="paragraph">
                    <wp:posOffset>104140</wp:posOffset>
                  </wp:positionV>
                  <wp:extent cx="3782695" cy="1080770"/>
                  <wp:effectExtent l="0" t="0" r="17145" b="1905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695" cy="1080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10BAF49" w14:textId="77777777" w:rsidR="0024755E" w:rsidRDefault="0024755E" w:rsidP="00C529D7">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 xml:space="preserve">ASIL rated QM – </w:t>
                              </w:r>
                              <w:del w:id="13989" w:author="Strzelczyk, Anthony (A.)" w:date="2021-01-05T12:54:00Z">
                                <w:r w:rsidDel="00C529D7">
                                  <w:rPr>
                                    <w:i/>
                                    <w:iCs/>
                                    <w:color w:val="4F81BD" w:themeColor="accent1"/>
                                    <w:sz w:val="24"/>
                                    <w:szCs w:val="24"/>
                                  </w:rPr>
                                  <w:delText>No Safety Goals</w:delText>
                                </w:r>
                              </w:del>
                              <w:ins w:id="13990" w:author="Strzelczyk, Anthony (A.)" w:date="2021-01-05T12:55:00Z">
                                <w:r>
                                  <w:rPr>
                                    <w:i/>
                                    <w:iCs/>
                                    <w:color w:val="4F81BD" w:themeColor="accent1"/>
                                    <w:sz w:val="24"/>
                                    <w:szCs w:val="24"/>
                                  </w:rPr>
                                  <w:t>No FSR’s</w:t>
                                </w:r>
                              </w:ins>
                            </w:p>
                          </w:txbxContent>
                        </wps:txbx>
                        <wps:bodyPr rot="0" vert="horz" wrap="square" lIns="91440" tIns="45720" rIns="91440" bIns="45720" anchor="ctr" anchorCtr="0">
                          <a:spAutoFit/>
                        </wps:bodyPr>
                      </wps:wsp>
                    </a:graphicData>
                  </a:graphic>
                  <wp14:sizeRelH relativeFrom="margin">
                    <wp14:pctWidth>58500</wp14:pctWidth>
                  </wp14:sizeRelH>
                  <wp14:sizeRelV relativeFrom="margin">
                    <wp14:pctHeight>20000</wp14:pctHeight>
                  </wp14:sizeRelV>
                </wp:anchor>
              </w:drawing>
            </mc:Choice>
            <mc:Fallback>
              <w:pict>
                <v:shape w14:anchorId="418F2576" id="_x0000_s1029" type="#_x0000_t202" style="position:absolute;margin-left:78pt;margin-top:8.2pt;width:297.85pt;height:85.1pt;z-index:251655168;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" fillcolor="white [3201]" strokecolor="#4f81bd [3204]" strokeweight="2pt">
                  <v:textbox style="mso-fit-shape-to-text:t">
                    <w:txbxContent>
                      <w:p w14:paraId="510BAF49" w14:textId="77777777" w:rsidR="0024755E" w:rsidRDefault="0024755E" w:rsidP="00C529D7">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 xml:space="preserve">ASIL rated QM – </w:t>
                        </w:r>
                        <w:del w:id="13991" w:author="Strzelczyk, Anthony (A.)" w:date="2021-01-05T12:54:00Z">
                          <w:r w:rsidDel="00C529D7">
                            <w:rPr>
                              <w:i/>
                              <w:iCs/>
                              <w:color w:val="4F81BD" w:themeColor="accent1"/>
                              <w:sz w:val="24"/>
                              <w:szCs w:val="24"/>
                            </w:rPr>
                            <w:delText>No Safety Goals</w:delText>
                          </w:r>
                        </w:del>
                        <w:ins w:id="13992" w:author="Strzelczyk, Anthony (A.)" w:date="2021-01-05T12:55:00Z">
                          <w:r>
                            <w:rPr>
                              <w:i/>
                              <w:iCs/>
                              <w:color w:val="4F81BD" w:themeColor="accent1"/>
                              <w:sz w:val="24"/>
                              <w:szCs w:val="24"/>
                            </w:rPr>
                            <w:t>No FSR’s</w:t>
                          </w:r>
                        </w:ins>
                      </w:p>
                    </w:txbxContent>
                  </v:textbox>
                  <w10:wrap anchorx="margin"/>
                </v:shape>
              </w:pict>
            </mc:Fallback>
          </mc:AlternateContent>
        </w:r>
      </w:ins>
    </w:p>
    <w:p w14:paraId="60BC6458" w14:textId="10E9B02B" w:rsidR="00C529D7" w:rsidRDefault="00C529D7">
      <w:pPr>
        <w:spacing w:line="240" w:lineRule="atLeast"/>
        <w:rPr>
          <w:ins w:id="13993" w:author="Strzelczyk, Anthony (A.)" w:date="2021-01-05T12:55:00Z"/>
        </w:rPr>
        <w:pPrChange w:id="13994" w:author="Strzelczyk, Anthony (A.)" w:date="2020-12-11T12:24:00Z">
          <w:pPr/>
        </w:pPrChange>
      </w:pPr>
    </w:p>
    <w:p w14:paraId="3C4BB3AD" w14:textId="6E64C791" w:rsidR="00C529D7" w:rsidRDefault="00C529D7">
      <w:pPr>
        <w:spacing w:line="240" w:lineRule="atLeast"/>
        <w:rPr>
          <w:ins w:id="13995" w:author="Strzelczyk, Anthony (A.)" w:date="2021-01-05T12:55:00Z"/>
        </w:rPr>
        <w:pPrChange w:id="13996" w:author="Strzelczyk, Anthony (A.)" w:date="2020-12-11T12:24:00Z">
          <w:pPr/>
        </w:pPrChange>
      </w:pPr>
    </w:p>
    <w:p w14:paraId="272A111C" w14:textId="4D6363AF" w:rsidR="00C529D7" w:rsidRDefault="00C529D7">
      <w:pPr>
        <w:spacing w:line="240" w:lineRule="atLeast"/>
        <w:rPr>
          <w:ins w:id="13997" w:author="Strzelczyk, Anthony (A.)" w:date="2021-01-05T13:05:00Z"/>
        </w:rPr>
        <w:pPrChange w:id="13998" w:author="Strzelczyk, Anthony (A.)" w:date="2020-12-11T12:24:00Z">
          <w:pPr/>
        </w:pPrChange>
      </w:pPr>
    </w:p>
    <w:p w14:paraId="263B8728" w14:textId="3145E94B" w:rsidR="00D84809" w:rsidRDefault="00D84809">
      <w:pPr>
        <w:spacing w:line="240" w:lineRule="atLeast"/>
        <w:rPr>
          <w:ins w:id="13999" w:author="Strzelczyk, Anthony (A.)" w:date="2021-01-05T13:05:00Z"/>
        </w:rPr>
        <w:pPrChange w:id="14000" w:author="Strzelczyk, Anthony (A.)" w:date="2020-12-11T12:24:00Z">
          <w:pPr/>
        </w:pPrChange>
      </w:pPr>
    </w:p>
    <w:p w14:paraId="436642B4" w14:textId="77777777" w:rsidR="00817265" w:rsidRPr="00817265" w:rsidRDefault="00817265">
      <w:pPr>
        <w:pStyle w:val="Heading3"/>
        <w:spacing w:line="240" w:lineRule="atLeast"/>
        <w:pPrChange w:id="14001" w:author="Strzelczyk, Anthony (A.)" w:date="2020-12-11T12:24:00Z">
          <w:pPr>
            <w:pStyle w:val="Heading3"/>
          </w:pPr>
        </w:pPrChange>
      </w:pPr>
      <w:bookmarkStart w:id="14002" w:name="_Toc4161557"/>
      <w:bookmarkStart w:id="14003" w:name="_Ref4160959"/>
      <w:bookmarkStart w:id="14004" w:name="_Ref4161917"/>
      <w:bookmarkStart w:id="14005" w:name="_Toc89439967"/>
      <w:r w:rsidRPr="00817265">
        <w:t>ASIL Decomposition</w:t>
      </w:r>
      <w:bookmarkEnd w:id="14002"/>
      <w:bookmarkEnd w:id="14003"/>
      <w:bookmarkEnd w:id="14004"/>
      <w:r w:rsidR="00BA769E">
        <w:t xml:space="preserve"> of </w:t>
      </w:r>
      <w:r w:rsidR="00BA769E" w:rsidRPr="00817265">
        <w:t>Functional Safety Requirements</w:t>
      </w:r>
      <w:bookmarkEnd w:id="14005"/>
    </w:p>
    <w:p w14:paraId="514AF25A" w14:textId="1A6250AC" w:rsidR="00817265" w:rsidRDefault="00817265">
      <w:pPr>
        <w:spacing w:line="240" w:lineRule="atLeast"/>
        <w:rPr>
          <w:highlight w:val="yellow"/>
        </w:rPr>
        <w:pPrChange w:id="14006" w:author="Strzelczyk, Anthony (A.)" w:date="2020-12-11T12:24:00Z">
          <w:pPr/>
        </w:pPrChange>
      </w:pPr>
    </w:p>
    <w:tbl>
      <w:tblPr>
        <w:tblW w:w="490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4007" w:author="Strzelczyk, Anthony (A.)" w:date="2020-12-21T12:17:00Z">
          <w:tblPr>
            <w:tblW w:w="490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047"/>
        <w:gridCol w:w="1644"/>
        <w:gridCol w:w="5571"/>
        <w:tblGridChange w:id="14008">
          <w:tblGrid>
            <w:gridCol w:w="3047"/>
            <w:gridCol w:w="1644"/>
            <w:gridCol w:w="5571"/>
          </w:tblGrid>
        </w:tblGridChange>
      </w:tblGrid>
      <w:tr w:rsidR="00412488" w:rsidRPr="00412488" w:rsidDel="00136D92" w14:paraId="4A4BC17A" w14:textId="05BA5BA0" w:rsidTr="00B45B70">
        <w:trPr>
          <w:cantSplit/>
          <w:tblHeader/>
          <w:del w:id="14009" w:author="Strzelczyk, Anthony (A.)" w:date="2020-12-21T12:20:00Z"/>
          <w:trPrChange w:id="14010" w:author="Strzelczyk, Anthony (A.)" w:date="2020-12-21T12:17:00Z">
            <w:trPr>
              <w:cantSplit/>
              <w:tblHeader/>
            </w:trPr>
          </w:trPrChange>
        </w:trPr>
        <w:tc>
          <w:tcPr>
            <w:tcW w:w="3047" w:type="dxa"/>
            <w:shd w:val="clear" w:color="auto" w:fill="D9D9D9" w:themeFill="background1" w:themeFillShade="D9"/>
            <w:tcMar>
              <w:top w:w="0" w:type="dxa"/>
              <w:left w:w="108" w:type="dxa"/>
              <w:bottom w:w="0" w:type="dxa"/>
              <w:right w:w="108" w:type="dxa"/>
            </w:tcMar>
            <w:tcPrChange w:id="14011" w:author="Strzelczyk, Anthony (A.)" w:date="2020-12-21T12:17:00Z">
              <w:tcPr>
                <w:tcW w:w="2735" w:type="dxa"/>
                <w:shd w:val="clear" w:color="auto" w:fill="D9D9D9" w:themeFill="background1" w:themeFillShade="D9"/>
                <w:tcMar>
                  <w:top w:w="0" w:type="dxa"/>
                  <w:left w:w="108" w:type="dxa"/>
                  <w:bottom w:w="0" w:type="dxa"/>
                  <w:right w:w="108" w:type="dxa"/>
                </w:tcMar>
              </w:tcPr>
            </w:tcPrChange>
          </w:tcPr>
          <w:p w14:paraId="43404B79" w14:textId="089CE7A7" w:rsidR="00412488" w:rsidRPr="00412488" w:rsidDel="00136D92" w:rsidRDefault="00412488">
            <w:pPr>
              <w:spacing w:before="48" w:after="48" w:line="240" w:lineRule="atLeast"/>
              <w:rPr>
                <w:del w:id="14012" w:author="Strzelczyk, Anthony (A.)" w:date="2020-12-21T12:20:00Z"/>
                <w:rFonts w:ascii="Univers" w:hAnsi="Univers"/>
                <w:b/>
              </w:rPr>
              <w:pPrChange w:id="14013" w:author="Strzelczyk, Anthony (A.)" w:date="2020-12-11T12:24:00Z">
                <w:pPr>
                  <w:spacing w:before="48" w:after="48" w:line="254" w:lineRule="auto"/>
                </w:pPr>
              </w:pPrChange>
            </w:pPr>
            <w:del w:id="14014" w:author="Strzelczyk, Anthony (A.)" w:date="2020-12-21T12:17:00Z">
              <w:r w:rsidRPr="00412488" w:rsidDel="005E5FD8">
                <w:rPr>
                  <w:b/>
                </w:rPr>
                <w:delText>Input FSR</w:delText>
              </w:r>
            </w:del>
          </w:p>
        </w:tc>
        <w:tc>
          <w:tcPr>
            <w:tcW w:w="7215" w:type="dxa"/>
            <w:gridSpan w:val="2"/>
            <w:tcMar>
              <w:top w:w="0" w:type="dxa"/>
              <w:left w:w="108" w:type="dxa"/>
              <w:bottom w:w="0" w:type="dxa"/>
              <w:right w:w="108" w:type="dxa"/>
            </w:tcMar>
            <w:tcPrChange w:id="14015" w:author="Strzelczyk, Anthony (A.)" w:date="2020-12-21T12:17:00Z">
              <w:tcPr>
                <w:tcW w:w="6476" w:type="dxa"/>
                <w:gridSpan w:val="2"/>
                <w:tcMar>
                  <w:top w:w="0" w:type="dxa"/>
                  <w:left w:w="108" w:type="dxa"/>
                  <w:bottom w:w="0" w:type="dxa"/>
                  <w:right w:w="108" w:type="dxa"/>
                </w:tcMar>
              </w:tcPr>
            </w:tcPrChange>
          </w:tcPr>
          <w:p w14:paraId="149C4690" w14:textId="066FAFDD" w:rsidR="00412488" w:rsidDel="00136D92" w:rsidRDefault="00412488">
            <w:pPr>
              <w:spacing w:line="240" w:lineRule="atLeast"/>
              <w:rPr>
                <w:del w:id="14016" w:author="Strzelczyk, Anthony (A.)" w:date="2020-12-21T12:20:00Z"/>
                <w:rFonts w:cs="Arial"/>
              </w:rPr>
              <w:pPrChange w:id="14017" w:author="Strzelczyk, Anthony (A.)" w:date="2020-12-11T12:24:00Z">
                <w:pPr>
                  <w:spacing w:line="254" w:lineRule="auto"/>
                </w:pPr>
              </w:pPrChange>
            </w:pPr>
            <w:del w:id="14018" w:author="Strzelczyk, Anthony (A.)" w:date="2020-12-21T12:17:00Z">
              <w:r w:rsidDel="005E5FD8">
                <w:rPr>
                  <w:rFonts w:cs="Arial"/>
                  <w:bCs/>
                </w:rPr>
                <w:delText>&lt;Give the ID of a FSR from section</w:delText>
              </w:r>
              <w:r w:rsidR="00A36397" w:rsidDel="005E5FD8">
                <w:rPr>
                  <w:rFonts w:cs="Arial"/>
                  <w:bCs/>
                </w:rPr>
                <w:delText>s above</w:delText>
              </w:r>
              <w:r w:rsidDel="005E5FD8">
                <w:rPr>
                  <w:rFonts w:cs="Arial"/>
                  <w:bCs/>
                </w:rPr>
                <w:delText xml:space="preserve"> which shall be decomposed&gt;</w:delText>
              </w:r>
            </w:del>
          </w:p>
        </w:tc>
      </w:tr>
      <w:tr w:rsidR="00412488" w:rsidRPr="00412488" w:rsidDel="00136D92" w14:paraId="3FAC782D" w14:textId="2FE452AC" w:rsidTr="00B45B70">
        <w:trPr>
          <w:del w:id="14019" w:author="Strzelczyk, Anthony (A.)" w:date="2020-12-21T12:20:00Z"/>
        </w:trPr>
        <w:tc>
          <w:tcPr>
            <w:tcW w:w="3047" w:type="dxa"/>
            <w:shd w:val="clear" w:color="auto" w:fill="D9D9D9" w:themeFill="background1" w:themeFillShade="D9"/>
            <w:tcMar>
              <w:top w:w="0" w:type="dxa"/>
              <w:left w:w="108" w:type="dxa"/>
              <w:bottom w:w="0" w:type="dxa"/>
              <w:right w:w="108" w:type="dxa"/>
            </w:tcMar>
            <w:tcPrChange w:id="14020" w:author="Strzelczyk, Anthony (A.)" w:date="2020-12-21T12:17:00Z">
              <w:tcPr>
                <w:tcW w:w="2735" w:type="dxa"/>
                <w:shd w:val="clear" w:color="auto" w:fill="D9D9D9" w:themeFill="background1" w:themeFillShade="D9"/>
                <w:tcMar>
                  <w:top w:w="0" w:type="dxa"/>
                  <w:left w:w="108" w:type="dxa"/>
                  <w:bottom w:w="0" w:type="dxa"/>
                  <w:right w:w="108" w:type="dxa"/>
                </w:tcMar>
              </w:tcPr>
            </w:tcPrChange>
          </w:tcPr>
          <w:p w14:paraId="574A43E1" w14:textId="5959AE4A" w:rsidR="00412488" w:rsidRPr="00412488" w:rsidDel="00136D92" w:rsidRDefault="00412488">
            <w:pPr>
              <w:spacing w:before="48" w:after="48" w:line="240" w:lineRule="atLeast"/>
              <w:rPr>
                <w:del w:id="14021" w:author="Strzelczyk, Anthony (A.)" w:date="2020-12-21T12:20:00Z"/>
                <w:b/>
              </w:rPr>
              <w:pPrChange w:id="14022" w:author="Strzelczyk, Anthony (A.)" w:date="2020-12-11T12:24:00Z">
                <w:pPr>
                  <w:spacing w:before="48" w:after="48" w:line="254" w:lineRule="auto"/>
                </w:pPr>
              </w:pPrChange>
            </w:pPr>
            <w:del w:id="14023" w:author="Strzelczyk, Anthony (A.)" w:date="2020-12-21T12:17:00Z">
              <w:r w:rsidRPr="00412488" w:rsidDel="005E5FD8">
                <w:rPr>
                  <w:b/>
                </w:rPr>
                <w:delText>Decomposition Rationale</w:delText>
              </w:r>
            </w:del>
          </w:p>
        </w:tc>
        <w:tc>
          <w:tcPr>
            <w:tcW w:w="7215" w:type="dxa"/>
            <w:gridSpan w:val="2"/>
            <w:tcMar>
              <w:top w:w="0" w:type="dxa"/>
              <w:left w:w="108" w:type="dxa"/>
              <w:bottom w:w="0" w:type="dxa"/>
              <w:right w:w="108" w:type="dxa"/>
            </w:tcMar>
            <w:tcPrChange w:id="14024" w:author="Strzelczyk, Anthony (A.)" w:date="2020-12-21T12:17:00Z">
              <w:tcPr>
                <w:tcW w:w="6476" w:type="dxa"/>
                <w:gridSpan w:val="2"/>
                <w:tcMar>
                  <w:top w:w="0" w:type="dxa"/>
                  <w:left w:w="108" w:type="dxa"/>
                  <w:bottom w:w="0" w:type="dxa"/>
                  <w:right w:w="108" w:type="dxa"/>
                </w:tcMar>
              </w:tcPr>
            </w:tcPrChange>
          </w:tcPr>
          <w:p w14:paraId="571AF16B" w14:textId="60802A51" w:rsidR="00412488" w:rsidDel="00136D92" w:rsidRDefault="00412488">
            <w:pPr>
              <w:spacing w:line="240" w:lineRule="atLeast"/>
              <w:rPr>
                <w:del w:id="14025" w:author="Strzelczyk, Anthony (A.)" w:date="2020-12-21T12:20:00Z"/>
                <w:color w:val="FFFFFF"/>
                <w:lang w:val="en-GB"/>
              </w:rPr>
              <w:pPrChange w:id="14026" w:author="Strzelczyk, Anthony (A.)" w:date="2020-12-11T12:24:00Z">
                <w:pPr>
                  <w:spacing w:line="254" w:lineRule="auto"/>
                </w:pPr>
              </w:pPrChange>
            </w:pPr>
            <w:del w:id="14027" w:author="Strzelczyk, Anthony (A.)" w:date="2020-12-21T12:17:00Z">
              <w:r w:rsidDel="005E5FD8">
                <w:rPr>
                  <w:bCs/>
                </w:rPr>
                <w:delText>&lt;Give a reason why the decomposition was performed&gt;</w:delText>
              </w:r>
            </w:del>
          </w:p>
        </w:tc>
      </w:tr>
      <w:tr w:rsidR="00412488" w:rsidDel="00136D92" w14:paraId="5B830111" w14:textId="4250BC72" w:rsidTr="00B45B70">
        <w:trPr>
          <w:cantSplit/>
          <w:trHeight w:val="130"/>
          <w:tblHeader/>
          <w:del w:id="14028" w:author="Strzelczyk, Anthony (A.)" w:date="2020-12-21T12:20:00Z"/>
          <w:trPrChange w:id="14029" w:author="Strzelczyk, Anthony (A.)" w:date="2020-12-21T12:17:00Z">
            <w:trPr>
              <w:cantSplit/>
              <w:trHeight w:val="130"/>
              <w:tblHeader/>
            </w:trPr>
          </w:trPrChange>
        </w:trPr>
        <w:tc>
          <w:tcPr>
            <w:tcW w:w="3047" w:type="dxa"/>
            <w:shd w:val="clear" w:color="auto" w:fill="D9D9D9" w:themeFill="background1" w:themeFillShade="D9"/>
            <w:tcMar>
              <w:top w:w="0" w:type="dxa"/>
              <w:left w:w="108" w:type="dxa"/>
              <w:bottom w:w="0" w:type="dxa"/>
              <w:right w:w="108" w:type="dxa"/>
            </w:tcMar>
            <w:tcPrChange w:id="14030" w:author="Strzelczyk, Anthony (A.)" w:date="2020-12-21T12:17:00Z">
              <w:tcPr>
                <w:tcW w:w="2735" w:type="dxa"/>
                <w:shd w:val="clear" w:color="auto" w:fill="D9D9D9" w:themeFill="background1" w:themeFillShade="D9"/>
                <w:tcMar>
                  <w:top w:w="0" w:type="dxa"/>
                  <w:left w:w="108" w:type="dxa"/>
                  <w:bottom w:w="0" w:type="dxa"/>
                  <w:right w:w="108" w:type="dxa"/>
                </w:tcMar>
              </w:tcPr>
            </w:tcPrChange>
          </w:tcPr>
          <w:p w14:paraId="568B3C2D" w14:textId="654463E1" w:rsidR="00412488" w:rsidRPr="00412488" w:rsidDel="00136D92" w:rsidRDefault="00412488">
            <w:pPr>
              <w:spacing w:before="48" w:after="48" w:line="240" w:lineRule="atLeast"/>
              <w:rPr>
                <w:del w:id="14031" w:author="Strzelczyk, Anthony (A.)" w:date="2020-12-21T12:20:00Z"/>
                <w:b/>
              </w:rPr>
              <w:pPrChange w:id="14032" w:author="Strzelczyk, Anthony (A.)" w:date="2020-12-11T12:24:00Z">
                <w:pPr>
                  <w:spacing w:before="48" w:after="48" w:line="254" w:lineRule="auto"/>
                </w:pPr>
              </w:pPrChange>
            </w:pPr>
            <w:del w:id="14033" w:author="Strzelczyk, Anthony (A.)" w:date="2020-12-21T12:17:00Z">
              <w:r w:rsidRPr="00412488" w:rsidDel="005E5FD8">
                <w:rPr>
                  <w:b/>
                </w:rPr>
                <w:delText>Method for Decomposition</w:delText>
              </w:r>
            </w:del>
          </w:p>
        </w:tc>
        <w:tc>
          <w:tcPr>
            <w:tcW w:w="7215" w:type="dxa"/>
            <w:gridSpan w:val="2"/>
            <w:tcMar>
              <w:top w:w="0" w:type="dxa"/>
              <w:left w:w="108" w:type="dxa"/>
              <w:bottom w:w="0" w:type="dxa"/>
              <w:right w:w="108" w:type="dxa"/>
            </w:tcMar>
            <w:tcPrChange w:id="14034" w:author="Strzelczyk, Anthony (A.)" w:date="2020-12-21T12:17:00Z">
              <w:tcPr>
                <w:tcW w:w="6476" w:type="dxa"/>
                <w:gridSpan w:val="2"/>
                <w:tcMar>
                  <w:top w:w="0" w:type="dxa"/>
                  <w:left w:w="108" w:type="dxa"/>
                  <w:bottom w:w="0" w:type="dxa"/>
                  <w:right w:w="108" w:type="dxa"/>
                </w:tcMar>
              </w:tcPr>
            </w:tcPrChange>
          </w:tcPr>
          <w:p w14:paraId="36905E6B" w14:textId="0BB88EF3" w:rsidR="00412488" w:rsidDel="00136D92" w:rsidRDefault="00412488">
            <w:pPr>
              <w:spacing w:line="240" w:lineRule="atLeast"/>
              <w:rPr>
                <w:del w:id="14035" w:author="Strzelczyk, Anthony (A.)" w:date="2020-12-21T12:20:00Z"/>
                <w:lang w:val="en-GB"/>
              </w:rPr>
              <w:pPrChange w:id="14036" w:author="Strzelczyk, Anthony (A.)" w:date="2020-12-11T12:24:00Z">
                <w:pPr>
                  <w:spacing w:line="254" w:lineRule="auto"/>
                </w:pPr>
              </w:pPrChange>
            </w:pPr>
            <w:del w:id="14037" w:author="Strzelczyk, Anthony (A.)" w:date="2020-12-21T12:17:00Z">
              <w:r w:rsidDel="005E5FD8">
                <w:rPr>
                  <w:bCs/>
                </w:rPr>
                <w:delText>Choose a Method</w:delText>
              </w:r>
            </w:del>
          </w:p>
        </w:tc>
      </w:tr>
      <w:tr w:rsidR="00412488" w:rsidRPr="00412488" w:rsidDel="00136D92" w14:paraId="6C79D5A5" w14:textId="2E0B4D12" w:rsidTr="00B45B70">
        <w:trPr>
          <w:cantSplit/>
          <w:trHeight w:val="347"/>
          <w:tblHeader/>
          <w:del w:id="14038" w:author="Strzelczyk, Anthony (A.)" w:date="2020-12-21T12:20:00Z"/>
          <w:trPrChange w:id="14039" w:author="Strzelczyk, Anthony (A.)" w:date="2020-12-21T12:17:00Z">
            <w:trPr>
              <w:cantSplit/>
              <w:trHeight w:val="347"/>
              <w:tblHeader/>
            </w:trPr>
          </w:trPrChange>
        </w:trPr>
        <w:tc>
          <w:tcPr>
            <w:tcW w:w="3047" w:type="dxa"/>
            <w:vMerge w:val="restart"/>
            <w:shd w:val="clear" w:color="auto" w:fill="D9D9D9" w:themeFill="background1" w:themeFillShade="D9"/>
            <w:tcMar>
              <w:top w:w="0" w:type="dxa"/>
              <w:left w:w="108" w:type="dxa"/>
              <w:bottom w:w="0" w:type="dxa"/>
              <w:right w:w="108" w:type="dxa"/>
            </w:tcMar>
            <w:tcPrChange w:id="14040" w:author="Strzelczyk, Anthony (A.)" w:date="2020-12-21T12:17:00Z">
              <w:tcPr>
                <w:tcW w:w="2735" w:type="dxa"/>
                <w:vMerge w:val="restart"/>
                <w:shd w:val="clear" w:color="auto" w:fill="D9D9D9" w:themeFill="background1" w:themeFillShade="D9"/>
                <w:tcMar>
                  <w:top w:w="0" w:type="dxa"/>
                  <w:left w:w="108" w:type="dxa"/>
                  <w:bottom w:w="0" w:type="dxa"/>
                  <w:right w:w="108" w:type="dxa"/>
                </w:tcMar>
              </w:tcPr>
            </w:tcPrChange>
          </w:tcPr>
          <w:p w14:paraId="4BCCCCFB" w14:textId="2E5A35C9" w:rsidR="00412488" w:rsidRPr="00412488" w:rsidDel="00136D92" w:rsidRDefault="00412488">
            <w:pPr>
              <w:spacing w:before="48" w:after="48" w:line="240" w:lineRule="atLeast"/>
              <w:rPr>
                <w:del w:id="14041" w:author="Strzelczyk, Anthony (A.)" w:date="2020-12-21T12:20:00Z"/>
                <w:b/>
              </w:rPr>
              <w:pPrChange w:id="14042" w:author="Strzelczyk, Anthony (A.)" w:date="2020-12-11T12:24:00Z">
                <w:pPr>
                  <w:spacing w:before="48" w:after="48" w:line="254" w:lineRule="auto"/>
                </w:pPr>
              </w:pPrChange>
            </w:pPr>
            <w:del w:id="14043" w:author="Strzelczyk, Anthony (A.)" w:date="2020-12-21T12:17:00Z">
              <w:r w:rsidRPr="00412488" w:rsidDel="005E5FD8">
                <w:rPr>
                  <w:b/>
                </w:rPr>
                <w:delText>FSR 1 after Decomposition</w:delText>
              </w:r>
            </w:del>
          </w:p>
        </w:tc>
        <w:tc>
          <w:tcPr>
            <w:tcW w:w="1644" w:type="dxa"/>
            <w:shd w:val="clear" w:color="auto" w:fill="F2F2F2" w:themeFill="background1" w:themeFillShade="F2"/>
            <w:tcMar>
              <w:top w:w="0" w:type="dxa"/>
              <w:left w:w="108" w:type="dxa"/>
              <w:bottom w:w="0" w:type="dxa"/>
              <w:right w:w="108" w:type="dxa"/>
            </w:tcMar>
            <w:tcPrChange w:id="14044"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0AE090EE" w14:textId="55CE27BA" w:rsidR="00412488" w:rsidRPr="00412488" w:rsidDel="00136D92" w:rsidRDefault="00412488">
            <w:pPr>
              <w:spacing w:before="48" w:after="48" w:line="240" w:lineRule="atLeast"/>
              <w:rPr>
                <w:del w:id="14045" w:author="Strzelczyk, Anthony (A.)" w:date="2020-12-21T12:20:00Z"/>
                <w:b/>
              </w:rPr>
              <w:pPrChange w:id="14046" w:author="Strzelczyk, Anthony (A.)" w:date="2020-12-11T12:24:00Z">
                <w:pPr>
                  <w:spacing w:before="48" w:after="48" w:line="254" w:lineRule="auto"/>
                </w:pPr>
              </w:pPrChange>
            </w:pPr>
            <w:del w:id="14047" w:author="Strzelczyk, Anthony (A.)" w:date="2020-12-21T12:17:00Z">
              <w:r w:rsidRPr="00412488" w:rsidDel="005E5FD8">
                <w:rPr>
                  <w:b/>
                </w:rPr>
                <w:delText>FSR ID</w:delText>
              </w:r>
            </w:del>
          </w:p>
        </w:tc>
        <w:tc>
          <w:tcPr>
            <w:tcW w:w="5571" w:type="dxa"/>
            <w:tcMar>
              <w:top w:w="0" w:type="dxa"/>
              <w:left w:w="108" w:type="dxa"/>
              <w:bottom w:w="0" w:type="dxa"/>
              <w:right w:w="108" w:type="dxa"/>
            </w:tcMar>
            <w:tcPrChange w:id="14048" w:author="Strzelczyk, Anthony (A.)" w:date="2020-12-21T12:17:00Z">
              <w:tcPr>
                <w:tcW w:w="5000" w:type="dxa"/>
                <w:tcMar>
                  <w:top w:w="0" w:type="dxa"/>
                  <w:left w:w="108" w:type="dxa"/>
                  <w:bottom w:w="0" w:type="dxa"/>
                  <w:right w:w="108" w:type="dxa"/>
                </w:tcMar>
              </w:tcPr>
            </w:tcPrChange>
          </w:tcPr>
          <w:p w14:paraId="6424A279" w14:textId="60D6DDE4" w:rsidR="00412488" w:rsidDel="00136D92" w:rsidRDefault="00412488">
            <w:pPr>
              <w:spacing w:line="240" w:lineRule="atLeast"/>
              <w:rPr>
                <w:del w:id="14049" w:author="Strzelczyk, Anthony (A.)" w:date="2020-12-21T12:20:00Z"/>
                <w:rFonts w:cs="Arial"/>
              </w:rPr>
              <w:pPrChange w:id="14050" w:author="Strzelczyk, Anthony (A.)" w:date="2020-12-11T12:24:00Z">
                <w:pPr>
                  <w:spacing w:line="254" w:lineRule="auto"/>
                </w:pPr>
              </w:pPrChange>
            </w:pPr>
            <w:del w:id="14051" w:author="Strzelczyk, Anthony (A.)" w:date="2020-12-21T12:17:00Z">
              <w:r w:rsidDel="005E5FD8">
                <w:rPr>
                  <w:rFonts w:cs="Arial"/>
                  <w:bCs/>
                </w:rPr>
                <w:delText>&lt;Give the ID of the decomposed FSR&gt;</w:delText>
              </w:r>
            </w:del>
          </w:p>
        </w:tc>
      </w:tr>
      <w:tr w:rsidR="00412488" w:rsidRPr="00412488" w:rsidDel="00136D92" w14:paraId="670F3F81" w14:textId="21A7E05B" w:rsidTr="00B45B70">
        <w:trPr>
          <w:cantSplit/>
          <w:trHeight w:val="347"/>
          <w:tblHeader/>
          <w:del w:id="14052" w:author="Strzelczyk, Anthony (A.)" w:date="2020-12-21T12:20:00Z"/>
          <w:trPrChange w:id="14053" w:author="Strzelczyk, Anthony (A.)" w:date="2020-12-21T12:17:00Z">
            <w:trPr>
              <w:cantSplit/>
              <w:trHeight w:val="347"/>
              <w:tblHeader/>
            </w:trPr>
          </w:trPrChange>
        </w:trPr>
        <w:tc>
          <w:tcPr>
            <w:tcW w:w="0" w:type="auto"/>
            <w:vMerge/>
            <w:vAlign w:val="center"/>
            <w:tcPrChange w:id="14054" w:author="Strzelczyk, Anthony (A.)" w:date="2020-12-21T12:17:00Z">
              <w:tcPr>
                <w:tcW w:w="0" w:type="auto"/>
                <w:vMerge/>
                <w:vAlign w:val="center"/>
              </w:tcPr>
            </w:tcPrChange>
          </w:tcPr>
          <w:p w14:paraId="1906050B" w14:textId="02986BD5" w:rsidR="00412488" w:rsidRPr="00412488" w:rsidDel="00136D92" w:rsidRDefault="00412488">
            <w:pPr>
              <w:spacing w:line="240" w:lineRule="atLeast"/>
              <w:rPr>
                <w:del w:id="14055" w:author="Strzelczyk, Anthony (A.)" w:date="2020-12-21T12:20:00Z"/>
                <w:rFonts w:ascii="Univers" w:hAnsi="Univers"/>
                <w:b/>
                <w:sz w:val="22"/>
              </w:rPr>
              <w:pPrChange w:id="14056"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057"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16FC3244" w14:textId="2C6D7803" w:rsidR="00412488" w:rsidRPr="00412488" w:rsidDel="00136D92" w:rsidRDefault="00412488">
            <w:pPr>
              <w:spacing w:before="48" w:after="48" w:line="240" w:lineRule="atLeast"/>
              <w:rPr>
                <w:del w:id="14058" w:author="Strzelczyk, Anthony (A.)" w:date="2020-12-21T12:20:00Z"/>
                <w:b/>
              </w:rPr>
              <w:pPrChange w:id="14059" w:author="Strzelczyk, Anthony (A.)" w:date="2020-12-11T12:24:00Z">
                <w:pPr>
                  <w:spacing w:before="48" w:after="48" w:line="254" w:lineRule="auto"/>
                </w:pPr>
              </w:pPrChange>
            </w:pPr>
            <w:del w:id="14060" w:author="Strzelczyk, Anthony (A.)" w:date="2020-12-21T12:17:00Z">
              <w:r w:rsidRPr="00412488" w:rsidDel="005E5FD8">
                <w:rPr>
                  <w:b/>
                </w:rPr>
                <w:delText>FSR Title</w:delText>
              </w:r>
            </w:del>
          </w:p>
        </w:tc>
        <w:tc>
          <w:tcPr>
            <w:tcW w:w="5571" w:type="dxa"/>
            <w:tcMar>
              <w:top w:w="0" w:type="dxa"/>
              <w:left w:w="108" w:type="dxa"/>
              <w:bottom w:w="0" w:type="dxa"/>
              <w:right w:w="108" w:type="dxa"/>
            </w:tcMar>
            <w:tcPrChange w:id="14061" w:author="Strzelczyk, Anthony (A.)" w:date="2020-12-21T12:17:00Z">
              <w:tcPr>
                <w:tcW w:w="5000" w:type="dxa"/>
                <w:tcMar>
                  <w:top w:w="0" w:type="dxa"/>
                  <w:left w:w="108" w:type="dxa"/>
                  <w:bottom w:w="0" w:type="dxa"/>
                  <w:right w:w="108" w:type="dxa"/>
                </w:tcMar>
              </w:tcPr>
            </w:tcPrChange>
          </w:tcPr>
          <w:p w14:paraId="6421282D" w14:textId="7EA1D651" w:rsidR="00412488" w:rsidDel="00136D92" w:rsidRDefault="00412488">
            <w:pPr>
              <w:spacing w:line="240" w:lineRule="atLeast"/>
              <w:rPr>
                <w:del w:id="14062" w:author="Strzelczyk, Anthony (A.)" w:date="2020-12-21T12:20:00Z"/>
                <w:color w:val="C0C0C0"/>
                <w:lang w:val="en-GB"/>
              </w:rPr>
              <w:pPrChange w:id="14063" w:author="Strzelczyk, Anthony (A.)" w:date="2020-12-11T12:24:00Z">
                <w:pPr>
                  <w:spacing w:line="254" w:lineRule="auto"/>
                </w:pPr>
              </w:pPrChange>
            </w:pPr>
            <w:del w:id="14064" w:author="Strzelczyk, Anthony (A.)" w:date="2020-12-21T12:17:00Z">
              <w:r w:rsidDel="005E5FD8">
                <w:rPr>
                  <w:bCs/>
                </w:rPr>
                <w:delText>&lt;Give the title of the decomposed FSR&gt;</w:delText>
              </w:r>
            </w:del>
          </w:p>
        </w:tc>
      </w:tr>
      <w:tr w:rsidR="00412488" w:rsidDel="00136D92" w14:paraId="4A408E46" w14:textId="58B59D45" w:rsidTr="00B45B70">
        <w:trPr>
          <w:cantSplit/>
          <w:trHeight w:val="297"/>
          <w:tblHeader/>
          <w:del w:id="14065" w:author="Strzelczyk, Anthony (A.)" w:date="2020-12-21T12:20:00Z"/>
          <w:trPrChange w:id="14066" w:author="Strzelczyk, Anthony (A.)" w:date="2020-12-21T12:17:00Z">
            <w:trPr>
              <w:cantSplit/>
              <w:trHeight w:val="297"/>
              <w:tblHeader/>
            </w:trPr>
          </w:trPrChange>
        </w:trPr>
        <w:tc>
          <w:tcPr>
            <w:tcW w:w="0" w:type="auto"/>
            <w:vMerge/>
            <w:vAlign w:val="center"/>
            <w:tcPrChange w:id="14067" w:author="Strzelczyk, Anthony (A.)" w:date="2020-12-21T12:17:00Z">
              <w:tcPr>
                <w:tcW w:w="0" w:type="auto"/>
                <w:vMerge/>
                <w:vAlign w:val="center"/>
              </w:tcPr>
            </w:tcPrChange>
          </w:tcPr>
          <w:p w14:paraId="4F042D0D" w14:textId="4056D182" w:rsidR="00412488" w:rsidRPr="00412488" w:rsidDel="00136D92" w:rsidRDefault="00412488">
            <w:pPr>
              <w:spacing w:line="240" w:lineRule="atLeast"/>
              <w:rPr>
                <w:del w:id="14068" w:author="Strzelczyk, Anthony (A.)" w:date="2020-12-21T12:20:00Z"/>
                <w:rFonts w:ascii="Univers" w:hAnsi="Univers"/>
                <w:b/>
                <w:sz w:val="22"/>
              </w:rPr>
              <w:pPrChange w:id="14069"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070"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6E4128DB" w14:textId="5DB048E2" w:rsidR="00412488" w:rsidRPr="00412488" w:rsidDel="00136D92" w:rsidRDefault="00412488">
            <w:pPr>
              <w:spacing w:before="48" w:after="48" w:line="240" w:lineRule="atLeast"/>
              <w:rPr>
                <w:del w:id="14071" w:author="Strzelczyk, Anthony (A.)" w:date="2020-12-21T12:20:00Z"/>
                <w:b/>
              </w:rPr>
              <w:pPrChange w:id="14072" w:author="Strzelczyk, Anthony (A.)" w:date="2020-12-11T12:24:00Z">
                <w:pPr>
                  <w:spacing w:before="48" w:after="48" w:line="254" w:lineRule="auto"/>
                </w:pPr>
              </w:pPrChange>
            </w:pPr>
            <w:del w:id="14073" w:author="Strzelczyk, Anthony (A.)" w:date="2020-12-21T12:17:00Z">
              <w:r w:rsidRPr="00412488" w:rsidDel="005E5FD8">
                <w:rPr>
                  <w:b/>
                </w:rPr>
                <w:delText>ASIL</w:delText>
              </w:r>
            </w:del>
          </w:p>
        </w:tc>
        <w:tc>
          <w:tcPr>
            <w:tcW w:w="5571" w:type="dxa"/>
            <w:tcMar>
              <w:top w:w="0" w:type="dxa"/>
              <w:left w:w="108" w:type="dxa"/>
              <w:bottom w:w="0" w:type="dxa"/>
              <w:right w:w="108" w:type="dxa"/>
            </w:tcMar>
            <w:tcPrChange w:id="14074" w:author="Strzelczyk, Anthony (A.)" w:date="2020-12-21T12:17:00Z">
              <w:tcPr>
                <w:tcW w:w="5000" w:type="dxa"/>
                <w:tcMar>
                  <w:top w:w="0" w:type="dxa"/>
                  <w:left w:w="108" w:type="dxa"/>
                  <w:bottom w:w="0" w:type="dxa"/>
                  <w:right w:w="108" w:type="dxa"/>
                </w:tcMar>
              </w:tcPr>
            </w:tcPrChange>
          </w:tcPr>
          <w:p w14:paraId="54C9514B" w14:textId="4EE8EC14" w:rsidR="00412488" w:rsidDel="00136D92" w:rsidRDefault="00412488">
            <w:pPr>
              <w:spacing w:line="240" w:lineRule="atLeast"/>
              <w:rPr>
                <w:del w:id="14075" w:author="Strzelczyk, Anthony (A.)" w:date="2020-12-21T12:20:00Z"/>
                <w:lang w:val="en-GB"/>
              </w:rPr>
              <w:pPrChange w:id="14076" w:author="Strzelczyk, Anthony (A.)" w:date="2020-12-11T12:24:00Z">
                <w:pPr>
                  <w:spacing w:line="254" w:lineRule="auto"/>
                </w:pPr>
              </w:pPrChange>
            </w:pPr>
          </w:p>
        </w:tc>
      </w:tr>
      <w:tr w:rsidR="00412488" w:rsidRPr="00412488" w:rsidDel="00136D92" w14:paraId="575768D7" w14:textId="26EC99F7" w:rsidTr="00B45B70">
        <w:trPr>
          <w:cantSplit/>
          <w:trHeight w:val="297"/>
          <w:tblHeader/>
          <w:del w:id="14077" w:author="Strzelczyk, Anthony (A.)" w:date="2020-12-21T12:20:00Z"/>
          <w:trPrChange w:id="14078" w:author="Strzelczyk, Anthony (A.)" w:date="2020-12-21T12:17:00Z">
            <w:trPr>
              <w:cantSplit/>
              <w:trHeight w:val="297"/>
              <w:tblHeader/>
            </w:trPr>
          </w:trPrChange>
        </w:trPr>
        <w:tc>
          <w:tcPr>
            <w:tcW w:w="0" w:type="auto"/>
            <w:vMerge/>
            <w:vAlign w:val="center"/>
            <w:tcPrChange w:id="14079" w:author="Strzelczyk, Anthony (A.)" w:date="2020-12-21T12:17:00Z">
              <w:tcPr>
                <w:tcW w:w="0" w:type="auto"/>
                <w:vMerge/>
                <w:vAlign w:val="center"/>
              </w:tcPr>
            </w:tcPrChange>
          </w:tcPr>
          <w:p w14:paraId="299F0014" w14:textId="4A5F5062" w:rsidR="00412488" w:rsidRPr="00412488" w:rsidDel="00136D92" w:rsidRDefault="00412488">
            <w:pPr>
              <w:spacing w:line="240" w:lineRule="atLeast"/>
              <w:rPr>
                <w:del w:id="14080" w:author="Strzelczyk, Anthony (A.)" w:date="2020-12-21T12:20:00Z"/>
                <w:rFonts w:ascii="Univers" w:hAnsi="Univers"/>
                <w:b/>
                <w:sz w:val="22"/>
              </w:rPr>
              <w:pPrChange w:id="14081"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082"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53D2C147" w14:textId="459BA428" w:rsidR="00412488" w:rsidRPr="00412488" w:rsidDel="00136D92" w:rsidRDefault="00412488">
            <w:pPr>
              <w:spacing w:before="48" w:after="48" w:line="240" w:lineRule="atLeast"/>
              <w:rPr>
                <w:del w:id="14083" w:author="Strzelczyk, Anthony (A.)" w:date="2020-12-21T12:20:00Z"/>
                <w:b/>
              </w:rPr>
              <w:pPrChange w:id="14084" w:author="Strzelczyk, Anthony (A.)" w:date="2020-12-11T12:24:00Z">
                <w:pPr>
                  <w:spacing w:before="48" w:after="48" w:line="254" w:lineRule="auto"/>
                </w:pPr>
              </w:pPrChange>
            </w:pPr>
            <w:del w:id="14085" w:author="Strzelczyk, Anthony (A.)" w:date="2020-12-21T12:17:00Z">
              <w:r w:rsidRPr="00412488" w:rsidDel="005E5FD8">
                <w:rPr>
                  <w:b/>
                </w:rPr>
                <w:delText>Rationale</w:delText>
              </w:r>
            </w:del>
          </w:p>
        </w:tc>
        <w:tc>
          <w:tcPr>
            <w:tcW w:w="5571" w:type="dxa"/>
            <w:tcMar>
              <w:top w:w="0" w:type="dxa"/>
              <w:left w:w="108" w:type="dxa"/>
              <w:bottom w:w="0" w:type="dxa"/>
              <w:right w:w="108" w:type="dxa"/>
            </w:tcMar>
            <w:tcPrChange w:id="14086" w:author="Strzelczyk, Anthony (A.)" w:date="2020-12-21T12:17:00Z">
              <w:tcPr>
                <w:tcW w:w="5000" w:type="dxa"/>
                <w:tcMar>
                  <w:top w:w="0" w:type="dxa"/>
                  <w:left w:w="108" w:type="dxa"/>
                  <w:bottom w:w="0" w:type="dxa"/>
                  <w:right w:w="108" w:type="dxa"/>
                </w:tcMar>
              </w:tcPr>
            </w:tcPrChange>
          </w:tcPr>
          <w:p w14:paraId="574D9B9B" w14:textId="7EF5633A" w:rsidR="00412488" w:rsidDel="00136D92" w:rsidRDefault="00412488">
            <w:pPr>
              <w:spacing w:line="240" w:lineRule="atLeast"/>
              <w:rPr>
                <w:del w:id="14087" w:author="Strzelczyk, Anthony (A.)" w:date="2020-12-21T12:20:00Z"/>
                <w:lang w:val="en-GB"/>
              </w:rPr>
              <w:pPrChange w:id="14088" w:author="Strzelczyk, Anthony (A.)" w:date="2020-12-11T12:24:00Z">
                <w:pPr>
                  <w:spacing w:line="254" w:lineRule="auto"/>
                </w:pPr>
              </w:pPrChange>
            </w:pPr>
            <w:del w:id="14089" w:author="Strzelczyk, Anthony (A.)" w:date="2020-12-21T12:17:00Z">
              <w:r w:rsidDel="005E5FD8">
                <w:rPr>
                  <w:bCs/>
                  <w:lang w:val="en-GB"/>
                </w:rPr>
                <w:delText>&lt;Give a r</w:delText>
              </w:r>
              <w:r w:rsidDel="005E5FD8">
                <w:rPr>
                  <w:bCs/>
                </w:rPr>
                <w:delText>eason</w:delText>
              </w:r>
            </w:del>
            <w:ins w:id="14090" w:author="Anthony Strzelczyk" w:date="2020-12-18T15:22:00Z">
              <w:del w:id="14091" w:author="Strzelczyk, Anthony (A.)" w:date="2020-12-21T12:17:00Z">
                <w:r w:rsidR="004D3CA2" w:rsidDel="005E5FD8">
                  <w:rPr>
                    <w:bCs/>
                  </w:rPr>
                  <w:delText>reason</w:delText>
                </w:r>
              </w:del>
            </w:ins>
            <w:del w:id="14092" w:author="Strzelczyk, Anthony (A.)" w:date="2020-12-21T12:17:00Z">
              <w:r w:rsidDel="005E5FD8">
                <w:rPr>
                  <w:bCs/>
                </w:rPr>
                <w:delText xml:space="preserve"> and thought behind that particular requirement. Should include how the requirement is able to independently fulfill the needs of the parent requirement&gt;</w:delText>
              </w:r>
            </w:del>
          </w:p>
        </w:tc>
      </w:tr>
      <w:tr w:rsidR="00412488" w:rsidRPr="00412488" w:rsidDel="00136D92" w14:paraId="17107AC5" w14:textId="68FD2A5E" w:rsidTr="00B45B70">
        <w:trPr>
          <w:cantSplit/>
          <w:trHeight w:val="297"/>
          <w:tblHeader/>
          <w:del w:id="14093" w:author="Strzelczyk, Anthony (A.)" w:date="2020-12-21T12:20:00Z"/>
          <w:trPrChange w:id="14094" w:author="Strzelczyk, Anthony (A.)" w:date="2020-12-21T12:17:00Z">
            <w:trPr>
              <w:cantSplit/>
              <w:trHeight w:val="297"/>
              <w:tblHeader/>
            </w:trPr>
          </w:trPrChange>
        </w:trPr>
        <w:tc>
          <w:tcPr>
            <w:tcW w:w="0" w:type="auto"/>
            <w:vMerge/>
            <w:vAlign w:val="center"/>
            <w:tcPrChange w:id="14095" w:author="Strzelczyk, Anthony (A.)" w:date="2020-12-21T12:17:00Z">
              <w:tcPr>
                <w:tcW w:w="0" w:type="auto"/>
                <w:vMerge/>
                <w:vAlign w:val="center"/>
              </w:tcPr>
            </w:tcPrChange>
          </w:tcPr>
          <w:p w14:paraId="4F5DF0A6" w14:textId="5DDB4FCD" w:rsidR="00412488" w:rsidRPr="00412488" w:rsidDel="00136D92" w:rsidRDefault="00412488">
            <w:pPr>
              <w:spacing w:line="240" w:lineRule="atLeast"/>
              <w:rPr>
                <w:del w:id="14096" w:author="Strzelczyk, Anthony (A.)" w:date="2020-12-21T12:20:00Z"/>
                <w:rFonts w:ascii="Univers" w:hAnsi="Univers"/>
                <w:b/>
                <w:sz w:val="22"/>
              </w:rPr>
              <w:pPrChange w:id="14097"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098"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61E5E366" w14:textId="419158B8" w:rsidR="00412488" w:rsidRPr="00412488" w:rsidDel="00136D92" w:rsidRDefault="00412488">
            <w:pPr>
              <w:spacing w:before="48" w:after="48" w:line="240" w:lineRule="atLeast"/>
              <w:rPr>
                <w:del w:id="14099" w:author="Strzelczyk, Anthony (A.)" w:date="2020-12-21T12:20:00Z"/>
                <w:b/>
              </w:rPr>
              <w:pPrChange w:id="14100" w:author="Strzelczyk, Anthony (A.)" w:date="2020-12-11T12:24:00Z">
                <w:pPr>
                  <w:spacing w:before="48" w:after="48" w:line="254" w:lineRule="auto"/>
                </w:pPr>
              </w:pPrChange>
            </w:pPr>
            <w:del w:id="14101" w:author="Strzelczyk, Anthony (A.)" w:date="2020-12-21T12:17:00Z">
              <w:r w:rsidRPr="00412488" w:rsidDel="005E5FD8">
                <w:rPr>
                  <w:b/>
                </w:rPr>
                <w:delText>Satisfied by</w:delText>
              </w:r>
            </w:del>
          </w:p>
        </w:tc>
        <w:tc>
          <w:tcPr>
            <w:tcW w:w="5571" w:type="dxa"/>
            <w:tcMar>
              <w:top w:w="0" w:type="dxa"/>
              <w:left w:w="108" w:type="dxa"/>
              <w:bottom w:w="0" w:type="dxa"/>
              <w:right w:w="108" w:type="dxa"/>
            </w:tcMar>
            <w:tcPrChange w:id="14102" w:author="Strzelczyk, Anthony (A.)" w:date="2020-12-21T12:17:00Z">
              <w:tcPr>
                <w:tcW w:w="5000" w:type="dxa"/>
                <w:tcMar>
                  <w:top w:w="0" w:type="dxa"/>
                  <w:left w:w="108" w:type="dxa"/>
                  <w:bottom w:w="0" w:type="dxa"/>
                  <w:right w:w="108" w:type="dxa"/>
                </w:tcMar>
              </w:tcPr>
            </w:tcPrChange>
          </w:tcPr>
          <w:p w14:paraId="4B51AAC1" w14:textId="00055E3E" w:rsidR="00412488" w:rsidRPr="00A36397" w:rsidDel="00136D92" w:rsidRDefault="00412488">
            <w:pPr>
              <w:spacing w:line="240" w:lineRule="atLeast"/>
              <w:rPr>
                <w:del w:id="14103" w:author="Strzelczyk, Anthony (A.)" w:date="2020-12-21T12:20:00Z"/>
                <w:bCs/>
              </w:rPr>
              <w:pPrChange w:id="14104" w:author="Strzelczyk, Anthony (A.)" w:date="2020-12-11T12:24:00Z">
                <w:pPr>
                  <w:spacing w:line="254" w:lineRule="auto"/>
                </w:pPr>
              </w:pPrChange>
            </w:pPr>
            <w:del w:id="14105" w:author="Strzelczyk, Anthony (A.)" w:date="2020-12-21T12:17:00Z">
              <w:r w:rsidDel="005E5FD8">
                <w:rPr>
                  <w:rFonts w:cs="Arial"/>
                  <w:bCs/>
                </w:rPr>
                <w:delText>&lt;Logical Function/Signal from Functional Architecture in chapter</w:delText>
              </w:r>
              <w:r w:rsidR="001125BF" w:rsidDel="005E5FD8">
                <w:rPr>
                  <w:rFonts w:cs="Arial"/>
                  <w:bCs/>
                </w:rPr>
                <w:delText xml:space="preserve"> </w:delText>
              </w:r>
              <w:r w:rsidR="001125BF" w:rsidDel="005E5FD8">
                <w:rPr>
                  <w:rFonts w:cs="Arial"/>
                  <w:bCs/>
                </w:rPr>
                <w:fldChar w:fldCharType="begin"/>
              </w:r>
              <w:r w:rsidR="001125BF" w:rsidDel="005E5FD8">
                <w:rPr>
                  <w:rFonts w:cs="Arial"/>
                  <w:bCs/>
                </w:rPr>
                <w:delInstrText xml:space="preserve"> REF _Ref51772354 \w \h </w:delInstrText>
              </w:r>
              <w:r w:rsidR="001125BF" w:rsidDel="005E5FD8">
                <w:rPr>
                  <w:rFonts w:cs="Arial"/>
                  <w:bCs/>
                </w:rPr>
              </w:r>
              <w:r w:rsidR="001125BF" w:rsidDel="005E5FD8">
                <w:rPr>
                  <w:rFonts w:cs="Arial"/>
                  <w:bCs/>
                </w:rPr>
                <w:fldChar w:fldCharType="separate"/>
              </w:r>
              <w:r w:rsidR="00C24607" w:rsidDel="005E5FD8">
                <w:rPr>
                  <w:rFonts w:cs="Arial"/>
                  <w:bCs/>
                </w:rPr>
                <w:delText>8.1</w:delText>
              </w:r>
              <w:r w:rsidR="001125BF" w:rsidDel="005E5FD8">
                <w:rPr>
                  <w:rFonts w:cs="Arial"/>
                  <w:bCs/>
                </w:rPr>
                <w:fldChar w:fldCharType="end"/>
              </w:r>
              <w:r w:rsidR="001125BF" w:rsidDel="005E5FD8">
                <w:rPr>
                  <w:rFonts w:cs="Arial"/>
                  <w:bCs/>
                </w:rPr>
                <w:delText xml:space="preserve"> “</w:delText>
              </w:r>
              <w:r w:rsidR="001125BF" w:rsidDel="005E5FD8">
                <w:rPr>
                  <w:rFonts w:cs="Arial"/>
                  <w:bCs/>
                </w:rPr>
                <w:fldChar w:fldCharType="begin"/>
              </w:r>
              <w:r w:rsidR="001125BF" w:rsidDel="005E5FD8">
                <w:rPr>
                  <w:rFonts w:cs="Arial"/>
                  <w:bCs/>
                </w:rPr>
                <w:delInstrText xml:space="preserve"> REF _Ref51772362 \h </w:delInstrText>
              </w:r>
              <w:r w:rsidR="001125BF" w:rsidDel="005E5FD8">
                <w:rPr>
                  <w:rFonts w:cs="Arial"/>
                  <w:bCs/>
                </w:rPr>
              </w:r>
              <w:r w:rsidR="001125BF" w:rsidDel="005E5FD8">
                <w:rPr>
                  <w:rFonts w:cs="Arial"/>
                  <w:bCs/>
                </w:rPr>
                <w:fldChar w:fldCharType="separate"/>
              </w:r>
              <w:r w:rsidR="00C24607" w:rsidDel="005E5FD8">
                <w:delText>Functional Decomposition</w:delText>
              </w:r>
              <w:r w:rsidR="001125BF" w:rsidDel="005E5FD8">
                <w:rPr>
                  <w:rFonts w:cs="Arial"/>
                  <w:bCs/>
                </w:rPr>
                <w:fldChar w:fldCharType="end"/>
              </w:r>
              <w:r w:rsidR="001125BF" w:rsidDel="005E5FD8">
                <w:rPr>
                  <w:rFonts w:cs="Arial"/>
                  <w:bCs/>
                </w:rPr>
                <w:delText>”</w:delText>
              </w:r>
              <w:r w:rsidDel="005E5FD8">
                <w:rPr>
                  <w:bCs/>
                </w:rPr>
                <w:delText>. This element shall be independent of the element satisfied by the other half of the ASIL decomposition.&gt;</w:delText>
              </w:r>
            </w:del>
          </w:p>
        </w:tc>
      </w:tr>
      <w:tr w:rsidR="00412488" w:rsidRPr="00412488" w:rsidDel="00136D92" w14:paraId="657547D4" w14:textId="14C4BAD7" w:rsidTr="00B45B70">
        <w:trPr>
          <w:cantSplit/>
          <w:trHeight w:val="347"/>
          <w:tblHeader/>
          <w:del w:id="14106" w:author="Strzelczyk, Anthony (A.)" w:date="2020-12-21T12:20:00Z"/>
          <w:trPrChange w:id="14107" w:author="Strzelczyk, Anthony (A.)" w:date="2020-12-21T12:17:00Z">
            <w:trPr>
              <w:cantSplit/>
              <w:trHeight w:val="347"/>
              <w:tblHeader/>
            </w:trPr>
          </w:trPrChange>
        </w:trPr>
        <w:tc>
          <w:tcPr>
            <w:tcW w:w="3047" w:type="dxa"/>
            <w:vMerge w:val="restart"/>
            <w:shd w:val="clear" w:color="auto" w:fill="D9D9D9" w:themeFill="background1" w:themeFillShade="D9"/>
            <w:tcMar>
              <w:top w:w="0" w:type="dxa"/>
              <w:left w:w="108" w:type="dxa"/>
              <w:bottom w:w="0" w:type="dxa"/>
              <w:right w:w="108" w:type="dxa"/>
            </w:tcMar>
            <w:tcPrChange w:id="14108" w:author="Strzelczyk, Anthony (A.)" w:date="2020-12-21T12:17:00Z">
              <w:tcPr>
                <w:tcW w:w="2735" w:type="dxa"/>
                <w:vMerge w:val="restart"/>
                <w:shd w:val="clear" w:color="auto" w:fill="D9D9D9" w:themeFill="background1" w:themeFillShade="D9"/>
                <w:tcMar>
                  <w:top w:w="0" w:type="dxa"/>
                  <w:left w:w="108" w:type="dxa"/>
                  <w:bottom w:w="0" w:type="dxa"/>
                  <w:right w:w="108" w:type="dxa"/>
                </w:tcMar>
              </w:tcPr>
            </w:tcPrChange>
          </w:tcPr>
          <w:p w14:paraId="6E428412" w14:textId="534F3AAE" w:rsidR="00412488" w:rsidRPr="00412488" w:rsidDel="00136D92" w:rsidRDefault="00412488">
            <w:pPr>
              <w:spacing w:before="48" w:after="48" w:line="240" w:lineRule="atLeast"/>
              <w:ind w:left="-21"/>
              <w:rPr>
                <w:del w:id="14109" w:author="Strzelczyk, Anthony (A.)" w:date="2020-12-21T12:20:00Z"/>
                <w:b/>
              </w:rPr>
              <w:pPrChange w:id="14110" w:author="Strzelczyk, Anthony (A.)" w:date="2020-12-11T12:24:00Z">
                <w:pPr>
                  <w:spacing w:before="48" w:after="48" w:line="254" w:lineRule="auto"/>
                  <w:ind w:left="-21"/>
                </w:pPr>
              </w:pPrChange>
            </w:pPr>
            <w:del w:id="14111" w:author="Strzelczyk, Anthony (A.)" w:date="2020-12-21T12:17:00Z">
              <w:r w:rsidRPr="00412488" w:rsidDel="005E5FD8">
                <w:rPr>
                  <w:b/>
                </w:rPr>
                <w:delText>FSR 2 after Decomposition</w:delText>
              </w:r>
            </w:del>
          </w:p>
        </w:tc>
        <w:tc>
          <w:tcPr>
            <w:tcW w:w="1644" w:type="dxa"/>
            <w:shd w:val="clear" w:color="auto" w:fill="F2F2F2" w:themeFill="background1" w:themeFillShade="F2"/>
            <w:tcMar>
              <w:top w:w="0" w:type="dxa"/>
              <w:left w:w="108" w:type="dxa"/>
              <w:bottom w:w="0" w:type="dxa"/>
              <w:right w:w="108" w:type="dxa"/>
            </w:tcMar>
            <w:tcPrChange w:id="14112"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08D1A2B3" w14:textId="218B0772" w:rsidR="00412488" w:rsidRPr="00412488" w:rsidDel="00136D92" w:rsidRDefault="00412488">
            <w:pPr>
              <w:spacing w:before="48" w:after="48" w:line="240" w:lineRule="atLeast"/>
              <w:rPr>
                <w:del w:id="14113" w:author="Strzelczyk, Anthony (A.)" w:date="2020-12-21T12:20:00Z"/>
                <w:b/>
              </w:rPr>
              <w:pPrChange w:id="14114" w:author="Strzelczyk, Anthony (A.)" w:date="2020-12-11T12:24:00Z">
                <w:pPr>
                  <w:spacing w:before="48" w:after="48" w:line="254" w:lineRule="auto"/>
                </w:pPr>
              </w:pPrChange>
            </w:pPr>
            <w:del w:id="14115" w:author="Strzelczyk, Anthony (A.)" w:date="2020-12-21T12:17:00Z">
              <w:r w:rsidRPr="00412488" w:rsidDel="005E5FD8">
                <w:rPr>
                  <w:b/>
                </w:rPr>
                <w:delText>FSR ID</w:delText>
              </w:r>
            </w:del>
          </w:p>
        </w:tc>
        <w:tc>
          <w:tcPr>
            <w:tcW w:w="5571" w:type="dxa"/>
            <w:tcMar>
              <w:top w:w="0" w:type="dxa"/>
              <w:left w:w="108" w:type="dxa"/>
              <w:bottom w:w="0" w:type="dxa"/>
              <w:right w:w="108" w:type="dxa"/>
            </w:tcMar>
            <w:tcPrChange w:id="14116" w:author="Strzelczyk, Anthony (A.)" w:date="2020-12-21T12:17:00Z">
              <w:tcPr>
                <w:tcW w:w="5000" w:type="dxa"/>
                <w:tcMar>
                  <w:top w:w="0" w:type="dxa"/>
                  <w:left w:w="108" w:type="dxa"/>
                  <w:bottom w:w="0" w:type="dxa"/>
                  <w:right w:w="108" w:type="dxa"/>
                </w:tcMar>
              </w:tcPr>
            </w:tcPrChange>
          </w:tcPr>
          <w:p w14:paraId="6D5B5FC0" w14:textId="6DA958E8" w:rsidR="00412488" w:rsidDel="00136D92" w:rsidRDefault="00412488">
            <w:pPr>
              <w:spacing w:line="240" w:lineRule="atLeast"/>
              <w:rPr>
                <w:del w:id="14117" w:author="Strzelczyk, Anthony (A.)" w:date="2020-12-21T12:20:00Z"/>
                <w:lang w:val="en-GB"/>
              </w:rPr>
              <w:pPrChange w:id="14118" w:author="Strzelczyk, Anthony (A.)" w:date="2020-12-11T12:24:00Z">
                <w:pPr>
                  <w:spacing w:line="254" w:lineRule="auto"/>
                </w:pPr>
              </w:pPrChange>
            </w:pPr>
            <w:del w:id="14119" w:author="Strzelczyk, Anthony (A.)" w:date="2020-12-21T12:17:00Z">
              <w:r w:rsidDel="005E5FD8">
                <w:rPr>
                  <w:bCs/>
                </w:rPr>
                <w:delText>&lt;Give the ID of the decomposed FSR&gt;</w:delText>
              </w:r>
            </w:del>
          </w:p>
        </w:tc>
      </w:tr>
      <w:tr w:rsidR="00412488" w:rsidRPr="00412488" w:rsidDel="00136D92" w14:paraId="3A826B5E" w14:textId="1BC1E218" w:rsidTr="00B45B70">
        <w:trPr>
          <w:cantSplit/>
          <w:trHeight w:val="347"/>
          <w:tblHeader/>
          <w:del w:id="14120" w:author="Strzelczyk, Anthony (A.)" w:date="2020-12-21T12:20:00Z"/>
          <w:trPrChange w:id="14121" w:author="Strzelczyk, Anthony (A.)" w:date="2020-12-21T12:17:00Z">
            <w:trPr>
              <w:cantSplit/>
              <w:trHeight w:val="347"/>
              <w:tblHeader/>
            </w:trPr>
          </w:trPrChange>
        </w:trPr>
        <w:tc>
          <w:tcPr>
            <w:tcW w:w="0" w:type="auto"/>
            <w:vMerge/>
            <w:vAlign w:val="center"/>
            <w:tcPrChange w:id="14122" w:author="Strzelczyk, Anthony (A.)" w:date="2020-12-21T12:17:00Z">
              <w:tcPr>
                <w:tcW w:w="0" w:type="auto"/>
                <w:vMerge/>
                <w:vAlign w:val="center"/>
              </w:tcPr>
            </w:tcPrChange>
          </w:tcPr>
          <w:p w14:paraId="5F516C40" w14:textId="5A4075A3" w:rsidR="00412488" w:rsidDel="00136D92" w:rsidRDefault="00412488">
            <w:pPr>
              <w:spacing w:line="240" w:lineRule="atLeast"/>
              <w:rPr>
                <w:del w:id="14123" w:author="Strzelczyk, Anthony (A.)" w:date="2020-12-21T12:20:00Z"/>
                <w:rFonts w:ascii="Univers" w:hAnsi="Univers"/>
                <w:sz w:val="22"/>
              </w:rPr>
              <w:pPrChange w:id="14124"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125"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51B2C417" w14:textId="75EDDC82" w:rsidR="00412488" w:rsidRPr="00412488" w:rsidDel="00136D92" w:rsidRDefault="00412488">
            <w:pPr>
              <w:spacing w:before="48" w:after="48" w:line="240" w:lineRule="atLeast"/>
              <w:rPr>
                <w:del w:id="14126" w:author="Strzelczyk, Anthony (A.)" w:date="2020-12-21T12:20:00Z"/>
                <w:b/>
              </w:rPr>
              <w:pPrChange w:id="14127" w:author="Strzelczyk, Anthony (A.)" w:date="2020-12-11T12:24:00Z">
                <w:pPr>
                  <w:spacing w:before="48" w:after="48" w:line="254" w:lineRule="auto"/>
                </w:pPr>
              </w:pPrChange>
            </w:pPr>
            <w:del w:id="14128" w:author="Strzelczyk, Anthony (A.)" w:date="2020-12-21T12:17:00Z">
              <w:r w:rsidRPr="00412488" w:rsidDel="005E5FD8">
                <w:rPr>
                  <w:b/>
                </w:rPr>
                <w:delText>FSR Title</w:delText>
              </w:r>
            </w:del>
          </w:p>
        </w:tc>
        <w:tc>
          <w:tcPr>
            <w:tcW w:w="5571" w:type="dxa"/>
            <w:tcMar>
              <w:top w:w="0" w:type="dxa"/>
              <w:left w:w="108" w:type="dxa"/>
              <w:bottom w:w="0" w:type="dxa"/>
              <w:right w:w="108" w:type="dxa"/>
            </w:tcMar>
            <w:tcPrChange w:id="14129" w:author="Strzelczyk, Anthony (A.)" w:date="2020-12-21T12:17:00Z">
              <w:tcPr>
                <w:tcW w:w="5000" w:type="dxa"/>
                <w:tcMar>
                  <w:top w:w="0" w:type="dxa"/>
                  <w:left w:w="108" w:type="dxa"/>
                  <w:bottom w:w="0" w:type="dxa"/>
                  <w:right w:w="108" w:type="dxa"/>
                </w:tcMar>
              </w:tcPr>
            </w:tcPrChange>
          </w:tcPr>
          <w:p w14:paraId="52199553" w14:textId="41314F74" w:rsidR="00412488" w:rsidDel="00136D92" w:rsidRDefault="00412488">
            <w:pPr>
              <w:spacing w:line="240" w:lineRule="atLeast"/>
              <w:rPr>
                <w:del w:id="14130" w:author="Strzelczyk, Anthony (A.)" w:date="2020-12-21T12:20:00Z"/>
                <w:color w:val="C0C0C0"/>
                <w:lang w:val="en-GB"/>
              </w:rPr>
              <w:pPrChange w:id="14131" w:author="Strzelczyk, Anthony (A.)" w:date="2020-12-11T12:24:00Z">
                <w:pPr>
                  <w:spacing w:line="254" w:lineRule="auto"/>
                </w:pPr>
              </w:pPrChange>
            </w:pPr>
            <w:del w:id="14132" w:author="Strzelczyk, Anthony (A.)" w:date="2020-12-21T12:17:00Z">
              <w:r w:rsidDel="005E5FD8">
                <w:rPr>
                  <w:bCs/>
                </w:rPr>
                <w:delText>&lt;Give the title of the decomposed FSR&gt;</w:delText>
              </w:r>
            </w:del>
          </w:p>
        </w:tc>
      </w:tr>
      <w:tr w:rsidR="00412488" w:rsidDel="00136D92" w14:paraId="2DBE0EEA" w14:textId="41A19318" w:rsidTr="00B45B70">
        <w:trPr>
          <w:cantSplit/>
          <w:trHeight w:val="347"/>
          <w:tblHeader/>
          <w:del w:id="14133" w:author="Strzelczyk, Anthony (A.)" w:date="2020-12-21T12:20:00Z"/>
          <w:trPrChange w:id="14134" w:author="Strzelczyk, Anthony (A.)" w:date="2020-12-21T12:17:00Z">
            <w:trPr>
              <w:cantSplit/>
              <w:trHeight w:val="347"/>
              <w:tblHeader/>
            </w:trPr>
          </w:trPrChange>
        </w:trPr>
        <w:tc>
          <w:tcPr>
            <w:tcW w:w="0" w:type="auto"/>
            <w:vMerge/>
            <w:vAlign w:val="center"/>
            <w:tcPrChange w:id="14135" w:author="Strzelczyk, Anthony (A.)" w:date="2020-12-21T12:17:00Z">
              <w:tcPr>
                <w:tcW w:w="0" w:type="auto"/>
                <w:vMerge/>
                <w:vAlign w:val="center"/>
              </w:tcPr>
            </w:tcPrChange>
          </w:tcPr>
          <w:p w14:paraId="385DC34D" w14:textId="780B7B19" w:rsidR="00412488" w:rsidDel="00136D92" w:rsidRDefault="00412488">
            <w:pPr>
              <w:spacing w:line="240" w:lineRule="atLeast"/>
              <w:rPr>
                <w:del w:id="14136" w:author="Strzelczyk, Anthony (A.)" w:date="2020-12-21T12:20:00Z"/>
                <w:rFonts w:ascii="Univers" w:hAnsi="Univers"/>
                <w:sz w:val="22"/>
              </w:rPr>
              <w:pPrChange w:id="14137"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138"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001A25C3" w14:textId="6B7E59C0" w:rsidR="00412488" w:rsidRPr="00412488" w:rsidDel="00136D92" w:rsidRDefault="00412488">
            <w:pPr>
              <w:spacing w:before="48" w:after="48" w:line="240" w:lineRule="atLeast"/>
              <w:rPr>
                <w:del w:id="14139" w:author="Strzelczyk, Anthony (A.)" w:date="2020-12-21T12:20:00Z"/>
                <w:b/>
              </w:rPr>
              <w:pPrChange w:id="14140" w:author="Strzelczyk, Anthony (A.)" w:date="2020-12-11T12:24:00Z">
                <w:pPr>
                  <w:spacing w:before="48" w:after="48" w:line="254" w:lineRule="auto"/>
                </w:pPr>
              </w:pPrChange>
            </w:pPr>
            <w:del w:id="14141" w:author="Strzelczyk, Anthony (A.)" w:date="2020-12-21T12:17:00Z">
              <w:r w:rsidRPr="00412488" w:rsidDel="005E5FD8">
                <w:rPr>
                  <w:b/>
                </w:rPr>
                <w:delText>ASIL</w:delText>
              </w:r>
            </w:del>
          </w:p>
        </w:tc>
        <w:tc>
          <w:tcPr>
            <w:tcW w:w="5571" w:type="dxa"/>
            <w:tcMar>
              <w:top w:w="0" w:type="dxa"/>
              <w:left w:w="108" w:type="dxa"/>
              <w:bottom w:w="0" w:type="dxa"/>
              <w:right w:w="108" w:type="dxa"/>
            </w:tcMar>
            <w:tcPrChange w:id="14142" w:author="Strzelczyk, Anthony (A.)" w:date="2020-12-21T12:17:00Z">
              <w:tcPr>
                <w:tcW w:w="5000" w:type="dxa"/>
                <w:tcMar>
                  <w:top w:w="0" w:type="dxa"/>
                  <w:left w:w="108" w:type="dxa"/>
                  <w:bottom w:w="0" w:type="dxa"/>
                  <w:right w:w="108" w:type="dxa"/>
                </w:tcMar>
              </w:tcPr>
            </w:tcPrChange>
          </w:tcPr>
          <w:p w14:paraId="06275394" w14:textId="69461BB3" w:rsidR="00412488" w:rsidDel="00136D92" w:rsidRDefault="00412488">
            <w:pPr>
              <w:spacing w:line="240" w:lineRule="atLeast"/>
              <w:rPr>
                <w:del w:id="14143" w:author="Strzelczyk, Anthony (A.)" w:date="2020-12-21T12:20:00Z"/>
                <w:color w:val="C0C0C0"/>
                <w:lang w:val="en-GB"/>
              </w:rPr>
              <w:pPrChange w:id="14144" w:author="Strzelczyk, Anthony (A.)" w:date="2020-12-11T12:24:00Z">
                <w:pPr>
                  <w:spacing w:line="254" w:lineRule="auto"/>
                </w:pPr>
              </w:pPrChange>
            </w:pPr>
          </w:p>
        </w:tc>
      </w:tr>
      <w:tr w:rsidR="00412488" w:rsidRPr="00412488" w:rsidDel="00136D92" w14:paraId="6C329C3C" w14:textId="6F886D32" w:rsidTr="00B45B70">
        <w:trPr>
          <w:cantSplit/>
          <w:trHeight w:val="284"/>
          <w:tblHeader/>
          <w:del w:id="14145" w:author="Strzelczyk, Anthony (A.)" w:date="2020-12-21T12:20:00Z"/>
          <w:trPrChange w:id="14146" w:author="Strzelczyk, Anthony (A.)" w:date="2020-12-21T12:17:00Z">
            <w:trPr>
              <w:cantSplit/>
              <w:trHeight w:val="284"/>
              <w:tblHeader/>
            </w:trPr>
          </w:trPrChange>
        </w:trPr>
        <w:tc>
          <w:tcPr>
            <w:tcW w:w="0" w:type="auto"/>
            <w:vMerge/>
            <w:vAlign w:val="center"/>
            <w:tcPrChange w:id="14147" w:author="Strzelczyk, Anthony (A.)" w:date="2020-12-21T12:17:00Z">
              <w:tcPr>
                <w:tcW w:w="0" w:type="auto"/>
                <w:vMerge/>
                <w:vAlign w:val="center"/>
              </w:tcPr>
            </w:tcPrChange>
          </w:tcPr>
          <w:p w14:paraId="6F4EE70E" w14:textId="6E94DD3A" w:rsidR="00412488" w:rsidDel="00136D92" w:rsidRDefault="00412488">
            <w:pPr>
              <w:spacing w:line="240" w:lineRule="atLeast"/>
              <w:rPr>
                <w:del w:id="14148" w:author="Strzelczyk, Anthony (A.)" w:date="2020-12-21T12:20:00Z"/>
                <w:rFonts w:ascii="Univers" w:hAnsi="Univers"/>
                <w:sz w:val="22"/>
              </w:rPr>
              <w:pPrChange w:id="14149"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150"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4102F903" w14:textId="5FF7EE48" w:rsidR="00412488" w:rsidRPr="00412488" w:rsidDel="00136D92" w:rsidRDefault="00412488">
            <w:pPr>
              <w:spacing w:before="48" w:after="48" w:line="240" w:lineRule="atLeast"/>
              <w:rPr>
                <w:del w:id="14151" w:author="Strzelczyk, Anthony (A.)" w:date="2020-12-21T12:20:00Z"/>
                <w:b/>
              </w:rPr>
              <w:pPrChange w:id="14152" w:author="Strzelczyk, Anthony (A.)" w:date="2020-12-11T12:24:00Z">
                <w:pPr>
                  <w:spacing w:before="48" w:after="48" w:line="254" w:lineRule="auto"/>
                </w:pPr>
              </w:pPrChange>
            </w:pPr>
            <w:del w:id="14153" w:author="Strzelczyk, Anthony (A.)" w:date="2020-12-21T12:17:00Z">
              <w:r w:rsidRPr="00412488" w:rsidDel="005E5FD8">
                <w:rPr>
                  <w:b/>
                </w:rPr>
                <w:delText>Rationale</w:delText>
              </w:r>
            </w:del>
          </w:p>
        </w:tc>
        <w:tc>
          <w:tcPr>
            <w:tcW w:w="5571" w:type="dxa"/>
            <w:tcMar>
              <w:top w:w="0" w:type="dxa"/>
              <w:left w:w="108" w:type="dxa"/>
              <w:bottom w:w="0" w:type="dxa"/>
              <w:right w:w="108" w:type="dxa"/>
            </w:tcMar>
            <w:tcPrChange w:id="14154" w:author="Strzelczyk, Anthony (A.)" w:date="2020-12-21T12:17:00Z">
              <w:tcPr>
                <w:tcW w:w="5000" w:type="dxa"/>
                <w:tcMar>
                  <w:top w:w="0" w:type="dxa"/>
                  <w:left w:w="108" w:type="dxa"/>
                  <w:bottom w:w="0" w:type="dxa"/>
                  <w:right w:w="108" w:type="dxa"/>
                </w:tcMar>
              </w:tcPr>
            </w:tcPrChange>
          </w:tcPr>
          <w:p w14:paraId="2A17C022" w14:textId="457D35DE" w:rsidR="00412488" w:rsidDel="00136D92" w:rsidRDefault="00412488">
            <w:pPr>
              <w:spacing w:line="240" w:lineRule="atLeast"/>
              <w:rPr>
                <w:del w:id="14155" w:author="Strzelczyk, Anthony (A.)" w:date="2020-12-21T12:20:00Z"/>
                <w:lang w:val="en-GB"/>
              </w:rPr>
              <w:pPrChange w:id="14156" w:author="Strzelczyk, Anthony (A.)" w:date="2020-12-11T12:24:00Z">
                <w:pPr>
                  <w:spacing w:line="254" w:lineRule="auto"/>
                </w:pPr>
              </w:pPrChange>
            </w:pPr>
            <w:del w:id="14157" w:author="Strzelczyk, Anthony (A.)" w:date="2020-12-21T12:17:00Z">
              <w:r w:rsidDel="005E5FD8">
                <w:rPr>
                  <w:bCs/>
                  <w:lang w:val="en-GB"/>
                </w:rPr>
                <w:delText>&lt;Give a r</w:delText>
              </w:r>
              <w:r w:rsidDel="005E5FD8">
                <w:rPr>
                  <w:bCs/>
                </w:rPr>
                <w:delText>eason and thought behind that particular requirement. Should include how the requirement is able to independently fulfill the needs of the parent requirement&gt;</w:delText>
              </w:r>
            </w:del>
          </w:p>
        </w:tc>
      </w:tr>
      <w:tr w:rsidR="00412488" w:rsidRPr="00412488" w:rsidDel="00136D92" w14:paraId="2A3C4A59" w14:textId="1E75ED2B" w:rsidTr="00B45B70">
        <w:trPr>
          <w:cantSplit/>
          <w:trHeight w:val="284"/>
          <w:tblHeader/>
          <w:del w:id="14158" w:author="Strzelczyk, Anthony (A.)" w:date="2020-12-21T12:20:00Z"/>
          <w:trPrChange w:id="14159" w:author="Strzelczyk, Anthony (A.)" w:date="2020-12-21T12:17:00Z">
            <w:trPr>
              <w:cantSplit/>
              <w:trHeight w:val="284"/>
              <w:tblHeader/>
            </w:trPr>
          </w:trPrChange>
        </w:trPr>
        <w:tc>
          <w:tcPr>
            <w:tcW w:w="0" w:type="auto"/>
            <w:vMerge/>
            <w:vAlign w:val="center"/>
            <w:tcPrChange w:id="14160" w:author="Strzelczyk, Anthony (A.)" w:date="2020-12-21T12:17:00Z">
              <w:tcPr>
                <w:tcW w:w="0" w:type="auto"/>
                <w:vMerge/>
                <w:vAlign w:val="center"/>
              </w:tcPr>
            </w:tcPrChange>
          </w:tcPr>
          <w:p w14:paraId="6CA0995D" w14:textId="5FD2186A" w:rsidR="00412488" w:rsidDel="00136D92" w:rsidRDefault="00412488">
            <w:pPr>
              <w:spacing w:line="240" w:lineRule="atLeast"/>
              <w:rPr>
                <w:del w:id="14161" w:author="Strzelczyk, Anthony (A.)" w:date="2020-12-21T12:20:00Z"/>
                <w:rFonts w:ascii="Univers" w:hAnsi="Univers"/>
                <w:sz w:val="22"/>
              </w:rPr>
              <w:pPrChange w:id="14162"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163"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68287074" w14:textId="19FF8116" w:rsidR="00412488" w:rsidRPr="00412488" w:rsidDel="00136D92" w:rsidRDefault="00412488">
            <w:pPr>
              <w:spacing w:before="48" w:after="48" w:line="240" w:lineRule="atLeast"/>
              <w:rPr>
                <w:del w:id="14164" w:author="Strzelczyk, Anthony (A.)" w:date="2020-12-21T12:20:00Z"/>
                <w:b/>
              </w:rPr>
              <w:pPrChange w:id="14165" w:author="Strzelczyk, Anthony (A.)" w:date="2020-12-11T12:24:00Z">
                <w:pPr>
                  <w:spacing w:before="48" w:after="48" w:line="254" w:lineRule="auto"/>
                </w:pPr>
              </w:pPrChange>
            </w:pPr>
            <w:del w:id="14166" w:author="Strzelczyk, Anthony (A.)" w:date="2020-12-21T12:17:00Z">
              <w:r w:rsidRPr="00412488" w:rsidDel="005E5FD8">
                <w:rPr>
                  <w:b/>
                </w:rPr>
                <w:delText>Satisfied by</w:delText>
              </w:r>
            </w:del>
          </w:p>
        </w:tc>
        <w:tc>
          <w:tcPr>
            <w:tcW w:w="5571" w:type="dxa"/>
            <w:tcMar>
              <w:top w:w="0" w:type="dxa"/>
              <w:left w:w="108" w:type="dxa"/>
              <w:bottom w:w="0" w:type="dxa"/>
              <w:right w:w="108" w:type="dxa"/>
            </w:tcMar>
            <w:tcPrChange w:id="14167" w:author="Strzelczyk, Anthony (A.)" w:date="2020-12-21T12:17:00Z">
              <w:tcPr>
                <w:tcW w:w="5000" w:type="dxa"/>
                <w:tcMar>
                  <w:top w:w="0" w:type="dxa"/>
                  <w:left w:w="108" w:type="dxa"/>
                  <w:bottom w:w="0" w:type="dxa"/>
                  <w:right w:w="108" w:type="dxa"/>
                </w:tcMar>
              </w:tcPr>
            </w:tcPrChange>
          </w:tcPr>
          <w:p w14:paraId="726F1317" w14:textId="7A07F604" w:rsidR="00412488" w:rsidDel="00136D92" w:rsidRDefault="00412488">
            <w:pPr>
              <w:spacing w:line="240" w:lineRule="atLeast"/>
              <w:rPr>
                <w:del w:id="14168" w:author="Strzelczyk, Anthony (A.)" w:date="2020-12-21T12:20:00Z"/>
                <w:lang w:val="en-GB"/>
              </w:rPr>
              <w:pPrChange w:id="14169" w:author="Strzelczyk, Anthony (A.)" w:date="2020-12-11T12:24:00Z">
                <w:pPr>
                  <w:spacing w:line="254" w:lineRule="auto"/>
                </w:pPr>
              </w:pPrChange>
            </w:pPr>
            <w:del w:id="14170" w:author="Strzelczyk, Anthony (A.)" w:date="2020-12-21T12:17:00Z">
              <w:r w:rsidDel="005E5FD8">
                <w:rPr>
                  <w:rFonts w:cs="Arial"/>
                  <w:bCs/>
                </w:rPr>
                <w:delText xml:space="preserve">&lt;Logical Function/Signal from </w:delText>
              </w:r>
              <w:r w:rsidR="00A36397" w:rsidDel="005E5FD8">
                <w:rPr>
                  <w:rFonts w:cs="Arial"/>
                  <w:bCs/>
                </w:rPr>
                <w:delText xml:space="preserve">Functional Architecture in chapter </w:delText>
              </w:r>
              <w:r w:rsidR="001125BF" w:rsidDel="005E5FD8">
                <w:rPr>
                  <w:rFonts w:cs="Arial"/>
                  <w:bCs/>
                </w:rPr>
                <w:fldChar w:fldCharType="begin"/>
              </w:r>
              <w:r w:rsidR="001125BF" w:rsidDel="005E5FD8">
                <w:rPr>
                  <w:rFonts w:cs="Arial"/>
                  <w:bCs/>
                </w:rPr>
                <w:delInstrText xml:space="preserve"> REF _Ref51772354 \w \h </w:delInstrText>
              </w:r>
              <w:r w:rsidR="001125BF" w:rsidDel="005E5FD8">
                <w:rPr>
                  <w:rFonts w:cs="Arial"/>
                  <w:bCs/>
                </w:rPr>
              </w:r>
              <w:r w:rsidR="001125BF" w:rsidDel="005E5FD8">
                <w:rPr>
                  <w:rFonts w:cs="Arial"/>
                  <w:bCs/>
                </w:rPr>
                <w:fldChar w:fldCharType="separate"/>
              </w:r>
              <w:r w:rsidR="00C24607" w:rsidDel="005E5FD8">
                <w:rPr>
                  <w:rFonts w:cs="Arial"/>
                  <w:bCs/>
                </w:rPr>
                <w:delText>8.1</w:delText>
              </w:r>
              <w:r w:rsidR="001125BF" w:rsidDel="005E5FD8">
                <w:rPr>
                  <w:rFonts w:cs="Arial"/>
                  <w:bCs/>
                </w:rPr>
                <w:fldChar w:fldCharType="end"/>
              </w:r>
              <w:r w:rsidR="001125BF" w:rsidDel="005E5FD8">
                <w:rPr>
                  <w:rFonts w:cs="Arial"/>
                  <w:bCs/>
                </w:rPr>
                <w:delText xml:space="preserve"> “</w:delText>
              </w:r>
              <w:r w:rsidR="001125BF" w:rsidDel="005E5FD8">
                <w:rPr>
                  <w:rFonts w:cs="Arial"/>
                  <w:bCs/>
                </w:rPr>
                <w:fldChar w:fldCharType="begin"/>
              </w:r>
              <w:r w:rsidR="001125BF" w:rsidDel="005E5FD8">
                <w:rPr>
                  <w:rFonts w:cs="Arial"/>
                  <w:bCs/>
                </w:rPr>
                <w:delInstrText xml:space="preserve"> REF _Ref51772362 \h </w:delInstrText>
              </w:r>
              <w:r w:rsidR="001125BF" w:rsidDel="005E5FD8">
                <w:rPr>
                  <w:rFonts w:cs="Arial"/>
                  <w:bCs/>
                </w:rPr>
              </w:r>
              <w:r w:rsidR="001125BF" w:rsidDel="005E5FD8">
                <w:rPr>
                  <w:rFonts w:cs="Arial"/>
                  <w:bCs/>
                </w:rPr>
                <w:fldChar w:fldCharType="separate"/>
              </w:r>
              <w:r w:rsidR="00C24607" w:rsidDel="005E5FD8">
                <w:delText>Functional Decomposition</w:delText>
              </w:r>
              <w:r w:rsidR="001125BF" w:rsidDel="005E5FD8">
                <w:rPr>
                  <w:rFonts w:cs="Arial"/>
                  <w:bCs/>
                </w:rPr>
                <w:fldChar w:fldCharType="end"/>
              </w:r>
              <w:r w:rsidR="001125BF" w:rsidDel="005E5FD8">
                <w:rPr>
                  <w:rFonts w:cs="Arial"/>
                  <w:bCs/>
                </w:rPr>
                <w:delText>”</w:delText>
              </w:r>
              <w:r w:rsidR="00A36397" w:rsidDel="005E5FD8">
                <w:rPr>
                  <w:bCs/>
                </w:rPr>
                <w:delText xml:space="preserve">. </w:delText>
              </w:r>
              <w:r w:rsidDel="005E5FD8">
                <w:rPr>
                  <w:bCs/>
                </w:rPr>
                <w:delText>This element shall be independent of the element satisfied by the other half of the ASIL decomposition.&gt;</w:delText>
              </w:r>
            </w:del>
          </w:p>
        </w:tc>
      </w:tr>
      <w:tr w:rsidR="00412488" w:rsidDel="00136D92" w14:paraId="365297DB" w14:textId="619E9F65" w:rsidTr="00B45B70">
        <w:trPr>
          <w:trHeight w:val="347"/>
          <w:del w:id="14171" w:author="Strzelczyk, Anthony (A.)" w:date="2020-12-21T12:20:00Z"/>
          <w:trPrChange w:id="14172" w:author="Strzelczyk, Anthony (A.)" w:date="2020-12-21T12:17:00Z">
            <w:trPr>
              <w:trHeight w:val="347"/>
            </w:trPr>
          </w:trPrChange>
        </w:trPr>
        <w:tc>
          <w:tcPr>
            <w:tcW w:w="3047" w:type="dxa"/>
            <w:vMerge w:val="restart"/>
            <w:shd w:val="clear" w:color="auto" w:fill="D9D9D9" w:themeFill="background1" w:themeFillShade="D9"/>
            <w:tcMar>
              <w:top w:w="0" w:type="dxa"/>
              <w:left w:w="108" w:type="dxa"/>
              <w:bottom w:w="0" w:type="dxa"/>
              <w:right w:w="108" w:type="dxa"/>
            </w:tcMar>
            <w:tcPrChange w:id="14173" w:author="Strzelczyk, Anthony (A.)" w:date="2020-12-21T12:17:00Z">
              <w:tcPr>
                <w:tcW w:w="2735" w:type="dxa"/>
                <w:vMerge w:val="restart"/>
                <w:shd w:val="clear" w:color="auto" w:fill="D9D9D9" w:themeFill="background1" w:themeFillShade="D9"/>
                <w:tcMar>
                  <w:top w:w="0" w:type="dxa"/>
                  <w:left w:w="108" w:type="dxa"/>
                  <w:bottom w:w="0" w:type="dxa"/>
                  <w:right w:w="108" w:type="dxa"/>
                </w:tcMar>
              </w:tcPr>
            </w:tcPrChange>
          </w:tcPr>
          <w:p w14:paraId="65FD0EDF" w14:textId="78FD250A" w:rsidR="00412488" w:rsidRPr="00412488" w:rsidDel="005E5FD8" w:rsidRDefault="00412488">
            <w:pPr>
              <w:spacing w:before="48" w:after="48" w:line="240" w:lineRule="atLeast"/>
              <w:rPr>
                <w:del w:id="14174" w:author="Strzelczyk, Anthony (A.)" w:date="2020-12-21T12:17:00Z"/>
                <w:b/>
              </w:rPr>
              <w:pPrChange w:id="14175" w:author="Strzelczyk, Anthony (A.)" w:date="2020-12-11T12:24:00Z">
                <w:pPr>
                  <w:spacing w:before="48" w:after="48" w:line="254" w:lineRule="auto"/>
                </w:pPr>
              </w:pPrChange>
            </w:pPr>
            <w:del w:id="14176" w:author="Strzelczyk, Anthony (A.)" w:date="2020-12-21T12:17:00Z">
              <w:r w:rsidRPr="00412488" w:rsidDel="005E5FD8">
                <w:rPr>
                  <w:b/>
                </w:rPr>
                <w:delText>FSR for Independence</w:delText>
              </w:r>
            </w:del>
          </w:p>
          <w:p w14:paraId="38307959" w14:textId="114A76ED" w:rsidR="00412488" w:rsidDel="005E5FD8" w:rsidRDefault="00412488">
            <w:pPr>
              <w:spacing w:before="48" w:after="48" w:line="240" w:lineRule="atLeast"/>
              <w:rPr>
                <w:del w:id="14177" w:author="Strzelczyk, Anthony (A.)" w:date="2020-12-21T12:17:00Z"/>
                <w:i/>
                <w:iCs/>
              </w:rPr>
              <w:pPrChange w:id="14178" w:author="Strzelczyk, Anthony (A.)" w:date="2020-12-11T12:24:00Z">
                <w:pPr>
                  <w:spacing w:before="48" w:after="48" w:line="254" w:lineRule="auto"/>
                </w:pPr>
              </w:pPrChange>
            </w:pPr>
            <w:del w:id="14179" w:author="Strzelczyk, Anthony (A.)" w:date="2020-12-21T12:17:00Z">
              <w:r w:rsidDel="005E5FD8">
                <w:rPr>
                  <w:i/>
                  <w:iCs/>
                </w:rPr>
                <w:delText>Note: should consider commonly used input, output and processing</w:delText>
              </w:r>
            </w:del>
          </w:p>
          <w:p w14:paraId="36AC1A3B" w14:textId="2D184BE3" w:rsidR="00412488" w:rsidDel="00136D92" w:rsidRDefault="00412488">
            <w:pPr>
              <w:spacing w:before="48" w:after="48" w:line="240" w:lineRule="atLeast"/>
              <w:rPr>
                <w:del w:id="14180" w:author="Strzelczyk, Anthony (A.)" w:date="2020-12-21T12:20:00Z"/>
              </w:rPr>
              <w:pPrChange w:id="14181" w:author="Strzelczyk, Anthony (A.)" w:date="2020-12-11T12:24:00Z">
                <w:pPr>
                  <w:spacing w:before="48" w:after="48" w:line="254" w:lineRule="auto"/>
                </w:pPr>
              </w:pPrChange>
            </w:pPr>
            <w:del w:id="14182" w:author="Strzelczyk, Anthony (A.)" w:date="2020-12-21T12:17:00Z">
              <w:r w:rsidDel="005E5FD8">
                <w:rPr>
                  <w:i/>
                  <w:iCs/>
                </w:rPr>
                <w:delText>Note: additional row should be added if additional</w:delText>
              </w:r>
              <w:r w:rsidDel="005E5FD8">
                <w:delText xml:space="preserve"> </w:delText>
              </w:r>
              <w:r w:rsidDel="005E5FD8">
                <w:rPr>
                  <w:i/>
                  <w:iCs/>
                </w:rPr>
                <w:delText>requirements for Independence are necessary</w:delText>
              </w:r>
            </w:del>
          </w:p>
        </w:tc>
        <w:tc>
          <w:tcPr>
            <w:tcW w:w="1644" w:type="dxa"/>
            <w:shd w:val="clear" w:color="auto" w:fill="F2F2F2" w:themeFill="background1" w:themeFillShade="F2"/>
            <w:tcMar>
              <w:top w:w="0" w:type="dxa"/>
              <w:left w:w="108" w:type="dxa"/>
              <w:bottom w:w="0" w:type="dxa"/>
              <w:right w:w="108" w:type="dxa"/>
            </w:tcMar>
            <w:tcPrChange w:id="14183"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03772D8B" w14:textId="1823FEF6" w:rsidR="00412488" w:rsidRPr="00412488" w:rsidDel="00136D92" w:rsidRDefault="00412488">
            <w:pPr>
              <w:spacing w:before="48" w:after="48" w:line="240" w:lineRule="atLeast"/>
              <w:rPr>
                <w:del w:id="14184" w:author="Strzelczyk, Anthony (A.)" w:date="2020-12-21T12:20:00Z"/>
                <w:b/>
              </w:rPr>
              <w:pPrChange w:id="14185" w:author="Strzelczyk, Anthony (A.)" w:date="2020-12-11T12:24:00Z">
                <w:pPr>
                  <w:spacing w:before="48" w:after="48" w:line="254" w:lineRule="auto"/>
                </w:pPr>
              </w:pPrChange>
            </w:pPr>
            <w:del w:id="14186" w:author="Strzelczyk, Anthony (A.)" w:date="2020-12-21T12:17:00Z">
              <w:r w:rsidRPr="00412488" w:rsidDel="005E5FD8">
                <w:rPr>
                  <w:b/>
                </w:rPr>
                <w:delText>F-S-Req.-ID</w:delText>
              </w:r>
            </w:del>
          </w:p>
        </w:tc>
        <w:tc>
          <w:tcPr>
            <w:tcW w:w="5571" w:type="dxa"/>
            <w:tcMar>
              <w:top w:w="0" w:type="dxa"/>
              <w:left w:w="108" w:type="dxa"/>
              <w:bottom w:w="0" w:type="dxa"/>
              <w:right w:w="108" w:type="dxa"/>
            </w:tcMar>
            <w:tcPrChange w:id="14187" w:author="Strzelczyk, Anthony (A.)" w:date="2020-12-21T12:17:00Z">
              <w:tcPr>
                <w:tcW w:w="5000" w:type="dxa"/>
                <w:tcMar>
                  <w:top w:w="0" w:type="dxa"/>
                  <w:left w:w="108" w:type="dxa"/>
                  <w:bottom w:w="0" w:type="dxa"/>
                  <w:right w:w="108" w:type="dxa"/>
                </w:tcMar>
              </w:tcPr>
            </w:tcPrChange>
          </w:tcPr>
          <w:p w14:paraId="0E1AD463" w14:textId="37F8DF63" w:rsidR="00412488" w:rsidDel="00136D92" w:rsidRDefault="00412488">
            <w:pPr>
              <w:spacing w:line="240" w:lineRule="atLeast"/>
              <w:rPr>
                <w:del w:id="14188" w:author="Strzelczyk, Anthony (A.)" w:date="2020-12-21T12:20:00Z"/>
                <w:lang w:val="en-GB"/>
              </w:rPr>
              <w:pPrChange w:id="14189" w:author="Strzelczyk, Anthony (A.)" w:date="2020-12-11T12:24:00Z">
                <w:pPr>
                  <w:spacing w:line="254" w:lineRule="auto"/>
                </w:pPr>
              </w:pPrChange>
            </w:pPr>
          </w:p>
        </w:tc>
      </w:tr>
      <w:tr w:rsidR="00412488" w:rsidDel="00136D92" w14:paraId="48972F3E" w14:textId="08DB4650" w:rsidTr="00B45B70">
        <w:trPr>
          <w:trHeight w:val="347"/>
          <w:del w:id="14190" w:author="Strzelczyk, Anthony (A.)" w:date="2020-12-21T12:20:00Z"/>
          <w:trPrChange w:id="14191" w:author="Strzelczyk, Anthony (A.)" w:date="2020-12-21T12:17:00Z">
            <w:trPr>
              <w:trHeight w:val="347"/>
            </w:trPr>
          </w:trPrChange>
        </w:trPr>
        <w:tc>
          <w:tcPr>
            <w:tcW w:w="0" w:type="auto"/>
            <w:vMerge/>
            <w:vAlign w:val="center"/>
            <w:tcPrChange w:id="14192" w:author="Strzelczyk, Anthony (A.)" w:date="2020-12-21T12:17:00Z">
              <w:tcPr>
                <w:tcW w:w="0" w:type="auto"/>
                <w:vMerge/>
                <w:vAlign w:val="center"/>
              </w:tcPr>
            </w:tcPrChange>
          </w:tcPr>
          <w:p w14:paraId="199887C0" w14:textId="1D55DC01" w:rsidR="00412488" w:rsidDel="00136D92" w:rsidRDefault="00412488">
            <w:pPr>
              <w:spacing w:line="240" w:lineRule="atLeast"/>
              <w:rPr>
                <w:del w:id="14193" w:author="Strzelczyk, Anthony (A.)" w:date="2020-12-21T12:20:00Z"/>
                <w:rFonts w:ascii="Univers" w:hAnsi="Univers"/>
                <w:sz w:val="22"/>
              </w:rPr>
              <w:pPrChange w:id="14194"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195"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0B9C8667" w14:textId="01E5E4F0" w:rsidR="00412488" w:rsidRPr="00412488" w:rsidDel="00136D92" w:rsidRDefault="00412488">
            <w:pPr>
              <w:spacing w:before="48" w:after="48" w:line="240" w:lineRule="atLeast"/>
              <w:rPr>
                <w:del w:id="14196" w:author="Strzelczyk, Anthony (A.)" w:date="2020-12-21T12:20:00Z"/>
                <w:b/>
              </w:rPr>
              <w:pPrChange w:id="14197" w:author="Strzelczyk, Anthony (A.)" w:date="2020-12-11T12:24:00Z">
                <w:pPr>
                  <w:spacing w:before="48" w:after="48" w:line="254" w:lineRule="auto"/>
                </w:pPr>
              </w:pPrChange>
            </w:pPr>
            <w:del w:id="14198" w:author="Strzelczyk, Anthony (A.)" w:date="2020-12-21T12:17:00Z">
              <w:r w:rsidRPr="00412488" w:rsidDel="005E5FD8">
                <w:rPr>
                  <w:b/>
                </w:rPr>
                <w:delText>F-S-Req. Title</w:delText>
              </w:r>
            </w:del>
          </w:p>
        </w:tc>
        <w:tc>
          <w:tcPr>
            <w:tcW w:w="5571" w:type="dxa"/>
            <w:tcMar>
              <w:top w:w="0" w:type="dxa"/>
              <w:left w:w="108" w:type="dxa"/>
              <w:bottom w:w="0" w:type="dxa"/>
              <w:right w:w="108" w:type="dxa"/>
            </w:tcMar>
            <w:tcPrChange w:id="14199" w:author="Strzelczyk, Anthony (A.)" w:date="2020-12-21T12:17:00Z">
              <w:tcPr>
                <w:tcW w:w="5000" w:type="dxa"/>
                <w:tcMar>
                  <w:top w:w="0" w:type="dxa"/>
                  <w:left w:w="108" w:type="dxa"/>
                  <w:bottom w:w="0" w:type="dxa"/>
                  <w:right w:w="108" w:type="dxa"/>
                </w:tcMar>
              </w:tcPr>
            </w:tcPrChange>
          </w:tcPr>
          <w:p w14:paraId="0EDCD2FF" w14:textId="6B8C851B" w:rsidR="00412488" w:rsidDel="00136D92" w:rsidRDefault="00412488">
            <w:pPr>
              <w:spacing w:line="240" w:lineRule="atLeast"/>
              <w:rPr>
                <w:del w:id="14200" w:author="Strzelczyk, Anthony (A.)" w:date="2020-12-21T12:20:00Z"/>
                <w:color w:val="C0C0C0"/>
                <w:lang w:val="en-GB"/>
              </w:rPr>
              <w:pPrChange w:id="14201" w:author="Strzelczyk, Anthony (A.)" w:date="2020-12-11T12:24:00Z">
                <w:pPr>
                  <w:spacing w:line="254" w:lineRule="auto"/>
                </w:pPr>
              </w:pPrChange>
            </w:pPr>
          </w:p>
        </w:tc>
      </w:tr>
      <w:tr w:rsidR="00412488" w:rsidDel="00136D92" w14:paraId="5506D663" w14:textId="272908CC" w:rsidTr="00B45B70">
        <w:trPr>
          <w:trHeight w:val="347"/>
          <w:del w:id="14202" w:author="Strzelczyk, Anthony (A.)" w:date="2020-12-21T12:20:00Z"/>
          <w:trPrChange w:id="14203" w:author="Strzelczyk, Anthony (A.)" w:date="2020-12-21T12:17:00Z">
            <w:trPr>
              <w:trHeight w:val="347"/>
            </w:trPr>
          </w:trPrChange>
        </w:trPr>
        <w:tc>
          <w:tcPr>
            <w:tcW w:w="0" w:type="auto"/>
            <w:vMerge/>
            <w:vAlign w:val="center"/>
            <w:tcPrChange w:id="14204" w:author="Strzelczyk, Anthony (A.)" w:date="2020-12-21T12:17:00Z">
              <w:tcPr>
                <w:tcW w:w="0" w:type="auto"/>
                <w:vMerge/>
                <w:vAlign w:val="center"/>
              </w:tcPr>
            </w:tcPrChange>
          </w:tcPr>
          <w:p w14:paraId="6AFC369C" w14:textId="5F252C06" w:rsidR="00412488" w:rsidDel="00136D92" w:rsidRDefault="00412488">
            <w:pPr>
              <w:spacing w:line="240" w:lineRule="atLeast"/>
              <w:rPr>
                <w:del w:id="14205" w:author="Strzelczyk, Anthony (A.)" w:date="2020-12-21T12:20:00Z"/>
                <w:rFonts w:ascii="Univers" w:hAnsi="Univers"/>
                <w:sz w:val="22"/>
              </w:rPr>
              <w:pPrChange w:id="14206"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207" w:author="Strzelczyk, Anthony (A.)" w:date="2020-12-21T12:17:00Z">
              <w:tcPr>
                <w:tcW w:w="1476" w:type="dxa"/>
                <w:shd w:val="clear" w:color="auto" w:fill="F2F2F2" w:themeFill="background1" w:themeFillShade="F2"/>
                <w:tcMar>
                  <w:top w:w="0" w:type="dxa"/>
                  <w:left w:w="108" w:type="dxa"/>
                  <w:bottom w:w="0" w:type="dxa"/>
                  <w:right w:w="108" w:type="dxa"/>
                </w:tcMar>
              </w:tcPr>
            </w:tcPrChange>
          </w:tcPr>
          <w:p w14:paraId="68C7FDC0" w14:textId="3016CE87" w:rsidR="00412488" w:rsidRPr="00412488" w:rsidDel="00136D92" w:rsidRDefault="00412488">
            <w:pPr>
              <w:spacing w:before="48" w:after="48" w:line="240" w:lineRule="atLeast"/>
              <w:rPr>
                <w:del w:id="14208" w:author="Strzelczyk, Anthony (A.)" w:date="2020-12-21T12:20:00Z"/>
                <w:b/>
              </w:rPr>
              <w:pPrChange w:id="14209" w:author="Strzelczyk, Anthony (A.)" w:date="2020-12-11T12:24:00Z">
                <w:pPr>
                  <w:spacing w:before="48" w:after="48" w:line="254" w:lineRule="auto"/>
                </w:pPr>
              </w:pPrChange>
            </w:pPr>
            <w:del w:id="14210" w:author="Strzelczyk, Anthony (A.)" w:date="2020-12-21T12:17:00Z">
              <w:r w:rsidRPr="00412488" w:rsidDel="005E5FD8">
                <w:rPr>
                  <w:b/>
                </w:rPr>
                <w:delText>ASIL</w:delText>
              </w:r>
            </w:del>
          </w:p>
        </w:tc>
        <w:tc>
          <w:tcPr>
            <w:tcW w:w="5571" w:type="dxa"/>
            <w:tcMar>
              <w:top w:w="0" w:type="dxa"/>
              <w:left w:w="108" w:type="dxa"/>
              <w:bottom w:w="0" w:type="dxa"/>
              <w:right w:w="108" w:type="dxa"/>
            </w:tcMar>
            <w:tcPrChange w:id="14211" w:author="Strzelczyk, Anthony (A.)" w:date="2020-12-21T12:17:00Z">
              <w:tcPr>
                <w:tcW w:w="5000" w:type="dxa"/>
                <w:tcMar>
                  <w:top w:w="0" w:type="dxa"/>
                  <w:left w:w="108" w:type="dxa"/>
                  <w:bottom w:w="0" w:type="dxa"/>
                  <w:right w:w="108" w:type="dxa"/>
                </w:tcMar>
              </w:tcPr>
            </w:tcPrChange>
          </w:tcPr>
          <w:p w14:paraId="5B5E8AFC" w14:textId="75FDDD8B" w:rsidR="00412488" w:rsidDel="00136D92" w:rsidRDefault="00412488">
            <w:pPr>
              <w:spacing w:line="240" w:lineRule="atLeast"/>
              <w:rPr>
                <w:del w:id="14212" w:author="Strzelczyk, Anthony (A.)" w:date="2020-12-21T12:20:00Z"/>
                <w:color w:val="C0C0C0"/>
                <w:lang w:val="en-GB"/>
              </w:rPr>
              <w:pPrChange w:id="14213" w:author="Strzelczyk, Anthony (A.)" w:date="2020-12-11T12:24:00Z">
                <w:pPr>
                  <w:spacing w:line="254" w:lineRule="auto"/>
                </w:pPr>
              </w:pPrChange>
            </w:pPr>
          </w:p>
        </w:tc>
      </w:tr>
      <w:tr w:rsidR="00412488" w:rsidDel="00136D92" w14:paraId="1A99C0CD" w14:textId="42739AA0" w:rsidTr="00B45B70">
        <w:trPr>
          <w:trHeight w:val="404"/>
          <w:del w:id="14214" w:author="Strzelczyk, Anthony (A.)" w:date="2020-12-21T12:20:00Z"/>
          <w:trPrChange w:id="14215" w:author="Strzelczyk, Anthony (A.)" w:date="2020-12-21T12:20:00Z">
            <w:trPr>
              <w:trHeight w:val="347"/>
            </w:trPr>
          </w:trPrChange>
        </w:trPr>
        <w:tc>
          <w:tcPr>
            <w:tcW w:w="0" w:type="auto"/>
            <w:vMerge/>
            <w:vAlign w:val="center"/>
            <w:tcPrChange w:id="14216" w:author="Strzelczyk, Anthony (A.)" w:date="2020-12-21T12:20:00Z">
              <w:tcPr>
                <w:tcW w:w="0" w:type="auto"/>
                <w:vMerge/>
                <w:vAlign w:val="center"/>
              </w:tcPr>
            </w:tcPrChange>
          </w:tcPr>
          <w:p w14:paraId="025B82F0" w14:textId="6C4331C7" w:rsidR="00412488" w:rsidDel="00136D92" w:rsidRDefault="00412488">
            <w:pPr>
              <w:spacing w:line="240" w:lineRule="atLeast"/>
              <w:rPr>
                <w:del w:id="14217" w:author="Strzelczyk, Anthony (A.)" w:date="2020-12-21T12:20:00Z"/>
                <w:rFonts w:ascii="Univers" w:hAnsi="Univers"/>
                <w:sz w:val="22"/>
              </w:rPr>
              <w:pPrChange w:id="14218" w:author="Strzelczyk, Anthony (A.)" w:date="2020-12-11T12:24:00Z">
                <w:pPr>
                  <w:spacing w:line="276" w:lineRule="auto"/>
                </w:pPr>
              </w:pPrChange>
            </w:pPr>
          </w:p>
        </w:tc>
        <w:tc>
          <w:tcPr>
            <w:tcW w:w="1644" w:type="dxa"/>
            <w:shd w:val="clear" w:color="auto" w:fill="F2F2F2" w:themeFill="background1" w:themeFillShade="F2"/>
            <w:tcMar>
              <w:top w:w="0" w:type="dxa"/>
              <w:left w:w="108" w:type="dxa"/>
              <w:bottom w:w="0" w:type="dxa"/>
              <w:right w:w="108" w:type="dxa"/>
            </w:tcMar>
            <w:tcPrChange w:id="14219" w:author="Strzelczyk, Anthony (A.)" w:date="2020-12-21T12:20:00Z">
              <w:tcPr>
                <w:tcW w:w="1476" w:type="dxa"/>
                <w:shd w:val="clear" w:color="auto" w:fill="F2F2F2" w:themeFill="background1" w:themeFillShade="F2"/>
                <w:tcMar>
                  <w:top w:w="0" w:type="dxa"/>
                  <w:left w:w="108" w:type="dxa"/>
                  <w:bottom w:w="0" w:type="dxa"/>
                  <w:right w:w="108" w:type="dxa"/>
                </w:tcMar>
              </w:tcPr>
            </w:tcPrChange>
          </w:tcPr>
          <w:p w14:paraId="0BBAE50B" w14:textId="68D99DEB" w:rsidR="00412488" w:rsidRPr="00412488" w:rsidDel="00136D92" w:rsidRDefault="00412488">
            <w:pPr>
              <w:spacing w:before="48" w:after="48" w:line="240" w:lineRule="atLeast"/>
              <w:rPr>
                <w:del w:id="14220" w:author="Strzelczyk, Anthony (A.)" w:date="2020-12-21T12:20:00Z"/>
                <w:b/>
              </w:rPr>
              <w:pPrChange w:id="14221" w:author="Strzelczyk, Anthony (A.)" w:date="2020-12-11T12:24:00Z">
                <w:pPr>
                  <w:spacing w:before="48" w:after="48" w:line="254" w:lineRule="auto"/>
                </w:pPr>
              </w:pPrChange>
            </w:pPr>
            <w:del w:id="14222" w:author="Strzelczyk, Anthony (A.)" w:date="2020-12-21T12:17:00Z">
              <w:r w:rsidRPr="00412488" w:rsidDel="005E5FD8">
                <w:rPr>
                  <w:b/>
                </w:rPr>
                <w:delText>Rationale</w:delText>
              </w:r>
            </w:del>
          </w:p>
        </w:tc>
        <w:tc>
          <w:tcPr>
            <w:tcW w:w="5571" w:type="dxa"/>
            <w:tcMar>
              <w:top w:w="0" w:type="dxa"/>
              <w:left w:w="108" w:type="dxa"/>
              <w:bottom w:w="0" w:type="dxa"/>
              <w:right w:w="108" w:type="dxa"/>
            </w:tcMar>
            <w:tcPrChange w:id="14223" w:author="Strzelczyk, Anthony (A.)" w:date="2020-12-21T12:20:00Z">
              <w:tcPr>
                <w:tcW w:w="5000" w:type="dxa"/>
                <w:tcMar>
                  <w:top w:w="0" w:type="dxa"/>
                  <w:left w:w="108" w:type="dxa"/>
                  <w:bottom w:w="0" w:type="dxa"/>
                  <w:right w:w="108" w:type="dxa"/>
                </w:tcMar>
              </w:tcPr>
            </w:tcPrChange>
          </w:tcPr>
          <w:p w14:paraId="1BF17ECA" w14:textId="7F8C3FAC" w:rsidR="00412488" w:rsidDel="00136D92" w:rsidRDefault="00412488">
            <w:pPr>
              <w:spacing w:line="240" w:lineRule="atLeast"/>
              <w:rPr>
                <w:del w:id="14224" w:author="Strzelczyk, Anthony (A.)" w:date="2020-12-21T12:20:00Z"/>
                <w:lang w:val="en-GB"/>
              </w:rPr>
              <w:pPrChange w:id="14225" w:author="Strzelczyk, Anthony (A.)" w:date="2020-12-11T12:24:00Z">
                <w:pPr>
                  <w:spacing w:line="254" w:lineRule="auto"/>
                </w:pPr>
              </w:pPrChange>
            </w:pPr>
          </w:p>
        </w:tc>
      </w:tr>
    </w:tbl>
    <w:p w14:paraId="17863042" w14:textId="48BD949A" w:rsidR="00412488" w:rsidRDefault="006E6589">
      <w:pPr>
        <w:spacing w:line="240" w:lineRule="atLeast"/>
        <w:rPr>
          <w:highlight w:val="yellow"/>
        </w:rPr>
        <w:pPrChange w:id="14226" w:author="Strzelczyk, Anthony (A.)" w:date="2020-12-11T12:24:00Z">
          <w:pPr/>
        </w:pPrChange>
      </w:pPr>
      <w:ins w:id="14227" w:author="Strzelczyk, Anthony (A.)" w:date="2021-01-05T12:56:00Z">
        <w:r>
          <w:rPr>
            <w:noProof/>
          </w:rPr>
          <mc:AlternateContent>
            <mc:Choice Requires="wps">
              <w:drawing>
                <wp:anchor distT="91440" distB="91440" distL="114300" distR="114300" simplePos="0" relativeHeight="251656192" behindDoc="0" locked="0" layoutInCell="1" allowOverlap="1" wp14:anchorId="01DE0563" wp14:editId="14220E4A">
                  <wp:simplePos x="0" y="0"/>
                  <wp:positionH relativeFrom="margin">
                    <wp:posOffset>927100</wp:posOffset>
                  </wp:positionH>
                  <wp:positionV relativeFrom="paragraph">
                    <wp:posOffset>8890</wp:posOffset>
                  </wp:positionV>
                  <wp:extent cx="3782695" cy="1080770"/>
                  <wp:effectExtent l="0" t="0" r="17145"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695" cy="1080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6A0C8B" w14:textId="77777777" w:rsidR="0024755E" w:rsidRDefault="0024755E" w:rsidP="00FE7BE1">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 xml:space="preserve">ASIL rated QM – </w:t>
                              </w:r>
                              <w:del w:id="14228" w:author="Strzelczyk, Anthony (A.)" w:date="2021-01-05T12:54:00Z">
                                <w:r w:rsidDel="00C529D7">
                                  <w:rPr>
                                    <w:i/>
                                    <w:iCs/>
                                    <w:color w:val="4F81BD" w:themeColor="accent1"/>
                                    <w:sz w:val="24"/>
                                    <w:szCs w:val="24"/>
                                  </w:rPr>
                                  <w:delText>No Safety Goals</w:delText>
                                </w:r>
                              </w:del>
                              <w:ins w:id="14229" w:author="Strzelczyk, Anthony (A.)" w:date="2021-01-05T12:55:00Z">
                                <w:r>
                                  <w:rPr>
                                    <w:i/>
                                    <w:iCs/>
                                    <w:color w:val="4F81BD" w:themeColor="accent1"/>
                                    <w:sz w:val="24"/>
                                    <w:szCs w:val="24"/>
                                  </w:rPr>
                                  <w:t>No FSR’s</w:t>
                                </w:r>
                              </w:ins>
                            </w:p>
                          </w:txbxContent>
                        </wps:txbx>
                        <wps:bodyPr rot="0" vert="horz" wrap="square" lIns="91440" tIns="45720" rIns="91440" bIns="45720" anchor="ctr" anchorCtr="0">
                          <a:spAutoFit/>
                        </wps:bodyPr>
                      </wps:wsp>
                    </a:graphicData>
                  </a:graphic>
                  <wp14:sizeRelH relativeFrom="margin">
                    <wp14:pctWidth>58500</wp14:pctWidth>
                  </wp14:sizeRelH>
                  <wp14:sizeRelV relativeFrom="margin">
                    <wp14:pctHeight>20000</wp14:pctHeight>
                  </wp14:sizeRelV>
                </wp:anchor>
              </w:drawing>
            </mc:Choice>
            <mc:Fallback>
              <w:pict>
                <v:shape w14:anchorId="01DE0563" id="_x0000_s1030" type="#_x0000_t202" style="position:absolute;margin-left:73pt;margin-top:.7pt;width:297.85pt;height:85.1pt;z-index:251656192;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" fillcolor="white [3201]" strokecolor="#4f81bd [3204]" strokeweight="2pt">
                  <v:textbox style="mso-fit-shape-to-text:t">
                    <w:txbxContent>
                      <w:p w14:paraId="5B6A0C8B" w14:textId="77777777" w:rsidR="0024755E" w:rsidRDefault="0024755E" w:rsidP="00FE7BE1">
                        <w:pPr>
                          <w:pBdr>
                            <w:top w:val="single" w:sz="24" w:space="8" w:color="4F81BD" w:themeColor="accent1"/>
                            <w:bottom w:val="single" w:sz="24" w:space="8" w:color="4F81BD" w:themeColor="accent1"/>
                          </w:pBdr>
                          <w:jc w:val="center"/>
                          <w:rPr>
                            <w:i/>
                            <w:iCs/>
                            <w:color w:val="4F81BD" w:themeColor="accent1"/>
                            <w:sz w:val="24"/>
                          </w:rPr>
                        </w:pPr>
                        <w:r>
                          <w:rPr>
                            <w:i/>
                            <w:iCs/>
                            <w:color w:val="4F81BD" w:themeColor="accent1"/>
                            <w:sz w:val="24"/>
                            <w:szCs w:val="24"/>
                          </w:rPr>
                          <w:t xml:space="preserve">ASIL rated QM – </w:t>
                        </w:r>
                        <w:del w:id="14230" w:author="Strzelczyk, Anthony (A.)" w:date="2021-01-05T12:54:00Z">
                          <w:r w:rsidDel="00C529D7">
                            <w:rPr>
                              <w:i/>
                              <w:iCs/>
                              <w:color w:val="4F81BD" w:themeColor="accent1"/>
                              <w:sz w:val="24"/>
                              <w:szCs w:val="24"/>
                            </w:rPr>
                            <w:delText>No Safety Goals</w:delText>
                          </w:r>
                        </w:del>
                        <w:ins w:id="14231" w:author="Strzelczyk, Anthony (A.)" w:date="2021-01-05T12:55:00Z">
                          <w:r>
                            <w:rPr>
                              <w:i/>
                              <w:iCs/>
                              <w:color w:val="4F81BD" w:themeColor="accent1"/>
                              <w:sz w:val="24"/>
                              <w:szCs w:val="24"/>
                            </w:rPr>
                            <w:t>No FSR’s</w:t>
                          </w:r>
                        </w:ins>
                      </w:p>
                    </w:txbxContent>
                  </v:textbox>
                  <w10:wrap anchorx="margin"/>
                </v:shape>
              </w:pict>
            </mc:Fallback>
          </mc:AlternateContent>
        </w:r>
      </w:ins>
    </w:p>
    <w:p w14:paraId="11F62384" w14:textId="3F675DB0" w:rsidR="00A07F0E" w:rsidDel="0065061B" w:rsidRDefault="00A07F0E">
      <w:pPr>
        <w:spacing w:line="240" w:lineRule="atLeast"/>
        <w:rPr>
          <w:del w:id="14232" w:author="Strzelczyk, Anthony (A.)" w:date="2020-12-13T12:48:00Z"/>
          <w:rFonts w:ascii="Calibri" w:eastAsiaTheme="minorHAnsi" w:hAnsi="Calibri" w:cs="Calibri"/>
          <w:sz w:val="22"/>
          <w:szCs w:val="22"/>
        </w:rPr>
        <w:pPrChange w:id="14233" w:author="Strzelczyk, Anthony (A.)" w:date="2020-12-11T12:24:00Z">
          <w:pPr/>
        </w:pPrChange>
      </w:pPr>
      <w:bookmarkStart w:id="14234" w:name="_Toc58938180"/>
      <w:bookmarkStart w:id="14235" w:name="_Toc58939519"/>
      <w:bookmarkStart w:id="14236" w:name="_Toc59108416"/>
      <w:bookmarkStart w:id="14237" w:name="_Toc59300920"/>
      <w:bookmarkStart w:id="14238" w:name="_Toc59303636"/>
      <w:bookmarkStart w:id="14239" w:name="_Toc59515468"/>
      <w:bookmarkStart w:id="14240" w:name="_Toc59628716"/>
      <w:bookmarkStart w:id="14241" w:name="_Toc60752399"/>
      <w:bookmarkStart w:id="14242" w:name="_Toc61061190"/>
      <w:bookmarkStart w:id="14243" w:name="_Toc61516987"/>
      <w:bookmarkStart w:id="14244" w:name="_Toc61517392"/>
      <w:bookmarkStart w:id="14245" w:name="_Toc61517797"/>
      <w:bookmarkStart w:id="14246" w:name="_Toc62469483"/>
      <w:bookmarkStart w:id="14247" w:name="_Toc62469889"/>
      <w:bookmarkStart w:id="14248" w:name="_Toc62806228"/>
      <w:bookmarkStart w:id="14249" w:name="_Toc63149019"/>
      <w:bookmarkStart w:id="14250" w:name="_Toc64530295"/>
      <w:bookmarkStart w:id="14251" w:name="_Toc65959264"/>
      <w:bookmarkStart w:id="14252" w:name="_Toc66036211"/>
      <w:bookmarkStart w:id="14253" w:name="_Toc66170020"/>
      <w:bookmarkStart w:id="14254" w:name="_Toc66170434"/>
      <w:bookmarkStart w:id="14255" w:name="_Toc66171186"/>
      <w:bookmarkStart w:id="14256" w:name="_Toc66171569"/>
      <w:bookmarkStart w:id="14257" w:name="_Toc66171952"/>
      <w:bookmarkStart w:id="14258" w:name="_Toc70443039"/>
      <w:bookmarkStart w:id="14259" w:name="_Toc70494975"/>
      <w:bookmarkStart w:id="14260" w:name="_Toc70511145"/>
      <w:bookmarkStart w:id="14261" w:name="_Toc70511539"/>
      <w:bookmarkStart w:id="14262" w:name="_Toc70511922"/>
      <w:bookmarkStart w:id="14263" w:name="_Toc70512305"/>
      <w:bookmarkStart w:id="14264" w:name="_Toc89250029"/>
      <w:bookmarkStart w:id="14265" w:name="_Toc89439968"/>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p>
    <w:p w14:paraId="2ABD3E62" w14:textId="4CCDAFC6" w:rsidR="00064A88" w:rsidRPr="00E9446A" w:rsidRDefault="00064A88">
      <w:pPr>
        <w:pStyle w:val="Heading1"/>
        <w:spacing w:line="240" w:lineRule="atLeast"/>
        <w:pPrChange w:id="14266" w:author="Strzelczyk, Anthony (A.)" w:date="2020-12-11T12:24:00Z">
          <w:pPr>
            <w:pStyle w:val="Heading1"/>
          </w:pPr>
        </w:pPrChange>
      </w:pPr>
      <w:bookmarkStart w:id="14267" w:name="_Ref51768474"/>
      <w:bookmarkStart w:id="14268" w:name="_Ref51768493"/>
      <w:bookmarkStart w:id="14269" w:name="_Toc89439969"/>
      <w:bookmarkStart w:id="14270" w:name="_Ref5805659"/>
      <w:bookmarkStart w:id="14271" w:name="_Ref5805662"/>
      <w:r w:rsidRPr="00E9446A">
        <w:lastRenderedPageBreak/>
        <w:t>Cyber</w:t>
      </w:r>
      <w:r w:rsidR="00126516">
        <w:t>s</w:t>
      </w:r>
      <w:r w:rsidRPr="00E9446A">
        <w:t>ecurity</w:t>
      </w:r>
      <w:bookmarkEnd w:id="14267"/>
      <w:bookmarkEnd w:id="14268"/>
      <w:bookmarkEnd w:id="14269"/>
    </w:p>
    <w:p w14:paraId="390EF302" w14:textId="70FB057A" w:rsidR="00770737" w:rsidRDefault="00770737">
      <w:pPr>
        <w:pStyle w:val="REUserHint"/>
        <w:spacing w:line="240" w:lineRule="atLeast"/>
        <w:rPr>
          <w:ins w:id="14272" w:author="Strzelczyk, Anthony (A.)" w:date="2020-12-23T15:06:00Z"/>
          <w:rStyle w:val="SubtleEmphasis"/>
          <w:rFonts w:cs="Arial"/>
          <w:b/>
          <w:bCs/>
          <w:caps/>
          <w:kern w:val="32"/>
          <w:sz w:val="32"/>
          <w:szCs w:val="32"/>
        </w:rPr>
        <w:pPrChange w:id="14273" w:author="Strzelczyk, Anthony (A.)" w:date="2020-12-11T12:24:00Z">
          <w:pPr>
            <w:pStyle w:val="REUserHint"/>
          </w:pPr>
        </w:pPrChange>
      </w:pPr>
      <w:r w:rsidRPr="00347A88">
        <w:rPr>
          <w:rStyle w:val="SubtleEmphasis"/>
          <w:b/>
        </w:rPr>
        <w:t>#Classification</w:t>
      </w:r>
      <w:r w:rsidRPr="00347A88">
        <w:rPr>
          <w:rStyle w:val="SubtleEmphasis"/>
        </w:rPr>
        <w:t xml:space="preserve">: </w:t>
      </w:r>
      <w:r>
        <w:rPr>
          <w:rStyle w:val="SubtleEmphasis"/>
        </w:rPr>
        <w:t>Cybersecurity only –</w:t>
      </w:r>
      <w:r w:rsidR="00A93FEA">
        <w:rPr>
          <w:rStyle w:val="SubtleEmphasis"/>
        </w:rPr>
        <w:t xml:space="preserve"> </w:t>
      </w:r>
      <w:r w:rsidR="009C733F">
        <w:rPr>
          <w:rStyle w:val="SubtleEmphasis"/>
        </w:rPr>
        <w:t xml:space="preserve">leave a statement “Not Applicable” otherwise and </w:t>
      </w:r>
      <w:r>
        <w:rPr>
          <w:rStyle w:val="SubtleEmphasis"/>
        </w:rPr>
        <w:t>remove sub</w:t>
      </w:r>
      <w:r w:rsidR="00A93FEA">
        <w:rPr>
          <w:rStyle w:val="SubtleEmphasis"/>
        </w:rPr>
        <w:t>chapters</w:t>
      </w:r>
      <w:r w:rsidR="009C733F">
        <w:rPr>
          <w:rStyle w:val="SubtleEmphasis"/>
        </w:rPr>
        <w:t>.</w:t>
      </w:r>
    </w:p>
    <w:p w14:paraId="5E43C070" w14:textId="00EA117A" w:rsidR="00B45B70" w:rsidRPr="00B45B70" w:rsidDel="00FE7BE1" w:rsidRDefault="00B45B70">
      <w:pPr>
        <w:rPr>
          <w:del w:id="14274" w:author="Strzelczyk, Anthony (A.)" w:date="2021-01-05T13:00:00Z"/>
          <w:rPrChange w:id="14275" w:author="Strzelczyk, Anthony (A.)" w:date="2020-12-23T15:06:00Z">
            <w:rPr>
              <w:del w:id="14276" w:author="Strzelczyk, Anthony (A.)" w:date="2021-01-05T13:00:00Z"/>
              <w:rStyle w:val="SubtleEmphasis"/>
              <w:rFonts w:cs="Arial"/>
              <w:b/>
              <w:bCs/>
              <w:caps/>
              <w:kern w:val="32"/>
              <w:sz w:val="32"/>
              <w:szCs w:val="32"/>
              <w:lang w:val="en-GB"/>
            </w:rPr>
          </w:rPrChange>
        </w:rPr>
        <w:pPrChange w:id="14277" w:author="Strzelczyk, Anthony (A.)" w:date="2020-12-23T15:06:00Z">
          <w:pPr>
            <w:pStyle w:val="REUserHint"/>
          </w:pPr>
        </w:pPrChange>
      </w:pPr>
    </w:p>
    <w:p w14:paraId="0D8D54CE" w14:textId="2EAD3263" w:rsidR="00770737" w:rsidRPr="00E9446A" w:rsidDel="00FE7BE1" w:rsidRDefault="00770737">
      <w:pPr>
        <w:pStyle w:val="Heading2"/>
        <w:spacing w:line="240" w:lineRule="atLeast"/>
        <w:rPr>
          <w:del w:id="14278" w:author="Strzelczyk, Anthony (A.)" w:date="2021-01-05T13:00:00Z"/>
        </w:rPr>
        <w:pPrChange w:id="14279" w:author="Strzelczyk, Anthony (A.)" w:date="2020-12-11T12:24:00Z">
          <w:pPr>
            <w:pStyle w:val="Heading2"/>
          </w:pPr>
        </w:pPrChange>
      </w:pPr>
      <w:del w:id="14280" w:author="Strzelczyk, Anthony (A.)" w:date="2021-01-05T13:00:00Z">
        <w:r w:rsidRPr="00E9446A" w:rsidDel="00FE7BE1">
          <w:delText>Security Goals</w:delText>
        </w:r>
      </w:del>
    </w:p>
    <w:p w14:paraId="01FB2022" w14:textId="3265DD18" w:rsidR="00770737" w:rsidDel="00FE7BE1" w:rsidRDefault="00770737">
      <w:pPr>
        <w:pStyle w:val="REUserHint"/>
        <w:spacing w:line="240" w:lineRule="atLeast"/>
        <w:rPr>
          <w:del w:id="14281" w:author="Strzelczyk, Anthony (A.)" w:date="2021-01-05T13:00:00Z"/>
          <w:rStyle w:val="SubtleEmphasis"/>
          <w:rFonts w:cs="Arial"/>
          <w:b/>
          <w:iCs w:val="0"/>
          <w:kern w:val="32"/>
          <w:sz w:val="28"/>
          <w:szCs w:val="28"/>
        </w:rPr>
        <w:pPrChange w:id="14282" w:author="Strzelczyk, Anthony (A.)" w:date="2020-12-11T12:24:00Z">
          <w:pPr>
            <w:pStyle w:val="REUserHint"/>
          </w:pPr>
        </w:pPrChange>
      </w:pPr>
      <w:del w:id="14283" w:author="Strzelczyk, Anthony (A.)" w:date="2021-01-05T13:00:00Z">
        <w:r w:rsidRPr="0070553F" w:rsidDel="00FE7BE1">
          <w:rPr>
            <w:rStyle w:val="SubtleEmphasis"/>
            <w:b/>
          </w:rPr>
          <w:delText>#Hint:</w:delText>
        </w:r>
        <w:r w:rsidRPr="0070553F" w:rsidDel="00FE7BE1">
          <w:rPr>
            <w:rStyle w:val="SubtleEmphasis"/>
          </w:rPr>
          <w:delText xml:space="preserve"> The list of </w:delText>
        </w:r>
        <w:r w:rsidDel="00FE7BE1">
          <w:rPr>
            <w:rStyle w:val="SubtleEmphasis"/>
          </w:rPr>
          <w:delText>Cybersecurity</w:delText>
        </w:r>
        <w:r w:rsidRPr="0070553F" w:rsidDel="00FE7BE1">
          <w:rPr>
            <w:rStyle w:val="SubtleEmphasis"/>
          </w:rPr>
          <w:delText xml:space="preserve"> Goals </w:delText>
        </w:r>
        <w:r w:rsidR="007A257B" w:rsidDel="00FE7BE1">
          <w:rPr>
            <w:rStyle w:val="SubtleEmphasis"/>
          </w:rPr>
          <w:delText>are</w:delText>
        </w:r>
        <w:r w:rsidRPr="0070553F" w:rsidDel="00FE7BE1">
          <w:rPr>
            <w:rStyle w:val="SubtleEmphasis"/>
          </w:rPr>
          <w:delText xml:space="preserve"> an output of the </w:delText>
        </w:r>
        <w:r w:rsidDel="00FE7BE1">
          <w:rPr>
            <w:rStyle w:val="SubtleEmphasis"/>
          </w:rPr>
          <w:delText>Threat Model</w:delText>
        </w:r>
        <w:r w:rsidRPr="0070553F" w:rsidDel="00FE7BE1">
          <w:rPr>
            <w:rStyle w:val="SubtleEmphasis"/>
          </w:rPr>
          <w:delText>.</w:delText>
        </w:r>
        <w:r w:rsidR="00023F68" w:rsidDel="00FE7BE1">
          <w:rPr>
            <w:rStyle w:val="SubtleEmphasis"/>
          </w:rPr>
          <w:delText xml:space="preserve"> The CAL attribute is not used yet.</w:delText>
        </w:r>
      </w:del>
    </w:p>
    <w:p w14:paraId="1A0C5BCC" w14:textId="5792F8DC" w:rsidR="00023F68" w:rsidDel="00FE7BE1" w:rsidRDefault="00770737">
      <w:pPr>
        <w:pStyle w:val="REUserHint"/>
        <w:spacing w:line="240" w:lineRule="atLeast"/>
        <w:rPr>
          <w:del w:id="14284" w:author="Strzelczyk, Anthony (A.)" w:date="2021-01-05T13:00:00Z"/>
          <w:rStyle w:val="SubtleEmphasis"/>
        </w:rPr>
        <w:pPrChange w:id="14285" w:author="Strzelczyk, Anthony (A.)" w:date="2020-12-11T12:24:00Z">
          <w:pPr>
            <w:pStyle w:val="REUserHint"/>
          </w:pPr>
        </w:pPrChange>
      </w:pPr>
      <w:del w:id="14286" w:author="Strzelczyk, Anthony (A.)" w:date="2021-01-05T13:00:00Z">
        <w:r w:rsidRPr="008A4C8A" w:rsidDel="00FE7BE1">
          <w:rPr>
            <w:rStyle w:val="SubtleEmphasis"/>
            <w:b/>
          </w:rPr>
          <w:delText>#Link:</w:delText>
        </w:r>
        <w:r w:rsidR="00023F68" w:rsidDel="00FE7BE1">
          <w:rPr>
            <w:rStyle w:val="SubtleEmphasis"/>
            <w:b/>
          </w:rPr>
          <w:delText xml:space="preserve"> </w:delText>
        </w:r>
        <w:r w:rsidR="002824A3" w:rsidDel="00FE7BE1">
          <w:fldChar w:fldCharType="begin"/>
        </w:r>
        <w:r w:rsidR="002824A3" w:rsidDel="00FE7BE1">
          <w:delInstrText xml:space="preserve"> HYPERLINK "http://wiki.ford.com/display/RequirementsEngineering/Alignment+with+Cybersecurity" </w:delInstrText>
        </w:r>
        <w:r w:rsidR="002824A3" w:rsidDel="00FE7BE1">
          <w:fldChar w:fldCharType="separate"/>
        </w:r>
        <w:r w:rsidR="007A257B" w:rsidRPr="007A257B" w:rsidDel="00FE7BE1">
          <w:rPr>
            <w:rStyle w:val="Hyperlink"/>
          </w:rPr>
          <w:delText>Alignment with Cybersecurity</w:delText>
        </w:r>
        <w:r w:rsidR="002824A3" w:rsidDel="00FE7BE1">
          <w:rPr>
            <w:rStyle w:val="Hyperlink"/>
          </w:rPr>
          <w:fldChar w:fldCharType="end"/>
        </w:r>
        <w:r w:rsidR="007A257B" w:rsidDel="00FE7BE1">
          <w:rPr>
            <w:rStyle w:val="SubtleEmphasis"/>
          </w:rPr>
          <w:delText xml:space="preserve"> </w:delText>
        </w:r>
        <w:r w:rsidDel="00FE7BE1">
          <w:rPr>
            <w:rStyle w:val="SubtleEmphasis"/>
          </w:rPr>
          <w:delText xml:space="preserve"> – RE Wiki</w:delText>
        </w:r>
      </w:del>
    </w:p>
    <w:p w14:paraId="49E3DE33" w14:textId="23EEFDC8" w:rsidR="00FE7BE1" w:rsidRPr="00770737" w:rsidDel="00FE7BE1" w:rsidRDefault="00FE7BE1">
      <w:pPr>
        <w:spacing w:line="240" w:lineRule="atLeast"/>
        <w:rPr>
          <w:del w:id="14287" w:author="Strzelczyk, Anthony (A.)" w:date="2021-01-05T13:00:00Z"/>
          <w:lang w:eastAsia="ar-SA"/>
        </w:rPr>
        <w:pPrChange w:id="14288" w:author="Strzelczyk, Anthony (A.)" w:date="2020-12-11T12:24:00Z">
          <w:pPr/>
        </w:pPrChange>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770737" w:rsidRPr="0070553F" w:rsidDel="00FE7BE1" w14:paraId="5C57963E" w14:textId="6509DE7E" w:rsidTr="00023F68">
        <w:trPr>
          <w:trHeight w:val="521"/>
          <w:del w:id="14289" w:author="Strzelczyk, Anthony (A.)" w:date="2021-01-05T12:58:00Z"/>
        </w:trPr>
        <w:tc>
          <w:tcPr>
            <w:tcW w:w="709" w:type="dxa"/>
            <w:shd w:val="clear" w:color="auto" w:fill="D9D9D9" w:themeFill="background1" w:themeFillShade="D9"/>
          </w:tcPr>
          <w:p w14:paraId="5D804CBA" w14:textId="036D9B25" w:rsidR="00770737" w:rsidRPr="0070553F" w:rsidDel="00FE7BE1" w:rsidRDefault="00770737">
            <w:pPr>
              <w:pStyle w:val="Caption"/>
              <w:spacing w:line="240" w:lineRule="atLeast"/>
              <w:rPr>
                <w:del w:id="14290" w:author="Strzelczyk, Anthony (A.)" w:date="2021-01-05T12:58:00Z"/>
                <w:lang w:val="en-GB"/>
              </w:rPr>
              <w:pPrChange w:id="14291" w:author="Strzelczyk, Anthony (A.)" w:date="2020-12-11T12:24:00Z">
                <w:pPr>
                  <w:pStyle w:val="Caption"/>
                </w:pPr>
              </w:pPrChange>
            </w:pPr>
            <w:del w:id="14292" w:author="Strzelczyk, Anthony (A.)" w:date="2021-01-05T12:58:00Z">
              <w:r w:rsidRPr="0070553F" w:rsidDel="00FE7BE1">
                <w:rPr>
                  <w:lang w:val="en-GB"/>
                </w:rPr>
                <w:delText>ID</w:delText>
              </w:r>
            </w:del>
          </w:p>
        </w:tc>
        <w:tc>
          <w:tcPr>
            <w:tcW w:w="9526" w:type="dxa"/>
            <w:gridSpan w:val="2"/>
            <w:shd w:val="clear" w:color="auto" w:fill="D9D9D9" w:themeFill="background1" w:themeFillShade="D9"/>
          </w:tcPr>
          <w:p w14:paraId="1E0C63A6" w14:textId="1EE57D6F" w:rsidR="00770737" w:rsidRPr="0070553F" w:rsidDel="00FE7BE1" w:rsidRDefault="00770737">
            <w:pPr>
              <w:pStyle w:val="Caption"/>
              <w:spacing w:line="240" w:lineRule="atLeast"/>
              <w:rPr>
                <w:del w:id="14293" w:author="Strzelczyk, Anthony (A.)" w:date="2021-01-05T12:58:00Z"/>
                <w:lang w:val="en-GB"/>
              </w:rPr>
              <w:pPrChange w:id="14294" w:author="Strzelczyk, Anthony (A.)" w:date="2020-12-11T12:24:00Z">
                <w:pPr>
                  <w:pStyle w:val="Caption"/>
                </w:pPr>
              </w:pPrChange>
            </w:pPr>
            <w:del w:id="14295" w:author="Strzelczyk, Anthony (A.)" w:date="2021-01-05T12:58:00Z">
              <w:r w:rsidRPr="0070553F" w:rsidDel="00FE7BE1">
                <w:rPr>
                  <w:lang w:val="en-GB"/>
                </w:rPr>
                <w:delText>Goal</w:delText>
              </w:r>
            </w:del>
          </w:p>
        </w:tc>
      </w:tr>
      <w:tr w:rsidR="00770737" w:rsidRPr="0070553F" w:rsidDel="00FE7BE1" w14:paraId="2FC3CB70" w14:textId="6CD19215" w:rsidTr="00023F68">
        <w:trPr>
          <w:trHeight w:val="247"/>
          <w:del w:id="14296" w:author="Strzelczyk, Anthony (A.)" w:date="2021-01-05T12:58:00Z"/>
        </w:trPr>
        <w:tc>
          <w:tcPr>
            <w:tcW w:w="709" w:type="dxa"/>
            <w:vMerge w:val="restart"/>
            <w:shd w:val="clear" w:color="auto" w:fill="auto"/>
          </w:tcPr>
          <w:p w14:paraId="272BB88B" w14:textId="46A97971" w:rsidR="00770737" w:rsidRPr="0070553F" w:rsidDel="00FE7BE1" w:rsidRDefault="00770737">
            <w:pPr>
              <w:spacing w:line="240" w:lineRule="atLeast"/>
              <w:rPr>
                <w:del w:id="14297" w:author="Strzelczyk, Anthony (A.)" w:date="2021-01-05T12:58:00Z"/>
                <w:b/>
              </w:rPr>
              <w:pPrChange w:id="14298" w:author="Strzelczyk, Anthony (A.)" w:date="2020-12-11T12:24:00Z">
                <w:pPr/>
              </w:pPrChange>
            </w:pPr>
          </w:p>
        </w:tc>
        <w:tc>
          <w:tcPr>
            <w:tcW w:w="2552" w:type="dxa"/>
            <w:shd w:val="clear" w:color="auto" w:fill="E0E0E0"/>
          </w:tcPr>
          <w:p w14:paraId="5353752D" w14:textId="3E7DA360" w:rsidR="00770737" w:rsidRPr="0070553F" w:rsidDel="00FE7BE1" w:rsidRDefault="00770737">
            <w:pPr>
              <w:spacing w:line="240" w:lineRule="atLeast"/>
              <w:rPr>
                <w:del w:id="14299" w:author="Strzelczyk, Anthony (A.)" w:date="2021-01-05T12:58:00Z"/>
                <w:b/>
              </w:rPr>
              <w:pPrChange w:id="14300" w:author="Strzelczyk, Anthony (A.)" w:date="2020-12-11T12:24:00Z">
                <w:pPr/>
              </w:pPrChange>
            </w:pPr>
            <w:del w:id="14301" w:author="Strzelczyk, Anthony (A.)" w:date="2021-01-05T12:58:00Z">
              <w:r w:rsidRPr="0070553F" w:rsidDel="00FE7BE1">
                <w:rPr>
                  <w:b/>
                  <w:lang w:val="en-GB"/>
                </w:rPr>
                <w:delText>Goal Name</w:delText>
              </w:r>
            </w:del>
          </w:p>
        </w:tc>
        <w:tc>
          <w:tcPr>
            <w:tcW w:w="6974" w:type="dxa"/>
          </w:tcPr>
          <w:p w14:paraId="43C32088" w14:textId="74F16C38" w:rsidR="00770737" w:rsidRPr="0070553F" w:rsidDel="00FE7BE1" w:rsidRDefault="00770737">
            <w:pPr>
              <w:spacing w:line="240" w:lineRule="atLeast"/>
              <w:rPr>
                <w:del w:id="14302" w:author="Strzelczyk, Anthony (A.)" w:date="2021-01-05T12:58:00Z"/>
              </w:rPr>
              <w:pPrChange w:id="14303" w:author="Strzelczyk, Anthony (A.)" w:date="2020-12-11T12:24:00Z">
                <w:pPr/>
              </w:pPrChange>
            </w:pPr>
          </w:p>
        </w:tc>
      </w:tr>
      <w:tr w:rsidR="00770737" w:rsidRPr="0070553F" w:rsidDel="00FE7BE1" w14:paraId="653F2345" w14:textId="3C2D613A" w:rsidTr="00023F68">
        <w:trPr>
          <w:trHeight w:val="247"/>
          <w:del w:id="14304" w:author="Strzelczyk, Anthony (A.)" w:date="2021-01-05T12:58:00Z"/>
        </w:trPr>
        <w:tc>
          <w:tcPr>
            <w:tcW w:w="709" w:type="dxa"/>
            <w:vMerge/>
            <w:shd w:val="clear" w:color="auto" w:fill="auto"/>
          </w:tcPr>
          <w:p w14:paraId="05604CDA" w14:textId="3EDE25A4" w:rsidR="00770737" w:rsidRPr="0070553F" w:rsidDel="00FE7BE1" w:rsidRDefault="00770737">
            <w:pPr>
              <w:spacing w:line="240" w:lineRule="atLeast"/>
              <w:rPr>
                <w:del w:id="14305" w:author="Strzelczyk, Anthony (A.)" w:date="2021-01-05T12:58:00Z"/>
                <w:b/>
              </w:rPr>
              <w:pPrChange w:id="14306" w:author="Strzelczyk, Anthony (A.)" w:date="2020-12-11T12:24:00Z">
                <w:pPr/>
              </w:pPrChange>
            </w:pPr>
          </w:p>
        </w:tc>
        <w:tc>
          <w:tcPr>
            <w:tcW w:w="2552" w:type="dxa"/>
            <w:shd w:val="clear" w:color="auto" w:fill="E0E0E0"/>
          </w:tcPr>
          <w:p w14:paraId="5A70ED68" w14:textId="6B56E1B6" w:rsidR="00770737" w:rsidRPr="0070553F" w:rsidDel="00FE7BE1" w:rsidRDefault="00770737">
            <w:pPr>
              <w:spacing w:line="240" w:lineRule="atLeast"/>
              <w:rPr>
                <w:del w:id="14307" w:author="Strzelczyk, Anthony (A.)" w:date="2021-01-05T12:58:00Z"/>
                <w:b/>
                <w:lang w:val="en-GB"/>
              </w:rPr>
              <w:pPrChange w:id="14308" w:author="Strzelczyk, Anthony (A.)" w:date="2020-12-11T12:24:00Z">
                <w:pPr/>
              </w:pPrChange>
            </w:pPr>
            <w:del w:id="14309" w:author="Strzelczyk, Anthony (A.)" w:date="2021-01-05T12:58:00Z">
              <w:r w:rsidRPr="0070553F" w:rsidDel="00FE7BE1">
                <w:rPr>
                  <w:b/>
                  <w:lang w:val="en-GB"/>
                </w:rPr>
                <w:delText>Description</w:delText>
              </w:r>
            </w:del>
          </w:p>
        </w:tc>
        <w:tc>
          <w:tcPr>
            <w:tcW w:w="6974" w:type="dxa"/>
          </w:tcPr>
          <w:p w14:paraId="3950A10C" w14:textId="7F1DFAD9" w:rsidR="00770737" w:rsidRPr="0070553F" w:rsidDel="00FE7BE1" w:rsidRDefault="00770737">
            <w:pPr>
              <w:spacing w:line="240" w:lineRule="atLeast"/>
              <w:rPr>
                <w:del w:id="14310" w:author="Strzelczyk, Anthony (A.)" w:date="2021-01-05T12:58:00Z"/>
              </w:rPr>
              <w:pPrChange w:id="14311" w:author="Strzelczyk, Anthony (A.)" w:date="2020-12-11T12:24:00Z">
                <w:pPr/>
              </w:pPrChange>
            </w:pPr>
          </w:p>
        </w:tc>
      </w:tr>
      <w:tr w:rsidR="00770737" w:rsidRPr="0070553F" w:rsidDel="00FE7BE1" w14:paraId="7E8A67B3" w14:textId="4D5286FB" w:rsidTr="00023F68">
        <w:trPr>
          <w:trHeight w:val="247"/>
          <w:del w:id="14312" w:author="Strzelczyk, Anthony (A.)" w:date="2021-01-05T12:58:00Z"/>
        </w:trPr>
        <w:tc>
          <w:tcPr>
            <w:tcW w:w="709" w:type="dxa"/>
            <w:vMerge/>
            <w:shd w:val="clear" w:color="auto" w:fill="auto"/>
          </w:tcPr>
          <w:p w14:paraId="42390D12" w14:textId="33F7B46E" w:rsidR="00770737" w:rsidRPr="0070553F" w:rsidDel="00FE7BE1" w:rsidRDefault="00770737">
            <w:pPr>
              <w:spacing w:line="240" w:lineRule="atLeast"/>
              <w:rPr>
                <w:del w:id="14313" w:author="Strzelczyk, Anthony (A.)" w:date="2021-01-05T12:58:00Z"/>
                <w:b/>
              </w:rPr>
              <w:pPrChange w:id="14314" w:author="Strzelczyk, Anthony (A.)" w:date="2020-12-11T12:24:00Z">
                <w:pPr/>
              </w:pPrChange>
            </w:pPr>
          </w:p>
        </w:tc>
        <w:tc>
          <w:tcPr>
            <w:tcW w:w="2552" w:type="dxa"/>
            <w:shd w:val="clear" w:color="auto" w:fill="E0E0E0"/>
          </w:tcPr>
          <w:p w14:paraId="21B740CF" w14:textId="464AFC3E" w:rsidR="00770737" w:rsidRPr="0070553F" w:rsidDel="00FE7BE1" w:rsidRDefault="00770737">
            <w:pPr>
              <w:spacing w:line="240" w:lineRule="atLeast"/>
              <w:rPr>
                <w:del w:id="14315" w:author="Strzelczyk, Anthony (A.)" w:date="2021-01-05T12:58:00Z"/>
                <w:b/>
                <w:lang w:val="en-GB"/>
              </w:rPr>
              <w:pPrChange w:id="14316" w:author="Strzelczyk, Anthony (A.)" w:date="2020-12-11T12:24:00Z">
                <w:pPr/>
              </w:pPrChange>
            </w:pPr>
            <w:del w:id="14317" w:author="Strzelczyk, Anthony (A.)" w:date="2021-01-05T12:58:00Z">
              <w:r w:rsidDel="00FE7BE1">
                <w:rPr>
                  <w:b/>
                  <w:lang w:val="en-GB"/>
                </w:rPr>
                <w:delText>CA</w:delText>
              </w:r>
              <w:r w:rsidRPr="0070553F" w:rsidDel="00FE7BE1">
                <w:rPr>
                  <w:b/>
                  <w:lang w:val="en-GB"/>
                </w:rPr>
                <w:delText>L</w:delText>
              </w:r>
            </w:del>
          </w:p>
        </w:tc>
        <w:tc>
          <w:tcPr>
            <w:tcW w:w="6974" w:type="dxa"/>
          </w:tcPr>
          <w:p w14:paraId="0E3E13CD" w14:textId="45BBB66E" w:rsidR="00770737" w:rsidRPr="0070553F" w:rsidDel="00FE7BE1" w:rsidRDefault="00770737">
            <w:pPr>
              <w:spacing w:line="240" w:lineRule="atLeast"/>
              <w:rPr>
                <w:del w:id="14318" w:author="Strzelczyk, Anthony (A.)" w:date="2021-01-05T12:58:00Z"/>
              </w:rPr>
              <w:pPrChange w:id="14319" w:author="Strzelczyk, Anthony (A.)" w:date="2020-12-11T12:24:00Z">
                <w:pPr/>
              </w:pPrChange>
            </w:pPr>
          </w:p>
        </w:tc>
      </w:tr>
      <w:tr w:rsidR="00770737" w:rsidRPr="0070553F" w:rsidDel="00FE7BE1" w14:paraId="50D13F30" w14:textId="54845F02" w:rsidTr="00023F68">
        <w:trPr>
          <w:trHeight w:val="247"/>
          <w:del w:id="14320" w:author="Strzelczyk, Anthony (A.)" w:date="2021-01-05T12:58:00Z"/>
        </w:trPr>
        <w:tc>
          <w:tcPr>
            <w:tcW w:w="709" w:type="dxa"/>
            <w:vMerge/>
            <w:shd w:val="clear" w:color="auto" w:fill="auto"/>
          </w:tcPr>
          <w:p w14:paraId="1EB94221" w14:textId="72113009" w:rsidR="00770737" w:rsidRPr="0070553F" w:rsidDel="00FE7BE1" w:rsidRDefault="00770737">
            <w:pPr>
              <w:spacing w:line="240" w:lineRule="atLeast"/>
              <w:rPr>
                <w:del w:id="14321" w:author="Strzelczyk, Anthony (A.)" w:date="2021-01-05T12:58:00Z"/>
                <w:b/>
              </w:rPr>
              <w:pPrChange w:id="14322" w:author="Strzelczyk, Anthony (A.)" w:date="2020-12-11T12:24:00Z">
                <w:pPr/>
              </w:pPrChange>
            </w:pPr>
          </w:p>
        </w:tc>
        <w:tc>
          <w:tcPr>
            <w:tcW w:w="2552" w:type="dxa"/>
            <w:shd w:val="clear" w:color="auto" w:fill="E0E0E0"/>
          </w:tcPr>
          <w:p w14:paraId="442AA875" w14:textId="26369266" w:rsidR="00770737" w:rsidRPr="0070553F" w:rsidDel="00FE7BE1" w:rsidRDefault="00770737">
            <w:pPr>
              <w:spacing w:line="240" w:lineRule="atLeast"/>
              <w:rPr>
                <w:del w:id="14323" w:author="Strzelczyk, Anthony (A.)" w:date="2021-01-05T12:58:00Z"/>
                <w:b/>
                <w:lang w:val="en-GB"/>
              </w:rPr>
              <w:pPrChange w:id="14324" w:author="Strzelczyk, Anthony (A.)" w:date="2020-12-11T12:24:00Z">
                <w:pPr/>
              </w:pPrChange>
            </w:pPr>
            <w:del w:id="14325" w:author="Strzelczyk, Anthony (A.)" w:date="2021-01-05T12:58:00Z">
              <w:r w:rsidRPr="0070553F" w:rsidDel="00FE7BE1">
                <w:rPr>
                  <w:b/>
                  <w:lang w:val="en-GB"/>
                </w:rPr>
                <w:delText xml:space="preserve">Related </w:delText>
              </w:r>
              <w:r w:rsidDel="00FE7BE1">
                <w:rPr>
                  <w:b/>
                  <w:lang w:val="en-GB"/>
                </w:rPr>
                <w:delText>C</w:delText>
              </w:r>
              <w:r w:rsidRPr="0070553F" w:rsidDel="00FE7BE1">
                <w:rPr>
                  <w:b/>
                  <w:lang w:val="en-GB"/>
                </w:rPr>
                <w:delText>SR IDs</w:delText>
              </w:r>
            </w:del>
          </w:p>
        </w:tc>
        <w:tc>
          <w:tcPr>
            <w:tcW w:w="6974" w:type="dxa"/>
          </w:tcPr>
          <w:p w14:paraId="338D5A62" w14:textId="169B07BB" w:rsidR="00770737" w:rsidRPr="0070553F" w:rsidDel="00FE7BE1" w:rsidRDefault="00770737">
            <w:pPr>
              <w:spacing w:line="240" w:lineRule="atLeast"/>
              <w:rPr>
                <w:del w:id="14326" w:author="Strzelczyk, Anthony (A.)" w:date="2021-01-05T12:58:00Z"/>
              </w:rPr>
              <w:pPrChange w:id="14327" w:author="Strzelczyk, Anthony (A.)" w:date="2020-12-11T12:24:00Z">
                <w:pPr/>
              </w:pPrChange>
            </w:pPr>
          </w:p>
        </w:tc>
      </w:tr>
      <w:tr w:rsidR="00770737" w:rsidRPr="0070553F" w:rsidDel="00FE7BE1" w14:paraId="541A5D67" w14:textId="4C392DFF" w:rsidTr="00023F68">
        <w:trPr>
          <w:trHeight w:val="247"/>
          <w:del w:id="14328" w:author="Strzelczyk, Anthony (A.)" w:date="2021-01-05T12:58:00Z"/>
        </w:trPr>
        <w:tc>
          <w:tcPr>
            <w:tcW w:w="709" w:type="dxa"/>
            <w:vMerge w:val="restart"/>
            <w:shd w:val="clear" w:color="auto" w:fill="auto"/>
          </w:tcPr>
          <w:p w14:paraId="0671E943" w14:textId="753DB3E7" w:rsidR="00770737" w:rsidRPr="0070553F" w:rsidDel="00FE7BE1" w:rsidRDefault="00770737">
            <w:pPr>
              <w:spacing w:line="240" w:lineRule="atLeast"/>
              <w:rPr>
                <w:del w:id="14329" w:author="Strzelczyk, Anthony (A.)" w:date="2021-01-05T12:58:00Z"/>
                <w:b/>
              </w:rPr>
              <w:pPrChange w:id="14330" w:author="Strzelczyk, Anthony (A.)" w:date="2020-12-11T12:24:00Z">
                <w:pPr/>
              </w:pPrChange>
            </w:pPr>
          </w:p>
        </w:tc>
        <w:tc>
          <w:tcPr>
            <w:tcW w:w="2552" w:type="dxa"/>
            <w:shd w:val="clear" w:color="auto" w:fill="E0E0E0"/>
          </w:tcPr>
          <w:p w14:paraId="5B0E5421" w14:textId="3392D1A2" w:rsidR="00770737" w:rsidRPr="0070553F" w:rsidDel="00FE7BE1" w:rsidRDefault="00770737">
            <w:pPr>
              <w:spacing w:line="240" w:lineRule="atLeast"/>
              <w:rPr>
                <w:del w:id="14331" w:author="Strzelczyk, Anthony (A.)" w:date="2021-01-05T12:58:00Z"/>
                <w:b/>
              </w:rPr>
              <w:pPrChange w:id="14332" w:author="Strzelczyk, Anthony (A.)" w:date="2020-12-11T12:24:00Z">
                <w:pPr/>
              </w:pPrChange>
            </w:pPr>
            <w:del w:id="14333" w:author="Strzelczyk, Anthony (A.)" w:date="2021-01-05T12:58:00Z">
              <w:r w:rsidRPr="0070553F" w:rsidDel="00FE7BE1">
                <w:rPr>
                  <w:b/>
                  <w:lang w:val="en-GB"/>
                </w:rPr>
                <w:delText>Goal Name</w:delText>
              </w:r>
            </w:del>
          </w:p>
        </w:tc>
        <w:tc>
          <w:tcPr>
            <w:tcW w:w="6974" w:type="dxa"/>
          </w:tcPr>
          <w:p w14:paraId="4FBE56F2" w14:textId="22810F6B" w:rsidR="00770737" w:rsidRPr="0070553F" w:rsidDel="00FE7BE1" w:rsidRDefault="00770737">
            <w:pPr>
              <w:spacing w:line="240" w:lineRule="atLeast"/>
              <w:rPr>
                <w:del w:id="14334" w:author="Strzelczyk, Anthony (A.)" w:date="2021-01-05T12:58:00Z"/>
                <w:lang w:eastAsia="ar-SA"/>
              </w:rPr>
              <w:pPrChange w:id="14335" w:author="Strzelczyk, Anthony (A.)" w:date="2020-12-11T12:24:00Z">
                <w:pPr/>
              </w:pPrChange>
            </w:pPr>
          </w:p>
        </w:tc>
      </w:tr>
      <w:tr w:rsidR="00770737" w:rsidRPr="0070553F" w:rsidDel="00FE7BE1" w14:paraId="67366061" w14:textId="5561A0B7" w:rsidTr="00023F68">
        <w:trPr>
          <w:trHeight w:val="247"/>
          <w:del w:id="14336" w:author="Strzelczyk, Anthony (A.)" w:date="2021-01-05T12:58:00Z"/>
        </w:trPr>
        <w:tc>
          <w:tcPr>
            <w:tcW w:w="709" w:type="dxa"/>
            <w:vMerge/>
            <w:shd w:val="clear" w:color="auto" w:fill="auto"/>
          </w:tcPr>
          <w:p w14:paraId="127E09F1" w14:textId="48A67D55" w:rsidR="00770737" w:rsidRPr="0070553F" w:rsidDel="00FE7BE1" w:rsidRDefault="00770737">
            <w:pPr>
              <w:spacing w:line="240" w:lineRule="atLeast"/>
              <w:rPr>
                <w:del w:id="14337" w:author="Strzelczyk, Anthony (A.)" w:date="2021-01-05T12:58:00Z"/>
                <w:b/>
              </w:rPr>
              <w:pPrChange w:id="14338" w:author="Strzelczyk, Anthony (A.)" w:date="2020-12-11T12:24:00Z">
                <w:pPr/>
              </w:pPrChange>
            </w:pPr>
          </w:p>
        </w:tc>
        <w:tc>
          <w:tcPr>
            <w:tcW w:w="2552" w:type="dxa"/>
            <w:shd w:val="clear" w:color="auto" w:fill="E0E0E0"/>
          </w:tcPr>
          <w:p w14:paraId="08502E02" w14:textId="3622FCB9" w:rsidR="00770737" w:rsidRPr="0070553F" w:rsidDel="00FE7BE1" w:rsidRDefault="00770737">
            <w:pPr>
              <w:spacing w:line="240" w:lineRule="atLeast"/>
              <w:rPr>
                <w:del w:id="14339" w:author="Strzelczyk, Anthony (A.)" w:date="2021-01-05T12:58:00Z"/>
                <w:b/>
                <w:lang w:val="en-GB"/>
              </w:rPr>
              <w:pPrChange w:id="14340" w:author="Strzelczyk, Anthony (A.)" w:date="2020-12-11T12:24:00Z">
                <w:pPr/>
              </w:pPrChange>
            </w:pPr>
            <w:del w:id="14341" w:author="Strzelczyk, Anthony (A.)" w:date="2021-01-05T12:58:00Z">
              <w:r w:rsidRPr="0070553F" w:rsidDel="00FE7BE1">
                <w:rPr>
                  <w:b/>
                  <w:lang w:val="en-GB"/>
                </w:rPr>
                <w:delText>Description</w:delText>
              </w:r>
            </w:del>
          </w:p>
        </w:tc>
        <w:tc>
          <w:tcPr>
            <w:tcW w:w="6974" w:type="dxa"/>
          </w:tcPr>
          <w:p w14:paraId="0701B2D6" w14:textId="77460CB0" w:rsidR="00770737" w:rsidRPr="0070553F" w:rsidDel="00FE7BE1" w:rsidRDefault="00770737">
            <w:pPr>
              <w:spacing w:line="240" w:lineRule="atLeast"/>
              <w:rPr>
                <w:del w:id="14342" w:author="Strzelczyk, Anthony (A.)" w:date="2021-01-05T12:58:00Z"/>
              </w:rPr>
              <w:pPrChange w:id="14343" w:author="Strzelczyk, Anthony (A.)" w:date="2020-12-11T12:24:00Z">
                <w:pPr/>
              </w:pPrChange>
            </w:pPr>
          </w:p>
        </w:tc>
      </w:tr>
      <w:tr w:rsidR="00770737" w:rsidRPr="0070553F" w:rsidDel="00FE7BE1" w14:paraId="6D1E105A" w14:textId="37E9A1D1" w:rsidTr="00023F68">
        <w:trPr>
          <w:trHeight w:val="247"/>
          <w:del w:id="14344" w:author="Strzelczyk, Anthony (A.)" w:date="2021-01-05T12:58:00Z"/>
        </w:trPr>
        <w:tc>
          <w:tcPr>
            <w:tcW w:w="709" w:type="dxa"/>
            <w:vMerge/>
            <w:shd w:val="clear" w:color="auto" w:fill="auto"/>
          </w:tcPr>
          <w:p w14:paraId="2C1C62A0" w14:textId="1D5F7229" w:rsidR="00770737" w:rsidRPr="0070553F" w:rsidDel="00FE7BE1" w:rsidRDefault="00770737">
            <w:pPr>
              <w:spacing w:line="240" w:lineRule="atLeast"/>
              <w:rPr>
                <w:del w:id="14345" w:author="Strzelczyk, Anthony (A.)" w:date="2021-01-05T12:58:00Z"/>
                <w:b/>
              </w:rPr>
              <w:pPrChange w:id="14346" w:author="Strzelczyk, Anthony (A.)" w:date="2020-12-11T12:24:00Z">
                <w:pPr/>
              </w:pPrChange>
            </w:pPr>
          </w:p>
        </w:tc>
        <w:tc>
          <w:tcPr>
            <w:tcW w:w="2552" w:type="dxa"/>
            <w:shd w:val="clear" w:color="auto" w:fill="E0E0E0"/>
          </w:tcPr>
          <w:p w14:paraId="5800517D" w14:textId="54E9C7FB" w:rsidR="00770737" w:rsidRPr="0070553F" w:rsidDel="00FE7BE1" w:rsidRDefault="00770737">
            <w:pPr>
              <w:spacing w:line="240" w:lineRule="atLeast"/>
              <w:rPr>
                <w:del w:id="14347" w:author="Strzelczyk, Anthony (A.)" w:date="2021-01-05T12:58:00Z"/>
                <w:b/>
                <w:lang w:val="en-GB"/>
              </w:rPr>
              <w:pPrChange w:id="14348" w:author="Strzelczyk, Anthony (A.)" w:date="2020-12-11T12:24:00Z">
                <w:pPr/>
              </w:pPrChange>
            </w:pPr>
            <w:del w:id="14349" w:author="Strzelczyk, Anthony (A.)" w:date="2021-01-05T12:58:00Z">
              <w:r w:rsidDel="00FE7BE1">
                <w:rPr>
                  <w:b/>
                  <w:lang w:val="en-GB"/>
                </w:rPr>
                <w:delText>CA</w:delText>
              </w:r>
              <w:r w:rsidRPr="0070553F" w:rsidDel="00FE7BE1">
                <w:rPr>
                  <w:b/>
                  <w:lang w:val="en-GB"/>
                </w:rPr>
                <w:delText>L</w:delText>
              </w:r>
            </w:del>
          </w:p>
        </w:tc>
        <w:tc>
          <w:tcPr>
            <w:tcW w:w="6974" w:type="dxa"/>
          </w:tcPr>
          <w:p w14:paraId="1F431F8C" w14:textId="27A9CB51" w:rsidR="00770737" w:rsidRPr="0070553F" w:rsidDel="00FE7BE1" w:rsidRDefault="00770737">
            <w:pPr>
              <w:spacing w:line="240" w:lineRule="atLeast"/>
              <w:rPr>
                <w:del w:id="14350" w:author="Strzelczyk, Anthony (A.)" w:date="2021-01-05T12:58:00Z"/>
              </w:rPr>
              <w:pPrChange w:id="14351" w:author="Strzelczyk, Anthony (A.)" w:date="2020-12-11T12:24:00Z">
                <w:pPr/>
              </w:pPrChange>
            </w:pPr>
          </w:p>
        </w:tc>
      </w:tr>
      <w:tr w:rsidR="00770737" w:rsidRPr="0070553F" w:rsidDel="00FE7BE1" w14:paraId="5FBC3AAC" w14:textId="16982922" w:rsidTr="00023F68">
        <w:trPr>
          <w:trHeight w:val="247"/>
          <w:del w:id="14352" w:author="Strzelczyk, Anthony (A.)" w:date="2021-01-05T12:58:00Z"/>
        </w:trPr>
        <w:tc>
          <w:tcPr>
            <w:tcW w:w="709" w:type="dxa"/>
            <w:vMerge/>
            <w:shd w:val="clear" w:color="auto" w:fill="auto"/>
          </w:tcPr>
          <w:p w14:paraId="35664C60" w14:textId="18F19C08" w:rsidR="00770737" w:rsidRPr="0070553F" w:rsidDel="00FE7BE1" w:rsidRDefault="00770737">
            <w:pPr>
              <w:spacing w:line="240" w:lineRule="atLeast"/>
              <w:rPr>
                <w:del w:id="14353" w:author="Strzelczyk, Anthony (A.)" w:date="2021-01-05T12:58:00Z"/>
                <w:b/>
              </w:rPr>
              <w:pPrChange w:id="14354" w:author="Strzelczyk, Anthony (A.)" w:date="2020-12-11T12:24:00Z">
                <w:pPr/>
              </w:pPrChange>
            </w:pPr>
          </w:p>
        </w:tc>
        <w:tc>
          <w:tcPr>
            <w:tcW w:w="2552" w:type="dxa"/>
            <w:shd w:val="clear" w:color="auto" w:fill="E0E0E0"/>
          </w:tcPr>
          <w:p w14:paraId="308CC622" w14:textId="2C36EDFC" w:rsidR="00770737" w:rsidRPr="0070553F" w:rsidDel="00FE7BE1" w:rsidRDefault="00770737">
            <w:pPr>
              <w:spacing w:line="240" w:lineRule="atLeast"/>
              <w:rPr>
                <w:del w:id="14355" w:author="Strzelczyk, Anthony (A.)" w:date="2021-01-05T12:58:00Z"/>
                <w:b/>
                <w:lang w:val="en-GB"/>
              </w:rPr>
              <w:pPrChange w:id="14356" w:author="Strzelczyk, Anthony (A.)" w:date="2020-12-11T12:24:00Z">
                <w:pPr/>
              </w:pPrChange>
            </w:pPr>
            <w:del w:id="14357" w:author="Strzelczyk, Anthony (A.)" w:date="2021-01-05T12:58:00Z">
              <w:r w:rsidRPr="0070553F" w:rsidDel="00FE7BE1">
                <w:rPr>
                  <w:b/>
                  <w:lang w:val="en-GB"/>
                </w:rPr>
                <w:delText xml:space="preserve">Related </w:delText>
              </w:r>
              <w:r w:rsidDel="00FE7BE1">
                <w:rPr>
                  <w:b/>
                  <w:lang w:val="en-GB"/>
                </w:rPr>
                <w:delText>C</w:delText>
              </w:r>
              <w:r w:rsidRPr="0070553F" w:rsidDel="00FE7BE1">
                <w:rPr>
                  <w:b/>
                  <w:lang w:val="en-GB"/>
                </w:rPr>
                <w:delText>SR IDs</w:delText>
              </w:r>
            </w:del>
          </w:p>
        </w:tc>
        <w:tc>
          <w:tcPr>
            <w:tcW w:w="6974" w:type="dxa"/>
          </w:tcPr>
          <w:p w14:paraId="2399D63A" w14:textId="5254B45D" w:rsidR="00770737" w:rsidRPr="0070553F" w:rsidDel="00FE7BE1" w:rsidRDefault="00770737">
            <w:pPr>
              <w:spacing w:line="240" w:lineRule="atLeast"/>
              <w:rPr>
                <w:del w:id="14358" w:author="Strzelczyk, Anthony (A.)" w:date="2021-01-05T12:58:00Z"/>
              </w:rPr>
              <w:pPrChange w:id="14359" w:author="Strzelczyk, Anthony (A.)" w:date="2020-12-11T12:24:00Z">
                <w:pPr/>
              </w:pPrChange>
            </w:pPr>
          </w:p>
        </w:tc>
      </w:tr>
      <w:tr w:rsidR="00770737" w:rsidRPr="0070553F" w:rsidDel="00FE7BE1" w14:paraId="08A1BBD1" w14:textId="348803D2" w:rsidTr="00023F68">
        <w:trPr>
          <w:trHeight w:val="247"/>
          <w:del w:id="14360" w:author="Strzelczyk, Anthony (A.)" w:date="2021-01-05T12:58:00Z"/>
        </w:trPr>
        <w:tc>
          <w:tcPr>
            <w:tcW w:w="709" w:type="dxa"/>
            <w:vMerge w:val="restart"/>
            <w:shd w:val="clear" w:color="auto" w:fill="auto"/>
          </w:tcPr>
          <w:p w14:paraId="5323BCE3" w14:textId="666EAC8E" w:rsidR="00770737" w:rsidRPr="0070553F" w:rsidDel="00FE7BE1" w:rsidRDefault="00770737">
            <w:pPr>
              <w:spacing w:line="240" w:lineRule="atLeast"/>
              <w:rPr>
                <w:del w:id="14361" w:author="Strzelczyk, Anthony (A.)" w:date="2021-01-05T12:58:00Z"/>
                <w:b/>
              </w:rPr>
              <w:pPrChange w:id="14362" w:author="Strzelczyk, Anthony (A.)" w:date="2020-12-11T12:24:00Z">
                <w:pPr/>
              </w:pPrChange>
            </w:pPr>
          </w:p>
        </w:tc>
        <w:tc>
          <w:tcPr>
            <w:tcW w:w="2552" w:type="dxa"/>
            <w:shd w:val="clear" w:color="auto" w:fill="E0E0E0"/>
          </w:tcPr>
          <w:p w14:paraId="1D123997" w14:textId="7FC8538E" w:rsidR="00770737" w:rsidRPr="0070553F" w:rsidDel="00FE7BE1" w:rsidRDefault="00770737">
            <w:pPr>
              <w:spacing w:line="240" w:lineRule="atLeast"/>
              <w:rPr>
                <w:del w:id="14363" w:author="Strzelczyk, Anthony (A.)" w:date="2021-01-05T12:58:00Z"/>
                <w:b/>
              </w:rPr>
              <w:pPrChange w:id="14364" w:author="Strzelczyk, Anthony (A.)" w:date="2020-12-11T12:24:00Z">
                <w:pPr/>
              </w:pPrChange>
            </w:pPr>
            <w:del w:id="14365" w:author="Strzelczyk, Anthony (A.)" w:date="2021-01-05T12:58:00Z">
              <w:r w:rsidRPr="0070553F" w:rsidDel="00FE7BE1">
                <w:rPr>
                  <w:b/>
                  <w:lang w:val="en-GB"/>
                </w:rPr>
                <w:delText>Goal Name</w:delText>
              </w:r>
            </w:del>
          </w:p>
        </w:tc>
        <w:tc>
          <w:tcPr>
            <w:tcW w:w="6974" w:type="dxa"/>
          </w:tcPr>
          <w:p w14:paraId="5F3829A0" w14:textId="433A742F" w:rsidR="00770737" w:rsidRPr="0070553F" w:rsidDel="00FE7BE1" w:rsidRDefault="00770737">
            <w:pPr>
              <w:spacing w:line="240" w:lineRule="atLeast"/>
              <w:rPr>
                <w:del w:id="14366" w:author="Strzelczyk, Anthony (A.)" w:date="2021-01-05T12:58:00Z"/>
              </w:rPr>
              <w:pPrChange w:id="14367" w:author="Strzelczyk, Anthony (A.)" w:date="2020-12-11T12:24:00Z">
                <w:pPr/>
              </w:pPrChange>
            </w:pPr>
          </w:p>
        </w:tc>
      </w:tr>
      <w:tr w:rsidR="00770737" w:rsidRPr="0070553F" w:rsidDel="00FE7BE1" w14:paraId="7C07A95E" w14:textId="7E8086A4" w:rsidTr="00023F68">
        <w:trPr>
          <w:trHeight w:val="247"/>
          <w:del w:id="14368" w:author="Strzelczyk, Anthony (A.)" w:date="2021-01-05T12:58:00Z"/>
        </w:trPr>
        <w:tc>
          <w:tcPr>
            <w:tcW w:w="709" w:type="dxa"/>
            <w:vMerge/>
            <w:shd w:val="clear" w:color="auto" w:fill="auto"/>
          </w:tcPr>
          <w:p w14:paraId="3FAEE87D" w14:textId="61075379" w:rsidR="00770737" w:rsidRPr="0070553F" w:rsidDel="00FE7BE1" w:rsidRDefault="00770737">
            <w:pPr>
              <w:spacing w:line="240" w:lineRule="atLeast"/>
              <w:rPr>
                <w:del w:id="14369" w:author="Strzelczyk, Anthony (A.)" w:date="2021-01-05T12:58:00Z"/>
                <w:b/>
              </w:rPr>
              <w:pPrChange w:id="14370" w:author="Strzelczyk, Anthony (A.)" w:date="2020-12-11T12:24:00Z">
                <w:pPr/>
              </w:pPrChange>
            </w:pPr>
          </w:p>
        </w:tc>
        <w:tc>
          <w:tcPr>
            <w:tcW w:w="2552" w:type="dxa"/>
            <w:shd w:val="clear" w:color="auto" w:fill="E0E0E0"/>
          </w:tcPr>
          <w:p w14:paraId="3419D9A7" w14:textId="711A2E08" w:rsidR="00770737" w:rsidRPr="0070553F" w:rsidDel="00FE7BE1" w:rsidRDefault="00770737">
            <w:pPr>
              <w:spacing w:line="240" w:lineRule="atLeast"/>
              <w:rPr>
                <w:del w:id="14371" w:author="Strzelczyk, Anthony (A.)" w:date="2021-01-05T12:58:00Z"/>
                <w:b/>
                <w:lang w:val="en-GB"/>
              </w:rPr>
              <w:pPrChange w:id="14372" w:author="Strzelczyk, Anthony (A.)" w:date="2020-12-11T12:24:00Z">
                <w:pPr/>
              </w:pPrChange>
            </w:pPr>
            <w:del w:id="14373" w:author="Strzelczyk, Anthony (A.)" w:date="2021-01-05T12:58:00Z">
              <w:r w:rsidRPr="0070553F" w:rsidDel="00FE7BE1">
                <w:rPr>
                  <w:b/>
                  <w:lang w:val="en-GB"/>
                </w:rPr>
                <w:delText>Description</w:delText>
              </w:r>
            </w:del>
          </w:p>
        </w:tc>
        <w:tc>
          <w:tcPr>
            <w:tcW w:w="6974" w:type="dxa"/>
          </w:tcPr>
          <w:p w14:paraId="5EBFB821" w14:textId="1464EA63" w:rsidR="00770737" w:rsidRPr="0070553F" w:rsidDel="00FE7BE1" w:rsidRDefault="00770737">
            <w:pPr>
              <w:spacing w:line="240" w:lineRule="atLeast"/>
              <w:rPr>
                <w:del w:id="14374" w:author="Strzelczyk, Anthony (A.)" w:date="2021-01-05T12:58:00Z"/>
              </w:rPr>
              <w:pPrChange w:id="14375" w:author="Strzelczyk, Anthony (A.)" w:date="2020-12-11T12:24:00Z">
                <w:pPr/>
              </w:pPrChange>
            </w:pPr>
          </w:p>
        </w:tc>
      </w:tr>
      <w:tr w:rsidR="00770737" w:rsidRPr="0070553F" w:rsidDel="00FE7BE1" w14:paraId="24799C15" w14:textId="4599EF03" w:rsidTr="00023F68">
        <w:trPr>
          <w:trHeight w:val="247"/>
          <w:del w:id="14376" w:author="Strzelczyk, Anthony (A.)" w:date="2021-01-05T12:58:00Z"/>
        </w:trPr>
        <w:tc>
          <w:tcPr>
            <w:tcW w:w="709" w:type="dxa"/>
            <w:vMerge/>
            <w:shd w:val="clear" w:color="auto" w:fill="auto"/>
          </w:tcPr>
          <w:p w14:paraId="4CF9841E" w14:textId="23BA4800" w:rsidR="00770737" w:rsidRPr="0070553F" w:rsidDel="00FE7BE1" w:rsidRDefault="00770737">
            <w:pPr>
              <w:spacing w:line="240" w:lineRule="atLeast"/>
              <w:rPr>
                <w:del w:id="14377" w:author="Strzelczyk, Anthony (A.)" w:date="2021-01-05T12:58:00Z"/>
                <w:b/>
              </w:rPr>
              <w:pPrChange w:id="14378" w:author="Strzelczyk, Anthony (A.)" w:date="2020-12-11T12:24:00Z">
                <w:pPr/>
              </w:pPrChange>
            </w:pPr>
          </w:p>
        </w:tc>
        <w:tc>
          <w:tcPr>
            <w:tcW w:w="2552" w:type="dxa"/>
            <w:shd w:val="clear" w:color="auto" w:fill="E0E0E0"/>
          </w:tcPr>
          <w:p w14:paraId="1B4E4E3D" w14:textId="22B4EF93" w:rsidR="00770737" w:rsidRPr="0070553F" w:rsidDel="00FE7BE1" w:rsidRDefault="00770737">
            <w:pPr>
              <w:spacing w:line="240" w:lineRule="atLeast"/>
              <w:rPr>
                <w:del w:id="14379" w:author="Strzelczyk, Anthony (A.)" w:date="2021-01-05T12:58:00Z"/>
                <w:b/>
                <w:lang w:val="en-GB"/>
              </w:rPr>
              <w:pPrChange w:id="14380" w:author="Strzelczyk, Anthony (A.)" w:date="2020-12-11T12:24:00Z">
                <w:pPr/>
              </w:pPrChange>
            </w:pPr>
            <w:del w:id="14381" w:author="Strzelczyk, Anthony (A.)" w:date="2021-01-05T12:58:00Z">
              <w:r w:rsidDel="00FE7BE1">
                <w:rPr>
                  <w:b/>
                  <w:lang w:val="en-GB"/>
                </w:rPr>
                <w:delText>CA</w:delText>
              </w:r>
              <w:r w:rsidRPr="0070553F" w:rsidDel="00FE7BE1">
                <w:rPr>
                  <w:b/>
                  <w:lang w:val="en-GB"/>
                </w:rPr>
                <w:delText>L</w:delText>
              </w:r>
            </w:del>
          </w:p>
        </w:tc>
        <w:tc>
          <w:tcPr>
            <w:tcW w:w="6974" w:type="dxa"/>
          </w:tcPr>
          <w:p w14:paraId="261C3DBF" w14:textId="1257991F" w:rsidR="00770737" w:rsidRPr="0070553F" w:rsidDel="00FE7BE1" w:rsidRDefault="00770737">
            <w:pPr>
              <w:spacing w:line="240" w:lineRule="atLeast"/>
              <w:rPr>
                <w:del w:id="14382" w:author="Strzelczyk, Anthony (A.)" w:date="2021-01-05T12:58:00Z"/>
              </w:rPr>
              <w:pPrChange w:id="14383" w:author="Strzelczyk, Anthony (A.)" w:date="2020-12-11T12:24:00Z">
                <w:pPr/>
              </w:pPrChange>
            </w:pPr>
          </w:p>
        </w:tc>
      </w:tr>
      <w:tr w:rsidR="00770737" w:rsidRPr="0070553F" w:rsidDel="00FE7BE1" w14:paraId="0CA219CC" w14:textId="54969254" w:rsidTr="00023F68">
        <w:trPr>
          <w:trHeight w:val="247"/>
          <w:del w:id="14384" w:author="Strzelczyk, Anthony (A.)" w:date="2021-01-05T12:58:00Z"/>
        </w:trPr>
        <w:tc>
          <w:tcPr>
            <w:tcW w:w="709" w:type="dxa"/>
            <w:vMerge/>
            <w:shd w:val="clear" w:color="auto" w:fill="auto"/>
          </w:tcPr>
          <w:p w14:paraId="6865A758" w14:textId="3D731B22" w:rsidR="00770737" w:rsidRPr="0070553F" w:rsidDel="00FE7BE1" w:rsidRDefault="00770737">
            <w:pPr>
              <w:spacing w:line="240" w:lineRule="atLeast"/>
              <w:rPr>
                <w:del w:id="14385" w:author="Strzelczyk, Anthony (A.)" w:date="2021-01-05T12:58:00Z"/>
                <w:b/>
              </w:rPr>
              <w:pPrChange w:id="14386" w:author="Strzelczyk, Anthony (A.)" w:date="2020-12-11T12:24:00Z">
                <w:pPr/>
              </w:pPrChange>
            </w:pPr>
          </w:p>
        </w:tc>
        <w:tc>
          <w:tcPr>
            <w:tcW w:w="2552" w:type="dxa"/>
            <w:shd w:val="clear" w:color="auto" w:fill="E0E0E0"/>
          </w:tcPr>
          <w:p w14:paraId="1ED1D362" w14:textId="2074BE46" w:rsidR="00770737" w:rsidRPr="0070553F" w:rsidDel="00FE7BE1" w:rsidRDefault="00770737">
            <w:pPr>
              <w:spacing w:line="240" w:lineRule="atLeast"/>
              <w:rPr>
                <w:del w:id="14387" w:author="Strzelczyk, Anthony (A.)" w:date="2021-01-05T12:58:00Z"/>
                <w:b/>
                <w:lang w:val="en-GB"/>
              </w:rPr>
              <w:pPrChange w:id="14388" w:author="Strzelczyk, Anthony (A.)" w:date="2020-12-11T12:24:00Z">
                <w:pPr/>
              </w:pPrChange>
            </w:pPr>
            <w:del w:id="14389" w:author="Strzelczyk, Anthony (A.)" w:date="2021-01-05T12:58:00Z">
              <w:r w:rsidRPr="0070553F" w:rsidDel="00FE7BE1">
                <w:rPr>
                  <w:b/>
                  <w:lang w:val="en-GB"/>
                </w:rPr>
                <w:delText xml:space="preserve">Related </w:delText>
              </w:r>
              <w:r w:rsidDel="00FE7BE1">
                <w:rPr>
                  <w:b/>
                  <w:lang w:val="en-GB"/>
                </w:rPr>
                <w:delText>C</w:delText>
              </w:r>
              <w:r w:rsidRPr="0070553F" w:rsidDel="00FE7BE1">
                <w:rPr>
                  <w:b/>
                  <w:lang w:val="en-GB"/>
                </w:rPr>
                <w:delText>SR IDs</w:delText>
              </w:r>
            </w:del>
          </w:p>
        </w:tc>
        <w:tc>
          <w:tcPr>
            <w:tcW w:w="6974" w:type="dxa"/>
          </w:tcPr>
          <w:p w14:paraId="72A7061A" w14:textId="39B44A63" w:rsidR="00770737" w:rsidRPr="0070553F" w:rsidDel="00FE7BE1" w:rsidRDefault="00770737">
            <w:pPr>
              <w:spacing w:line="240" w:lineRule="atLeast"/>
              <w:rPr>
                <w:del w:id="14390" w:author="Strzelczyk, Anthony (A.)" w:date="2021-01-05T12:58:00Z"/>
              </w:rPr>
              <w:pPrChange w:id="14391" w:author="Strzelczyk, Anthony (A.)" w:date="2020-12-11T12:24:00Z">
                <w:pPr/>
              </w:pPrChange>
            </w:pPr>
          </w:p>
        </w:tc>
      </w:tr>
    </w:tbl>
    <w:p w14:paraId="7F615D70" w14:textId="77777777" w:rsidR="00A565CB" w:rsidRDefault="00A565CB" w:rsidP="00B06FDD">
      <w:pPr>
        <w:spacing w:line="240" w:lineRule="atLeast"/>
      </w:pPr>
      <w:bookmarkStart w:id="14392" w:name="_Toc23858291"/>
    </w:p>
    <w:p w14:paraId="1801B9F7" w14:textId="0533105A" w:rsidR="00B06FDD" w:rsidRDefault="00B06FDD">
      <w:pPr>
        <w:spacing w:line="240" w:lineRule="atLeast"/>
        <w:jc w:val="center"/>
        <w:rPr>
          <w:ins w:id="14393" w:author="Strzelczyk, Anthony (A.)" w:date="2021-01-05T16:41:00Z"/>
        </w:rPr>
        <w:pPrChange w:id="14394" w:author="Strzelczyk, Anthony (A.)" w:date="2020-12-11T12:24:00Z">
          <w:pPr/>
        </w:pPrChange>
      </w:pPr>
      <w:r w:rsidRPr="00B06FDD">
        <w:rPr>
          <w:noProof/>
        </w:rPr>
        <w:drawing>
          <wp:inline distT="0" distB="0" distL="0" distR="0" wp14:anchorId="67D26211" wp14:editId="3F3361F5">
            <wp:extent cx="5852160" cy="175726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3730" cy="1763746"/>
                    </a:xfrm>
                    <a:prstGeom prst="rect">
                      <a:avLst/>
                    </a:prstGeom>
                    <a:noFill/>
                    <a:ln>
                      <a:noFill/>
                    </a:ln>
                  </pic:spPr>
                </pic:pic>
              </a:graphicData>
            </a:graphic>
          </wp:inline>
        </w:drawing>
      </w:r>
    </w:p>
    <w:p w14:paraId="59708E6C" w14:textId="77777777" w:rsidR="003B40EE" w:rsidRDefault="003B40EE" w:rsidP="003B40EE">
      <w:pPr>
        <w:spacing w:line="240" w:lineRule="atLeast"/>
      </w:pPr>
    </w:p>
    <w:p w14:paraId="41C44E72" w14:textId="43A1CED4" w:rsidR="00770737" w:rsidRDefault="000F4184" w:rsidP="000F4184">
      <w:pPr>
        <w:spacing w:line="240" w:lineRule="atLeast"/>
        <w:jc w:val="center"/>
      </w:pPr>
      <w:r w:rsidRPr="000F4184">
        <w:rPr>
          <w:noProof/>
        </w:rPr>
        <w:drawing>
          <wp:inline distT="0" distB="0" distL="0" distR="0" wp14:anchorId="25D2D64A" wp14:editId="622ECB1B">
            <wp:extent cx="5859475" cy="2301357"/>
            <wp:effectExtent l="0" t="0" r="8255"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5049" cy="2307474"/>
                    </a:xfrm>
                    <a:prstGeom prst="rect">
                      <a:avLst/>
                    </a:prstGeom>
                    <a:noFill/>
                    <a:ln>
                      <a:noFill/>
                    </a:ln>
                  </pic:spPr>
                </pic:pic>
              </a:graphicData>
            </a:graphic>
          </wp:inline>
        </w:drawing>
      </w:r>
      <w:del w:id="14395" w:author="Strzelczyk, Anthony (A.)" w:date="2021-01-05T12:58:00Z">
        <w:r w:rsidR="00770737" w:rsidRPr="0070553F" w:rsidDel="00FE7BE1">
          <w:delText xml:space="preserve">Table </w:delText>
        </w:r>
        <w:r w:rsidR="00770737" w:rsidRPr="0070553F" w:rsidDel="00FE7BE1">
          <w:fldChar w:fldCharType="begin"/>
        </w:r>
        <w:r w:rsidR="00770737" w:rsidRPr="0070553F" w:rsidDel="00FE7BE1">
          <w:rPr>
            <w:noProof/>
          </w:rPr>
          <w:delInstrText xml:space="preserve"> SEQ Table \* ARABIC </w:delInstrText>
        </w:r>
        <w:r w:rsidR="00770737" w:rsidRPr="0070553F" w:rsidDel="00FE7BE1">
          <w:fldChar w:fldCharType="separate"/>
        </w:r>
      </w:del>
      <w:del w:id="14396" w:author="Strzelczyk, Anthony (A.)" w:date="2020-12-10T12:02:00Z">
        <w:r w:rsidR="00935748" w:rsidDel="00C24607">
          <w:rPr>
            <w:noProof/>
          </w:rPr>
          <w:delText>18</w:delText>
        </w:r>
      </w:del>
      <w:del w:id="14397" w:author="Strzelczyk, Anthony (A.)" w:date="2021-01-05T12:58:00Z">
        <w:r w:rsidR="00770737" w:rsidRPr="0070553F" w:rsidDel="00FE7BE1">
          <w:fldChar w:fldCharType="end"/>
        </w:r>
        <w:r w:rsidR="00770737" w:rsidRPr="0070553F" w:rsidDel="00FE7BE1">
          <w:delText xml:space="preserve">: </w:delText>
        </w:r>
        <w:r w:rsidR="00770737" w:rsidDel="00FE7BE1">
          <w:delText>Cybersecurity</w:delText>
        </w:r>
        <w:r w:rsidR="00770737" w:rsidRPr="0070553F" w:rsidDel="00FE7BE1">
          <w:delText xml:space="preserve"> Goals</w:delText>
        </w:r>
      </w:del>
      <w:bookmarkEnd w:id="14392"/>
    </w:p>
    <w:p w14:paraId="7F41F7D8" w14:textId="77777777" w:rsidR="00687F3B" w:rsidRDefault="00687F3B" w:rsidP="00687F3B">
      <w:pPr>
        <w:spacing w:line="240" w:lineRule="atLeast"/>
      </w:pPr>
    </w:p>
    <w:p w14:paraId="2C519D66" w14:textId="6BD7E394" w:rsidR="00146E3A" w:rsidDel="00FE7BE1" w:rsidRDefault="008E1F23" w:rsidP="000F4184">
      <w:pPr>
        <w:pStyle w:val="Caption"/>
        <w:spacing w:line="240" w:lineRule="atLeast"/>
        <w:rPr>
          <w:del w:id="14398" w:author="Strzelczyk, Anthony (A.)" w:date="2021-01-05T12:58:00Z"/>
        </w:rPr>
      </w:pPr>
      <w:r w:rsidRPr="008E1F23">
        <w:rPr>
          <w:noProof/>
        </w:rPr>
        <w:drawing>
          <wp:inline distT="0" distB="0" distL="0" distR="0" wp14:anchorId="73EAA7F3" wp14:editId="23454799">
            <wp:extent cx="5866790" cy="2961700"/>
            <wp:effectExtent l="0" t="0" r="63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5765" cy="2971279"/>
                    </a:xfrm>
                    <a:prstGeom prst="rect">
                      <a:avLst/>
                    </a:prstGeom>
                    <a:noFill/>
                    <a:ln>
                      <a:noFill/>
                    </a:ln>
                  </pic:spPr>
                </pic:pic>
              </a:graphicData>
            </a:graphic>
          </wp:inline>
        </w:drawing>
      </w:r>
    </w:p>
    <w:p w14:paraId="2302531E" w14:textId="4A3ECA16" w:rsidR="00770737" w:rsidDel="00FE7BE1" w:rsidRDefault="00770737">
      <w:pPr>
        <w:spacing w:line="240" w:lineRule="atLeast"/>
        <w:jc w:val="center"/>
        <w:rPr>
          <w:del w:id="14399" w:author="Strzelczyk, Anthony (A.)" w:date="2021-01-05T12:58:00Z"/>
          <w:lang w:eastAsia="ar-SA"/>
        </w:rPr>
        <w:pPrChange w:id="14400" w:author="Strzelczyk, Anthony (A.)" w:date="2020-12-11T12:24:00Z">
          <w:pPr/>
        </w:pPrChange>
      </w:pPr>
    </w:p>
    <w:p w14:paraId="2B3B685D" w14:textId="228AA2FF" w:rsidR="00770737" w:rsidDel="00FE7BE1" w:rsidRDefault="00770737">
      <w:pPr>
        <w:pStyle w:val="Heading2"/>
        <w:keepLines/>
        <w:overflowPunct/>
        <w:autoSpaceDE/>
        <w:autoSpaceDN/>
        <w:adjustRightInd/>
        <w:spacing w:before="200" w:after="120" w:line="240" w:lineRule="atLeast"/>
        <w:jc w:val="center"/>
        <w:textAlignment w:val="auto"/>
        <w:rPr>
          <w:del w:id="14401" w:author="Strzelczyk, Anthony (A.)" w:date="2021-01-05T13:00:00Z"/>
          <w:lang w:eastAsia="ar-SA"/>
        </w:rPr>
        <w:pPrChange w:id="14402" w:author="Strzelczyk, Anthony (A.)" w:date="2020-12-11T12:24:00Z">
          <w:pPr>
            <w:pStyle w:val="Heading2"/>
            <w:keepLines/>
            <w:overflowPunct/>
            <w:autoSpaceDE/>
            <w:autoSpaceDN/>
            <w:adjustRightInd/>
            <w:spacing w:before="200" w:after="120"/>
            <w:textAlignment w:val="auto"/>
          </w:pPr>
        </w:pPrChange>
      </w:pPr>
      <w:del w:id="14403" w:author="Strzelczyk, Anthony (A.)" w:date="2021-01-05T13:00:00Z">
        <w:r w:rsidDel="00FE7BE1">
          <w:rPr>
            <w:lang w:eastAsia="ar-SA"/>
          </w:rPr>
          <w:delText>Cybersecurity Requirements</w:delText>
        </w:r>
      </w:del>
    </w:p>
    <w:p w14:paraId="211F6FAF" w14:textId="5A65A065" w:rsidR="00770737" w:rsidDel="00FE7BE1" w:rsidRDefault="00770737">
      <w:pPr>
        <w:pStyle w:val="REUserHint"/>
        <w:spacing w:line="240" w:lineRule="atLeast"/>
        <w:jc w:val="center"/>
        <w:rPr>
          <w:del w:id="14404" w:author="Strzelczyk, Anthony (A.)" w:date="2021-01-05T13:00:00Z"/>
          <w:rStyle w:val="SubtleEmphasis"/>
          <w:rFonts w:cs="Arial"/>
          <w:b/>
          <w:iCs w:val="0"/>
          <w:kern w:val="32"/>
          <w:sz w:val="28"/>
          <w:szCs w:val="28"/>
        </w:rPr>
        <w:pPrChange w:id="14405" w:author="Strzelczyk, Anthony (A.)" w:date="2020-12-11T12:24:00Z">
          <w:pPr>
            <w:pStyle w:val="REUserHint"/>
          </w:pPr>
        </w:pPrChange>
      </w:pPr>
      <w:del w:id="14406" w:author="Strzelczyk, Anthony (A.)" w:date="2021-01-05T13:00:00Z">
        <w:r w:rsidRPr="0070553F" w:rsidDel="00FE7BE1">
          <w:rPr>
            <w:rStyle w:val="SubtleEmphasis"/>
            <w:b/>
          </w:rPr>
          <w:delText>#Hint:</w:delText>
        </w:r>
        <w:r w:rsidRPr="0070553F" w:rsidDel="00FE7BE1">
          <w:rPr>
            <w:rStyle w:val="SubtleEmphasis"/>
          </w:rPr>
          <w:delText xml:space="preserve"> </w:delText>
        </w:r>
        <w:r w:rsidDel="00FE7BE1">
          <w:rPr>
            <w:rStyle w:val="SubtleEmphasis"/>
          </w:rPr>
          <w:delText>Cybersecurity requirements derived from the Cybersecurity Goals</w:delText>
        </w:r>
        <w:r w:rsidRPr="0070553F" w:rsidDel="00FE7BE1">
          <w:rPr>
            <w:rStyle w:val="SubtleEmphasis"/>
          </w:rPr>
          <w:delText>.</w:delText>
        </w:r>
        <w:r w:rsidDel="00FE7BE1">
          <w:rPr>
            <w:rStyle w:val="SubtleEmphasis"/>
          </w:rPr>
          <w:delText xml:space="preserve"> </w:delText>
        </w:r>
        <w:r w:rsidR="00A90F81" w:rsidDel="00FE7BE1">
          <w:rPr>
            <w:rStyle w:val="SubtleEmphasis"/>
          </w:rPr>
          <w:delText>T</w:delText>
        </w:r>
        <w:r w:rsidDel="00FE7BE1">
          <w:rPr>
            <w:rStyle w:val="SubtleEmphasis"/>
          </w:rPr>
          <w:delText>hose requirements should be granular enough to be satisfied by a single Logical Function</w:delText>
        </w:r>
        <w:r w:rsidR="00A90F81" w:rsidDel="00FE7BE1">
          <w:rPr>
            <w:rStyle w:val="SubtleEmphasis"/>
          </w:rPr>
          <w:delText xml:space="preserve"> in the Functional Architecture</w:delText>
        </w:r>
        <w:r w:rsidDel="00FE7BE1">
          <w:rPr>
            <w:rStyle w:val="SubtleEmphasis"/>
          </w:rPr>
          <w:delText>.</w:delText>
        </w:r>
      </w:del>
    </w:p>
    <w:p w14:paraId="4E0C5362" w14:textId="0A37847A" w:rsidR="00023F68" w:rsidRPr="00023F68" w:rsidDel="00FE7BE1" w:rsidRDefault="00023F68">
      <w:pPr>
        <w:pStyle w:val="REUserHint"/>
        <w:spacing w:line="240" w:lineRule="atLeast"/>
        <w:jc w:val="center"/>
        <w:rPr>
          <w:del w:id="14407" w:author="Strzelczyk, Anthony (A.)" w:date="2021-01-05T13:00:00Z"/>
          <w:rStyle w:val="SubtleEmphasis"/>
        </w:rPr>
        <w:pPrChange w:id="14408" w:author="Strzelczyk, Anthony (A.)" w:date="2020-12-11T12:24:00Z">
          <w:pPr>
            <w:pStyle w:val="REUserHint"/>
          </w:pPr>
        </w:pPrChange>
      </w:pPr>
      <w:del w:id="14409" w:author="Strzelczyk, Anthony (A.)" w:date="2021-01-05T13:00:00Z">
        <w:r w:rsidRPr="00023F68" w:rsidDel="00FE7BE1">
          <w:rPr>
            <w:rStyle w:val="SubtleEmphasis"/>
            <w:b/>
          </w:rPr>
          <w:delText xml:space="preserve">#Link: </w:delText>
        </w:r>
        <w:r w:rsidR="002824A3" w:rsidDel="00FE7BE1">
          <w:fldChar w:fldCharType="begin"/>
        </w:r>
        <w:r w:rsidR="002824A3" w:rsidDel="00FE7BE1">
          <w:delInstrText xml:space="preserve"> HYPERLINK "http://wiki.ford.com/display/RequirementsEngineering/Alignment+with+Cybersecurity" </w:delInstrText>
        </w:r>
        <w:r w:rsidR="002824A3" w:rsidDel="00FE7BE1">
          <w:fldChar w:fldCharType="separate"/>
        </w:r>
        <w:r w:rsidRPr="00023F68" w:rsidDel="00FE7BE1">
          <w:rPr>
            <w:rStyle w:val="Hyperlink"/>
          </w:rPr>
          <w:delText>Alignment with Cybersecurity</w:delText>
        </w:r>
        <w:r w:rsidR="002824A3" w:rsidDel="00FE7BE1">
          <w:rPr>
            <w:rStyle w:val="Hyperlink"/>
          </w:rPr>
          <w:fldChar w:fldCharType="end"/>
        </w:r>
        <w:r w:rsidRPr="00023F68" w:rsidDel="00FE7BE1">
          <w:rPr>
            <w:rStyle w:val="SubtleEmphasis"/>
          </w:rPr>
          <w:delText xml:space="preserve">  – RE Wiki</w:delText>
        </w:r>
      </w:del>
    </w:p>
    <w:p w14:paraId="49E7A307" w14:textId="1A7F360F" w:rsidR="00770737" w:rsidRPr="00347A88" w:rsidDel="00FE7BE1" w:rsidRDefault="00770737">
      <w:pPr>
        <w:pStyle w:val="REUserHint"/>
        <w:spacing w:line="240" w:lineRule="atLeast"/>
        <w:jc w:val="center"/>
        <w:rPr>
          <w:del w:id="14410" w:author="Strzelczyk, Anthony (A.)" w:date="2021-01-05T13:00:00Z"/>
          <w:rStyle w:val="SubtleEmphasis"/>
        </w:rPr>
        <w:pPrChange w:id="14411" w:author="Strzelczyk, Anthony (A.)" w:date="2020-12-11T12:24:00Z">
          <w:pPr>
            <w:pStyle w:val="REUserHint"/>
          </w:pPr>
        </w:pPrChange>
      </w:pPr>
      <w:del w:id="14412" w:author="Strzelczyk, Anthony (A.)" w:date="2021-01-05T13:00:00Z">
        <w:r w:rsidRPr="00347A88" w:rsidDel="00FE7BE1">
          <w:rPr>
            <w:rStyle w:val="SubtleEmphasis"/>
            <w:b/>
          </w:rPr>
          <w:delText>#Macro:</w:delText>
        </w:r>
        <w:r w:rsidRPr="00347A88" w:rsidDel="00FE7BE1">
          <w:rPr>
            <w:rStyle w:val="SubtleEmphasis"/>
          </w:rPr>
          <w:delText xml:space="preserve"> </w:delText>
        </w:r>
        <w:r w:rsidR="002824A3" w:rsidDel="00FE7BE1">
          <w:fldChar w:fldCharType="begin"/>
        </w:r>
        <w:r w:rsidR="002824A3" w:rsidDel="00FE7BE1">
          <w:delInstrText xml:space="preserve"> HYPERLINK "https://wiki.ford.com/pages/viewpage.action?pageId=174654231" </w:delInstrText>
        </w:r>
        <w:r w:rsidR="002824A3" w:rsidDel="00FE7BE1">
          <w:fldChar w:fldCharType="separate"/>
        </w:r>
        <w:r w:rsidRPr="00DE5C04" w:rsidDel="00FE7BE1">
          <w:rPr>
            <w:rStyle w:val="SubtleEmphasis"/>
            <w:color w:val="0000FF"/>
          </w:rPr>
          <w:delText>Add Ins -&gt; Add Requirement macro</w:delText>
        </w:r>
        <w:r w:rsidR="002824A3" w:rsidDel="00FE7BE1">
          <w:rPr>
            <w:rStyle w:val="SubtleEmphasis"/>
            <w:color w:val="0000FF"/>
          </w:rPr>
          <w:fldChar w:fldCharType="end"/>
        </w:r>
        <w:r w:rsidRPr="00347A88" w:rsidDel="00FE7BE1">
          <w:rPr>
            <w:rStyle w:val="SubtleEmphasis"/>
          </w:rPr>
          <w:delText xml:space="preserve"> (select “</w:delText>
        </w:r>
        <w:r w:rsidRPr="00DF212F" w:rsidDel="00FE7BE1">
          <w:rPr>
            <w:rStyle w:val="SubtleEmphasis"/>
            <w:b/>
          </w:rPr>
          <w:delText>Requirement</w:delText>
        </w:r>
        <w:r w:rsidRPr="00347A88" w:rsidDel="00FE7BE1">
          <w:rPr>
            <w:rStyle w:val="SubtleEmphasis"/>
          </w:rPr>
          <w:delText>” as type)</w:delText>
        </w:r>
      </w:del>
    </w:p>
    <w:p w14:paraId="566627DF" w14:textId="1D4998F2" w:rsidR="00770737" w:rsidRPr="00770737" w:rsidDel="00FE7BE1" w:rsidRDefault="00770737">
      <w:pPr>
        <w:spacing w:line="240" w:lineRule="atLeast"/>
        <w:jc w:val="center"/>
        <w:rPr>
          <w:del w:id="14413" w:author="Strzelczyk, Anthony (A.)" w:date="2021-01-05T13:00:00Z"/>
          <w:lang w:eastAsia="ar-SA"/>
        </w:rPr>
        <w:pPrChange w:id="14414" w:author="Strzelczyk, Anthony (A.)" w:date="2020-12-11T12:24:00Z">
          <w:pPr/>
        </w:pPrChange>
      </w:pPr>
    </w:p>
    <w:p w14:paraId="2814782B" w14:textId="005492C2" w:rsidR="00770737" w:rsidRPr="00770737" w:rsidRDefault="00770737">
      <w:pPr>
        <w:spacing w:line="240" w:lineRule="atLeast"/>
        <w:jc w:val="center"/>
        <w:pPrChange w:id="14415" w:author="Strzelczyk, Anthony (A.)" w:date="2020-12-11T12:24:00Z">
          <w:pPr/>
        </w:pPrChange>
      </w:pPr>
    </w:p>
    <w:p w14:paraId="3452E183" w14:textId="1ED56BAD" w:rsidR="00880E93" w:rsidRDefault="00880E93">
      <w:pPr>
        <w:pStyle w:val="Heading1"/>
        <w:spacing w:line="240" w:lineRule="atLeast"/>
        <w:pPrChange w:id="14416" w:author="Strzelczyk, Anthony (A.)" w:date="2020-12-11T12:24:00Z">
          <w:pPr>
            <w:pStyle w:val="Heading1"/>
          </w:pPr>
        </w:pPrChange>
      </w:pPr>
      <w:bookmarkStart w:id="14417" w:name="_Ref51772636"/>
      <w:bookmarkStart w:id="14418" w:name="_Toc89439970"/>
      <w:r>
        <w:lastRenderedPageBreak/>
        <w:t>Architecture</w:t>
      </w:r>
      <w:bookmarkEnd w:id="14417"/>
      <w:bookmarkEnd w:id="14418"/>
    </w:p>
    <w:p w14:paraId="6AA23AE6" w14:textId="084EA11E" w:rsidR="00386045" w:rsidDel="00FE7BE1" w:rsidRDefault="00386045">
      <w:pPr>
        <w:pStyle w:val="Heading2"/>
        <w:tabs>
          <w:tab w:val="num" w:pos="718"/>
        </w:tabs>
        <w:spacing w:line="240" w:lineRule="atLeast"/>
        <w:ind w:left="601" w:hanging="601"/>
        <w:rPr>
          <w:del w:id="14419" w:author="Strzelczyk, Anthony (A.)" w:date="2021-01-05T13:01:00Z"/>
        </w:rPr>
        <w:pPrChange w:id="14420" w:author="Strzelczyk, Anthony (A.)" w:date="2020-12-11T12:24:00Z">
          <w:pPr>
            <w:pStyle w:val="Heading2"/>
            <w:tabs>
              <w:tab w:val="num" w:pos="718"/>
            </w:tabs>
            <w:ind w:left="601" w:hanging="601"/>
          </w:pPr>
        </w:pPrChange>
      </w:pPr>
      <w:bookmarkStart w:id="14421" w:name="_Ref35267981"/>
      <w:bookmarkStart w:id="14422" w:name="_Ref51772354"/>
      <w:bookmarkStart w:id="14423" w:name="_Ref51772362"/>
      <w:bookmarkStart w:id="14424" w:name="_Hlk35269854"/>
      <w:bookmarkStart w:id="14425" w:name="_Hlk35422341"/>
      <w:del w:id="14426" w:author="Strzelczyk, Anthony (A.)" w:date="2021-01-05T13:01:00Z">
        <w:r w:rsidDel="00FE7BE1">
          <w:delText xml:space="preserve">Functional </w:delText>
        </w:r>
        <w:bookmarkEnd w:id="14421"/>
        <w:r w:rsidDel="00FE7BE1">
          <w:delText>Decomposition</w:delText>
        </w:r>
        <w:bookmarkEnd w:id="14422"/>
        <w:bookmarkEnd w:id="14423"/>
      </w:del>
    </w:p>
    <w:p w14:paraId="6CBA815D" w14:textId="7CC83370" w:rsidR="00386045" w:rsidRPr="002E64FC" w:rsidDel="00FE7BE1" w:rsidRDefault="00386045">
      <w:pPr>
        <w:pStyle w:val="REUserHint"/>
        <w:spacing w:line="240" w:lineRule="atLeast"/>
        <w:rPr>
          <w:del w:id="14427" w:author="Strzelczyk, Anthony (A.)" w:date="2021-01-05T13:01:00Z"/>
          <w:rStyle w:val="SubtleEmphasis"/>
          <w:rFonts w:cs="Arial"/>
          <w:b/>
          <w:iCs w:val="0"/>
          <w:kern w:val="32"/>
          <w:sz w:val="28"/>
          <w:szCs w:val="28"/>
        </w:rPr>
        <w:pPrChange w:id="14428" w:author="Strzelczyk, Anthony (A.)" w:date="2020-12-11T12:24:00Z">
          <w:pPr>
            <w:pStyle w:val="REUserHint"/>
          </w:pPr>
        </w:pPrChange>
      </w:pPr>
      <w:del w:id="14429" w:author="Strzelczyk, Anthony (A.)" w:date="2021-01-05T13:01:00Z">
        <w:r w:rsidRPr="002E64FC" w:rsidDel="00FE7BE1">
          <w:rPr>
            <w:rStyle w:val="SubtleEmphasis"/>
            <w:b/>
          </w:rPr>
          <w:delText>#Hint</w:delText>
        </w:r>
        <w:r w:rsidDel="00FE7BE1">
          <w:rPr>
            <w:rStyle w:val="SubtleEmphasis"/>
            <w:b/>
          </w:rPr>
          <w:delText>:</w:delText>
        </w:r>
        <w:r w:rsidRPr="002E64FC" w:rsidDel="00FE7BE1">
          <w:rPr>
            <w:rStyle w:val="SubtleEmphasis"/>
          </w:rPr>
          <w:delText xml:space="preserve"> </w:delText>
        </w:r>
        <w:r w:rsidRPr="001F57FA" w:rsidDel="00FE7BE1">
          <w:rPr>
            <w:rStyle w:val="SubtleEmphasis"/>
          </w:rPr>
          <w:delText>Techniques like Activity</w:delText>
        </w:r>
        <w:r w:rsidDel="00FE7BE1">
          <w:rPr>
            <w:rStyle w:val="SubtleEmphasis"/>
          </w:rPr>
          <w:delText xml:space="preserve"> Diagrams</w:delText>
        </w:r>
        <w:r w:rsidRPr="001F57FA" w:rsidDel="00FE7BE1">
          <w:rPr>
            <w:rStyle w:val="SubtleEmphasis"/>
          </w:rPr>
          <w:delText xml:space="preserve">, Data Flow </w:delText>
        </w:r>
        <w:r w:rsidDel="00FE7BE1">
          <w:rPr>
            <w:rStyle w:val="SubtleEmphasis"/>
          </w:rPr>
          <w:delText>or</w:delText>
        </w:r>
        <w:r w:rsidRPr="001F57FA" w:rsidDel="00FE7BE1">
          <w:rPr>
            <w:rStyle w:val="SubtleEmphasis"/>
          </w:rPr>
          <w:delText xml:space="preserve"> Function Tree</w:delText>
        </w:r>
        <w:r w:rsidDel="00FE7BE1">
          <w:rPr>
            <w:rStyle w:val="SubtleEmphasis"/>
          </w:rPr>
          <w:delText xml:space="preserve"> </w:delText>
        </w:r>
        <w:r w:rsidRPr="001F57FA" w:rsidDel="00FE7BE1">
          <w:rPr>
            <w:rStyle w:val="SubtleEmphasis"/>
          </w:rPr>
          <w:delText xml:space="preserve">Diagrams help the feature owner to analyze the behavior of the feature. The goal of functional decomposition is to gain a complete understanding of the desired </w:delText>
        </w:r>
        <w:r w:rsidDel="00FE7BE1">
          <w:rPr>
            <w:rStyle w:val="SubtleEmphasis"/>
          </w:rPr>
          <w:delText>functionality</w:delText>
        </w:r>
        <w:r w:rsidRPr="001F57FA" w:rsidDel="00FE7BE1">
          <w:rPr>
            <w:rStyle w:val="SubtleEmphasis"/>
          </w:rPr>
          <w:delText xml:space="preserve">, independent of technological solutions. The Feature Owner may </w:delText>
        </w:r>
        <w:r w:rsidDel="00FE7BE1">
          <w:rPr>
            <w:rStyle w:val="SubtleEmphasis"/>
          </w:rPr>
          <w:delText>group the requirements in chapter “</w:delText>
        </w:r>
        <w:r w:rsidDel="00FE7BE1">
          <w:rPr>
            <w:rStyle w:val="SubtleEmphasis"/>
          </w:rPr>
          <w:fldChar w:fldCharType="begin"/>
        </w:r>
        <w:r w:rsidDel="00FE7BE1">
          <w:rPr>
            <w:rStyle w:val="SubtleEmphasis"/>
          </w:rPr>
          <w:delInstrText xml:space="preserve"> REF _Ref300051457 \h  \* MERGEFORMAT </w:delInstrText>
        </w:r>
        <w:r w:rsidDel="00FE7BE1">
          <w:rPr>
            <w:rStyle w:val="SubtleEmphasis"/>
          </w:rPr>
        </w:r>
        <w:r w:rsidDel="00FE7BE1">
          <w:rPr>
            <w:rStyle w:val="SubtleEmphasis"/>
          </w:rPr>
          <w:fldChar w:fldCharType="separate"/>
        </w:r>
      </w:del>
      <w:del w:id="14430" w:author="Strzelczyk, Anthony (A.)" w:date="2020-12-10T12:02:00Z">
        <w:r w:rsidR="00935748" w:rsidRPr="00935748" w:rsidDel="00C24607">
          <w:rPr>
            <w:rStyle w:val="SubtleEmphasis"/>
          </w:rPr>
          <w:delText>Feature Requirements</w:delText>
        </w:r>
      </w:del>
      <w:del w:id="14431" w:author="Strzelczyk, Anthony (A.)" w:date="2021-01-05T13:01:00Z">
        <w:r w:rsidDel="00FE7BE1">
          <w:rPr>
            <w:rStyle w:val="SubtleEmphasis"/>
          </w:rPr>
          <w:fldChar w:fldCharType="end"/>
        </w:r>
        <w:r w:rsidDel="00FE7BE1">
          <w:rPr>
            <w:rStyle w:val="SubtleEmphasis"/>
          </w:rPr>
          <w:delText xml:space="preserve">” according to the functions derived from this decomposition. The Feature Owner may </w:delText>
        </w:r>
        <w:r w:rsidRPr="001F57FA" w:rsidDel="00FE7BE1">
          <w:rPr>
            <w:rStyle w:val="SubtleEmphasis"/>
          </w:rPr>
          <w:delText xml:space="preserve">take the Functional Architecture </w:delText>
        </w:r>
        <w:r w:rsidR="005E1709" w:rsidDel="00FE7BE1">
          <w:rPr>
            <w:rStyle w:val="SubtleEmphasis"/>
          </w:rPr>
          <w:delText xml:space="preserve">for related features </w:delText>
        </w:r>
        <w:r w:rsidRPr="001F57FA" w:rsidDel="00FE7BE1">
          <w:rPr>
            <w:rStyle w:val="SubtleEmphasis"/>
          </w:rPr>
          <w:delText>(if it exists) into consideration for th</w:delText>
        </w:r>
        <w:r w:rsidDel="00FE7BE1">
          <w:rPr>
            <w:rStyle w:val="SubtleEmphasis"/>
          </w:rPr>
          <w:delText>is</w:delText>
        </w:r>
        <w:r w:rsidRPr="001F57FA" w:rsidDel="00FE7BE1">
          <w:rPr>
            <w:rStyle w:val="SubtleEmphasis"/>
          </w:rPr>
          <w:delText xml:space="preserve"> decomposition. This </w:delText>
        </w:r>
        <w:r w:rsidDel="00FE7BE1">
          <w:rPr>
            <w:rStyle w:val="SubtleEmphasis"/>
          </w:rPr>
          <w:delText xml:space="preserve">would </w:delText>
        </w:r>
        <w:r w:rsidRPr="001F57FA" w:rsidDel="00FE7BE1">
          <w:rPr>
            <w:rStyle w:val="SubtleEmphasis"/>
          </w:rPr>
          <w:delText>ease cascading of feature requirements later on</w:delText>
        </w:r>
        <w:r w:rsidDel="00FE7BE1">
          <w:rPr>
            <w:rStyle w:val="SubtleEmphasis"/>
          </w:rPr>
          <w:delText>. Since</w:delText>
        </w:r>
        <w:r w:rsidRPr="001F57FA" w:rsidDel="00FE7BE1">
          <w:rPr>
            <w:rStyle w:val="SubtleEmphasis"/>
          </w:rPr>
          <w:delText xml:space="preserve"> feature requirements</w:delText>
        </w:r>
        <w:r w:rsidDel="00FE7BE1">
          <w:rPr>
            <w:rStyle w:val="SubtleEmphasis"/>
          </w:rPr>
          <w:delText xml:space="preserve"> </w:delText>
        </w:r>
        <w:r w:rsidRPr="001F57FA" w:rsidDel="00FE7BE1">
          <w:rPr>
            <w:rStyle w:val="SubtleEmphasis"/>
          </w:rPr>
          <w:delText>are input requirements for the Logical Functions</w:delText>
        </w:r>
        <w:r w:rsidDel="00FE7BE1">
          <w:rPr>
            <w:rStyle w:val="SubtleEmphasis"/>
          </w:rPr>
          <w:delText>,</w:delText>
        </w:r>
        <w:r w:rsidRPr="001F57FA" w:rsidDel="00FE7BE1">
          <w:rPr>
            <w:rStyle w:val="SubtleEmphasis"/>
          </w:rPr>
          <w:delText xml:space="preserve"> it help</w:delText>
        </w:r>
        <w:r w:rsidDel="00FE7BE1">
          <w:rPr>
            <w:rStyle w:val="SubtleEmphasis"/>
          </w:rPr>
          <w:delText>s</w:delText>
        </w:r>
        <w:r w:rsidRPr="001F57FA" w:rsidDel="00FE7BE1">
          <w:rPr>
            <w:rStyle w:val="SubtleEmphasis"/>
          </w:rPr>
          <w:delText xml:space="preserve">, if </w:delText>
        </w:r>
        <w:r w:rsidDel="00FE7BE1">
          <w:rPr>
            <w:rStyle w:val="SubtleEmphasis"/>
          </w:rPr>
          <w:delText xml:space="preserve">the </w:delText>
        </w:r>
        <w:r w:rsidRPr="001F57FA" w:rsidDel="00FE7BE1">
          <w:rPr>
            <w:rStyle w:val="SubtleEmphasis"/>
          </w:rPr>
          <w:delText>feature requirement</w:delText>
        </w:r>
        <w:r w:rsidDel="00FE7BE1">
          <w:rPr>
            <w:rStyle w:val="SubtleEmphasis"/>
          </w:rPr>
          <w:delText>s are grouped by functions when</w:delText>
        </w:r>
        <w:r w:rsidRPr="001F57FA" w:rsidDel="00FE7BE1">
          <w:rPr>
            <w:rStyle w:val="SubtleEmphasis"/>
          </w:rPr>
          <w:delText xml:space="preserve"> cascaded to </w:delText>
        </w:r>
        <w:r w:rsidDel="00FE7BE1">
          <w:rPr>
            <w:rStyle w:val="SubtleEmphasis"/>
          </w:rPr>
          <w:delText>Logical Functions of the Functional Architecture.</w:delText>
        </w:r>
      </w:del>
    </w:p>
    <w:p w14:paraId="4A01B7A2" w14:textId="34D82BF4" w:rsidR="00386045" w:rsidDel="00FE7BE1" w:rsidRDefault="00386045">
      <w:pPr>
        <w:pStyle w:val="REUserHint"/>
        <w:spacing w:line="240" w:lineRule="atLeast"/>
        <w:rPr>
          <w:del w:id="14432" w:author="Strzelczyk, Anthony (A.)" w:date="2021-01-05T13:01:00Z"/>
          <w:rStyle w:val="SubtleEmphasis"/>
          <w:b/>
        </w:rPr>
        <w:pPrChange w:id="14433" w:author="Strzelczyk, Anthony (A.)" w:date="2020-12-11T12:24:00Z">
          <w:pPr>
            <w:pStyle w:val="REUserHint"/>
          </w:pPr>
        </w:pPrChange>
      </w:pPr>
      <w:del w:id="14434" w:author="Strzelczyk, Anthony (A.)" w:date="2021-01-05T13:01:00Z">
        <w:r w:rsidRPr="00347A88" w:rsidDel="00FE7BE1">
          <w:rPr>
            <w:rStyle w:val="SubtleEmphasis"/>
            <w:b/>
          </w:rPr>
          <w:delText>#Link:</w:delText>
        </w:r>
      </w:del>
    </w:p>
    <w:p w14:paraId="3EEE9C97" w14:textId="0B1BC11D" w:rsidR="00386045" w:rsidDel="00FE7BE1" w:rsidRDefault="002824A3">
      <w:pPr>
        <w:pStyle w:val="REUserHint"/>
        <w:numPr>
          <w:ilvl w:val="0"/>
          <w:numId w:val="13"/>
        </w:numPr>
        <w:spacing w:line="240" w:lineRule="atLeast"/>
        <w:rPr>
          <w:del w:id="14435" w:author="Strzelczyk, Anthony (A.)" w:date="2021-01-05T13:01:00Z"/>
          <w:rStyle w:val="SubtleEmphasis"/>
          <w:color w:val="0000FF"/>
        </w:rPr>
        <w:pPrChange w:id="14436" w:author="Strzelczyk, Anthony (A.)" w:date="2020-12-11T12:24:00Z">
          <w:pPr>
            <w:pStyle w:val="REUserHint"/>
            <w:numPr>
              <w:numId w:val="13"/>
            </w:numPr>
            <w:ind w:left="720" w:hanging="360"/>
          </w:pPr>
        </w:pPrChange>
      </w:pPr>
      <w:del w:id="14437" w:author="Strzelczyk, Anthony (A.)" w:date="2021-01-05T13:01:00Z">
        <w:r w:rsidDel="00FE7BE1">
          <w:fldChar w:fldCharType="begin"/>
        </w:r>
        <w:r w:rsidDel="00FE7BE1">
          <w:delInstrText xml:space="preserve"> HYPERLINK "https://bd101001.pd2.ford.com/stages/" \l "/workspace/209/_vv/(process/activity/_4KsyQPmOkqGMg85u0m-tig)" </w:delInstrText>
        </w:r>
        <w:r w:rsidDel="00FE7BE1">
          <w:fldChar w:fldCharType="separate"/>
        </w:r>
        <w:r w:rsidR="007615C9" w:rsidRPr="007615C9" w:rsidDel="00FE7BE1">
          <w:rPr>
            <w:rStyle w:val="Hyperlink"/>
          </w:rPr>
          <w:delText>Stages - RE Model the Functional Analysis</w:delText>
        </w:r>
        <w:r w:rsidDel="00FE7BE1">
          <w:rPr>
            <w:rStyle w:val="Hyperlink"/>
          </w:rPr>
          <w:fldChar w:fldCharType="end"/>
        </w:r>
      </w:del>
    </w:p>
    <w:p w14:paraId="62FA256B" w14:textId="72734C3A" w:rsidR="00386045" w:rsidDel="00FE7BE1" w:rsidRDefault="002824A3">
      <w:pPr>
        <w:pStyle w:val="REUserHint"/>
        <w:numPr>
          <w:ilvl w:val="0"/>
          <w:numId w:val="13"/>
        </w:numPr>
        <w:spacing w:line="240" w:lineRule="atLeast"/>
        <w:rPr>
          <w:del w:id="14438" w:author="Strzelczyk, Anthony (A.)" w:date="2021-01-05T13:01:00Z"/>
        </w:rPr>
        <w:pPrChange w:id="14439" w:author="Strzelczyk, Anthony (A.)" w:date="2020-12-11T12:24:00Z">
          <w:pPr>
            <w:pStyle w:val="REUserHint"/>
            <w:numPr>
              <w:numId w:val="13"/>
            </w:numPr>
            <w:ind w:left="720" w:hanging="360"/>
          </w:pPr>
        </w:pPrChange>
      </w:pPr>
      <w:del w:id="14440" w:author="Strzelczyk, Anthony (A.)" w:date="2021-01-05T13:01:00Z">
        <w:r w:rsidDel="00FE7BE1">
          <w:fldChar w:fldCharType="begin"/>
        </w:r>
        <w:r w:rsidDel="00FE7BE1">
          <w:delInstrText xml:space="preserve"> HYPERLINK "https://azureford.sharepoint.com/sites/SystemsEngineering/SEC/sysml-teamsite/SysML%20Wiki/Activity%20Diagram%20Basics.aspx" </w:delInstrText>
        </w:r>
        <w:r w:rsidDel="00FE7BE1">
          <w:fldChar w:fldCharType="separate"/>
        </w:r>
        <w:r w:rsidR="00386045" w:rsidRPr="0078569D" w:rsidDel="00FE7BE1">
          <w:rPr>
            <w:rStyle w:val="SubtleEmphasis"/>
            <w:color w:val="0000FF"/>
          </w:rPr>
          <w:delText>SysML – Activity Diagrams</w:delText>
        </w:r>
        <w:r w:rsidDel="00FE7BE1">
          <w:rPr>
            <w:rStyle w:val="SubtleEmphasis"/>
            <w:color w:val="0000FF"/>
          </w:rPr>
          <w:fldChar w:fldCharType="end"/>
        </w:r>
      </w:del>
    </w:p>
    <w:p w14:paraId="317A6E89" w14:textId="3262856D" w:rsidR="00386045" w:rsidRPr="000F7CC2" w:rsidRDefault="00386045">
      <w:pPr>
        <w:spacing w:line="240" w:lineRule="atLeast"/>
        <w:pPrChange w:id="14441" w:author="Strzelczyk, Anthony (A.)" w:date="2020-12-11T12:24:00Z">
          <w:pPr/>
        </w:pPrChange>
      </w:pPr>
    </w:p>
    <w:bookmarkEnd w:id="14424"/>
    <w:p w14:paraId="40EF507E" w14:textId="50819E90" w:rsidR="00386045" w:rsidRPr="002573C6" w:rsidDel="003D0006" w:rsidRDefault="00386045">
      <w:pPr>
        <w:pStyle w:val="BodyText"/>
        <w:spacing w:line="240" w:lineRule="atLeast"/>
        <w:rPr>
          <w:del w:id="14442" w:author="Strzelczyk, Anthony (A.)" w:date="2020-12-21T12:14:00Z"/>
        </w:rPr>
        <w:pPrChange w:id="14443" w:author="Strzelczyk, Anthony (A.)" w:date="2020-12-11T12:24:00Z">
          <w:pPr>
            <w:pStyle w:val="BodyText"/>
          </w:pPr>
        </w:pPrChange>
      </w:pPr>
    </w:p>
    <w:p w14:paraId="37EFB9A1" w14:textId="6828F276" w:rsidR="00386045" w:rsidDel="003D0006" w:rsidRDefault="00386045">
      <w:pPr>
        <w:keepNext/>
        <w:spacing w:line="240" w:lineRule="atLeast"/>
        <w:rPr>
          <w:del w:id="14444" w:author="Strzelczyk, Anthony (A.)" w:date="2020-12-21T12:13:00Z"/>
        </w:rPr>
        <w:pPrChange w:id="14445" w:author="Strzelczyk, Anthony (A.)" w:date="2020-12-11T12:24:00Z">
          <w:pPr>
            <w:keepNext/>
          </w:pPr>
        </w:pPrChange>
      </w:pPr>
    </w:p>
    <w:bookmarkEnd w:id="14425"/>
    <w:p w14:paraId="02B136C0" w14:textId="35E2CA03" w:rsidR="000D42CA" w:rsidDel="00E317AB" w:rsidRDefault="000D42CA">
      <w:pPr>
        <w:spacing w:line="240" w:lineRule="atLeast"/>
        <w:rPr>
          <w:del w:id="14446" w:author="Strzelczyk, Anthony (A.)" w:date="2020-12-21T16:06:00Z"/>
        </w:rPr>
        <w:pPrChange w:id="14447" w:author="Strzelczyk, Anthony (A.)" w:date="2020-12-11T12:24:00Z">
          <w:pPr/>
        </w:pPrChange>
      </w:pPr>
      <w:del w:id="14448" w:author="Strzelczyk, Anthony (A.)" w:date="2020-12-19T19:55:00Z">
        <w:r w:rsidDel="008C30F8">
          <w:rPr>
            <w:noProof/>
          </w:rPr>
          <w:drawing>
            <wp:inline distT="0" distB="0" distL="0" distR="0" wp14:anchorId="0378BEBD" wp14:editId="4D727B91">
              <wp:extent cx="6466205" cy="3343910"/>
              <wp:effectExtent l="0" t="0" r="0" b="8890"/>
              <wp:docPr id="20" name="Picture 670770569.jpg" descr="670770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0770569.jpg"/>
                      <pic:cNvPicPr/>
                    </pic:nvPicPr>
                    <pic:blipFill>
                      <a:blip r:embed="rId49" cstate="print"/>
                      <a:stretch>
                        <a:fillRect/>
                      </a:stretch>
                    </pic:blipFill>
                    <pic:spPr>
                      <a:xfrm>
                        <a:off x="0" y="0"/>
                        <a:ext cx="6466205" cy="3343910"/>
                      </a:xfrm>
                      <a:prstGeom prst="rect">
                        <a:avLst/>
                      </a:prstGeom>
                    </pic:spPr>
                  </pic:pic>
                </a:graphicData>
              </a:graphic>
            </wp:inline>
          </w:drawing>
        </w:r>
      </w:del>
      <w:del w:id="14449" w:author="Strzelczyk, Anthony (A.)" w:date="2020-12-21T12:13:00Z">
        <w:r w:rsidR="007552B3" w:rsidDel="003D0006">
          <w:fldChar w:fldCharType="begin"/>
        </w:r>
        <w:r w:rsidR="007552B3" w:rsidDel="003D0006">
          <w:fldChar w:fldCharType="end"/>
        </w:r>
      </w:del>
    </w:p>
    <w:p w14:paraId="638E0E62" w14:textId="586CB526" w:rsidR="000D42CA" w:rsidDel="007552B3" w:rsidRDefault="000D42CA">
      <w:pPr>
        <w:spacing w:line="240" w:lineRule="atLeast"/>
        <w:rPr>
          <w:del w:id="14450" w:author="Strzelczyk, Anthony (A.)" w:date="2020-12-19T20:43:00Z"/>
        </w:rPr>
        <w:pPrChange w:id="14451" w:author="Strzelczyk, Anthony (A.)" w:date="2020-12-11T12:24:00Z">
          <w:pPr/>
        </w:pPrChange>
      </w:pPr>
      <w:del w:id="14452" w:author="Strzelczyk, Anthony (A.)" w:date="2020-12-19T19:55:00Z">
        <w:r w:rsidDel="008C30F8">
          <w:object w:dxaOrig="3285" w:dyaOrig="1576" w14:anchorId="2CEB2F2D">
            <v:shape id="_x0000_i1028" type="#_x0000_t75" style="width:165pt;height:79.5pt" o:ole="">
              <v:imagedata r:id="rId50" o:title=""/>
            </v:shape>
            <o:OLEObject Type="Embed" ProgID="Visio.Drawing.15" ShapeID="_x0000_i1028" DrawAspect="Content" ObjectID="_1716035448" r:id="rId51"/>
          </w:object>
        </w:r>
      </w:del>
    </w:p>
    <w:p w14:paraId="5BCAAD01" w14:textId="255395C7" w:rsidR="000D42CA" w:rsidDel="003D0006" w:rsidRDefault="000D42CA">
      <w:pPr>
        <w:pStyle w:val="Caption"/>
        <w:spacing w:line="240" w:lineRule="atLeast"/>
        <w:rPr>
          <w:del w:id="14453" w:author="Strzelczyk, Anthony (A.)" w:date="2020-12-21T12:14:00Z"/>
        </w:rPr>
        <w:pPrChange w:id="14454" w:author="Strzelczyk, Anthony (A.)" w:date="2020-12-19T20:44:00Z">
          <w:pPr>
            <w:pStyle w:val="Caption"/>
          </w:pPr>
        </w:pPrChange>
      </w:pPr>
      <w:bookmarkStart w:id="14455" w:name="_Toc6466473"/>
      <w:bookmarkStart w:id="14456" w:name="_Toc529191295"/>
      <w:del w:id="14457" w:author="Strzelczyk, Anthony (A.)" w:date="2020-12-21T12:14:00Z">
        <w:r w:rsidRPr="00A13A7B" w:rsidDel="003D0006">
          <w:delText xml:space="preserve">Figure </w:delText>
        </w:r>
        <w:r w:rsidDel="003D0006">
          <w:rPr>
            <w:b w:val="0"/>
          </w:rPr>
          <w:fldChar w:fldCharType="begin"/>
        </w:r>
        <w:r w:rsidDel="003D0006">
          <w:rPr>
            <w:noProof/>
          </w:rPr>
          <w:delInstrText xml:space="preserve"> SEQ Figure \* ARABIC </w:delInstrText>
        </w:r>
        <w:r w:rsidDel="003D0006">
          <w:rPr>
            <w:b w:val="0"/>
          </w:rPr>
          <w:fldChar w:fldCharType="separate"/>
        </w:r>
      </w:del>
      <w:del w:id="14458" w:author="Strzelczyk, Anthony (A.)" w:date="2020-12-10T12:02:00Z">
        <w:r w:rsidDel="00C24607">
          <w:rPr>
            <w:noProof/>
          </w:rPr>
          <w:delText>4</w:delText>
        </w:r>
      </w:del>
      <w:del w:id="14459" w:author="Strzelczyk, Anthony (A.)" w:date="2020-12-21T12:14:00Z">
        <w:r w:rsidDel="003D0006">
          <w:rPr>
            <w:b w:val="0"/>
          </w:rPr>
          <w:fldChar w:fldCharType="end"/>
        </w:r>
        <w:r w:rsidRPr="00A13A7B" w:rsidDel="003D0006">
          <w:delText xml:space="preserve">: </w:delText>
        </w:r>
        <w:bookmarkEnd w:id="14455"/>
        <w:bookmarkEnd w:id="14456"/>
        <w:r w:rsidDel="003D0006">
          <w:delText xml:space="preserve">Activity Diagram/Data Flow </w:delText>
        </w:r>
        <w:r w:rsidRPr="002E64FC" w:rsidDel="003D0006">
          <w:delText>Diagram</w:delText>
        </w:r>
        <w:r w:rsidDel="003D0006">
          <w:delText xml:space="preserve"> of Feature</w:delText>
        </w:r>
      </w:del>
    </w:p>
    <w:p w14:paraId="737CAF67" w14:textId="14A729A3" w:rsidR="007552B3" w:rsidRDefault="007552B3">
      <w:pPr>
        <w:spacing w:line="240" w:lineRule="atLeast"/>
        <w:rPr>
          <w:ins w:id="14460" w:author="Strzelczyk, Anthony (A.)" w:date="2020-12-19T20:44:00Z"/>
        </w:rPr>
        <w:pPrChange w:id="14461" w:author="Strzelczyk, Anthony (A.)" w:date="2020-12-11T12:24:00Z">
          <w:pPr/>
        </w:pPrChange>
      </w:pPr>
    </w:p>
    <w:p w14:paraId="6BF51413" w14:textId="077892E5" w:rsidR="007552B3" w:rsidRPr="000D42CA" w:rsidRDefault="00164B2A">
      <w:pPr>
        <w:spacing w:line="240" w:lineRule="atLeast"/>
        <w:pPrChange w:id="14462" w:author="Strzelczyk, Anthony (A.)" w:date="2020-12-11T12:24:00Z">
          <w:pPr/>
        </w:pPrChange>
      </w:pPr>
      <w:r>
        <w:rPr>
          <w:noProof/>
        </w:rPr>
        <w:drawing>
          <wp:inline distT="0" distB="0" distL="0" distR="0" wp14:anchorId="37A82153" wp14:editId="01FF584A">
            <wp:extent cx="6646545" cy="2655633"/>
            <wp:effectExtent l="0" t="0" r="1905" b="0"/>
            <wp:docPr id="48" name="Picture -841886816.jpg" descr="-841886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41886816.jpg"/>
                    <pic:cNvPicPr/>
                  </pic:nvPicPr>
                  <pic:blipFill>
                    <a:blip r:embed="rId52" cstate="print"/>
                    <a:stretch>
                      <a:fillRect/>
                    </a:stretch>
                  </pic:blipFill>
                  <pic:spPr>
                    <a:xfrm>
                      <a:off x="0" y="0"/>
                      <a:ext cx="6646545" cy="2655633"/>
                    </a:xfrm>
                    <a:prstGeom prst="rect">
                      <a:avLst/>
                    </a:prstGeom>
                  </pic:spPr>
                </pic:pic>
              </a:graphicData>
            </a:graphic>
          </wp:inline>
        </w:drawing>
      </w:r>
    </w:p>
    <w:p w14:paraId="1576ECF6" w14:textId="30F6E207" w:rsidR="00924CBD" w:rsidRDefault="00924CBD" w:rsidP="00924CBD">
      <w:pPr>
        <w:pStyle w:val="Caption"/>
      </w:pPr>
      <w:bookmarkStart w:id="14463" w:name="_Toc12531111"/>
      <w:bookmarkStart w:id="14464" w:name="_Toc89440087"/>
      <w:r w:rsidRPr="00A13A7B">
        <w:t xml:space="preserve">Figure </w:t>
      </w:r>
      <w:r>
        <w:rPr>
          <w:noProof/>
        </w:rPr>
        <w:fldChar w:fldCharType="begin"/>
      </w:r>
      <w:r>
        <w:rPr>
          <w:noProof/>
        </w:rPr>
        <w:instrText xml:space="preserve"> SEQ Figure \* ARABIC </w:instrText>
      </w:r>
      <w:r>
        <w:rPr>
          <w:noProof/>
        </w:rPr>
        <w:fldChar w:fldCharType="separate"/>
      </w:r>
      <w:r w:rsidR="005277C2">
        <w:rPr>
          <w:noProof/>
        </w:rPr>
        <w:t>6</w:t>
      </w:r>
      <w:r>
        <w:rPr>
          <w:noProof/>
        </w:rPr>
        <w:fldChar w:fldCharType="end"/>
      </w:r>
      <w:r w:rsidRPr="00A13A7B">
        <w:t xml:space="preserve">: </w:t>
      </w:r>
      <w:r w:rsidRPr="00574E26">
        <w:rPr>
          <w:rFonts w:cs="Arial"/>
        </w:rPr>
        <w:t>Functional Boundary Behavior</w:t>
      </w:r>
      <w:bookmarkEnd w:id="14463"/>
      <w:bookmarkEnd w:id="14464"/>
    </w:p>
    <w:p w14:paraId="252C801B" w14:textId="709AD2FE" w:rsidR="00386045" w:rsidRDefault="00386045" w:rsidP="00687733">
      <w:pPr>
        <w:spacing w:line="240" w:lineRule="atLeast"/>
      </w:pPr>
    </w:p>
    <w:p w14:paraId="7E9D5B85" w14:textId="0A318A1B" w:rsidR="00687733" w:rsidRDefault="00687733" w:rsidP="00687733">
      <w:pPr>
        <w:spacing w:line="240" w:lineRule="atLeast"/>
      </w:pPr>
    </w:p>
    <w:p w14:paraId="298BEACD" w14:textId="4296723C" w:rsidR="00687733" w:rsidRDefault="00687733" w:rsidP="00687733">
      <w:pPr>
        <w:spacing w:line="240" w:lineRule="atLeast"/>
      </w:pPr>
    </w:p>
    <w:p w14:paraId="20A93294" w14:textId="7D82609A" w:rsidR="00687733" w:rsidRDefault="00687733" w:rsidP="00687733">
      <w:pPr>
        <w:spacing w:line="240" w:lineRule="atLeast"/>
      </w:pPr>
    </w:p>
    <w:p w14:paraId="0DC0FBB8" w14:textId="424BE411" w:rsidR="00687733" w:rsidRDefault="00687733" w:rsidP="00687733">
      <w:pPr>
        <w:spacing w:line="240" w:lineRule="atLeast"/>
      </w:pPr>
    </w:p>
    <w:p w14:paraId="7479299A" w14:textId="62D2740B" w:rsidR="00687733" w:rsidRDefault="00687733" w:rsidP="00687733">
      <w:pPr>
        <w:spacing w:line="240" w:lineRule="atLeast"/>
      </w:pPr>
    </w:p>
    <w:p w14:paraId="3EBAAE67" w14:textId="0391B877" w:rsidR="00687733" w:rsidRDefault="00687733" w:rsidP="00687733">
      <w:pPr>
        <w:spacing w:line="240" w:lineRule="atLeast"/>
      </w:pPr>
    </w:p>
    <w:p w14:paraId="085E5B64" w14:textId="00CE5A46" w:rsidR="00687733" w:rsidRDefault="00687733" w:rsidP="00687733">
      <w:pPr>
        <w:spacing w:line="240" w:lineRule="atLeast"/>
      </w:pPr>
    </w:p>
    <w:p w14:paraId="0769DA38" w14:textId="4C2BB7EC" w:rsidR="00687733" w:rsidRDefault="00687733" w:rsidP="00687733">
      <w:pPr>
        <w:spacing w:line="240" w:lineRule="atLeast"/>
      </w:pPr>
    </w:p>
    <w:p w14:paraId="443BBBA4" w14:textId="0FD34AC0" w:rsidR="00687733" w:rsidRDefault="00687733" w:rsidP="00687733">
      <w:pPr>
        <w:spacing w:line="240" w:lineRule="atLeast"/>
      </w:pPr>
    </w:p>
    <w:p w14:paraId="37E74F03" w14:textId="3FCF06D3" w:rsidR="009D4990" w:rsidRDefault="009D4990" w:rsidP="00687733">
      <w:pPr>
        <w:spacing w:line="240" w:lineRule="atLeast"/>
      </w:pPr>
    </w:p>
    <w:p w14:paraId="0445933D" w14:textId="7C2E42AE" w:rsidR="009D4990" w:rsidRDefault="009D4990" w:rsidP="00687733">
      <w:pPr>
        <w:spacing w:line="240" w:lineRule="atLeast"/>
      </w:pPr>
    </w:p>
    <w:p w14:paraId="15C0FDE8" w14:textId="27D967F4" w:rsidR="009D4990" w:rsidRDefault="009D4990" w:rsidP="00687733">
      <w:pPr>
        <w:spacing w:line="240" w:lineRule="atLeast"/>
      </w:pPr>
    </w:p>
    <w:p w14:paraId="5A75B7BB" w14:textId="711674B2" w:rsidR="009D4990" w:rsidRDefault="009D4990" w:rsidP="00687733">
      <w:pPr>
        <w:spacing w:line="240" w:lineRule="atLeast"/>
      </w:pPr>
    </w:p>
    <w:p w14:paraId="0587C2DC" w14:textId="444B1E81" w:rsidR="009D4990" w:rsidRDefault="009D4990" w:rsidP="00687733">
      <w:pPr>
        <w:spacing w:line="240" w:lineRule="atLeast"/>
      </w:pPr>
    </w:p>
    <w:p w14:paraId="10DE17A1" w14:textId="333D2A05" w:rsidR="009D4990" w:rsidRDefault="009D4990" w:rsidP="00687733">
      <w:pPr>
        <w:spacing w:line="240" w:lineRule="atLeast"/>
      </w:pPr>
    </w:p>
    <w:p w14:paraId="4C81D3F0" w14:textId="2BAC7B06" w:rsidR="009D4990" w:rsidRDefault="009D4990" w:rsidP="00687733">
      <w:pPr>
        <w:spacing w:line="240" w:lineRule="atLeast"/>
      </w:pPr>
    </w:p>
    <w:p w14:paraId="12F8710B" w14:textId="601580FF" w:rsidR="009D4990" w:rsidRDefault="009D4990" w:rsidP="00687733">
      <w:pPr>
        <w:spacing w:line="240" w:lineRule="atLeast"/>
      </w:pPr>
    </w:p>
    <w:p w14:paraId="340293D9" w14:textId="61EEC42C" w:rsidR="009D4990" w:rsidRDefault="009D4990" w:rsidP="00687733">
      <w:pPr>
        <w:spacing w:line="240" w:lineRule="atLeast"/>
      </w:pPr>
    </w:p>
    <w:p w14:paraId="1FE8ABBF" w14:textId="3C11771C" w:rsidR="009D4990" w:rsidRDefault="009D4990" w:rsidP="00687733">
      <w:pPr>
        <w:spacing w:line="240" w:lineRule="atLeast"/>
      </w:pPr>
    </w:p>
    <w:p w14:paraId="051333E8" w14:textId="4CBB10BD" w:rsidR="009D4990" w:rsidRDefault="009D4990" w:rsidP="00687733">
      <w:pPr>
        <w:spacing w:line="240" w:lineRule="atLeast"/>
      </w:pPr>
    </w:p>
    <w:p w14:paraId="3F7E0B1C" w14:textId="617D12F4" w:rsidR="009D4990" w:rsidRDefault="009D4990" w:rsidP="00687733">
      <w:pPr>
        <w:spacing w:line="240" w:lineRule="atLeast"/>
      </w:pPr>
    </w:p>
    <w:p w14:paraId="164CF60E" w14:textId="218841A4" w:rsidR="009D4990" w:rsidRDefault="009D4990" w:rsidP="00687733">
      <w:pPr>
        <w:spacing w:line="240" w:lineRule="atLeast"/>
      </w:pPr>
    </w:p>
    <w:p w14:paraId="034B0028" w14:textId="6F51AE42" w:rsidR="009D4990" w:rsidRDefault="009D4990" w:rsidP="00687733">
      <w:pPr>
        <w:spacing w:line="240" w:lineRule="atLeast"/>
      </w:pPr>
    </w:p>
    <w:p w14:paraId="2B970EDE" w14:textId="5D2232FD" w:rsidR="009D4990" w:rsidRDefault="009D4990" w:rsidP="00687733">
      <w:pPr>
        <w:spacing w:line="240" w:lineRule="atLeast"/>
      </w:pPr>
    </w:p>
    <w:p w14:paraId="040AF3AC" w14:textId="3332C635" w:rsidR="009D4990" w:rsidRDefault="009D4990" w:rsidP="00687733">
      <w:pPr>
        <w:spacing w:line="240" w:lineRule="atLeast"/>
      </w:pPr>
    </w:p>
    <w:p w14:paraId="3DEAA5FD" w14:textId="6DEEA05E" w:rsidR="009D4990" w:rsidRDefault="009D4990" w:rsidP="00687733">
      <w:pPr>
        <w:spacing w:line="240" w:lineRule="atLeast"/>
      </w:pPr>
    </w:p>
    <w:p w14:paraId="768B1E98" w14:textId="5221B583" w:rsidR="009D4990" w:rsidRDefault="009D4990" w:rsidP="00687733">
      <w:pPr>
        <w:spacing w:line="240" w:lineRule="atLeast"/>
      </w:pPr>
    </w:p>
    <w:p w14:paraId="723D4C03" w14:textId="3499FEBC" w:rsidR="009D4990" w:rsidRDefault="009D4990" w:rsidP="00687733">
      <w:pPr>
        <w:spacing w:line="240" w:lineRule="atLeast"/>
      </w:pPr>
    </w:p>
    <w:p w14:paraId="12CE3EA7" w14:textId="0D4643AB" w:rsidR="009D4990" w:rsidRDefault="009D4990" w:rsidP="00687733">
      <w:pPr>
        <w:spacing w:line="240" w:lineRule="atLeast"/>
      </w:pPr>
    </w:p>
    <w:p w14:paraId="5B9EB709" w14:textId="72E0ABC8" w:rsidR="009D4990" w:rsidRDefault="009D4990" w:rsidP="00687733">
      <w:pPr>
        <w:spacing w:line="240" w:lineRule="atLeast"/>
      </w:pPr>
    </w:p>
    <w:p w14:paraId="302B1DDB" w14:textId="01251A54" w:rsidR="009D4990" w:rsidRDefault="009D4990" w:rsidP="00687733">
      <w:pPr>
        <w:spacing w:line="240" w:lineRule="atLeast"/>
      </w:pPr>
    </w:p>
    <w:p w14:paraId="076FABBC" w14:textId="621C0D02" w:rsidR="009D4990" w:rsidRDefault="009D4990" w:rsidP="00687733">
      <w:pPr>
        <w:spacing w:line="240" w:lineRule="atLeast"/>
      </w:pPr>
    </w:p>
    <w:p w14:paraId="692BF687" w14:textId="569D97AC" w:rsidR="009D4990" w:rsidRDefault="009D4990" w:rsidP="00687733">
      <w:pPr>
        <w:spacing w:line="240" w:lineRule="atLeast"/>
      </w:pPr>
    </w:p>
    <w:p w14:paraId="76D07A45" w14:textId="36EFB2A3" w:rsidR="009D4990" w:rsidRDefault="009D4990" w:rsidP="00687733">
      <w:pPr>
        <w:spacing w:line="240" w:lineRule="atLeast"/>
      </w:pPr>
    </w:p>
    <w:p w14:paraId="65D37C8A" w14:textId="77777777" w:rsidR="009D4990" w:rsidRPr="007C20FA" w:rsidRDefault="009D4990" w:rsidP="009D4990">
      <w:pPr>
        <w:pStyle w:val="Heading3"/>
      </w:pPr>
      <w:bookmarkStart w:id="14465" w:name="_Toc89439971"/>
      <w:r w:rsidRPr="007C20FA">
        <w:lastRenderedPageBreak/>
        <w:t>Functions</w:t>
      </w:r>
      <w:bookmarkEnd w:id="14465"/>
    </w:p>
    <w:p w14:paraId="7D5DB204" w14:textId="77777777" w:rsidR="009D4990" w:rsidRPr="00547D09" w:rsidRDefault="009D4990" w:rsidP="009D4990">
      <w:pPr>
        <w:pStyle w:val="REUserHint"/>
        <w:rPr>
          <w:rStyle w:val="SubtleEmphasis"/>
          <w:iCs w:val="0"/>
          <w:color w:val="7F7F7F" w:themeColor="text1" w:themeTint="80"/>
        </w:rPr>
      </w:pPr>
      <w:r w:rsidRPr="00547D09">
        <w:rPr>
          <w:rStyle w:val="SubtleEmphasis"/>
          <w:b/>
          <w:iCs w:val="0"/>
          <w:color w:val="7F7F7F" w:themeColor="text1" w:themeTint="80"/>
        </w:rPr>
        <w:t>#Hint:</w:t>
      </w:r>
      <w:r w:rsidRPr="00547D09">
        <w:rPr>
          <w:rStyle w:val="SubtleEmphasis"/>
          <w:iCs w:val="0"/>
          <w:color w:val="7F7F7F" w:themeColor="text1" w:themeTint="80"/>
        </w:rPr>
        <w:t xml:space="preserve"> The functions </w:t>
      </w:r>
      <w:r>
        <w:rPr>
          <w:rStyle w:val="SubtleEmphasis"/>
          <w:iCs w:val="0"/>
          <w:color w:val="7F7F7F" w:themeColor="text1" w:themeTint="80"/>
        </w:rPr>
        <w:t>derived by functional decomposition</w:t>
      </w:r>
      <w:r w:rsidRPr="00547D09">
        <w:rPr>
          <w:rStyle w:val="SubtleEmphasis"/>
          <w:iCs w:val="0"/>
          <w:color w:val="7F7F7F" w:themeColor="text1" w:themeTint="80"/>
        </w:rPr>
        <w:t xml:space="preserve"> should be listed and described in the table below</w:t>
      </w:r>
    </w:p>
    <w:p w14:paraId="0E833546" w14:textId="77777777" w:rsidR="009D4990" w:rsidRPr="00476E7E" w:rsidRDefault="009D4990" w:rsidP="009D4990"/>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D4990" w:rsidRPr="007C20FA" w14:paraId="5D61EC35" w14:textId="77777777" w:rsidTr="0024755E">
        <w:trPr>
          <w:tblHeader/>
          <w:jc w:val="center"/>
        </w:trPr>
        <w:tc>
          <w:tcPr>
            <w:tcW w:w="2257" w:type="dxa"/>
            <w:shd w:val="pct20" w:color="auto" w:fill="FFFFFF"/>
            <w:vAlign w:val="center"/>
          </w:tcPr>
          <w:p w14:paraId="5A9F6E9B" w14:textId="77777777" w:rsidR="009D4990" w:rsidRPr="00C15D3D" w:rsidRDefault="009D4990" w:rsidP="0024755E">
            <w:pPr>
              <w:jc w:val="center"/>
              <w:rPr>
                <w:b/>
              </w:rPr>
            </w:pPr>
            <w:r w:rsidRPr="00C15D3D">
              <w:rPr>
                <w:b/>
              </w:rPr>
              <w:t>Function Name</w:t>
            </w:r>
          </w:p>
        </w:tc>
        <w:tc>
          <w:tcPr>
            <w:tcW w:w="5490" w:type="dxa"/>
            <w:shd w:val="pct20" w:color="auto" w:fill="FFFFFF"/>
            <w:vAlign w:val="center"/>
          </w:tcPr>
          <w:p w14:paraId="316328A5" w14:textId="77777777" w:rsidR="009D4990" w:rsidRPr="007C20FA" w:rsidRDefault="009D4990" w:rsidP="0024755E">
            <w:pPr>
              <w:pStyle w:val="Caption"/>
            </w:pPr>
            <w:r w:rsidRPr="007C20FA">
              <w:t>Description</w:t>
            </w:r>
          </w:p>
        </w:tc>
        <w:tc>
          <w:tcPr>
            <w:tcW w:w="2520" w:type="dxa"/>
            <w:shd w:val="pct20" w:color="auto" w:fill="FFFFFF"/>
            <w:vAlign w:val="center"/>
          </w:tcPr>
          <w:p w14:paraId="441B10D7" w14:textId="77777777" w:rsidR="009D4990" w:rsidRPr="007C20FA" w:rsidRDefault="009D4990" w:rsidP="0024755E">
            <w:pPr>
              <w:pStyle w:val="Caption"/>
            </w:pPr>
            <w:r w:rsidRPr="007C20FA">
              <w:t>Comments</w:t>
            </w:r>
          </w:p>
        </w:tc>
      </w:tr>
      <w:tr w:rsidR="009D4990" w:rsidRPr="00BB0EAC" w14:paraId="327964D2" w14:textId="77777777" w:rsidTr="0024755E">
        <w:trPr>
          <w:jc w:val="center"/>
        </w:trPr>
        <w:tc>
          <w:tcPr>
            <w:tcW w:w="2257" w:type="dxa"/>
          </w:tcPr>
          <w:p w14:paraId="10AFA0DF" w14:textId="77777777" w:rsidR="009D4990" w:rsidRDefault="009D4990" w:rsidP="0024755E">
            <w:r>
              <w:rPr>
                <w:i/>
              </w:rPr>
              <w:t>(activity</w:t>
            </w:r>
            <w:r w:rsidRPr="005E78E8">
              <w:rPr>
                <w:i/>
              </w:rPr>
              <w:t>)</w:t>
            </w:r>
            <w:r w:rsidRPr="00C15D3D">
              <w:t xml:space="preserve"> </w:t>
            </w:r>
            <w:bookmarkStart w:id="14466" w:name="_23bdb7eab710e4263637fd81d19c0146"/>
            <w:r>
              <w:t>Provide Exterior Light Ignition Status</w:t>
            </w:r>
            <w:bookmarkEnd w:id="14466"/>
          </w:p>
        </w:tc>
        <w:tc>
          <w:tcPr>
            <w:tcW w:w="5490" w:type="dxa"/>
          </w:tcPr>
          <w:p w14:paraId="3CBB48E7"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the state of the Lighting Ignition in order to avoid light flicker during vehicle's engine start. </w:t>
            </w:r>
          </w:p>
        </w:tc>
        <w:tc>
          <w:tcPr>
            <w:tcW w:w="2520" w:type="dxa"/>
          </w:tcPr>
          <w:p w14:paraId="77E8A11A" w14:textId="77777777" w:rsidR="009D4990" w:rsidRDefault="009D4990" w:rsidP="0024755E"/>
        </w:tc>
      </w:tr>
      <w:tr w:rsidR="009D4990" w:rsidRPr="00BB0EAC" w14:paraId="241CC7BE" w14:textId="77777777" w:rsidTr="0024755E">
        <w:trPr>
          <w:jc w:val="center"/>
        </w:trPr>
        <w:tc>
          <w:tcPr>
            <w:tcW w:w="2257" w:type="dxa"/>
          </w:tcPr>
          <w:p w14:paraId="761DA839" w14:textId="77777777" w:rsidR="009D4990" w:rsidRDefault="009D4990" w:rsidP="0024755E">
            <w:r>
              <w:rPr>
                <w:i/>
              </w:rPr>
              <w:t>(activity</w:t>
            </w:r>
            <w:r w:rsidRPr="005E78E8">
              <w:rPr>
                <w:i/>
              </w:rPr>
              <w:t>)</w:t>
            </w:r>
            <w:r w:rsidRPr="00C15D3D">
              <w:t xml:space="preserve"> </w:t>
            </w:r>
            <w:bookmarkStart w:id="14467" w:name="_0ca84db137908452c7224f0932ce9130"/>
            <w:r>
              <w:t>Provide Trailer Status</w:t>
            </w:r>
            <w:bookmarkEnd w:id="14467"/>
          </w:p>
        </w:tc>
        <w:tc>
          <w:tcPr>
            <w:tcW w:w="5490" w:type="dxa"/>
          </w:tcPr>
          <w:p w14:paraId="6ACB8E09"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presence of a trailer connected to the vehicle in order to determine the Rear Fog Lights function.</w:t>
            </w:r>
          </w:p>
        </w:tc>
        <w:tc>
          <w:tcPr>
            <w:tcW w:w="2520" w:type="dxa"/>
          </w:tcPr>
          <w:p w14:paraId="1E14EEE0" w14:textId="77777777" w:rsidR="009D4990" w:rsidRDefault="009D4990" w:rsidP="0024755E"/>
        </w:tc>
      </w:tr>
      <w:tr w:rsidR="009D4990" w:rsidRPr="00BB0EAC" w14:paraId="574A2403" w14:textId="77777777" w:rsidTr="0024755E">
        <w:trPr>
          <w:jc w:val="center"/>
        </w:trPr>
        <w:tc>
          <w:tcPr>
            <w:tcW w:w="2257" w:type="dxa"/>
          </w:tcPr>
          <w:p w14:paraId="7F27789F" w14:textId="77777777" w:rsidR="009D4990" w:rsidRDefault="009D4990" w:rsidP="0024755E">
            <w:r>
              <w:rPr>
                <w:i/>
              </w:rPr>
              <w:t>(activity</w:t>
            </w:r>
            <w:r w:rsidRPr="005E78E8">
              <w:rPr>
                <w:i/>
              </w:rPr>
              <w:t>)</w:t>
            </w:r>
            <w:r w:rsidRPr="00C15D3D">
              <w:t xml:space="preserve"> </w:t>
            </w:r>
            <w:bookmarkStart w:id="14468" w:name="_b3b8a206af11ac0d8524344a1c3f9032"/>
            <w:r>
              <w:t>Provide RampingSpeed Status</w:t>
            </w:r>
            <w:bookmarkEnd w:id="14468"/>
          </w:p>
        </w:tc>
        <w:tc>
          <w:tcPr>
            <w:tcW w:w="5490" w:type="dxa"/>
          </w:tcPr>
          <w:p w14:paraId="284B593C"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on/off delay to turn on/off the Front Fog Lamps. Possible values are: IMMEDIATELY, FAST, SLOW or MEDIUM.</w:t>
            </w:r>
          </w:p>
        </w:tc>
        <w:tc>
          <w:tcPr>
            <w:tcW w:w="2520" w:type="dxa"/>
          </w:tcPr>
          <w:p w14:paraId="6DAB14CE" w14:textId="77777777" w:rsidR="009D4990" w:rsidRDefault="009D4990" w:rsidP="0024755E"/>
        </w:tc>
      </w:tr>
      <w:tr w:rsidR="009D4990" w:rsidRPr="00BB0EAC" w14:paraId="645EDFA8" w14:textId="77777777" w:rsidTr="0024755E">
        <w:trPr>
          <w:jc w:val="center"/>
        </w:trPr>
        <w:tc>
          <w:tcPr>
            <w:tcW w:w="2257" w:type="dxa"/>
          </w:tcPr>
          <w:p w14:paraId="5254669F" w14:textId="77777777" w:rsidR="009D4990" w:rsidRDefault="009D4990" w:rsidP="0024755E">
            <w:r>
              <w:rPr>
                <w:i/>
              </w:rPr>
              <w:t>(activity</w:t>
            </w:r>
            <w:r w:rsidRPr="005E78E8">
              <w:rPr>
                <w:i/>
              </w:rPr>
              <w:t>)</w:t>
            </w:r>
            <w:r w:rsidRPr="00C15D3D">
              <w:t xml:space="preserve"> </w:t>
            </w:r>
            <w:bookmarkStart w:id="14469" w:name="_73b19287fab05a509f49525ca090099d"/>
            <w:r>
              <w:t>Fog Lights Preconditions Arbitrator</w:t>
            </w:r>
            <w:bookmarkEnd w:id="14469"/>
          </w:p>
        </w:tc>
        <w:tc>
          <w:tcPr>
            <w:tcW w:w="5490" w:type="dxa"/>
          </w:tcPr>
          <w:p w14:paraId="0AF1D24F"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determines if preconditions for Front and Rear Fog Lights are met. Possible values are: TRUE or FALSE.</w:t>
            </w:r>
          </w:p>
        </w:tc>
        <w:tc>
          <w:tcPr>
            <w:tcW w:w="2520" w:type="dxa"/>
          </w:tcPr>
          <w:p w14:paraId="7A1DCD6E" w14:textId="77777777" w:rsidR="009D4990" w:rsidRDefault="009D4990" w:rsidP="0024755E"/>
        </w:tc>
      </w:tr>
      <w:tr w:rsidR="009D4990" w:rsidRPr="00BB0EAC" w14:paraId="026CE917" w14:textId="77777777" w:rsidTr="0024755E">
        <w:trPr>
          <w:jc w:val="center"/>
        </w:trPr>
        <w:tc>
          <w:tcPr>
            <w:tcW w:w="2257" w:type="dxa"/>
          </w:tcPr>
          <w:p w14:paraId="26B7230C" w14:textId="77777777" w:rsidR="009D4990" w:rsidRDefault="009D4990" w:rsidP="0024755E">
            <w:r>
              <w:rPr>
                <w:i/>
              </w:rPr>
              <w:t>(activity</w:t>
            </w:r>
            <w:r w:rsidRPr="005E78E8">
              <w:rPr>
                <w:i/>
              </w:rPr>
              <w:t>)</w:t>
            </w:r>
            <w:r w:rsidRPr="00C15D3D">
              <w:t xml:space="preserve"> </w:t>
            </w:r>
            <w:bookmarkStart w:id="14470" w:name="_038271069653480d7102f3e9f72c05ea"/>
            <w:r>
              <w:t>Provide Highbeam Status</w:t>
            </w:r>
            <w:bookmarkEnd w:id="14470"/>
          </w:p>
        </w:tc>
        <w:tc>
          <w:tcPr>
            <w:tcW w:w="5490" w:type="dxa"/>
          </w:tcPr>
          <w:p w14:paraId="5AC8563B"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the state of the Highbeam. Possible values are: ON or OFF.</w:t>
            </w:r>
          </w:p>
        </w:tc>
        <w:tc>
          <w:tcPr>
            <w:tcW w:w="2520" w:type="dxa"/>
          </w:tcPr>
          <w:p w14:paraId="52A0EB3A" w14:textId="77777777" w:rsidR="009D4990" w:rsidRDefault="009D4990" w:rsidP="0024755E"/>
        </w:tc>
      </w:tr>
      <w:tr w:rsidR="009D4990" w:rsidRPr="00BB0EAC" w14:paraId="31853C29" w14:textId="77777777" w:rsidTr="0024755E">
        <w:trPr>
          <w:jc w:val="center"/>
        </w:trPr>
        <w:tc>
          <w:tcPr>
            <w:tcW w:w="2257" w:type="dxa"/>
          </w:tcPr>
          <w:p w14:paraId="2736C2BE" w14:textId="77777777" w:rsidR="009D4990" w:rsidRDefault="009D4990" w:rsidP="0024755E">
            <w:r>
              <w:rPr>
                <w:i/>
              </w:rPr>
              <w:t>(activity</w:t>
            </w:r>
            <w:r w:rsidRPr="005E78E8">
              <w:rPr>
                <w:i/>
              </w:rPr>
              <w:t>)</w:t>
            </w:r>
            <w:r w:rsidRPr="00C15D3D">
              <w:t xml:space="preserve"> </w:t>
            </w:r>
            <w:bookmarkStart w:id="14471" w:name="_06bbdbfe8b2a4a542de4b19f99834879"/>
            <w:r>
              <w:t>Provide Snowplow Status</w:t>
            </w:r>
            <w:bookmarkEnd w:id="14471"/>
          </w:p>
        </w:tc>
        <w:tc>
          <w:tcPr>
            <w:tcW w:w="5490" w:type="dxa"/>
          </w:tcPr>
          <w:p w14:paraId="7AD9AD04"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the state of the Snowplow feature. Possible values are: ENABLED or DISABLED.</w:t>
            </w:r>
          </w:p>
        </w:tc>
        <w:tc>
          <w:tcPr>
            <w:tcW w:w="2520" w:type="dxa"/>
          </w:tcPr>
          <w:p w14:paraId="0BCF79ED" w14:textId="77777777" w:rsidR="009D4990" w:rsidRDefault="009D4990" w:rsidP="0024755E"/>
        </w:tc>
      </w:tr>
      <w:tr w:rsidR="009D4990" w:rsidRPr="00BB0EAC" w14:paraId="298BD476" w14:textId="77777777" w:rsidTr="0024755E">
        <w:trPr>
          <w:jc w:val="center"/>
        </w:trPr>
        <w:tc>
          <w:tcPr>
            <w:tcW w:w="2257" w:type="dxa"/>
          </w:tcPr>
          <w:p w14:paraId="5F61BA2C" w14:textId="77777777" w:rsidR="009D4990" w:rsidRDefault="009D4990" w:rsidP="0024755E">
            <w:r>
              <w:rPr>
                <w:i/>
              </w:rPr>
              <w:t>(activity</w:t>
            </w:r>
            <w:r w:rsidRPr="005E78E8">
              <w:rPr>
                <w:i/>
              </w:rPr>
              <w:t>)</w:t>
            </w:r>
            <w:r w:rsidRPr="00C15D3D">
              <w:t xml:space="preserve"> </w:t>
            </w:r>
            <w:bookmarkStart w:id="14472" w:name="_61a862452370e8d5c797461bf6553412"/>
            <w:r>
              <w:t>Rear Fog Lamps Controller</w:t>
            </w:r>
            <w:bookmarkEnd w:id="14472"/>
          </w:p>
        </w:tc>
        <w:tc>
          <w:tcPr>
            <w:tcW w:w="5490" w:type="dxa"/>
          </w:tcPr>
          <w:p w14:paraId="43301C8D"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enable the Rear Fog Lamps to be activated or deactivated.</w:t>
            </w:r>
          </w:p>
        </w:tc>
        <w:tc>
          <w:tcPr>
            <w:tcW w:w="2520" w:type="dxa"/>
          </w:tcPr>
          <w:p w14:paraId="27C41CA6" w14:textId="77777777" w:rsidR="009D4990" w:rsidRDefault="009D4990" w:rsidP="0024755E"/>
        </w:tc>
      </w:tr>
      <w:tr w:rsidR="009D4990" w:rsidRPr="00BB0EAC" w14:paraId="08006AB3" w14:textId="77777777" w:rsidTr="0024755E">
        <w:trPr>
          <w:jc w:val="center"/>
        </w:trPr>
        <w:tc>
          <w:tcPr>
            <w:tcW w:w="2257" w:type="dxa"/>
          </w:tcPr>
          <w:p w14:paraId="746289A2" w14:textId="77777777" w:rsidR="009D4990" w:rsidRDefault="009D4990" w:rsidP="0024755E">
            <w:r>
              <w:rPr>
                <w:i/>
              </w:rPr>
              <w:t>(activity</w:t>
            </w:r>
            <w:r w:rsidRPr="005E78E8">
              <w:rPr>
                <w:i/>
              </w:rPr>
              <w:t>)</w:t>
            </w:r>
            <w:r w:rsidRPr="00C15D3D">
              <w:t xml:space="preserve"> </w:t>
            </w:r>
            <w:bookmarkStart w:id="14473" w:name="_8bec2660842dd5eaad7150f9f7036437"/>
            <w:r>
              <w:t>FFL HMI Activation</w:t>
            </w:r>
            <w:bookmarkEnd w:id="14473"/>
          </w:p>
        </w:tc>
        <w:tc>
          <w:tcPr>
            <w:tcW w:w="5490" w:type="dxa"/>
          </w:tcPr>
          <w:p w14:paraId="0346F2BB"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process the user command over the Front Fog Lights HMI,</w:t>
            </w:r>
          </w:p>
        </w:tc>
        <w:tc>
          <w:tcPr>
            <w:tcW w:w="2520" w:type="dxa"/>
          </w:tcPr>
          <w:p w14:paraId="53DAB28B" w14:textId="77777777" w:rsidR="009D4990" w:rsidRDefault="009D4990" w:rsidP="0024755E"/>
        </w:tc>
      </w:tr>
      <w:tr w:rsidR="009D4990" w:rsidRPr="00BB0EAC" w14:paraId="5E595290" w14:textId="77777777" w:rsidTr="0024755E">
        <w:trPr>
          <w:jc w:val="center"/>
        </w:trPr>
        <w:tc>
          <w:tcPr>
            <w:tcW w:w="2257" w:type="dxa"/>
          </w:tcPr>
          <w:p w14:paraId="130A043C" w14:textId="77777777" w:rsidR="009D4990" w:rsidRDefault="009D4990" w:rsidP="0024755E">
            <w:r>
              <w:rPr>
                <w:i/>
              </w:rPr>
              <w:t>(activity</w:t>
            </w:r>
            <w:r w:rsidRPr="005E78E8">
              <w:rPr>
                <w:i/>
              </w:rPr>
              <w:t>)</w:t>
            </w:r>
            <w:r w:rsidRPr="00C15D3D">
              <w:t xml:space="preserve"> </w:t>
            </w:r>
            <w:bookmarkStart w:id="14474" w:name="_150a495f77168b557cf46f262c0a02b8"/>
            <w:r>
              <w:t>RFL HMI Feedback</w:t>
            </w:r>
            <w:bookmarkEnd w:id="14474"/>
          </w:p>
        </w:tc>
        <w:tc>
          <w:tcPr>
            <w:tcW w:w="5490" w:type="dxa"/>
          </w:tcPr>
          <w:p w14:paraId="025135E9"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process the user visual feedback once Rear Fog Lamps were actuated (on or off).</w:t>
            </w:r>
          </w:p>
        </w:tc>
        <w:tc>
          <w:tcPr>
            <w:tcW w:w="2520" w:type="dxa"/>
          </w:tcPr>
          <w:p w14:paraId="008DE365" w14:textId="77777777" w:rsidR="009D4990" w:rsidRDefault="009D4990" w:rsidP="0024755E"/>
        </w:tc>
      </w:tr>
      <w:tr w:rsidR="009D4990" w:rsidRPr="00BB0EAC" w14:paraId="44F21A7B" w14:textId="77777777" w:rsidTr="0024755E">
        <w:trPr>
          <w:jc w:val="center"/>
        </w:trPr>
        <w:tc>
          <w:tcPr>
            <w:tcW w:w="2257" w:type="dxa"/>
          </w:tcPr>
          <w:p w14:paraId="23C149FB" w14:textId="77777777" w:rsidR="009D4990" w:rsidRDefault="009D4990" w:rsidP="0024755E">
            <w:r>
              <w:rPr>
                <w:i/>
              </w:rPr>
              <w:t>(activity</w:t>
            </w:r>
            <w:r w:rsidRPr="005E78E8">
              <w:rPr>
                <w:i/>
              </w:rPr>
              <w:t>)</w:t>
            </w:r>
            <w:r w:rsidRPr="00C15D3D">
              <w:t xml:space="preserve"> </w:t>
            </w:r>
            <w:bookmarkStart w:id="14475" w:name="_e2a2ace463777f817b1393b7089c6bc8"/>
            <w:r>
              <w:t>Provide Ignition Status</w:t>
            </w:r>
            <w:bookmarkEnd w:id="14475"/>
          </w:p>
        </w:tc>
        <w:tc>
          <w:tcPr>
            <w:tcW w:w="5490" w:type="dxa"/>
          </w:tcPr>
          <w:p w14:paraId="493FE997"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the state of the vehicle's engine. Possible values are: OFF, ACC, START or RUN.</w:t>
            </w:r>
          </w:p>
        </w:tc>
        <w:tc>
          <w:tcPr>
            <w:tcW w:w="2520" w:type="dxa"/>
          </w:tcPr>
          <w:p w14:paraId="33F123AB" w14:textId="77777777" w:rsidR="009D4990" w:rsidRDefault="009D4990" w:rsidP="0024755E"/>
        </w:tc>
      </w:tr>
      <w:tr w:rsidR="009D4990" w:rsidRPr="00BB0EAC" w14:paraId="4104DED6" w14:textId="77777777" w:rsidTr="0024755E">
        <w:trPr>
          <w:jc w:val="center"/>
        </w:trPr>
        <w:tc>
          <w:tcPr>
            <w:tcW w:w="2257" w:type="dxa"/>
          </w:tcPr>
          <w:p w14:paraId="16EEC5D7" w14:textId="77777777" w:rsidR="009D4990" w:rsidRDefault="009D4990" w:rsidP="0024755E">
            <w:r>
              <w:rPr>
                <w:i/>
              </w:rPr>
              <w:t>(activity</w:t>
            </w:r>
            <w:r w:rsidRPr="005E78E8">
              <w:rPr>
                <w:i/>
              </w:rPr>
              <w:t>)</w:t>
            </w:r>
            <w:r w:rsidRPr="00C15D3D">
              <w:t xml:space="preserve"> </w:t>
            </w:r>
            <w:bookmarkStart w:id="14476" w:name="_bfb6367acc5cc03fd5b18061ed5d6364"/>
            <w:r>
              <w:t>Fog Lamps Activation Control</w:t>
            </w:r>
            <w:bookmarkEnd w:id="14476"/>
          </w:p>
        </w:tc>
        <w:tc>
          <w:tcPr>
            <w:tcW w:w="5490" w:type="dxa"/>
          </w:tcPr>
          <w:p w14:paraId="612884D2"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determines when the Fog Lights (Front or Rear) must be turned on/off in function of preconditions and user request.</w:t>
            </w:r>
          </w:p>
        </w:tc>
        <w:tc>
          <w:tcPr>
            <w:tcW w:w="2520" w:type="dxa"/>
          </w:tcPr>
          <w:p w14:paraId="6A7C6393" w14:textId="77777777" w:rsidR="009D4990" w:rsidRDefault="009D4990" w:rsidP="0024755E"/>
        </w:tc>
      </w:tr>
      <w:tr w:rsidR="009D4990" w:rsidRPr="00BB0EAC" w14:paraId="6656B3A8" w14:textId="77777777" w:rsidTr="0024755E">
        <w:trPr>
          <w:jc w:val="center"/>
        </w:trPr>
        <w:tc>
          <w:tcPr>
            <w:tcW w:w="2257" w:type="dxa"/>
          </w:tcPr>
          <w:p w14:paraId="72E588D0" w14:textId="77777777" w:rsidR="009D4990" w:rsidRDefault="009D4990" w:rsidP="0024755E">
            <w:r>
              <w:rPr>
                <w:i/>
              </w:rPr>
              <w:t>(activity</w:t>
            </w:r>
            <w:r w:rsidRPr="005E78E8">
              <w:rPr>
                <w:i/>
              </w:rPr>
              <w:t>)</w:t>
            </w:r>
            <w:r w:rsidRPr="00C15D3D">
              <w:t xml:space="preserve"> </w:t>
            </w:r>
            <w:bookmarkStart w:id="14477" w:name="_db5dcc3fa674ce38e618b6ba131618f2"/>
            <w:r>
              <w:t>RFL User Activation Request</w:t>
            </w:r>
            <w:bookmarkEnd w:id="14477"/>
          </w:p>
        </w:tc>
        <w:tc>
          <w:tcPr>
            <w:tcW w:w="5490" w:type="dxa"/>
          </w:tcPr>
          <w:p w14:paraId="6ABE81EE"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represents the user action over the Rear Fog Lights HMI.</w:t>
            </w:r>
          </w:p>
        </w:tc>
        <w:tc>
          <w:tcPr>
            <w:tcW w:w="2520" w:type="dxa"/>
          </w:tcPr>
          <w:p w14:paraId="298B76BB" w14:textId="77777777" w:rsidR="009D4990" w:rsidRDefault="009D4990" w:rsidP="0024755E"/>
        </w:tc>
      </w:tr>
      <w:tr w:rsidR="009D4990" w:rsidRPr="00BB0EAC" w14:paraId="406E5488" w14:textId="77777777" w:rsidTr="0024755E">
        <w:trPr>
          <w:jc w:val="center"/>
        </w:trPr>
        <w:tc>
          <w:tcPr>
            <w:tcW w:w="2257" w:type="dxa"/>
          </w:tcPr>
          <w:p w14:paraId="27371810" w14:textId="77777777" w:rsidR="009D4990" w:rsidRDefault="009D4990" w:rsidP="0024755E">
            <w:r>
              <w:rPr>
                <w:i/>
              </w:rPr>
              <w:t>(activity</w:t>
            </w:r>
            <w:r w:rsidRPr="005E78E8">
              <w:rPr>
                <w:i/>
              </w:rPr>
              <w:t>)</w:t>
            </w:r>
            <w:r w:rsidRPr="00C15D3D">
              <w:t xml:space="preserve"> </w:t>
            </w:r>
            <w:bookmarkStart w:id="14478" w:name="_d0822c287cf3bac92717dd10eb75e43f"/>
            <w:r>
              <w:t>Provide Headlamp Status</w:t>
            </w:r>
            <w:bookmarkEnd w:id="14478"/>
          </w:p>
        </w:tc>
        <w:tc>
          <w:tcPr>
            <w:tcW w:w="5490" w:type="dxa"/>
          </w:tcPr>
          <w:p w14:paraId="07A2E419"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provides information about the status of the headlamps HMI. Possible values are: OFF, PARKING/POSITION, HEADLAMPS or AUTOLAMPS.</w:t>
            </w:r>
          </w:p>
        </w:tc>
        <w:tc>
          <w:tcPr>
            <w:tcW w:w="2520" w:type="dxa"/>
          </w:tcPr>
          <w:p w14:paraId="0F155519" w14:textId="77777777" w:rsidR="009D4990" w:rsidRDefault="009D4990" w:rsidP="0024755E"/>
        </w:tc>
      </w:tr>
      <w:tr w:rsidR="009D4990" w:rsidRPr="00BB0EAC" w14:paraId="158FFF3E" w14:textId="77777777" w:rsidTr="0024755E">
        <w:trPr>
          <w:jc w:val="center"/>
        </w:trPr>
        <w:tc>
          <w:tcPr>
            <w:tcW w:w="2257" w:type="dxa"/>
          </w:tcPr>
          <w:p w14:paraId="63ADC4F0" w14:textId="77777777" w:rsidR="009D4990" w:rsidRDefault="009D4990" w:rsidP="0024755E">
            <w:r>
              <w:rPr>
                <w:i/>
              </w:rPr>
              <w:t>(activity</w:t>
            </w:r>
            <w:r w:rsidRPr="005E78E8">
              <w:rPr>
                <w:i/>
              </w:rPr>
              <w:t>)</w:t>
            </w:r>
            <w:r w:rsidRPr="00C15D3D">
              <w:t xml:space="preserve"> </w:t>
            </w:r>
            <w:bookmarkStart w:id="14479" w:name="_11843c5cac2ff461a3b0ce63b4c538ea"/>
            <w:r>
              <w:t>FFL HMI Feedback</w:t>
            </w:r>
            <w:bookmarkEnd w:id="14479"/>
          </w:p>
        </w:tc>
        <w:tc>
          <w:tcPr>
            <w:tcW w:w="5490" w:type="dxa"/>
          </w:tcPr>
          <w:p w14:paraId="1C691BBB"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process the user visual feedback once Front Fog Lamps were actuated (on or off).</w:t>
            </w:r>
          </w:p>
        </w:tc>
        <w:tc>
          <w:tcPr>
            <w:tcW w:w="2520" w:type="dxa"/>
          </w:tcPr>
          <w:p w14:paraId="0759A808" w14:textId="77777777" w:rsidR="009D4990" w:rsidRDefault="009D4990" w:rsidP="0024755E"/>
        </w:tc>
      </w:tr>
      <w:tr w:rsidR="009D4990" w:rsidRPr="00BB0EAC" w14:paraId="245CA4BB" w14:textId="77777777" w:rsidTr="0024755E">
        <w:trPr>
          <w:jc w:val="center"/>
        </w:trPr>
        <w:tc>
          <w:tcPr>
            <w:tcW w:w="2257" w:type="dxa"/>
          </w:tcPr>
          <w:p w14:paraId="503FBA2D" w14:textId="77777777" w:rsidR="009D4990" w:rsidRDefault="009D4990" w:rsidP="0024755E">
            <w:r>
              <w:rPr>
                <w:i/>
              </w:rPr>
              <w:t>(activity</w:t>
            </w:r>
            <w:r w:rsidRPr="005E78E8">
              <w:rPr>
                <w:i/>
              </w:rPr>
              <w:t>)</w:t>
            </w:r>
            <w:r w:rsidRPr="00C15D3D">
              <w:t xml:space="preserve"> </w:t>
            </w:r>
            <w:bookmarkStart w:id="14480" w:name="_f4d0cf92b76de14332c6abe3dc796afa"/>
            <w:r>
              <w:t>FFL User Activation Request</w:t>
            </w:r>
            <w:bookmarkEnd w:id="14480"/>
          </w:p>
        </w:tc>
        <w:tc>
          <w:tcPr>
            <w:tcW w:w="5490" w:type="dxa"/>
          </w:tcPr>
          <w:p w14:paraId="37D62338"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represents the user action over the Front Fog Lights HMI.</w:t>
            </w:r>
          </w:p>
        </w:tc>
        <w:tc>
          <w:tcPr>
            <w:tcW w:w="2520" w:type="dxa"/>
          </w:tcPr>
          <w:p w14:paraId="2D11F123" w14:textId="77777777" w:rsidR="009D4990" w:rsidRDefault="009D4990" w:rsidP="0024755E"/>
        </w:tc>
      </w:tr>
      <w:tr w:rsidR="009D4990" w:rsidRPr="00BB0EAC" w14:paraId="166A5892" w14:textId="77777777" w:rsidTr="0024755E">
        <w:trPr>
          <w:jc w:val="center"/>
        </w:trPr>
        <w:tc>
          <w:tcPr>
            <w:tcW w:w="2257" w:type="dxa"/>
          </w:tcPr>
          <w:p w14:paraId="11286BAF" w14:textId="77777777" w:rsidR="009D4990" w:rsidRDefault="009D4990" w:rsidP="0024755E">
            <w:r>
              <w:rPr>
                <w:i/>
              </w:rPr>
              <w:t>(activity</w:t>
            </w:r>
            <w:r w:rsidRPr="005E78E8">
              <w:rPr>
                <w:i/>
              </w:rPr>
              <w:t>)</w:t>
            </w:r>
            <w:r w:rsidRPr="00C15D3D">
              <w:t xml:space="preserve"> </w:t>
            </w:r>
            <w:bookmarkStart w:id="14481" w:name="_a1c82affcc39c8391d5a161128526502"/>
            <w:r>
              <w:t>Front Fog Lamps Controller</w:t>
            </w:r>
            <w:bookmarkEnd w:id="14481"/>
          </w:p>
        </w:tc>
        <w:tc>
          <w:tcPr>
            <w:tcW w:w="5490" w:type="dxa"/>
          </w:tcPr>
          <w:p w14:paraId="56B7D291"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enable the Front Fog Lamps to be activated or deactivated.</w:t>
            </w:r>
          </w:p>
        </w:tc>
        <w:tc>
          <w:tcPr>
            <w:tcW w:w="2520" w:type="dxa"/>
          </w:tcPr>
          <w:p w14:paraId="6515F524" w14:textId="77777777" w:rsidR="009D4990" w:rsidRDefault="009D4990" w:rsidP="0024755E"/>
        </w:tc>
      </w:tr>
      <w:tr w:rsidR="009D4990" w:rsidRPr="00BB0EAC" w14:paraId="2C5ED2F4" w14:textId="77777777" w:rsidTr="0024755E">
        <w:trPr>
          <w:jc w:val="center"/>
        </w:trPr>
        <w:tc>
          <w:tcPr>
            <w:tcW w:w="2257" w:type="dxa"/>
          </w:tcPr>
          <w:p w14:paraId="08D4A180" w14:textId="77777777" w:rsidR="009D4990" w:rsidRDefault="009D4990" w:rsidP="0024755E">
            <w:r>
              <w:rPr>
                <w:i/>
              </w:rPr>
              <w:t>(activity</w:t>
            </w:r>
            <w:r w:rsidRPr="005E78E8">
              <w:rPr>
                <w:i/>
              </w:rPr>
              <w:t>)</w:t>
            </w:r>
            <w:r w:rsidRPr="00C15D3D">
              <w:t xml:space="preserve"> </w:t>
            </w:r>
            <w:bookmarkStart w:id="14482" w:name="_9681d64f3b5ab233e75cc5ff6edde6e7"/>
            <w:r>
              <w:t>RFL HMI Activation</w:t>
            </w:r>
            <w:bookmarkEnd w:id="14482"/>
          </w:p>
        </w:tc>
        <w:tc>
          <w:tcPr>
            <w:tcW w:w="5490" w:type="dxa"/>
          </w:tcPr>
          <w:p w14:paraId="60445169" w14:textId="77777777" w:rsidR="009D4990" w:rsidRDefault="009D4990" w:rsidP="0024755E">
            <w:pPr>
              <w:pStyle w:val="BodyText"/>
              <w:rPr>
                <w:lang w:val="en-US"/>
              </w:rPr>
            </w:pPr>
            <w:r>
              <w:rPr>
                <w:i/>
                <w:lang w:val="en-US"/>
              </w:rPr>
              <w:t>(activity</w:t>
            </w:r>
            <w:r w:rsidRPr="005E78E8">
              <w:rPr>
                <w:i/>
                <w:lang w:val="en-US"/>
              </w:rPr>
              <w:t>)</w:t>
            </w:r>
            <w:r>
              <w:rPr>
                <w:lang w:val="en-US"/>
              </w:rPr>
              <w:t xml:space="preserve"> This function process the user command over the Rear Fog Lights HMI,</w:t>
            </w:r>
          </w:p>
        </w:tc>
        <w:tc>
          <w:tcPr>
            <w:tcW w:w="2520" w:type="dxa"/>
          </w:tcPr>
          <w:p w14:paraId="37F425E7" w14:textId="77777777" w:rsidR="009D4990" w:rsidRDefault="009D4990" w:rsidP="0024755E"/>
        </w:tc>
      </w:tr>
    </w:tbl>
    <w:p w14:paraId="4CCFB1C8" w14:textId="1C14B451" w:rsidR="009D4990" w:rsidRDefault="009D4990" w:rsidP="009D4990">
      <w:pPr>
        <w:pStyle w:val="Caption"/>
      </w:pPr>
      <w:bookmarkStart w:id="14483" w:name="_Toc529191310"/>
      <w:bookmarkStart w:id="14484" w:name="_Toc12531128"/>
      <w:bookmarkStart w:id="14485" w:name="_Toc89440109"/>
      <w:r w:rsidRPr="00A13A7B">
        <w:t xml:space="preserve">Table </w:t>
      </w:r>
      <w:r>
        <w:rPr>
          <w:noProof/>
        </w:rPr>
        <w:fldChar w:fldCharType="begin"/>
      </w:r>
      <w:r>
        <w:rPr>
          <w:noProof/>
        </w:rPr>
        <w:instrText xml:space="preserve"> SEQ Table \* ARABIC </w:instrText>
      </w:r>
      <w:r>
        <w:rPr>
          <w:noProof/>
        </w:rPr>
        <w:fldChar w:fldCharType="separate"/>
      </w:r>
      <w:r w:rsidR="005277C2">
        <w:rPr>
          <w:noProof/>
        </w:rPr>
        <w:t>21</w:t>
      </w:r>
      <w:r>
        <w:rPr>
          <w:noProof/>
        </w:rPr>
        <w:fldChar w:fldCharType="end"/>
      </w:r>
      <w:r w:rsidRPr="00A13A7B">
        <w:t>: List of Functions</w:t>
      </w:r>
      <w:bookmarkEnd w:id="14483"/>
      <w:bookmarkEnd w:id="14484"/>
      <w:bookmarkEnd w:id="14485"/>
    </w:p>
    <w:p w14:paraId="255F0131" w14:textId="48BD7EC1" w:rsidR="009D4990" w:rsidRDefault="009D4990" w:rsidP="009D4990"/>
    <w:p w14:paraId="28B496AB" w14:textId="50C7645C" w:rsidR="009D4990" w:rsidRDefault="009D4990" w:rsidP="009D4990"/>
    <w:p w14:paraId="0C620AAC" w14:textId="63B18C6C" w:rsidR="009D4990" w:rsidRDefault="009D4990" w:rsidP="009D4990"/>
    <w:p w14:paraId="2D6505F8" w14:textId="66A315FC" w:rsidR="009D4990" w:rsidRDefault="009D4990" w:rsidP="009D4990"/>
    <w:p w14:paraId="198F4B34" w14:textId="02495E36" w:rsidR="009D4990" w:rsidRDefault="009D4990" w:rsidP="009D4990"/>
    <w:p w14:paraId="53AFEE9F" w14:textId="5A5BD2AC" w:rsidR="009D4990" w:rsidRDefault="009D4990" w:rsidP="009D4990"/>
    <w:p w14:paraId="0FAE048D" w14:textId="0C624E31" w:rsidR="009D4990" w:rsidRDefault="009D4990" w:rsidP="009D4990"/>
    <w:p w14:paraId="325E749C" w14:textId="77777777" w:rsidR="009D4990" w:rsidRPr="009D4990" w:rsidRDefault="009D4990" w:rsidP="009D4990"/>
    <w:p w14:paraId="56E42903" w14:textId="77777777" w:rsidR="009D4990" w:rsidRDefault="009D4990" w:rsidP="009D4990">
      <w:pPr>
        <w:pStyle w:val="Heading2"/>
      </w:pPr>
      <w:bookmarkStart w:id="14486" w:name="_Toc12531096"/>
      <w:bookmarkStart w:id="14487" w:name="_Toc89439972"/>
      <w:r>
        <w:lastRenderedPageBreak/>
        <w:t>Logical Architecture</w:t>
      </w:r>
      <w:bookmarkEnd w:id="14486"/>
      <w:bookmarkEnd w:id="14487"/>
    </w:p>
    <w:p w14:paraId="0A062C63" w14:textId="77777777" w:rsidR="009D4990" w:rsidRPr="00347A88" w:rsidRDefault="009D4990" w:rsidP="009D4990">
      <w:pPr>
        <w:pStyle w:val="REUserHint"/>
        <w:rPr>
          <w:rStyle w:val="SubtleEmphasis"/>
        </w:rPr>
      </w:pPr>
      <w:r w:rsidRPr="00347A88">
        <w:rPr>
          <w:rStyle w:val="SubtleEmphasis"/>
          <w:b/>
        </w:rPr>
        <w:t>#Classification:</w:t>
      </w:r>
      <w:r w:rsidRPr="00347A88">
        <w:rPr>
          <w:rStyle w:val="SubtleEmphasis"/>
        </w:rPr>
        <w:t xml:space="preserve"> Functional Safety only</w:t>
      </w:r>
    </w:p>
    <w:p w14:paraId="29E192B4" w14:textId="77777777" w:rsidR="009D4990" w:rsidRPr="00CF3205" w:rsidRDefault="009D4990" w:rsidP="009D4990">
      <w:pPr>
        <w:pStyle w:val="REUserHint"/>
        <w:rPr>
          <w:rStyle w:val="SubtleEmphasis"/>
        </w:rPr>
      </w:pPr>
      <w:r w:rsidRPr="00347A88">
        <w:rPr>
          <w:rStyle w:val="SubtleEmphasis"/>
          <w:b/>
        </w:rPr>
        <w:t>#Hint:</w:t>
      </w:r>
      <w:r w:rsidRPr="00347A88">
        <w:rPr>
          <w:rStyle w:val="SubtleEmphasis"/>
        </w:rPr>
        <w:t xml:space="preserve"> </w:t>
      </w:r>
      <w:r w:rsidRPr="00CF3205">
        <w:rPr>
          <w:rStyle w:val="SubtleEmphasis"/>
        </w:rPr>
        <w:t>Describe (or reference):</w:t>
      </w:r>
    </w:p>
    <w:p w14:paraId="4DC5DAD5" w14:textId="77777777" w:rsidR="009D4990" w:rsidRPr="00CF3205" w:rsidRDefault="009D4990" w:rsidP="009D4990">
      <w:pPr>
        <w:pStyle w:val="REUserHint"/>
        <w:numPr>
          <w:ilvl w:val="0"/>
          <w:numId w:val="13"/>
        </w:numPr>
        <w:ind w:left="284" w:hanging="284"/>
        <w:rPr>
          <w:rStyle w:val="SubtleEmphasis"/>
        </w:rPr>
      </w:pPr>
      <w:r w:rsidRPr="00CF3205">
        <w:rPr>
          <w:rStyle w:val="SubtleEmphasis"/>
        </w:rPr>
        <w:t>the logical boundary (if known)</w:t>
      </w:r>
    </w:p>
    <w:p w14:paraId="3A68F63F" w14:textId="77777777" w:rsidR="009D4990" w:rsidRPr="00CF3205" w:rsidRDefault="009D4990" w:rsidP="009D4990">
      <w:pPr>
        <w:pStyle w:val="REUserHint"/>
        <w:numPr>
          <w:ilvl w:val="0"/>
          <w:numId w:val="13"/>
        </w:numPr>
        <w:ind w:left="284" w:hanging="284"/>
        <w:rPr>
          <w:rStyle w:val="SubtleEmphasis"/>
        </w:rPr>
      </w:pPr>
      <w:r w:rsidRPr="00CF3205">
        <w:rPr>
          <w:rStyle w:val="SubtleEmphasis"/>
        </w:rPr>
        <w:t>the elements/components/subsystems within the boundary of the item/feature.</w:t>
      </w:r>
    </w:p>
    <w:p w14:paraId="67BB92B2" w14:textId="77777777" w:rsidR="009D4990" w:rsidRPr="00CF3205" w:rsidRDefault="009D4990" w:rsidP="009D4990">
      <w:pPr>
        <w:pStyle w:val="REUserHint"/>
        <w:numPr>
          <w:ilvl w:val="0"/>
          <w:numId w:val="13"/>
        </w:numPr>
        <w:ind w:left="284" w:hanging="284"/>
        <w:rPr>
          <w:rStyle w:val="SubtleEmphasis"/>
        </w:rPr>
      </w:pPr>
      <w:r w:rsidRPr="00CF3205">
        <w:rPr>
          <w:rStyle w:val="SubtleEmphasis"/>
        </w:rPr>
        <w:t>The interaction of features with other features or elements</w:t>
      </w:r>
    </w:p>
    <w:p w14:paraId="21F79F44" w14:textId="77777777" w:rsidR="009D4990" w:rsidRPr="00347A88" w:rsidRDefault="009D4990" w:rsidP="009D4990">
      <w:pPr>
        <w:pStyle w:val="REUserHint"/>
        <w:rPr>
          <w:rStyle w:val="SubtleEmphasis"/>
        </w:rPr>
      </w:pPr>
      <w:r w:rsidRPr="00CF3205">
        <w:rPr>
          <w:rStyle w:val="SubtleEmphasis"/>
        </w:rPr>
        <w:t>The logical boundary of the item/feature can be described by using a boundary diagram, block diagram, etc. The elements of the feature can also be based on other technology.</w:t>
      </w:r>
    </w:p>
    <w:p w14:paraId="33A5BD0F" w14:textId="053BF0AE" w:rsidR="009D4990" w:rsidRPr="00347A88" w:rsidRDefault="009D4990" w:rsidP="009D4990">
      <w:pPr>
        <w:pStyle w:val="REUserHint"/>
        <w:rPr>
          <w:rStyle w:val="SubtleEmphasis"/>
        </w:rPr>
      </w:pPr>
      <w:r w:rsidRPr="00347A88">
        <w:rPr>
          <w:rStyle w:val="SubtleEmphasis"/>
          <w:b/>
        </w:rPr>
        <w:t>#Link:</w:t>
      </w:r>
      <w:r w:rsidRPr="00347A88">
        <w:rPr>
          <w:rStyle w:val="SubtleEmphasis"/>
        </w:rPr>
        <w:t xml:space="preserve"> </w:t>
      </w:r>
      <w:hyperlink r:id="rId53" w:history="1">
        <w:r w:rsidRPr="00DE5C04">
          <w:rPr>
            <w:rStyle w:val="SubtleEmphasis"/>
            <w:color w:val="0000FF"/>
          </w:rPr>
          <w:t>Ford Functional Safety Sharepoint</w:t>
        </w:r>
      </w:hyperlink>
    </w:p>
    <w:p w14:paraId="7852BB9E" w14:textId="77777777" w:rsidR="009D4990" w:rsidRPr="00F45748" w:rsidRDefault="009D4990" w:rsidP="009D4990"/>
    <w:p w14:paraId="4B03DAC6" w14:textId="4EDA64E3" w:rsidR="00687733" w:rsidRDefault="009D4990" w:rsidP="009D4990">
      <w:pPr>
        <w:spacing w:line="240" w:lineRule="atLeast"/>
      </w:pPr>
      <w:r>
        <w:t>Description of diagram and content on logical architecture in Documentation field of Structural Boundary Diagram.</w:t>
      </w:r>
    </w:p>
    <w:p w14:paraId="2B5D2A5D" w14:textId="78411B21" w:rsidR="00293FCF" w:rsidRDefault="00293FCF" w:rsidP="00293FCF">
      <w:pPr>
        <w:spacing w:line="240" w:lineRule="atLeast"/>
      </w:pPr>
    </w:p>
    <w:p w14:paraId="74BAC17D" w14:textId="2A1AE564" w:rsidR="00293FCF" w:rsidRDefault="00293FCF" w:rsidP="00293FCF">
      <w:pPr>
        <w:spacing w:line="240" w:lineRule="atLeast"/>
      </w:pPr>
      <w:r>
        <w:rPr>
          <w:noProof/>
        </w:rPr>
        <w:drawing>
          <wp:inline distT="0" distB="0" distL="0" distR="0" wp14:anchorId="7FF4FE90" wp14:editId="74D6D0EC">
            <wp:extent cx="6466205" cy="4644441"/>
            <wp:effectExtent l="0" t="0" r="0" b="0"/>
            <wp:docPr id="50" name="Picture -1444728439.jpg" descr="-1444728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44728439.jpg"/>
                    <pic:cNvPicPr/>
                  </pic:nvPicPr>
                  <pic:blipFill>
                    <a:blip r:embed="rId54" cstate="print"/>
                    <a:stretch>
                      <a:fillRect/>
                    </a:stretch>
                  </pic:blipFill>
                  <pic:spPr>
                    <a:xfrm>
                      <a:off x="0" y="0"/>
                      <a:ext cx="6466205" cy="4644441"/>
                    </a:xfrm>
                    <a:prstGeom prst="rect">
                      <a:avLst/>
                    </a:prstGeom>
                  </pic:spPr>
                </pic:pic>
              </a:graphicData>
            </a:graphic>
          </wp:inline>
        </w:drawing>
      </w:r>
    </w:p>
    <w:p w14:paraId="64DEE3CD" w14:textId="12059A35" w:rsidR="003105B2" w:rsidRDefault="003105B2" w:rsidP="003105B2">
      <w:pPr>
        <w:pStyle w:val="Caption"/>
      </w:pPr>
      <w:bookmarkStart w:id="14488" w:name="_Toc89440088"/>
      <w:r w:rsidRPr="00041150">
        <w:t xml:space="preserve">Figure </w:t>
      </w:r>
      <w:r>
        <w:rPr>
          <w:noProof/>
        </w:rPr>
        <w:fldChar w:fldCharType="begin"/>
      </w:r>
      <w:r>
        <w:rPr>
          <w:noProof/>
        </w:rPr>
        <w:instrText xml:space="preserve"> SEQ Figure \* ARABIC </w:instrText>
      </w:r>
      <w:r>
        <w:rPr>
          <w:noProof/>
        </w:rPr>
        <w:fldChar w:fldCharType="separate"/>
      </w:r>
      <w:r w:rsidR="005277C2">
        <w:rPr>
          <w:noProof/>
        </w:rPr>
        <w:t>7</w:t>
      </w:r>
      <w:r>
        <w:rPr>
          <w:noProof/>
        </w:rPr>
        <w:fldChar w:fldCharType="end"/>
      </w:r>
      <w:r w:rsidRPr="00041150">
        <w:t>: Logical Architecture</w:t>
      </w:r>
      <w:bookmarkEnd w:id="14488"/>
    </w:p>
    <w:p w14:paraId="3A7858B1" w14:textId="35EF5153" w:rsidR="00085AF3" w:rsidRDefault="00085AF3" w:rsidP="00085AF3"/>
    <w:p w14:paraId="390FB186" w14:textId="6EFC194F" w:rsidR="00085AF3" w:rsidRDefault="00085AF3" w:rsidP="00085AF3"/>
    <w:p w14:paraId="5863D7F8" w14:textId="64CD6311" w:rsidR="00085AF3" w:rsidRDefault="00085AF3" w:rsidP="00085AF3"/>
    <w:p w14:paraId="365E5F6A" w14:textId="6286332A" w:rsidR="00085AF3" w:rsidRDefault="00085AF3" w:rsidP="00085AF3"/>
    <w:p w14:paraId="5165C6C5" w14:textId="7657A845" w:rsidR="00085AF3" w:rsidRDefault="00085AF3" w:rsidP="00085AF3"/>
    <w:p w14:paraId="1BDF5D79" w14:textId="44F5E4F9" w:rsidR="00085AF3" w:rsidRDefault="00085AF3" w:rsidP="00085AF3"/>
    <w:p w14:paraId="285DF861" w14:textId="32C5D311" w:rsidR="00085AF3" w:rsidRDefault="00085AF3" w:rsidP="00085AF3"/>
    <w:p w14:paraId="6A3F0897" w14:textId="534920B7" w:rsidR="00085AF3" w:rsidRDefault="00085AF3" w:rsidP="00085AF3"/>
    <w:p w14:paraId="3778E832" w14:textId="5F83A045" w:rsidR="00085AF3" w:rsidRDefault="00085AF3" w:rsidP="00085AF3"/>
    <w:p w14:paraId="57A85DDE" w14:textId="5576435C" w:rsidR="00085AF3" w:rsidRDefault="00085AF3" w:rsidP="00085AF3"/>
    <w:p w14:paraId="3502FEAF" w14:textId="5E8FF2DF" w:rsidR="00085AF3" w:rsidRDefault="00085AF3" w:rsidP="00085AF3"/>
    <w:p w14:paraId="5365372B" w14:textId="77777777" w:rsidR="00085AF3" w:rsidRDefault="00085AF3" w:rsidP="00085AF3"/>
    <w:p w14:paraId="4F2E2FFE" w14:textId="77777777" w:rsidR="00085AF3" w:rsidRDefault="00085AF3" w:rsidP="00085AF3">
      <w:pPr>
        <w:pStyle w:val="Heading3"/>
      </w:pPr>
      <w:bookmarkStart w:id="14489" w:name="_Toc13671997"/>
      <w:bookmarkStart w:id="14490" w:name="_Toc89439973"/>
      <w:r>
        <w:lastRenderedPageBreak/>
        <w:t>Logical Elements</w:t>
      </w:r>
      <w:bookmarkEnd w:id="14489"/>
      <w:bookmarkEnd w:id="14490"/>
    </w:p>
    <w:p w14:paraId="39F41192" w14:textId="77777777" w:rsidR="00085AF3" w:rsidRPr="00AA664E" w:rsidRDefault="00085AF3" w:rsidP="00085AF3">
      <w:pPr>
        <w:pStyle w:val="REUserHint"/>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6352DB5D" w14:textId="77777777" w:rsidR="00085AF3" w:rsidRPr="00AA664E" w:rsidRDefault="00085AF3" w:rsidP="00085AF3"/>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085AF3" w:rsidRPr="00490955" w14:paraId="112DEA96" w14:textId="77777777" w:rsidTr="0024755E">
        <w:trPr>
          <w:trHeight w:val="252"/>
          <w:jc w:val="center"/>
        </w:trPr>
        <w:tc>
          <w:tcPr>
            <w:tcW w:w="1777" w:type="dxa"/>
            <w:shd w:val="clear" w:color="auto" w:fill="D9D9D9" w:themeFill="background1" w:themeFillShade="D9"/>
          </w:tcPr>
          <w:p w14:paraId="7CB66A01" w14:textId="77777777" w:rsidR="00085AF3" w:rsidRDefault="00085AF3" w:rsidP="0024755E">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7D0DA5CA" w14:textId="77777777" w:rsidR="00085AF3" w:rsidRDefault="00085AF3" w:rsidP="0024755E">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0F9E3949" w14:textId="77777777" w:rsidR="00085AF3" w:rsidRDefault="00085AF3" w:rsidP="0024755E">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44086595" w14:textId="77777777" w:rsidR="00085AF3" w:rsidRDefault="00085AF3" w:rsidP="0024755E">
            <w:pPr>
              <w:rPr>
                <w:rFonts w:cs="Arial"/>
                <w:b/>
                <w:bCs/>
                <w:snapToGrid w:val="0"/>
                <w:lang w:val="en-GB"/>
              </w:rPr>
            </w:pPr>
            <w:r>
              <w:rPr>
                <w:rFonts w:cs="Arial"/>
                <w:b/>
                <w:bCs/>
                <w:snapToGrid w:val="0"/>
                <w:lang w:val="en-GB"/>
              </w:rPr>
              <w:t>Comments</w:t>
            </w:r>
          </w:p>
        </w:tc>
      </w:tr>
      <w:tr w:rsidR="00085AF3" w:rsidRPr="00717330" w14:paraId="4F0C0319" w14:textId="77777777" w:rsidTr="0024755E">
        <w:trPr>
          <w:trHeight w:val="252"/>
          <w:jc w:val="center"/>
        </w:trPr>
        <w:tc>
          <w:tcPr>
            <w:tcW w:w="1777" w:type="dxa"/>
            <w:vAlign w:val="center"/>
          </w:tcPr>
          <w:p w14:paraId="298D2DB9" w14:textId="77777777" w:rsidR="00085AF3" w:rsidRDefault="00085AF3" w:rsidP="0024755E"/>
        </w:tc>
        <w:tc>
          <w:tcPr>
            <w:tcW w:w="3610" w:type="dxa"/>
            <w:vAlign w:val="center"/>
          </w:tcPr>
          <w:p w14:paraId="281FD2A6" w14:textId="77777777" w:rsidR="00085AF3" w:rsidRDefault="00085AF3" w:rsidP="0024755E"/>
        </w:tc>
        <w:tc>
          <w:tcPr>
            <w:tcW w:w="3320" w:type="dxa"/>
            <w:vAlign w:val="center"/>
          </w:tcPr>
          <w:p w14:paraId="67E0E5DF" w14:textId="77777777" w:rsidR="00085AF3" w:rsidRDefault="00085AF3" w:rsidP="0024755E"/>
        </w:tc>
        <w:tc>
          <w:tcPr>
            <w:tcW w:w="1530" w:type="dxa"/>
            <w:vAlign w:val="center"/>
          </w:tcPr>
          <w:p w14:paraId="39DF855D" w14:textId="77777777" w:rsidR="00085AF3" w:rsidRDefault="00085AF3" w:rsidP="0024755E"/>
        </w:tc>
      </w:tr>
      <w:tr w:rsidR="00085AF3" w:rsidRPr="00717330" w14:paraId="5A700A82" w14:textId="77777777" w:rsidTr="0024755E">
        <w:trPr>
          <w:trHeight w:val="252"/>
          <w:jc w:val="center"/>
        </w:trPr>
        <w:tc>
          <w:tcPr>
            <w:tcW w:w="1777" w:type="dxa"/>
            <w:vAlign w:val="center"/>
          </w:tcPr>
          <w:p w14:paraId="1ADFA668" w14:textId="77777777" w:rsidR="00085AF3" w:rsidRDefault="00085AF3" w:rsidP="0024755E">
            <w:pPr>
              <w:rPr>
                <w:rFonts w:ascii="Helvetica" w:hAnsi="Helvetica" w:cs="Helvetica"/>
              </w:rPr>
            </w:pPr>
            <w:r>
              <w:rPr>
                <w:rFonts w:ascii="Helvetica" w:hAnsi="Helvetica" w:cs="Helvetica"/>
              </w:rPr>
              <w:t>Fog Lamps Activation Control</w:t>
            </w:r>
          </w:p>
        </w:tc>
        <w:tc>
          <w:tcPr>
            <w:tcW w:w="3610" w:type="dxa"/>
            <w:vAlign w:val="center"/>
          </w:tcPr>
          <w:p w14:paraId="10FFB2D5" w14:textId="77777777" w:rsidR="00085AF3" w:rsidRDefault="00085AF3" w:rsidP="0024755E">
            <w:pPr>
              <w:rPr>
                <w:rFonts w:cs="Arial"/>
              </w:rPr>
            </w:pPr>
            <w:r>
              <w:rPr>
                <w:rFonts w:cs="Arial"/>
              </w:rPr>
              <w:t>This logical element determines when the Front and Rear Fog Lights must to be turn on or off.</w:t>
            </w:r>
          </w:p>
        </w:tc>
        <w:tc>
          <w:tcPr>
            <w:tcW w:w="3320" w:type="dxa"/>
            <w:vAlign w:val="center"/>
          </w:tcPr>
          <w:p w14:paraId="3C7C610F" w14:textId="77777777" w:rsidR="00085AF3" w:rsidRDefault="00085AF3" w:rsidP="0024755E"/>
        </w:tc>
        <w:tc>
          <w:tcPr>
            <w:tcW w:w="1530" w:type="dxa"/>
            <w:vAlign w:val="center"/>
          </w:tcPr>
          <w:p w14:paraId="0AA44176" w14:textId="77777777" w:rsidR="00085AF3" w:rsidRDefault="00085AF3" w:rsidP="0024755E"/>
        </w:tc>
      </w:tr>
      <w:tr w:rsidR="00085AF3" w:rsidRPr="00717330" w14:paraId="70373203" w14:textId="77777777" w:rsidTr="0024755E">
        <w:trPr>
          <w:trHeight w:val="252"/>
          <w:jc w:val="center"/>
        </w:trPr>
        <w:tc>
          <w:tcPr>
            <w:tcW w:w="1777" w:type="dxa"/>
            <w:vAlign w:val="center"/>
          </w:tcPr>
          <w:p w14:paraId="174FF160" w14:textId="77777777" w:rsidR="00085AF3" w:rsidRDefault="00085AF3" w:rsidP="0024755E">
            <w:pPr>
              <w:rPr>
                <w:rFonts w:ascii="Helvetica" w:hAnsi="Helvetica" w:cs="Helvetica"/>
              </w:rPr>
            </w:pPr>
            <w:r>
              <w:rPr>
                <w:rFonts w:ascii="Helvetica" w:hAnsi="Helvetica" w:cs="Helvetica"/>
              </w:rPr>
              <w:t>Fog Lights HMI</w:t>
            </w:r>
          </w:p>
        </w:tc>
        <w:tc>
          <w:tcPr>
            <w:tcW w:w="3610" w:type="dxa"/>
            <w:vAlign w:val="center"/>
          </w:tcPr>
          <w:p w14:paraId="70EBA2AC" w14:textId="77777777" w:rsidR="00085AF3" w:rsidRDefault="00085AF3" w:rsidP="0024755E">
            <w:pPr>
              <w:rPr>
                <w:rFonts w:cs="Arial"/>
              </w:rPr>
            </w:pPr>
            <w:r>
              <w:rPr>
                <w:rFonts w:cs="Arial"/>
              </w:rPr>
              <w:t>This logical element represents any way the user interacts with the feature for activation and to receive feedback. For example: hard or soft buttons.</w:t>
            </w:r>
          </w:p>
        </w:tc>
        <w:tc>
          <w:tcPr>
            <w:tcW w:w="3320" w:type="dxa"/>
            <w:vAlign w:val="center"/>
          </w:tcPr>
          <w:p w14:paraId="1ACCA689"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FFL HMI Activation</w:t>
            </w:r>
          </w:p>
          <w:p w14:paraId="381D8799"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RFL HMI Activation</w:t>
            </w:r>
          </w:p>
          <w:p w14:paraId="5FE7CA67"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FFL HMI Feedback</w:t>
            </w:r>
          </w:p>
          <w:p w14:paraId="5A4CB8BE"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RFL HMI Feedback</w:t>
            </w:r>
          </w:p>
        </w:tc>
        <w:tc>
          <w:tcPr>
            <w:tcW w:w="1530" w:type="dxa"/>
            <w:vAlign w:val="center"/>
          </w:tcPr>
          <w:p w14:paraId="4C583D5F" w14:textId="77777777" w:rsidR="00085AF3" w:rsidRDefault="00085AF3" w:rsidP="0024755E"/>
        </w:tc>
      </w:tr>
      <w:tr w:rsidR="00085AF3" w:rsidRPr="00717330" w14:paraId="1205BC8B" w14:textId="77777777" w:rsidTr="0024755E">
        <w:trPr>
          <w:trHeight w:val="252"/>
          <w:jc w:val="center"/>
        </w:trPr>
        <w:tc>
          <w:tcPr>
            <w:tcW w:w="1777" w:type="dxa"/>
            <w:vAlign w:val="center"/>
          </w:tcPr>
          <w:p w14:paraId="10868864" w14:textId="77777777" w:rsidR="00085AF3" w:rsidRDefault="00085AF3" w:rsidP="0024755E">
            <w:pPr>
              <w:rPr>
                <w:rFonts w:ascii="Helvetica" w:hAnsi="Helvetica" w:cs="Helvetica"/>
              </w:rPr>
            </w:pPr>
            <w:r>
              <w:rPr>
                <w:rFonts w:ascii="Helvetica" w:hAnsi="Helvetica" w:cs="Helvetica"/>
              </w:rPr>
              <w:t>Fog Lights Logical</w:t>
            </w:r>
          </w:p>
        </w:tc>
        <w:tc>
          <w:tcPr>
            <w:tcW w:w="3610" w:type="dxa"/>
            <w:vAlign w:val="center"/>
          </w:tcPr>
          <w:p w14:paraId="142B1C01" w14:textId="77777777" w:rsidR="00085AF3" w:rsidRDefault="00085AF3" w:rsidP="0024755E">
            <w:pPr>
              <w:rPr>
                <w:rFonts w:cs="Arial"/>
              </w:rPr>
            </w:pPr>
            <w:r>
              <w:rPr>
                <w:rFonts w:cs="Arial"/>
              </w:rPr>
              <w:t>This logical element represents the feature Fog Lights.</w:t>
            </w:r>
          </w:p>
        </w:tc>
        <w:tc>
          <w:tcPr>
            <w:tcW w:w="3320" w:type="dxa"/>
            <w:vAlign w:val="center"/>
          </w:tcPr>
          <w:p w14:paraId="54DE0444"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Fog Lights Preconditions Arbitrator</w:t>
            </w:r>
          </w:p>
          <w:p w14:paraId="64567D7E"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Fog Lamps Activation Control</w:t>
            </w:r>
          </w:p>
        </w:tc>
        <w:tc>
          <w:tcPr>
            <w:tcW w:w="1530" w:type="dxa"/>
            <w:vAlign w:val="center"/>
          </w:tcPr>
          <w:p w14:paraId="65192DFA" w14:textId="77777777" w:rsidR="00085AF3" w:rsidRDefault="00085AF3" w:rsidP="0024755E"/>
        </w:tc>
      </w:tr>
      <w:tr w:rsidR="00085AF3" w:rsidRPr="00717330" w14:paraId="35733B09" w14:textId="77777777" w:rsidTr="0024755E">
        <w:trPr>
          <w:trHeight w:val="252"/>
          <w:jc w:val="center"/>
        </w:trPr>
        <w:tc>
          <w:tcPr>
            <w:tcW w:w="1777" w:type="dxa"/>
            <w:vAlign w:val="center"/>
          </w:tcPr>
          <w:p w14:paraId="011EE97B" w14:textId="77777777" w:rsidR="00085AF3" w:rsidRDefault="00085AF3" w:rsidP="0024755E">
            <w:pPr>
              <w:rPr>
                <w:rFonts w:ascii="Helvetica" w:hAnsi="Helvetica" w:cs="Helvetica"/>
              </w:rPr>
            </w:pPr>
            <w:r>
              <w:rPr>
                <w:rFonts w:ascii="Helvetica" w:hAnsi="Helvetica" w:cs="Helvetica"/>
              </w:rPr>
              <w:t>Front Fog Lamps</w:t>
            </w:r>
          </w:p>
        </w:tc>
        <w:tc>
          <w:tcPr>
            <w:tcW w:w="3610" w:type="dxa"/>
            <w:vAlign w:val="center"/>
          </w:tcPr>
          <w:p w14:paraId="19EFC404" w14:textId="77777777" w:rsidR="00085AF3" w:rsidRDefault="00085AF3" w:rsidP="0024755E">
            <w:pPr>
              <w:rPr>
                <w:rFonts w:cs="Arial"/>
              </w:rPr>
            </w:pPr>
            <w:r>
              <w:rPr>
                <w:rFonts w:cs="Arial"/>
              </w:rPr>
              <w:t>This logical element represents the Front Fog Lights controller.</w:t>
            </w:r>
          </w:p>
        </w:tc>
        <w:tc>
          <w:tcPr>
            <w:tcW w:w="3320" w:type="dxa"/>
            <w:vAlign w:val="center"/>
          </w:tcPr>
          <w:p w14:paraId="1E3F8700"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Front Fog Lamps Controller</w:t>
            </w:r>
          </w:p>
        </w:tc>
        <w:tc>
          <w:tcPr>
            <w:tcW w:w="1530" w:type="dxa"/>
            <w:vAlign w:val="center"/>
          </w:tcPr>
          <w:p w14:paraId="062ADD2A" w14:textId="77777777" w:rsidR="00085AF3" w:rsidRDefault="00085AF3" w:rsidP="0024755E"/>
        </w:tc>
      </w:tr>
      <w:tr w:rsidR="00085AF3" w:rsidRPr="00717330" w14:paraId="517C49A9" w14:textId="77777777" w:rsidTr="0024755E">
        <w:trPr>
          <w:trHeight w:val="252"/>
          <w:jc w:val="center"/>
        </w:trPr>
        <w:tc>
          <w:tcPr>
            <w:tcW w:w="1777" w:type="dxa"/>
            <w:vAlign w:val="center"/>
          </w:tcPr>
          <w:p w14:paraId="20AC8EE4" w14:textId="77777777" w:rsidR="00085AF3" w:rsidRDefault="00085AF3" w:rsidP="0024755E">
            <w:pPr>
              <w:rPr>
                <w:rFonts w:ascii="Helvetica" w:hAnsi="Helvetica" w:cs="Helvetica"/>
              </w:rPr>
            </w:pPr>
            <w:r>
              <w:rPr>
                <w:rFonts w:ascii="Helvetica" w:hAnsi="Helvetica" w:cs="Helvetica"/>
              </w:rPr>
              <w:t>Headlamp Ramp Provider</w:t>
            </w:r>
          </w:p>
        </w:tc>
        <w:tc>
          <w:tcPr>
            <w:tcW w:w="3610" w:type="dxa"/>
            <w:vAlign w:val="center"/>
          </w:tcPr>
          <w:p w14:paraId="16F28F0E" w14:textId="77777777" w:rsidR="00085AF3" w:rsidRDefault="00085AF3" w:rsidP="0024755E">
            <w:pPr>
              <w:rPr>
                <w:rFonts w:cs="Arial"/>
              </w:rPr>
            </w:pPr>
            <w:r>
              <w:rPr>
                <w:rFonts w:cs="Arial"/>
              </w:rPr>
              <w:t>This logical element represents the inner components of the vehicle that determines the Headlamp Ramp.</w:t>
            </w:r>
          </w:p>
        </w:tc>
        <w:tc>
          <w:tcPr>
            <w:tcW w:w="3320" w:type="dxa"/>
            <w:vAlign w:val="center"/>
          </w:tcPr>
          <w:p w14:paraId="7266D7D6"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RampingSpeed Status</w:t>
            </w:r>
          </w:p>
        </w:tc>
        <w:tc>
          <w:tcPr>
            <w:tcW w:w="1530" w:type="dxa"/>
            <w:vAlign w:val="center"/>
          </w:tcPr>
          <w:p w14:paraId="6E731F15" w14:textId="77777777" w:rsidR="00085AF3" w:rsidRDefault="00085AF3" w:rsidP="0024755E"/>
        </w:tc>
      </w:tr>
      <w:tr w:rsidR="00085AF3" w:rsidRPr="00717330" w14:paraId="60BF8C7C" w14:textId="77777777" w:rsidTr="0024755E">
        <w:trPr>
          <w:trHeight w:val="252"/>
          <w:jc w:val="center"/>
        </w:trPr>
        <w:tc>
          <w:tcPr>
            <w:tcW w:w="1777" w:type="dxa"/>
            <w:vAlign w:val="center"/>
          </w:tcPr>
          <w:p w14:paraId="2822BAED" w14:textId="77777777" w:rsidR="00085AF3" w:rsidRDefault="00085AF3" w:rsidP="0024755E">
            <w:pPr>
              <w:rPr>
                <w:rFonts w:ascii="Helvetica" w:hAnsi="Helvetica" w:cs="Helvetica"/>
              </w:rPr>
            </w:pPr>
            <w:r>
              <w:rPr>
                <w:rFonts w:ascii="Helvetica" w:hAnsi="Helvetica" w:cs="Helvetica"/>
              </w:rPr>
              <w:t>Headlamp Status Provider</w:t>
            </w:r>
          </w:p>
        </w:tc>
        <w:tc>
          <w:tcPr>
            <w:tcW w:w="3610" w:type="dxa"/>
            <w:vAlign w:val="center"/>
          </w:tcPr>
          <w:p w14:paraId="5769EA77" w14:textId="77777777" w:rsidR="00085AF3" w:rsidRDefault="00085AF3" w:rsidP="0024755E">
            <w:pPr>
              <w:rPr>
                <w:rFonts w:cs="Arial"/>
              </w:rPr>
            </w:pPr>
            <w:r>
              <w:rPr>
                <w:rFonts w:cs="Arial"/>
              </w:rPr>
              <w:t>This logical element represents the inner components of the vehicle that determines the Headlamp HMI status.</w:t>
            </w:r>
          </w:p>
        </w:tc>
        <w:tc>
          <w:tcPr>
            <w:tcW w:w="3320" w:type="dxa"/>
            <w:vAlign w:val="center"/>
          </w:tcPr>
          <w:p w14:paraId="1554C54E"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Headlamp Status</w:t>
            </w:r>
          </w:p>
        </w:tc>
        <w:tc>
          <w:tcPr>
            <w:tcW w:w="1530" w:type="dxa"/>
            <w:vAlign w:val="center"/>
          </w:tcPr>
          <w:p w14:paraId="7021EE4A" w14:textId="77777777" w:rsidR="00085AF3" w:rsidRDefault="00085AF3" w:rsidP="0024755E"/>
        </w:tc>
      </w:tr>
      <w:tr w:rsidR="00085AF3" w:rsidRPr="00717330" w14:paraId="58B35A5C" w14:textId="77777777" w:rsidTr="0024755E">
        <w:trPr>
          <w:trHeight w:val="252"/>
          <w:jc w:val="center"/>
        </w:trPr>
        <w:tc>
          <w:tcPr>
            <w:tcW w:w="1777" w:type="dxa"/>
            <w:vAlign w:val="center"/>
          </w:tcPr>
          <w:p w14:paraId="2F7D57C6" w14:textId="77777777" w:rsidR="00085AF3" w:rsidRDefault="00085AF3" w:rsidP="0024755E">
            <w:pPr>
              <w:rPr>
                <w:rFonts w:ascii="Helvetica" w:hAnsi="Helvetica" w:cs="Helvetica"/>
              </w:rPr>
            </w:pPr>
            <w:r>
              <w:rPr>
                <w:rFonts w:ascii="Helvetica" w:hAnsi="Helvetica" w:cs="Helvetica"/>
              </w:rPr>
              <w:t>Highbeam Status Provider</w:t>
            </w:r>
          </w:p>
        </w:tc>
        <w:tc>
          <w:tcPr>
            <w:tcW w:w="3610" w:type="dxa"/>
            <w:vAlign w:val="center"/>
          </w:tcPr>
          <w:p w14:paraId="769D21E4" w14:textId="77777777" w:rsidR="00085AF3" w:rsidRDefault="00085AF3" w:rsidP="0024755E">
            <w:pPr>
              <w:rPr>
                <w:rFonts w:cs="Arial"/>
              </w:rPr>
            </w:pPr>
            <w:r>
              <w:rPr>
                <w:rFonts w:cs="Arial"/>
              </w:rPr>
              <w:t>This logical element represents the inner components of the vehicle that determines the Highbeam status.</w:t>
            </w:r>
          </w:p>
        </w:tc>
        <w:tc>
          <w:tcPr>
            <w:tcW w:w="3320" w:type="dxa"/>
            <w:vAlign w:val="center"/>
          </w:tcPr>
          <w:p w14:paraId="052A154D"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Highbeam Status</w:t>
            </w:r>
          </w:p>
        </w:tc>
        <w:tc>
          <w:tcPr>
            <w:tcW w:w="1530" w:type="dxa"/>
            <w:vAlign w:val="center"/>
          </w:tcPr>
          <w:p w14:paraId="3A7FECFC" w14:textId="77777777" w:rsidR="00085AF3" w:rsidRDefault="00085AF3" w:rsidP="0024755E"/>
        </w:tc>
      </w:tr>
      <w:tr w:rsidR="00085AF3" w:rsidRPr="00717330" w14:paraId="1F12A339" w14:textId="77777777" w:rsidTr="0024755E">
        <w:trPr>
          <w:trHeight w:val="252"/>
          <w:jc w:val="center"/>
        </w:trPr>
        <w:tc>
          <w:tcPr>
            <w:tcW w:w="1777" w:type="dxa"/>
            <w:vAlign w:val="center"/>
          </w:tcPr>
          <w:p w14:paraId="739E5AF4" w14:textId="77777777" w:rsidR="00085AF3" w:rsidRDefault="00085AF3" w:rsidP="0024755E">
            <w:pPr>
              <w:rPr>
                <w:rFonts w:ascii="Helvetica" w:hAnsi="Helvetica" w:cs="Helvetica"/>
              </w:rPr>
            </w:pPr>
            <w:r>
              <w:rPr>
                <w:rFonts w:ascii="Helvetica" w:hAnsi="Helvetica" w:cs="Helvetica"/>
              </w:rPr>
              <w:t>Ignition Status Provider</w:t>
            </w:r>
          </w:p>
        </w:tc>
        <w:tc>
          <w:tcPr>
            <w:tcW w:w="3610" w:type="dxa"/>
            <w:vAlign w:val="center"/>
          </w:tcPr>
          <w:p w14:paraId="1D14332F" w14:textId="77777777" w:rsidR="00085AF3" w:rsidRDefault="00085AF3" w:rsidP="0024755E">
            <w:pPr>
              <w:rPr>
                <w:rFonts w:cs="Arial"/>
              </w:rPr>
            </w:pPr>
            <w:r>
              <w:rPr>
                <w:rFonts w:cs="Arial"/>
              </w:rPr>
              <w:t>This logical element represents the inner components of the vehicle that determines the ignition status.</w:t>
            </w:r>
          </w:p>
        </w:tc>
        <w:tc>
          <w:tcPr>
            <w:tcW w:w="3320" w:type="dxa"/>
            <w:vAlign w:val="center"/>
          </w:tcPr>
          <w:p w14:paraId="2AFC6552"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Ignition Status</w:t>
            </w:r>
          </w:p>
        </w:tc>
        <w:tc>
          <w:tcPr>
            <w:tcW w:w="1530" w:type="dxa"/>
            <w:vAlign w:val="center"/>
          </w:tcPr>
          <w:p w14:paraId="2FC7CD10" w14:textId="77777777" w:rsidR="00085AF3" w:rsidRDefault="00085AF3" w:rsidP="0024755E"/>
        </w:tc>
      </w:tr>
      <w:tr w:rsidR="00085AF3" w:rsidRPr="00717330" w14:paraId="678ECC5E" w14:textId="77777777" w:rsidTr="0024755E">
        <w:trPr>
          <w:trHeight w:val="252"/>
          <w:jc w:val="center"/>
        </w:trPr>
        <w:tc>
          <w:tcPr>
            <w:tcW w:w="1777" w:type="dxa"/>
            <w:vAlign w:val="center"/>
          </w:tcPr>
          <w:p w14:paraId="290C9554" w14:textId="77777777" w:rsidR="00085AF3" w:rsidRDefault="00085AF3" w:rsidP="0024755E">
            <w:pPr>
              <w:rPr>
                <w:rFonts w:ascii="Helvetica" w:hAnsi="Helvetica" w:cs="Helvetica"/>
              </w:rPr>
            </w:pPr>
            <w:r>
              <w:rPr>
                <w:rFonts w:ascii="Helvetica" w:hAnsi="Helvetica" w:cs="Helvetica"/>
              </w:rPr>
              <w:t>Lighting Ignition Status Provider</w:t>
            </w:r>
          </w:p>
        </w:tc>
        <w:tc>
          <w:tcPr>
            <w:tcW w:w="3610" w:type="dxa"/>
            <w:vAlign w:val="center"/>
          </w:tcPr>
          <w:p w14:paraId="62C98643" w14:textId="77777777" w:rsidR="00085AF3" w:rsidRDefault="00085AF3" w:rsidP="0024755E">
            <w:pPr>
              <w:rPr>
                <w:rFonts w:cs="Arial"/>
              </w:rPr>
            </w:pPr>
            <w:r>
              <w:rPr>
                <w:rFonts w:cs="Arial"/>
              </w:rPr>
              <w:t>This logical element represents the inner components of the vehicle that determines the Exterior Lighting Ignition status.</w:t>
            </w:r>
          </w:p>
        </w:tc>
        <w:tc>
          <w:tcPr>
            <w:tcW w:w="3320" w:type="dxa"/>
            <w:vAlign w:val="center"/>
          </w:tcPr>
          <w:p w14:paraId="6830B4DE"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Exterior Light Ignition Status</w:t>
            </w:r>
          </w:p>
        </w:tc>
        <w:tc>
          <w:tcPr>
            <w:tcW w:w="1530" w:type="dxa"/>
            <w:vAlign w:val="center"/>
          </w:tcPr>
          <w:p w14:paraId="2F97A482" w14:textId="77777777" w:rsidR="00085AF3" w:rsidRDefault="00085AF3" w:rsidP="0024755E"/>
        </w:tc>
      </w:tr>
      <w:tr w:rsidR="00085AF3" w:rsidRPr="00717330" w14:paraId="75EEF081" w14:textId="77777777" w:rsidTr="0024755E">
        <w:trPr>
          <w:trHeight w:val="252"/>
          <w:jc w:val="center"/>
        </w:trPr>
        <w:tc>
          <w:tcPr>
            <w:tcW w:w="1777" w:type="dxa"/>
            <w:vAlign w:val="center"/>
          </w:tcPr>
          <w:p w14:paraId="6C431461" w14:textId="77777777" w:rsidR="00085AF3" w:rsidRDefault="00085AF3" w:rsidP="0024755E">
            <w:pPr>
              <w:rPr>
                <w:rFonts w:ascii="Helvetica" w:hAnsi="Helvetica" w:cs="Helvetica"/>
              </w:rPr>
            </w:pPr>
            <w:r>
              <w:rPr>
                <w:rFonts w:ascii="Helvetica" w:hAnsi="Helvetica" w:cs="Helvetica"/>
              </w:rPr>
              <w:t>Preconditions Arbitrator</w:t>
            </w:r>
          </w:p>
        </w:tc>
        <w:tc>
          <w:tcPr>
            <w:tcW w:w="3610" w:type="dxa"/>
            <w:vAlign w:val="center"/>
          </w:tcPr>
          <w:p w14:paraId="6471AC18" w14:textId="77777777" w:rsidR="00085AF3" w:rsidRDefault="00085AF3" w:rsidP="0024755E">
            <w:pPr>
              <w:rPr>
                <w:rFonts w:cs="Arial"/>
              </w:rPr>
            </w:pPr>
            <w:r>
              <w:rPr>
                <w:rFonts w:cs="Arial"/>
              </w:rPr>
              <w:t>This logical element determines if preconditions for Front and Rear Fog Lights are met.</w:t>
            </w:r>
          </w:p>
        </w:tc>
        <w:tc>
          <w:tcPr>
            <w:tcW w:w="3320" w:type="dxa"/>
            <w:vAlign w:val="center"/>
          </w:tcPr>
          <w:p w14:paraId="77E4136B" w14:textId="77777777" w:rsidR="00085AF3" w:rsidRDefault="00085AF3" w:rsidP="0024755E"/>
        </w:tc>
        <w:tc>
          <w:tcPr>
            <w:tcW w:w="1530" w:type="dxa"/>
            <w:vAlign w:val="center"/>
          </w:tcPr>
          <w:p w14:paraId="03C9F5FF" w14:textId="77777777" w:rsidR="00085AF3" w:rsidRDefault="00085AF3" w:rsidP="0024755E"/>
        </w:tc>
      </w:tr>
      <w:tr w:rsidR="00085AF3" w:rsidRPr="00717330" w14:paraId="0E465C86" w14:textId="77777777" w:rsidTr="0024755E">
        <w:trPr>
          <w:trHeight w:val="252"/>
          <w:jc w:val="center"/>
        </w:trPr>
        <w:tc>
          <w:tcPr>
            <w:tcW w:w="1777" w:type="dxa"/>
            <w:vAlign w:val="center"/>
          </w:tcPr>
          <w:p w14:paraId="6A8D7FE5" w14:textId="77777777" w:rsidR="00085AF3" w:rsidRDefault="00085AF3" w:rsidP="0024755E">
            <w:pPr>
              <w:rPr>
                <w:rFonts w:ascii="Helvetica" w:hAnsi="Helvetica" w:cs="Helvetica"/>
              </w:rPr>
            </w:pPr>
            <w:r>
              <w:rPr>
                <w:rFonts w:ascii="Helvetica" w:hAnsi="Helvetica" w:cs="Helvetica"/>
              </w:rPr>
              <w:t>Rear Fog Lamps</w:t>
            </w:r>
          </w:p>
        </w:tc>
        <w:tc>
          <w:tcPr>
            <w:tcW w:w="3610" w:type="dxa"/>
            <w:vAlign w:val="center"/>
          </w:tcPr>
          <w:p w14:paraId="517057EC" w14:textId="77777777" w:rsidR="00085AF3" w:rsidRDefault="00085AF3" w:rsidP="0024755E">
            <w:pPr>
              <w:rPr>
                <w:rFonts w:cs="Arial"/>
              </w:rPr>
            </w:pPr>
            <w:r>
              <w:rPr>
                <w:rFonts w:cs="Arial"/>
              </w:rPr>
              <w:t>This logical element represents the Rear Fog Lights controller.</w:t>
            </w:r>
          </w:p>
        </w:tc>
        <w:tc>
          <w:tcPr>
            <w:tcW w:w="3320" w:type="dxa"/>
            <w:vAlign w:val="center"/>
          </w:tcPr>
          <w:p w14:paraId="5DE9C981"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Rear Fog Lamps Controller</w:t>
            </w:r>
          </w:p>
        </w:tc>
        <w:tc>
          <w:tcPr>
            <w:tcW w:w="1530" w:type="dxa"/>
            <w:vAlign w:val="center"/>
          </w:tcPr>
          <w:p w14:paraId="6CE452B8" w14:textId="77777777" w:rsidR="00085AF3" w:rsidRDefault="00085AF3" w:rsidP="0024755E"/>
        </w:tc>
      </w:tr>
      <w:tr w:rsidR="00085AF3" w:rsidRPr="00717330" w14:paraId="103114C6" w14:textId="77777777" w:rsidTr="0024755E">
        <w:trPr>
          <w:trHeight w:val="252"/>
          <w:jc w:val="center"/>
        </w:trPr>
        <w:tc>
          <w:tcPr>
            <w:tcW w:w="1777" w:type="dxa"/>
            <w:vAlign w:val="center"/>
          </w:tcPr>
          <w:p w14:paraId="3C5847F0" w14:textId="77777777" w:rsidR="00085AF3" w:rsidRDefault="00085AF3" w:rsidP="0024755E">
            <w:pPr>
              <w:rPr>
                <w:rFonts w:ascii="Helvetica" w:hAnsi="Helvetica" w:cs="Helvetica"/>
              </w:rPr>
            </w:pPr>
            <w:r>
              <w:rPr>
                <w:rFonts w:ascii="Helvetica" w:hAnsi="Helvetica" w:cs="Helvetica"/>
              </w:rPr>
              <w:t>Snowplow Status Provider</w:t>
            </w:r>
          </w:p>
        </w:tc>
        <w:tc>
          <w:tcPr>
            <w:tcW w:w="3610" w:type="dxa"/>
            <w:vAlign w:val="center"/>
          </w:tcPr>
          <w:p w14:paraId="21CC9210" w14:textId="77777777" w:rsidR="00085AF3" w:rsidRDefault="00085AF3" w:rsidP="0024755E">
            <w:pPr>
              <w:rPr>
                <w:rFonts w:cs="Arial"/>
              </w:rPr>
            </w:pPr>
            <w:r>
              <w:rPr>
                <w:rFonts w:cs="Arial"/>
              </w:rPr>
              <w:t>This logical element represents the inner components of the vehicle that determines the Snowplow status.</w:t>
            </w:r>
          </w:p>
        </w:tc>
        <w:tc>
          <w:tcPr>
            <w:tcW w:w="3320" w:type="dxa"/>
            <w:vAlign w:val="center"/>
          </w:tcPr>
          <w:p w14:paraId="400C3B6A"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Snowplow Status</w:t>
            </w:r>
          </w:p>
        </w:tc>
        <w:tc>
          <w:tcPr>
            <w:tcW w:w="1530" w:type="dxa"/>
            <w:vAlign w:val="center"/>
          </w:tcPr>
          <w:p w14:paraId="305035EA" w14:textId="77777777" w:rsidR="00085AF3" w:rsidRDefault="00085AF3" w:rsidP="0024755E"/>
        </w:tc>
      </w:tr>
      <w:tr w:rsidR="00085AF3" w:rsidRPr="00717330" w14:paraId="428A69B7" w14:textId="77777777" w:rsidTr="0024755E">
        <w:trPr>
          <w:trHeight w:val="252"/>
          <w:jc w:val="center"/>
        </w:trPr>
        <w:tc>
          <w:tcPr>
            <w:tcW w:w="1777" w:type="dxa"/>
            <w:vAlign w:val="center"/>
          </w:tcPr>
          <w:p w14:paraId="45F69D56" w14:textId="77777777" w:rsidR="00085AF3" w:rsidRDefault="00085AF3" w:rsidP="0024755E">
            <w:pPr>
              <w:rPr>
                <w:rFonts w:ascii="Helvetica" w:hAnsi="Helvetica" w:cs="Helvetica"/>
              </w:rPr>
            </w:pPr>
            <w:r>
              <w:rPr>
                <w:rFonts w:ascii="Helvetica" w:hAnsi="Helvetica" w:cs="Helvetica"/>
              </w:rPr>
              <w:t>Trailer Status Provider</w:t>
            </w:r>
          </w:p>
        </w:tc>
        <w:tc>
          <w:tcPr>
            <w:tcW w:w="3610" w:type="dxa"/>
            <w:vAlign w:val="center"/>
          </w:tcPr>
          <w:p w14:paraId="20FEC8EE" w14:textId="77777777" w:rsidR="00085AF3" w:rsidRDefault="00085AF3" w:rsidP="0024755E">
            <w:pPr>
              <w:rPr>
                <w:rFonts w:cs="Arial"/>
              </w:rPr>
            </w:pPr>
            <w:r>
              <w:rPr>
                <w:rFonts w:cs="Arial"/>
              </w:rPr>
              <w:t>This logical element represents the inner components of the vehicle that determines the Trailer status.</w:t>
            </w:r>
          </w:p>
        </w:tc>
        <w:tc>
          <w:tcPr>
            <w:tcW w:w="3320" w:type="dxa"/>
            <w:vAlign w:val="center"/>
          </w:tcPr>
          <w:p w14:paraId="696F2062" w14:textId="77777777" w:rsidR="00085AF3" w:rsidRPr="001157B1" w:rsidRDefault="00085AF3" w:rsidP="00085AF3">
            <w:pPr>
              <w:pStyle w:val="ListParagraph"/>
              <w:numPr>
                <w:ilvl w:val="0"/>
                <w:numId w:val="16"/>
              </w:numPr>
              <w:ind w:left="169" w:hanging="125"/>
              <w:rPr>
                <w:rFonts w:ascii="Arial" w:hAnsi="Arial"/>
              </w:rPr>
            </w:pPr>
            <w:r w:rsidRPr="001157B1">
              <w:rPr>
                <w:rFonts w:ascii="Arial" w:hAnsi="Arial"/>
              </w:rPr>
              <w:t>Provide Trailer Status</w:t>
            </w:r>
          </w:p>
        </w:tc>
        <w:tc>
          <w:tcPr>
            <w:tcW w:w="1530" w:type="dxa"/>
            <w:vAlign w:val="center"/>
          </w:tcPr>
          <w:p w14:paraId="673A4C35" w14:textId="77777777" w:rsidR="00085AF3" w:rsidRDefault="00085AF3" w:rsidP="0024755E"/>
        </w:tc>
      </w:tr>
    </w:tbl>
    <w:p w14:paraId="74C5D1FB" w14:textId="35E2FBDA" w:rsidR="00085AF3" w:rsidRDefault="00085AF3" w:rsidP="00085AF3">
      <w:pPr>
        <w:pStyle w:val="Caption"/>
      </w:pPr>
      <w:bookmarkStart w:id="14491" w:name="_Toc13672026"/>
      <w:bookmarkStart w:id="14492" w:name="_Toc89440110"/>
      <w:r w:rsidRPr="00C75AE5">
        <w:t xml:space="preserve">Table </w:t>
      </w:r>
      <w:fldSimple w:instr=" SEQ Table \* ARABIC ">
        <w:r w:rsidR="005277C2">
          <w:rPr>
            <w:noProof/>
          </w:rPr>
          <w:t>22</w:t>
        </w:r>
      </w:fldSimple>
      <w:r w:rsidRPr="00C75AE5">
        <w:t xml:space="preserve">: </w:t>
      </w:r>
      <w:r>
        <w:t>Logical Elements</w:t>
      </w:r>
      <w:bookmarkEnd w:id="14491"/>
      <w:bookmarkEnd w:id="14492"/>
    </w:p>
    <w:p w14:paraId="7F3D0E61" w14:textId="645D8E0E" w:rsidR="00E6490A" w:rsidRDefault="00E6490A" w:rsidP="00E6490A"/>
    <w:p w14:paraId="741FA1CC" w14:textId="5F717558" w:rsidR="00E6490A" w:rsidRDefault="00E6490A" w:rsidP="00E6490A"/>
    <w:p w14:paraId="1EAF93CD" w14:textId="15A0CA5C" w:rsidR="00E6490A" w:rsidRDefault="00E6490A" w:rsidP="00E6490A"/>
    <w:p w14:paraId="547FF7FF" w14:textId="4C59E3E7" w:rsidR="00E6490A" w:rsidRDefault="00E6490A" w:rsidP="00E6490A"/>
    <w:p w14:paraId="2F88EED5" w14:textId="2393C598" w:rsidR="00E6490A" w:rsidRDefault="00E6490A" w:rsidP="00E6490A"/>
    <w:p w14:paraId="77102072" w14:textId="3FEC2E1D" w:rsidR="00E6490A" w:rsidRDefault="00E6490A" w:rsidP="00E6490A"/>
    <w:p w14:paraId="62B1EC1E" w14:textId="6D396F9C" w:rsidR="00E6490A" w:rsidRDefault="00E6490A" w:rsidP="00E6490A"/>
    <w:p w14:paraId="4F7BB5AC" w14:textId="072CADBC" w:rsidR="00E6490A" w:rsidRDefault="00E6490A" w:rsidP="00E6490A"/>
    <w:p w14:paraId="5811C9B5" w14:textId="77777777" w:rsidR="00E6490A" w:rsidRDefault="00E6490A" w:rsidP="00E6490A"/>
    <w:p w14:paraId="5C6CDCCC" w14:textId="77777777" w:rsidR="00E6490A" w:rsidRDefault="00E6490A" w:rsidP="00E6490A">
      <w:pPr>
        <w:pStyle w:val="Heading3"/>
        <w:numPr>
          <w:ilvl w:val="2"/>
          <w:numId w:val="25"/>
        </w:numPr>
      </w:pPr>
      <w:bookmarkStart w:id="14493" w:name="_Toc529191280"/>
      <w:bookmarkStart w:id="14494" w:name="_Toc12531097"/>
      <w:bookmarkStart w:id="14495" w:name="_Toc89439974"/>
      <w:r>
        <w:lastRenderedPageBreak/>
        <w:t>Logical Interfaces</w:t>
      </w:r>
      <w:bookmarkEnd w:id="14493"/>
      <w:bookmarkEnd w:id="14494"/>
      <w:bookmarkEnd w:id="14495"/>
    </w:p>
    <w:p w14:paraId="575F6F7A" w14:textId="77777777" w:rsidR="00E6490A" w:rsidRPr="00AA664E" w:rsidRDefault="00E6490A" w:rsidP="00E6490A">
      <w:pPr>
        <w:pStyle w:val="REUserHint"/>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03446E58" w14:textId="77777777" w:rsidR="00E6490A" w:rsidRPr="004E146E" w:rsidRDefault="00E6490A" w:rsidP="00E6490A"/>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2532"/>
        <w:gridCol w:w="4091"/>
        <w:gridCol w:w="2431"/>
      </w:tblGrid>
      <w:tr w:rsidR="00E6490A" w:rsidRPr="00490955" w14:paraId="250505AC" w14:textId="77777777" w:rsidTr="00E6490A">
        <w:trPr>
          <w:trHeight w:val="252"/>
          <w:jc w:val="center"/>
        </w:trPr>
        <w:tc>
          <w:tcPr>
            <w:tcW w:w="1291" w:type="dxa"/>
            <w:shd w:val="clear" w:color="auto" w:fill="D9D9D9" w:themeFill="background1" w:themeFillShade="D9"/>
          </w:tcPr>
          <w:p w14:paraId="7349E355" w14:textId="77777777" w:rsidR="00E6490A" w:rsidRDefault="00E6490A" w:rsidP="0024755E">
            <w:pPr>
              <w:rPr>
                <w:rFonts w:cs="Arial"/>
                <w:b/>
                <w:bCs/>
                <w:snapToGrid w:val="0"/>
                <w:lang w:val="en-GB"/>
              </w:rPr>
            </w:pPr>
            <w:r>
              <w:rPr>
                <w:rFonts w:cs="Arial"/>
                <w:b/>
                <w:bCs/>
                <w:snapToGrid w:val="0"/>
                <w:lang w:val="en-GB"/>
              </w:rPr>
              <w:t>Interface</w:t>
            </w:r>
          </w:p>
        </w:tc>
        <w:tc>
          <w:tcPr>
            <w:tcW w:w="2532" w:type="dxa"/>
            <w:shd w:val="clear" w:color="auto" w:fill="D9D9D9" w:themeFill="background1" w:themeFillShade="D9"/>
          </w:tcPr>
          <w:p w14:paraId="74A32B04" w14:textId="77777777" w:rsidR="00E6490A" w:rsidRDefault="00E6490A" w:rsidP="0024755E">
            <w:pPr>
              <w:rPr>
                <w:rFonts w:cs="Arial"/>
                <w:b/>
                <w:bCs/>
                <w:snapToGrid w:val="0"/>
                <w:lang w:val="en-GB"/>
              </w:rPr>
            </w:pPr>
            <w:r>
              <w:rPr>
                <w:rFonts w:cs="Arial"/>
                <w:b/>
                <w:bCs/>
                <w:snapToGrid w:val="0"/>
                <w:lang w:val="en-GB"/>
              </w:rPr>
              <w:t>Direction</w:t>
            </w:r>
          </w:p>
        </w:tc>
        <w:tc>
          <w:tcPr>
            <w:tcW w:w="4091" w:type="dxa"/>
            <w:shd w:val="clear" w:color="auto" w:fill="D9D9D9" w:themeFill="background1" w:themeFillShade="D9"/>
          </w:tcPr>
          <w:p w14:paraId="32B62207" w14:textId="77777777" w:rsidR="00E6490A" w:rsidRDefault="00E6490A" w:rsidP="0024755E">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0443DD6" w14:textId="77777777" w:rsidR="00E6490A" w:rsidRDefault="00E6490A" w:rsidP="0024755E">
            <w:pPr>
              <w:rPr>
                <w:rFonts w:cs="Arial"/>
                <w:b/>
                <w:bCs/>
                <w:snapToGrid w:val="0"/>
                <w:lang w:val="en-GB"/>
              </w:rPr>
            </w:pPr>
            <w:r>
              <w:rPr>
                <w:rFonts w:cs="Arial"/>
                <w:b/>
                <w:bCs/>
                <w:snapToGrid w:val="0"/>
                <w:lang w:val="en-GB"/>
              </w:rPr>
              <w:t>Value Range</w:t>
            </w:r>
          </w:p>
        </w:tc>
      </w:tr>
      <w:tr w:rsidR="00E6490A" w:rsidRPr="00717330" w14:paraId="68F56C90" w14:textId="77777777" w:rsidTr="00E6490A">
        <w:trPr>
          <w:trHeight w:val="252"/>
          <w:jc w:val="center"/>
        </w:trPr>
        <w:tc>
          <w:tcPr>
            <w:tcW w:w="1291" w:type="dxa"/>
            <w:vAlign w:val="center"/>
          </w:tcPr>
          <w:p w14:paraId="4CB76389" w14:textId="77777777" w:rsidR="00E6490A" w:rsidRDefault="00E6490A" w:rsidP="0024755E">
            <w:pPr>
              <w:rPr>
                <w:rFonts w:cs="Arial"/>
              </w:rPr>
            </w:pPr>
            <w:r>
              <w:rPr>
                <w:rFonts w:cs="Arial"/>
              </w:rPr>
              <w:t>ExtLightIgnition_Status</w:t>
            </w:r>
          </w:p>
        </w:tc>
        <w:tc>
          <w:tcPr>
            <w:tcW w:w="2532" w:type="dxa"/>
            <w:vAlign w:val="center"/>
          </w:tcPr>
          <w:p w14:paraId="3272669F" w14:textId="77777777" w:rsidR="00E6490A" w:rsidRDefault="00E6490A" w:rsidP="0024755E">
            <w:pPr>
              <w:overflowPunct/>
              <w:autoSpaceDE/>
              <w:autoSpaceDN/>
              <w:adjustRightInd/>
              <w:textAlignment w:val="auto"/>
              <w:rPr>
                <w:rFonts w:cs="Arial"/>
              </w:rPr>
            </w:pPr>
            <w:r>
              <w:rPr>
                <w:rFonts w:cs="Arial"/>
              </w:rPr>
              <w:t>LISP_p1 (Lighting Ignition Status Provider) To FLPA_p8 (Preconditions Arbitrator)</w:t>
            </w:r>
          </w:p>
        </w:tc>
        <w:tc>
          <w:tcPr>
            <w:tcW w:w="4091" w:type="dxa"/>
            <w:vAlign w:val="center"/>
          </w:tcPr>
          <w:p w14:paraId="69D7B228" w14:textId="77777777" w:rsidR="00E6490A" w:rsidRDefault="00E6490A" w:rsidP="0024755E">
            <w:pPr>
              <w:overflowPunct/>
              <w:autoSpaceDE/>
              <w:autoSpaceDN/>
              <w:adjustRightInd/>
              <w:textAlignment w:val="auto"/>
              <w:rPr>
                <w:rFonts w:cs="Arial"/>
              </w:rPr>
            </w:pPr>
            <w:r>
              <w:rPr>
                <w:rFonts w:cs="Arial"/>
              </w:rPr>
              <w:t>Exterior Light Ignition Status information according to vehicle's engine status.</w:t>
            </w:r>
          </w:p>
        </w:tc>
        <w:tc>
          <w:tcPr>
            <w:tcW w:w="2431" w:type="dxa"/>
            <w:vAlign w:val="center"/>
          </w:tcPr>
          <w:p w14:paraId="12DAA4EA" w14:textId="77777777" w:rsidR="00E6490A" w:rsidRDefault="00E6490A" w:rsidP="0024755E"/>
        </w:tc>
      </w:tr>
      <w:tr w:rsidR="00E6490A" w:rsidRPr="00717330" w14:paraId="20CFFABB" w14:textId="77777777" w:rsidTr="00E6490A">
        <w:trPr>
          <w:trHeight w:val="252"/>
          <w:jc w:val="center"/>
        </w:trPr>
        <w:tc>
          <w:tcPr>
            <w:tcW w:w="1291" w:type="dxa"/>
            <w:vAlign w:val="center"/>
          </w:tcPr>
          <w:p w14:paraId="2A52BC10" w14:textId="77777777" w:rsidR="00E6490A" w:rsidRDefault="00E6490A" w:rsidP="0024755E">
            <w:pPr>
              <w:rPr>
                <w:rFonts w:cs="Arial"/>
              </w:rPr>
            </w:pPr>
            <w:r>
              <w:rPr>
                <w:rFonts w:cs="Arial"/>
              </w:rPr>
              <w:t>FFL_HMIActivation</w:t>
            </w:r>
          </w:p>
        </w:tc>
        <w:tc>
          <w:tcPr>
            <w:tcW w:w="2532" w:type="dxa"/>
            <w:vAlign w:val="center"/>
          </w:tcPr>
          <w:p w14:paraId="43056CEE" w14:textId="77777777" w:rsidR="00E6490A" w:rsidRDefault="00E6490A" w:rsidP="0024755E">
            <w:pPr>
              <w:overflowPunct/>
              <w:autoSpaceDE/>
              <w:autoSpaceDN/>
              <w:adjustRightInd/>
              <w:textAlignment w:val="auto"/>
              <w:rPr>
                <w:rFonts w:cs="Arial"/>
              </w:rPr>
            </w:pPr>
            <w:r>
              <w:rPr>
                <w:rFonts w:cs="Arial"/>
              </w:rPr>
              <w:t>FLH_p1 (Fog Lights HMI) To FLAC_p5 (Fog Lamps Activation Control)</w:t>
            </w:r>
          </w:p>
        </w:tc>
        <w:tc>
          <w:tcPr>
            <w:tcW w:w="4091" w:type="dxa"/>
            <w:vAlign w:val="center"/>
          </w:tcPr>
          <w:p w14:paraId="4230CC5D" w14:textId="77777777" w:rsidR="00E6490A" w:rsidRDefault="00E6490A" w:rsidP="0024755E">
            <w:pPr>
              <w:overflowPunct/>
              <w:autoSpaceDE/>
              <w:autoSpaceDN/>
              <w:adjustRightInd/>
              <w:textAlignment w:val="auto"/>
              <w:rPr>
                <w:rFonts w:cs="Arial"/>
              </w:rPr>
            </w:pPr>
            <w:r>
              <w:rPr>
                <w:rFonts w:cs="Arial"/>
              </w:rPr>
              <w:t>Signal sent when Front Fog Lights HMI is actuated.</w:t>
            </w:r>
          </w:p>
        </w:tc>
        <w:tc>
          <w:tcPr>
            <w:tcW w:w="2431" w:type="dxa"/>
            <w:vAlign w:val="center"/>
          </w:tcPr>
          <w:p w14:paraId="651CE6D2" w14:textId="77777777" w:rsidR="00E6490A" w:rsidRDefault="00E6490A" w:rsidP="0024755E"/>
        </w:tc>
      </w:tr>
      <w:tr w:rsidR="00E6490A" w:rsidRPr="00717330" w14:paraId="03A37759" w14:textId="77777777" w:rsidTr="00E6490A">
        <w:trPr>
          <w:trHeight w:val="252"/>
          <w:jc w:val="center"/>
        </w:trPr>
        <w:tc>
          <w:tcPr>
            <w:tcW w:w="1291" w:type="dxa"/>
            <w:vAlign w:val="center"/>
          </w:tcPr>
          <w:p w14:paraId="65D295BF" w14:textId="77777777" w:rsidR="00E6490A" w:rsidRDefault="00E6490A" w:rsidP="0024755E">
            <w:pPr>
              <w:rPr>
                <w:rFonts w:cs="Arial"/>
              </w:rPr>
            </w:pPr>
            <w:r>
              <w:rPr>
                <w:rFonts w:cs="Arial"/>
              </w:rPr>
              <w:t>FFL_Preconditions_Status</w:t>
            </w:r>
          </w:p>
        </w:tc>
        <w:tc>
          <w:tcPr>
            <w:tcW w:w="2532" w:type="dxa"/>
            <w:vAlign w:val="center"/>
          </w:tcPr>
          <w:p w14:paraId="5AC7BAF8" w14:textId="77777777" w:rsidR="00E6490A" w:rsidRDefault="00E6490A" w:rsidP="0024755E">
            <w:pPr>
              <w:overflowPunct/>
              <w:autoSpaceDE/>
              <w:autoSpaceDN/>
              <w:adjustRightInd/>
              <w:textAlignment w:val="auto"/>
              <w:rPr>
                <w:rFonts w:cs="Arial"/>
              </w:rPr>
            </w:pPr>
            <w:r>
              <w:rPr>
                <w:rFonts w:cs="Arial"/>
              </w:rPr>
              <w:t>FLPA_p1 (Preconditions Arbitrator) To FLAC_p3 (Fog Lamps Activation Control)</w:t>
            </w:r>
          </w:p>
        </w:tc>
        <w:tc>
          <w:tcPr>
            <w:tcW w:w="4091" w:type="dxa"/>
            <w:vAlign w:val="center"/>
          </w:tcPr>
          <w:p w14:paraId="3B5C9C3A" w14:textId="77777777" w:rsidR="00E6490A" w:rsidRDefault="00E6490A" w:rsidP="0024755E">
            <w:pPr>
              <w:overflowPunct/>
              <w:autoSpaceDE/>
              <w:autoSpaceDN/>
              <w:adjustRightInd/>
              <w:textAlignment w:val="auto"/>
              <w:rPr>
                <w:rFonts w:cs="Arial"/>
              </w:rPr>
            </w:pPr>
            <w:r>
              <w:rPr>
                <w:rFonts w:cs="Arial"/>
              </w:rPr>
              <w:t>Signal that transport information about Front Fog Lights Preconditions.</w:t>
            </w:r>
          </w:p>
        </w:tc>
        <w:tc>
          <w:tcPr>
            <w:tcW w:w="2431" w:type="dxa"/>
            <w:vAlign w:val="center"/>
          </w:tcPr>
          <w:p w14:paraId="6AE238A1" w14:textId="77777777" w:rsidR="00E6490A" w:rsidRDefault="00E6490A" w:rsidP="0024755E"/>
        </w:tc>
      </w:tr>
      <w:tr w:rsidR="00E6490A" w:rsidRPr="00717330" w14:paraId="3112CFEC" w14:textId="77777777" w:rsidTr="00E6490A">
        <w:trPr>
          <w:trHeight w:val="252"/>
          <w:jc w:val="center"/>
        </w:trPr>
        <w:tc>
          <w:tcPr>
            <w:tcW w:w="1291" w:type="dxa"/>
            <w:vAlign w:val="center"/>
          </w:tcPr>
          <w:p w14:paraId="31263260" w14:textId="77777777" w:rsidR="00E6490A" w:rsidRDefault="00E6490A" w:rsidP="0024755E">
            <w:pPr>
              <w:rPr>
                <w:rFonts w:cs="Arial"/>
              </w:rPr>
            </w:pPr>
            <w:r>
              <w:rPr>
                <w:rFonts w:cs="Arial"/>
              </w:rPr>
              <w:t>FFL_TelltaleFeedback</w:t>
            </w:r>
          </w:p>
        </w:tc>
        <w:tc>
          <w:tcPr>
            <w:tcW w:w="2532" w:type="dxa"/>
            <w:vAlign w:val="center"/>
          </w:tcPr>
          <w:p w14:paraId="21676AB0" w14:textId="77777777" w:rsidR="00E6490A" w:rsidRDefault="00E6490A" w:rsidP="0024755E">
            <w:pPr>
              <w:overflowPunct/>
              <w:autoSpaceDE/>
              <w:autoSpaceDN/>
              <w:adjustRightInd/>
              <w:textAlignment w:val="auto"/>
              <w:rPr>
                <w:rFonts w:cs="Arial"/>
              </w:rPr>
            </w:pPr>
            <w:r>
              <w:rPr>
                <w:rFonts w:cs="Arial"/>
              </w:rPr>
              <w:t>FLH_p7 (Fog Lights HMI) To p3 (Vehicle)</w:t>
            </w:r>
          </w:p>
        </w:tc>
        <w:tc>
          <w:tcPr>
            <w:tcW w:w="4091" w:type="dxa"/>
            <w:vAlign w:val="center"/>
          </w:tcPr>
          <w:p w14:paraId="1774A54D" w14:textId="77777777" w:rsidR="00E6490A" w:rsidRDefault="00E6490A" w:rsidP="0024755E">
            <w:pPr>
              <w:overflowPunct/>
              <w:autoSpaceDE/>
              <w:autoSpaceDN/>
              <w:adjustRightInd/>
              <w:textAlignment w:val="auto"/>
              <w:rPr>
                <w:rFonts w:cs="Arial"/>
              </w:rPr>
            </w:pPr>
            <w:r>
              <w:rPr>
                <w:rFonts w:cs="Arial"/>
              </w:rPr>
              <w:t>Visual feedback to the user about the state of the Front Fog Lights.</w:t>
            </w:r>
          </w:p>
        </w:tc>
        <w:tc>
          <w:tcPr>
            <w:tcW w:w="2431" w:type="dxa"/>
            <w:vAlign w:val="center"/>
          </w:tcPr>
          <w:p w14:paraId="36B2D7D3" w14:textId="77777777" w:rsidR="00E6490A" w:rsidRDefault="00334A20" w:rsidP="0024755E">
            <w:pPr>
              <w:rPr>
                <w:rFonts w:cs="Arial"/>
              </w:rPr>
            </w:pPr>
            <w:r>
              <w:rPr>
                <w:rFonts w:cs="Arial"/>
              </w:rPr>
              <w:t>FFL_TelltaleFeedback</w:t>
            </w:r>
          </w:p>
          <w:p w14:paraId="6533A3AD" w14:textId="77777777" w:rsidR="00334A20" w:rsidRDefault="00334A20" w:rsidP="0024755E">
            <w:pPr>
              <w:rPr>
                <w:rFonts w:cs="Arial"/>
              </w:rPr>
            </w:pPr>
            <w:r>
              <w:rPr>
                <w:rFonts w:cs="Arial"/>
              </w:rPr>
              <w:t>-ON</w:t>
            </w:r>
          </w:p>
          <w:p w14:paraId="70F639C3" w14:textId="0C5831BD" w:rsidR="00334A20" w:rsidRDefault="00334A20" w:rsidP="0024755E">
            <w:r>
              <w:rPr>
                <w:rFonts w:cs="Arial"/>
              </w:rPr>
              <w:t>-OFF</w:t>
            </w:r>
          </w:p>
        </w:tc>
      </w:tr>
      <w:tr w:rsidR="00E6490A" w:rsidRPr="00717330" w14:paraId="1F3B100B" w14:textId="77777777" w:rsidTr="00E6490A">
        <w:trPr>
          <w:trHeight w:val="252"/>
          <w:jc w:val="center"/>
        </w:trPr>
        <w:tc>
          <w:tcPr>
            <w:tcW w:w="1291" w:type="dxa"/>
            <w:vAlign w:val="center"/>
          </w:tcPr>
          <w:p w14:paraId="39BF61BC" w14:textId="77777777" w:rsidR="00E6490A" w:rsidRDefault="00E6490A" w:rsidP="0024755E">
            <w:pPr>
              <w:rPr>
                <w:rFonts w:cs="Arial"/>
              </w:rPr>
            </w:pPr>
            <w:r>
              <w:rPr>
                <w:rFonts w:cs="Arial"/>
              </w:rPr>
              <w:t>FFL_UserCommand</w:t>
            </w:r>
          </w:p>
        </w:tc>
        <w:tc>
          <w:tcPr>
            <w:tcW w:w="2532" w:type="dxa"/>
            <w:vAlign w:val="center"/>
          </w:tcPr>
          <w:p w14:paraId="7E152A55" w14:textId="77777777" w:rsidR="00E6490A" w:rsidRDefault="00E6490A" w:rsidP="0024755E">
            <w:pPr>
              <w:overflowPunct/>
              <w:autoSpaceDE/>
              <w:autoSpaceDN/>
              <w:adjustRightInd/>
              <w:textAlignment w:val="auto"/>
              <w:rPr>
                <w:rFonts w:cs="Arial"/>
              </w:rPr>
            </w:pPr>
            <w:r>
              <w:rPr>
                <w:rFonts w:cs="Arial"/>
              </w:rPr>
              <w:t>p1 (Vehicle) To FLH_p5 (Fog Lights HMI)</w:t>
            </w:r>
          </w:p>
        </w:tc>
        <w:tc>
          <w:tcPr>
            <w:tcW w:w="4091" w:type="dxa"/>
            <w:vAlign w:val="center"/>
          </w:tcPr>
          <w:p w14:paraId="0D05F232" w14:textId="77777777" w:rsidR="00E6490A" w:rsidRDefault="00E6490A" w:rsidP="0024755E">
            <w:pPr>
              <w:overflowPunct/>
              <w:autoSpaceDE/>
              <w:autoSpaceDN/>
              <w:adjustRightInd/>
              <w:textAlignment w:val="auto"/>
              <w:rPr>
                <w:rFonts w:cs="Arial"/>
              </w:rPr>
            </w:pPr>
            <w:r>
              <w:rPr>
                <w:rFonts w:cs="Arial"/>
              </w:rPr>
              <w:t>User request to activate/deactivate Front Fog Lights.</w:t>
            </w:r>
          </w:p>
        </w:tc>
        <w:tc>
          <w:tcPr>
            <w:tcW w:w="2431" w:type="dxa"/>
            <w:vAlign w:val="center"/>
          </w:tcPr>
          <w:p w14:paraId="3829309F" w14:textId="77777777" w:rsidR="00E6490A" w:rsidRDefault="00E6490A" w:rsidP="0024755E"/>
        </w:tc>
      </w:tr>
      <w:tr w:rsidR="00E6490A" w:rsidRPr="00717330" w14:paraId="39322683" w14:textId="77777777" w:rsidTr="00E6490A">
        <w:trPr>
          <w:trHeight w:val="252"/>
          <w:jc w:val="center"/>
        </w:trPr>
        <w:tc>
          <w:tcPr>
            <w:tcW w:w="1291" w:type="dxa"/>
            <w:vAlign w:val="center"/>
          </w:tcPr>
          <w:p w14:paraId="37E32607" w14:textId="77777777" w:rsidR="00E6490A" w:rsidRDefault="00E6490A" w:rsidP="0024755E">
            <w:pPr>
              <w:rPr>
                <w:rFonts w:cs="Arial"/>
              </w:rPr>
            </w:pPr>
            <w:r>
              <w:rPr>
                <w:rFonts w:cs="Arial"/>
              </w:rPr>
              <w:t>Front_Fog_Light_Rqst</w:t>
            </w:r>
          </w:p>
        </w:tc>
        <w:tc>
          <w:tcPr>
            <w:tcW w:w="2532" w:type="dxa"/>
            <w:vAlign w:val="center"/>
          </w:tcPr>
          <w:p w14:paraId="20369E95" w14:textId="77777777" w:rsidR="00E6490A" w:rsidRDefault="00E6490A" w:rsidP="0024755E">
            <w:pPr>
              <w:overflowPunct/>
              <w:autoSpaceDE/>
              <w:autoSpaceDN/>
              <w:adjustRightInd/>
              <w:textAlignment w:val="auto"/>
              <w:rPr>
                <w:rFonts w:cs="Arial"/>
              </w:rPr>
            </w:pPr>
            <w:r>
              <w:rPr>
                <w:rFonts w:cs="Arial"/>
              </w:rPr>
              <w:t>FLAC_p1 (Fog Lamps Activation Control) To FFL_p1 (Front Fog Lamps)</w:t>
            </w:r>
          </w:p>
        </w:tc>
        <w:tc>
          <w:tcPr>
            <w:tcW w:w="4091" w:type="dxa"/>
            <w:vAlign w:val="center"/>
          </w:tcPr>
          <w:p w14:paraId="6A6E6AE8" w14:textId="77777777" w:rsidR="00E6490A" w:rsidRDefault="00E6490A" w:rsidP="0024755E">
            <w:pPr>
              <w:overflowPunct/>
              <w:autoSpaceDE/>
              <w:autoSpaceDN/>
              <w:adjustRightInd/>
              <w:textAlignment w:val="auto"/>
              <w:rPr>
                <w:rFonts w:cs="Arial"/>
              </w:rPr>
            </w:pPr>
            <w:r>
              <w:rPr>
                <w:rFonts w:cs="Arial"/>
              </w:rPr>
              <w:t>Front Fog Lights (Feature) output signal.</w:t>
            </w:r>
          </w:p>
        </w:tc>
        <w:tc>
          <w:tcPr>
            <w:tcW w:w="2431" w:type="dxa"/>
            <w:vAlign w:val="center"/>
          </w:tcPr>
          <w:p w14:paraId="290829A3" w14:textId="77777777" w:rsidR="00E6490A" w:rsidRDefault="00E6490A" w:rsidP="0024755E"/>
        </w:tc>
      </w:tr>
      <w:tr w:rsidR="00E6490A" w:rsidRPr="00717330" w14:paraId="3B1DAEE4" w14:textId="77777777" w:rsidTr="00E6490A">
        <w:trPr>
          <w:trHeight w:val="252"/>
          <w:jc w:val="center"/>
        </w:trPr>
        <w:tc>
          <w:tcPr>
            <w:tcW w:w="1291" w:type="dxa"/>
            <w:vAlign w:val="center"/>
          </w:tcPr>
          <w:p w14:paraId="53FC3054" w14:textId="77777777" w:rsidR="00E6490A" w:rsidRDefault="00E6490A" w:rsidP="0024755E">
            <w:pPr>
              <w:rPr>
                <w:rFonts w:cs="Arial"/>
              </w:rPr>
            </w:pPr>
            <w:r>
              <w:rPr>
                <w:rFonts w:cs="Arial"/>
              </w:rPr>
              <w:t>Front_Fog_Status</w:t>
            </w:r>
          </w:p>
        </w:tc>
        <w:tc>
          <w:tcPr>
            <w:tcW w:w="2532" w:type="dxa"/>
            <w:vAlign w:val="center"/>
          </w:tcPr>
          <w:p w14:paraId="0CD6DDF6" w14:textId="77777777" w:rsidR="00E6490A" w:rsidRDefault="00E6490A" w:rsidP="0024755E">
            <w:pPr>
              <w:overflowPunct/>
              <w:autoSpaceDE/>
              <w:autoSpaceDN/>
              <w:adjustRightInd/>
              <w:textAlignment w:val="auto"/>
              <w:rPr>
                <w:rFonts w:cs="Arial"/>
              </w:rPr>
            </w:pPr>
            <w:r>
              <w:rPr>
                <w:rFonts w:cs="Arial"/>
              </w:rPr>
              <w:t>FLAC_p7 (Fog Lamps Activation Control) To FLH_p3 (Fog Lights HMI)</w:t>
            </w:r>
          </w:p>
        </w:tc>
        <w:tc>
          <w:tcPr>
            <w:tcW w:w="4091" w:type="dxa"/>
            <w:vAlign w:val="center"/>
          </w:tcPr>
          <w:p w14:paraId="2A0DD8DF" w14:textId="77777777" w:rsidR="00E6490A" w:rsidRDefault="00E6490A" w:rsidP="0024755E">
            <w:pPr>
              <w:overflowPunct/>
              <w:autoSpaceDE/>
              <w:autoSpaceDN/>
              <w:adjustRightInd/>
              <w:textAlignment w:val="auto"/>
              <w:rPr>
                <w:rFonts w:cs="Arial"/>
              </w:rPr>
            </w:pPr>
            <w:r>
              <w:rPr>
                <w:rFonts w:cs="Arial"/>
              </w:rPr>
              <w:t>Signal that indicates the status of Front Fog Lights.</w:t>
            </w:r>
          </w:p>
        </w:tc>
        <w:tc>
          <w:tcPr>
            <w:tcW w:w="2431" w:type="dxa"/>
            <w:vAlign w:val="center"/>
          </w:tcPr>
          <w:p w14:paraId="737D482A" w14:textId="77777777" w:rsidR="00E6490A" w:rsidRDefault="000404FA" w:rsidP="0024755E">
            <w:pPr>
              <w:rPr>
                <w:rFonts w:cs="Arial"/>
              </w:rPr>
            </w:pPr>
            <w:r>
              <w:rPr>
                <w:rFonts w:cs="Arial"/>
              </w:rPr>
              <w:t>Front_Fog_Status</w:t>
            </w:r>
          </w:p>
          <w:p w14:paraId="5B4EDD8A" w14:textId="77777777" w:rsidR="000404FA" w:rsidRDefault="000404FA" w:rsidP="0024755E">
            <w:pPr>
              <w:rPr>
                <w:rFonts w:cs="Arial"/>
              </w:rPr>
            </w:pPr>
            <w:r>
              <w:rPr>
                <w:rFonts w:cs="Arial"/>
              </w:rPr>
              <w:t>-ON</w:t>
            </w:r>
          </w:p>
          <w:p w14:paraId="7045A6D2" w14:textId="7F8223A1" w:rsidR="000404FA" w:rsidRDefault="000404FA" w:rsidP="0024755E">
            <w:r>
              <w:rPr>
                <w:rFonts w:cs="Arial"/>
              </w:rPr>
              <w:t>-OFF</w:t>
            </w:r>
          </w:p>
        </w:tc>
      </w:tr>
      <w:tr w:rsidR="00E6490A" w:rsidRPr="00717330" w14:paraId="240DBFE8" w14:textId="77777777" w:rsidTr="00E6490A">
        <w:trPr>
          <w:trHeight w:val="252"/>
          <w:jc w:val="center"/>
        </w:trPr>
        <w:tc>
          <w:tcPr>
            <w:tcW w:w="1291" w:type="dxa"/>
            <w:vMerge w:val="restart"/>
            <w:vAlign w:val="center"/>
          </w:tcPr>
          <w:p w14:paraId="7CCB2A2E" w14:textId="77777777" w:rsidR="00E6490A" w:rsidRDefault="00E6490A" w:rsidP="0024755E">
            <w:pPr>
              <w:rPr>
                <w:rFonts w:cs="Arial"/>
              </w:rPr>
            </w:pPr>
            <w:r>
              <w:rPr>
                <w:rFonts w:cs="Arial"/>
              </w:rPr>
              <w:t>Headlamps_Command</w:t>
            </w:r>
          </w:p>
        </w:tc>
        <w:tc>
          <w:tcPr>
            <w:tcW w:w="2532" w:type="dxa"/>
            <w:vAlign w:val="center"/>
          </w:tcPr>
          <w:p w14:paraId="191E203F" w14:textId="77777777" w:rsidR="00E6490A" w:rsidRDefault="00E6490A" w:rsidP="0024755E">
            <w:pPr>
              <w:overflowPunct/>
              <w:autoSpaceDE/>
              <w:autoSpaceDN/>
              <w:adjustRightInd/>
              <w:textAlignment w:val="auto"/>
              <w:rPr>
                <w:rFonts w:cs="Arial"/>
              </w:rPr>
            </w:pPr>
            <w:r>
              <w:rPr>
                <w:rFonts w:cs="Arial"/>
              </w:rPr>
              <w:t>HBST_p1 (Highbeam Status Provider) To FLPA_p3 (Preconditions Arbitrator)</w:t>
            </w:r>
          </w:p>
        </w:tc>
        <w:tc>
          <w:tcPr>
            <w:tcW w:w="4091" w:type="dxa"/>
            <w:vAlign w:val="center"/>
          </w:tcPr>
          <w:p w14:paraId="33C7DC57" w14:textId="77777777" w:rsidR="00E6490A" w:rsidRDefault="00E6490A" w:rsidP="0024755E">
            <w:pPr>
              <w:overflowPunct/>
              <w:autoSpaceDE/>
              <w:autoSpaceDN/>
              <w:adjustRightInd/>
              <w:textAlignment w:val="auto"/>
              <w:rPr>
                <w:rFonts w:cs="Arial"/>
              </w:rPr>
            </w:pPr>
            <w:r>
              <w:rPr>
                <w:rFonts w:cs="Arial"/>
              </w:rPr>
              <w:t>Signal that transports information about Headlamps HMI position/value.</w:t>
            </w:r>
          </w:p>
        </w:tc>
        <w:tc>
          <w:tcPr>
            <w:tcW w:w="2431" w:type="dxa"/>
            <w:vAlign w:val="center"/>
          </w:tcPr>
          <w:p w14:paraId="155CCC13" w14:textId="77777777" w:rsidR="00E6490A" w:rsidRDefault="00E6490A" w:rsidP="0024755E"/>
        </w:tc>
      </w:tr>
      <w:tr w:rsidR="00E6490A" w:rsidRPr="00717330" w14:paraId="26042EEE" w14:textId="77777777" w:rsidTr="00E6490A">
        <w:trPr>
          <w:trHeight w:val="252"/>
          <w:jc w:val="center"/>
        </w:trPr>
        <w:tc>
          <w:tcPr>
            <w:tcW w:w="1291" w:type="dxa"/>
            <w:vMerge/>
            <w:vAlign w:val="center"/>
          </w:tcPr>
          <w:p w14:paraId="3E87FA4D" w14:textId="77777777" w:rsidR="00E6490A" w:rsidRDefault="00E6490A" w:rsidP="0024755E">
            <w:pPr>
              <w:rPr>
                <w:rFonts w:cs="Arial"/>
              </w:rPr>
            </w:pPr>
          </w:p>
        </w:tc>
        <w:tc>
          <w:tcPr>
            <w:tcW w:w="2532" w:type="dxa"/>
            <w:vAlign w:val="center"/>
          </w:tcPr>
          <w:p w14:paraId="019A3FB5" w14:textId="77777777" w:rsidR="00E6490A" w:rsidRDefault="00E6490A" w:rsidP="0024755E">
            <w:pPr>
              <w:overflowPunct/>
              <w:autoSpaceDE/>
              <w:autoSpaceDN/>
              <w:adjustRightInd/>
              <w:textAlignment w:val="auto"/>
              <w:rPr>
                <w:rFonts w:cs="Arial"/>
              </w:rPr>
            </w:pPr>
            <w:r>
              <w:rPr>
                <w:rFonts w:cs="Arial"/>
              </w:rPr>
              <w:t>HSP_p1 (Headlamp Status Provider) To FLPA_p4 (Preconditions Arbitrator)</w:t>
            </w:r>
          </w:p>
        </w:tc>
        <w:tc>
          <w:tcPr>
            <w:tcW w:w="4091" w:type="dxa"/>
            <w:vAlign w:val="center"/>
          </w:tcPr>
          <w:p w14:paraId="158AAD2B" w14:textId="77777777" w:rsidR="00E6490A" w:rsidRDefault="00E6490A" w:rsidP="0024755E">
            <w:pPr>
              <w:overflowPunct/>
              <w:autoSpaceDE/>
              <w:autoSpaceDN/>
              <w:adjustRightInd/>
              <w:textAlignment w:val="auto"/>
              <w:rPr>
                <w:rFonts w:cs="Arial"/>
              </w:rPr>
            </w:pPr>
            <w:r>
              <w:rPr>
                <w:rFonts w:cs="Arial"/>
              </w:rPr>
              <w:t>Signal that transports information about Headlamps HMI position/value.</w:t>
            </w:r>
          </w:p>
        </w:tc>
        <w:tc>
          <w:tcPr>
            <w:tcW w:w="2431" w:type="dxa"/>
            <w:vAlign w:val="center"/>
          </w:tcPr>
          <w:p w14:paraId="0421F6C2" w14:textId="77777777" w:rsidR="00E6490A" w:rsidRDefault="00E6490A" w:rsidP="0024755E"/>
        </w:tc>
      </w:tr>
      <w:tr w:rsidR="00E6490A" w:rsidRPr="00717330" w14:paraId="6BFA077E" w14:textId="77777777" w:rsidTr="00E6490A">
        <w:trPr>
          <w:trHeight w:val="252"/>
          <w:jc w:val="center"/>
        </w:trPr>
        <w:tc>
          <w:tcPr>
            <w:tcW w:w="1291" w:type="dxa"/>
            <w:vAlign w:val="center"/>
          </w:tcPr>
          <w:p w14:paraId="0989365F" w14:textId="77777777" w:rsidR="00E6490A" w:rsidRDefault="00E6490A" w:rsidP="0024755E">
            <w:pPr>
              <w:rPr>
                <w:rFonts w:cs="Arial"/>
              </w:rPr>
            </w:pPr>
            <w:r>
              <w:rPr>
                <w:rFonts w:cs="Arial"/>
              </w:rPr>
              <w:t>Ignition_Status</w:t>
            </w:r>
          </w:p>
        </w:tc>
        <w:tc>
          <w:tcPr>
            <w:tcW w:w="2532" w:type="dxa"/>
            <w:vAlign w:val="center"/>
          </w:tcPr>
          <w:p w14:paraId="6FF7846E" w14:textId="77777777" w:rsidR="00E6490A" w:rsidRDefault="00E6490A" w:rsidP="0024755E">
            <w:pPr>
              <w:overflowPunct/>
              <w:autoSpaceDE/>
              <w:autoSpaceDN/>
              <w:adjustRightInd/>
              <w:textAlignment w:val="auto"/>
              <w:rPr>
                <w:rFonts w:cs="Arial"/>
              </w:rPr>
            </w:pPr>
            <w:r>
              <w:rPr>
                <w:rFonts w:cs="Arial"/>
              </w:rPr>
              <w:t>ISP_p1 (Ignition Status Provider) To FLPA_p6 (Preconditions Arbitrator)</w:t>
            </w:r>
          </w:p>
        </w:tc>
        <w:tc>
          <w:tcPr>
            <w:tcW w:w="4091" w:type="dxa"/>
            <w:vAlign w:val="center"/>
          </w:tcPr>
          <w:p w14:paraId="05A07513" w14:textId="77777777" w:rsidR="00E6490A" w:rsidRDefault="00E6490A" w:rsidP="0024755E">
            <w:pPr>
              <w:overflowPunct/>
              <w:autoSpaceDE/>
              <w:autoSpaceDN/>
              <w:adjustRightInd/>
              <w:textAlignment w:val="auto"/>
              <w:rPr>
                <w:rFonts w:cs="Arial"/>
              </w:rPr>
            </w:pPr>
            <w:r>
              <w:rPr>
                <w:rFonts w:cs="Arial"/>
              </w:rPr>
              <w:t>Signal that indicates the status of the ignition according to vehicle's engine.</w:t>
            </w:r>
          </w:p>
        </w:tc>
        <w:tc>
          <w:tcPr>
            <w:tcW w:w="2431" w:type="dxa"/>
            <w:vAlign w:val="center"/>
          </w:tcPr>
          <w:p w14:paraId="77B81491" w14:textId="4F09EC21" w:rsidR="00E6490A" w:rsidRDefault="00D47844" w:rsidP="0024755E">
            <w:r>
              <w:t>Ignition Status</w:t>
            </w:r>
            <w:r w:rsidR="006E29F9">
              <w:br/>
              <w:t>-Off</w:t>
            </w:r>
            <w:r w:rsidR="006E29F9">
              <w:br/>
            </w:r>
            <w:r w:rsidR="003B6926">
              <w:t>-ACC</w:t>
            </w:r>
            <w:r w:rsidR="003B6926">
              <w:br/>
              <w:t>-RUN</w:t>
            </w:r>
          </w:p>
        </w:tc>
      </w:tr>
      <w:tr w:rsidR="00E6490A" w:rsidRPr="00717330" w14:paraId="4DAC9E61" w14:textId="77777777" w:rsidTr="00E6490A">
        <w:trPr>
          <w:trHeight w:val="252"/>
          <w:jc w:val="center"/>
        </w:trPr>
        <w:tc>
          <w:tcPr>
            <w:tcW w:w="1291" w:type="dxa"/>
            <w:vAlign w:val="center"/>
          </w:tcPr>
          <w:p w14:paraId="71FE60AF" w14:textId="77777777" w:rsidR="00E6490A" w:rsidRDefault="00E6490A" w:rsidP="0024755E">
            <w:pPr>
              <w:rPr>
                <w:rFonts w:cs="Arial"/>
              </w:rPr>
            </w:pPr>
            <w:r>
              <w:rPr>
                <w:rFonts w:cs="Arial"/>
              </w:rPr>
              <w:t>Parklamps_Command</w:t>
            </w:r>
          </w:p>
        </w:tc>
        <w:tc>
          <w:tcPr>
            <w:tcW w:w="2532" w:type="dxa"/>
            <w:vAlign w:val="center"/>
          </w:tcPr>
          <w:p w14:paraId="46D019C7" w14:textId="77777777" w:rsidR="00E6490A" w:rsidRDefault="00E6490A" w:rsidP="0024755E">
            <w:pPr>
              <w:overflowPunct/>
              <w:autoSpaceDE/>
              <w:autoSpaceDN/>
              <w:adjustRightInd/>
              <w:textAlignment w:val="auto"/>
              <w:rPr>
                <w:rFonts w:cs="Arial"/>
              </w:rPr>
            </w:pPr>
            <w:r>
              <w:rPr>
                <w:rFonts w:cs="Arial"/>
              </w:rPr>
              <w:t>HSP_p1 (Headlamp Status Provider) To FLPA_p4 (Preconditions Arbitrator)</w:t>
            </w:r>
          </w:p>
        </w:tc>
        <w:tc>
          <w:tcPr>
            <w:tcW w:w="4091" w:type="dxa"/>
            <w:vAlign w:val="center"/>
          </w:tcPr>
          <w:p w14:paraId="3879B90A" w14:textId="77777777" w:rsidR="00E6490A" w:rsidRDefault="00E6490A" w:rsidP="0024755E">
            <w:pPr>
              <w:overflowPunct/>
              <w:autoSpaceDE/>
              <w:autoSpaceDN/>
              <w:adjustRightInd/>
              <w:textAlignment w:val="auto"/>
              <w:rPr>
                <w:rFonts w:cs="Arial"/>
              </w:rPr>
            </w:pPr>
            <w:r>
              <w:rPr>
                <w:rFonts w:cs="Arial"/>
              </w:rPr>
              <w:t>Signal that informs the status of the headlamps.</w:t>
            </w:r>
          </w:p>
        </w:tc>
        <w:tc>
          <w:tcPr>
            <w:tcW w:w="2431" w:type="dxa"/>
            <w:vAlign w:val="center"/>
          </w:tcPr>
          <w:p w14:paraId="038F0260" w14:textId="77777777" w:rsidR="00E6490A" w:rsidRDefault="00FF2760" w:rsidP="0024755E">
            <w:r>
              <w:t>Headlamp Status</w:t>
            </w:r>
          </w:p>
          <w:p w14:paraId="23AD7D20" w14:textId="77777777" w:rsidR="00FF2760" w:rsidRDefault="00451134" w:rsidP="0024755E">
            <w:r>
              <w:t>-OFF</w:t>
            </w:r>
          </w:p>
          <w:p w14:paraId="753B5A95" w14:textId="77777777" w:rsidR="00451134" w:rsidRDefault="00451134" w:rsidP="0024755E">
            <w:r>
              <w:t>-PARKING/POSITION</w:t>
            </w:r>
          </w:p>
          <w:p w14:paraId="12197F6B" w14:textId="77777777" w:rsidR="00451134" w:rsidRDefault="00451134" w:rsidP="0024755E">
            <w:r>
              <w:t>-LOWBEAM</w:t>
            </w:r>
          </w:p>
          <w:p w14:paraId="30BC94FE" w14:textId="41B990BC" w:rsidR="00451134" w:rsidRDefault="00451134" w:rsidP="0024755E">
            <w:r>
              <w:t>-AUTO</w:t>
            </w:r>
          </w:p>
        </w:tc>
      </w:tr>
      <w:tr w:rsidR="00EC5F77" w:rsidRPr="00717330" w14:paraId="552FF98A" w14:textId="77777777" w:rsidTr="00E6490A">
        <w:trPr>
          <w:trHeight w:val="252"/>
          <w:jc w:val="center"/>
        </w:trPr>
        <w:tc>
          <w:tcPr>
            <w:tcW w:w="1291" w:type="dxa"/>
            <w:vMerge w:val="restart"/>
            <w:vAlign w:val="center"/>
          </w:tcPr>
          <w:p w14:paraId="7244BB5D" w14:textId="77777777" w:rsidR="00EC5F77" w:rsidRDefault="00EC5F77" w:rsidP="0024755E">
            <w:pPr>
              <w:rPr>
                <w:rFonts w:cs="Arial"/>
              </w:rPr>
            </w:pPr>
            <w:r>
              <w:rPr>
                <w:rFonts w:cs="Arial"/>
              </w:rPr>
              <w:t>Ramping_Speed</w:t>
            </w:r>
          </w:p>
        </w:tc>
        <w:tc>
          <w:tcPr>
            <w:tcW w:w="2532" w:type="dxa"/>
            <w:vAlign w:val="center"/>
          </w:tcPr>
          <w:p w14:paraId="51D4CD9A" w14:textId="77777777" w:rsidR="00EC5F77" w:rsidRDefault="00EC5F77" w:rsidP="0024755E">
            <w:pPr>
              <w:overflowPunct/>
              <w:autoSpaceDE/>
              <w:autoSpaceDN/>
              <w:adjustRightInd/>
              <w:textAlignment w:val="auto"/>
              <w:rPr>
                <w:rFonts w:cs="Arial"/>
              </w:rPr>
            </w:pPr>
            <w:r>
              <w:rPr>
                <w:rFonts w:cs="Arial"/>
              </w:rPr>
              <w:t>HRSP_p1 (Headlamp Ramp Provider) To FLC_p4 (Fog Lamps Activation Control)</w:t>
            </w:r>
          </w:p>
        </w:tc>
        <w:tc>
          <w:tcPr>
            <w:tcW w:w="4091" w:type="dxa"/>
            <w:vAlign w:val="center"/>
          </w:tcPr>
          <w:p w14:paraId="6BE07FA8" w14:textId="77777777" w:rsidR="00EC5F77" w:rsidRDefault="00EC5F77" w:rsidP="0024755E">
            <w:pPr>
              <w:overflowPunct/>
              <w:autoSpaceDE/>
              <w:autoSpaceDN/>
              <w:adjustRightInd/>
              <w:textAlignment w:val="auto"/>
              <w:rPr>
                <w:rFonts w:cs="Arial"/>
              </w:rPr>
            </w:pPr>
            <w:r>
              <w:rPr>
                <w:rFonts w:cs="Arial"/>
              </w:rPr>
              <w:t>Signal that indicates the value of the ramping speed in order to determinate the on and off delay for Front Fog Lights.</w:t>
            </w:r>
          </w:p>
        </w:tc>
        <w:tc>
          <w:tcPr>
            <w:tcW w:w="2431" w:type="dxa"/>
            <w:vMerge w:val="restart"/>
            <w:vAlign w:val="center"/>
          </w:tcPr>
          <w:p w14:paraId="722643C5" w14:textId="77777777" w:rsidR="00EC5F77" w:rsidRDefault="00EC5F77" w:rsidP="0024755E">
            <w:r>
              <w:t>Ramping_Speed</w:t>
            </w:r>
          </w:p>
          <w:p w14:paraId="7C1F6A90" w14:textId="77777777" w:rsidR="00EC5F77" w:rsidRDefault="00EC5F77" w:rsidP="0024755E">
            <w:r>
              <w:t>-IMMEDIATELY</w:t>
            </w:r>
          </w:p>
          <w:p w14:paraId="32EC563D" w14:textId="77777777" w:rsidR="00EC5F77" w:rsidRDefault="00EC5F77" w:rsidP="0024755E">
            <w:r>
              <w:t>-FAST</w:t>
            </w:r>
          </w:p>
          <w:p w14:paraId="62AE2376" w14:textId="77777777" w:rsidR="00EC5F77" w:rsidRDefault="00EC5F77" w:rsidP="0024755E">
            <w:r>
              <w:t>-SLOW</w:t>
            </w:r>
          </w:p>
          <w:p w14:paraId="1E8E53C2" w14:textId="5C7DFD21" w:rsidR="00EC5F77" w:rsidRDefault="00EC5F77" w:rsidP="0024755E">
            <w:r>
              <w:t>-MEDIUM</w:t>
            </w:r>
          </w:p>
        </w:tc>
      </w:tr>
      <w:tr w:rsidR="00EC5F77" w:rsidRPr="00717330" w14:paraId="71B16B2D" w14:textId="77777777" w:rsidTr="00E6490A">
        <w:trPr>
          <w:trHeight w:val="252"/>
          <w:jc w:val="center"/>
        </w:trPr>
        <w:tc>
          <w:tcPr>
            <w:tcW w:w="1291" w:type="dxa"/>
            <w:vMerge/>
            <w:vAlign w:val="center"/>
          </w:tcPr>
          <w:p w14:paraId="2C850896" w14:textId="77777777" w:rsidR="00EC5F77" w:rsidRDefault="00EC5F77" w:rsidP="0024755E">
            <w:pPr>
              <w:rPr>
                <w:rFonts w:cs="Arial"/>
              </w:rPr>
            </w:pPr>
          </w:p>
        </w:tc>
        <w:tc>
          <w:tcPr>
            <w:tcW w:w="2532" w:type="dxa"/>
            <w:vAlign w:val="center"/>
          </w:tcPr>
          <w:p w14:paraId="06A73A16" w14:textId="77777777" w:rsidR="00EC5F77" w:rsidRDefault="00EC5F77" w:rsidP="0024755E">
            <w:pPr>
              <w:overflowPunct/>
              <w:autoSpaceDE/>
              <w:autoSpaceDN/>
              <w:adjustRightInd/>
              <w:textAlignment w:val="auto"/>
              <w:rPr>
                <w:rFonts w:cs="Arial"/>
              </w:rPr>
            </w:pPr>
            <w:r>
              <w:rPr>
                <w:rFonts w:cs="Arial"/>
              </w:rPr>
              <w:t>HRSP_p1 (Headlamp Ramp Provider) To FLPA_p3 (Preconditions Arbitrator)</w:t>
            </w:r>
          </w:p>
        </w:tc>
        <w:tc>
          <w:tcPr>
            <w:tcW w:w="4091" w:type="dxa"/>
            <w:vAlign w:val="center"/>
          </w:tcPr>
          <w:p w14:paraId="586C1E6E" w14:textId="77777777" w:rsidR="00EC5F77" w:rsidRDefault="00EC5F77" w:rsidP="0024755E">
            <w:pPr>
              <w:overflowPunct/>
              <w:autoSpaceDE/>
              <w:autoSpaceDN/>
              <w:adjustRightInd/>
              <w:textAlignment w:val="auto"/>
              <w:rPr>
                <w:rFonts w:cs="Arial"/>
              </w:rPr>
            </w:pPr>
            <w:r>
              <w:rPr>
                <w:rFonts w:cs="Arial"/>
              </w:rPr>
              <w:t>Signal that indicates the value of the ramping speed in order to determinate the on and off delay for Front Fog Lights.</w:t>
            </w:r>
          </w:p>
        </w:tc>
        <w:tc>
          <w:tcPr>
            <w:tcW w:w="2431" w:type="dxa"/>
            <w:vMerge/>
            <w:vAlign w:val="center"/>
          </w:tcPr>
          <w:p w14:paraId="46D843E4" w14:textId="77777777" w:rsidR="00EC5F77" w:rsidRDefault="00EC5F77" w:rsidP="0024755E"/>
        </w:tc>
      </w:tr>
      <w:tr w:rsidR="00E6490A" w:rsidRPr="00717330" w14:paraId="2515D027" w14:textId="77777777" w:rsidTr="00E6490A">
        <w:trPr>
          <w:trHeight w:val="252"/>
          <w:jc w:val="center"/>
        </w:trPr>
        <w:tc>
          <w:tcPr>
            <w:tcW w:w="1291" w:type="dxa"/>
            <w:vAlign w:val="center"/>
          </w:tcPr>
          <w:p w14:paraId="3E698606" w14:textId="77777777" w:rsidR="00E6490A" w:rsidRDefault="00E6490A" w:rsidP="0024755E">
            <w:pPr>
              <w:rPr>
                <w:rFonts w:cs="Arial"/>
              </w:rPr>
            </w:pPr>
            <w:r>
              <w:rPr>
                <w:rFonts w:cs="Arial"/>
              </w:rPr>
              <w:t>Rear_Fog_Light_Rqst</w:t>
            </w:r>
          </w:p>
        </w:tc>
        <w:tc>
          <w:tcPr>
            <w:tcW w:w="2532" w:type="dxa"/>
            <w:vAlign w:val="center"/>
          </w:tcPr>
          <w:p w14:paraId="71476493" w14:textId="77777777" w:rsidR="00E6490A" w:rsidRDefault="00E6490A" w:rsidP="0024755E">
            <w:pPr>
              <w:overflowPunct/>
              <w:autoSpaceDE/>
              <w:autoSpaceDN/>
              <w:adjustRightInd/>
              <w:textAlignment w:val="auto"/>
              <w:rPr>
                <w:rFonts w:cs="Arial"/>
              </w:rPr>
            </w:pPr>
            <w:r>
              <w:rPr>
                <w:rFonts w:cs="Arial"/>
              </w:rPr>
              <w:t>FLAC_p2 (Fog Lamps Activation Control) To RFL_p1 (Rear Fog Lamps)</w:t>
            </w:r>
          </w:p>
        </w:tc>
        <w:tc>
          <w:tcPr>
            <w:tcW w:w="4091" w:type="dxa"/>
            <w:vAlign w:val="center"/>
          </w:tcPr>
          <w:p w14:paraId="5AEA57C8" w14:textId="77777777" w:rsidR="00E6490A" w:rsidRDefault="00E6490A" w:rsidP="0024755E">
            <w:pPr>
              <w:overflowPunct/>
              <w:autoSpaceDE/>
              <w:autoSpaceDN/>
              <w:adjustRightInd/>
              <w:textAlignment w:val="auto"/>
              <w:rPr>
                <w:rFonts w:cs="Arial"/>
              </w:rPr>
            </w:pPr>
            <w:r>
              <w:rPr>
                <w:rFonts w:cs="Arial"/>
              </w:rPr>
              <w:t>Rear Fog Lights (Feature) output signal.</w:t>
            </w:r>
          </w:p>
        </w:tc>
        <w:tc>
          <w:tcPr>
            <w:tcW w:w="2431" w:type="dxa"/>
            <w:vAlign w:val="center"/>
          </w:tcPr>
          <w:p w14:paraId="6B368193" w14:textId="39F09D3D" w:rsidR="00E6490A" w:rsidRDefault="00E6490A" w:rsidP="0024755E"/>
        </w:tc>
      </w:tr>
      <w:tr w:rsidR="00E6490A" w:rsidRPr="00717330" w14:paraId="5B10C1C7" w14:textId="77777777" w:rsidTr="00E6490A">
        <w:trPr>
          <w:trHeight w:val="252"/>
          <w:jc w:val="center"/>
        </w:trPr>
        <w:tc>
          <w:tcPr>
            <w:tcW w:w="1291" w:type="dxa"/>
            <w:vAlign w:val="center"/>
          </w:tcPr>
          <w:p w14:paraId="50DF2370" w14:textId="77777777" w:rsidR="00E6490A" w:rsidRDefault="00E6490A" w:rsidP="0024755E">
            <w:pPr>
              <w:rPr>
                <w:rFonts w:cs="Arial"/>
              </w:rPr>
            </w:pPr>
            <w:r>
              <w:rPr>
                <w:rFonts w:cs="Arial"/>
              </w:rPr>
              <w:t>Rear_Fog_Status</w:t>
            </w:r>
          </w:p>
        </w:tc>
        <w:tc>
          <w:tcPr>
            <w:tcW w:w="2532" w:type="dxa"/>
            <w:vAlign w:val="center"/>
          </w:tcPr>
          <w:p w14:paraId="1B5F4D2A" w14:textId="77777777" w:rsidR="00E6490A" w:rsidRDefault="00E6490A" w:rsidP="0024755E">
            <w:pPr>
              <w:overflowPunct/>
              <w:autoSpaceDE/>
              <w:autoSpaceDN/>
              <w:adjustRightInd/>
              <w:textAlignment w:val="auto"/>
              <w:rPr>
                <w:rFonts w:cs="Arial"/>
              </w:rPr>
            </w:pPr>
            <w:r>
              <w:rPr>
                <w:rFonts w:cs="Arial"/>
              </w:rPr>
              <w:t>FLAC_p7 (Fog Lamps Activation Control) To FLH_p3 (Fog Lights HMI)</w:t>
            </w:r>
          </w:p>
        </w:tc>
        <w:tc>
          <w:tcPr>
            <w:tcW w:w="4091" w:type="dxa"/>
            <w:vAlign w:val="center"/>
          </w:tcPr>
          <w:p w14:paraId="3220170E" w14:textId="77777777" w:rsidR="00E6490A" w:rsidRDefault="00E6490A" w:rsidP="0024755E">
            <w:pPr>
              <w:overflowPunct/>
              <w:autoSpaceDE/>
              <w:autoSpaceDN/>
              <w:adjustRightInd/>
              <w:textAlignment w:val="auto"/>
              <w:rPr>
                <w:rFonts w:cs="Arial"/>
              </w:rPr>
            </w:pPr>
            <w:r>
              <w:rPr>
                <w:rFonts w:cs="Arial"/>
              </w:rPr>
              <w:t>Signal that indicates the status of Rear Fog Lights.</w:t>
            </w:r>
          </w:p>
        </w:tc>
        <w:tc>
          <w:tcPr>
            <w:tcW w:w="2431" w:type="dxa"/>
            <w:vAlign w:val="center"/>
          </w:tcPr>
          <w:p w14:paraId="4B74DEB8" w14:textId="77777777" w:rsidR="00E6490A" w:rsidRDefault="00F17D1E" w:rsidP="0024755E">
            <w:r>
              <w:t>Rear_Fog Status</w:t>
            </w:r>
          </w:p>
          <w:p w14:paraId="686F4A23" w14:textId="77777777" w:rsidR="00F17D1E" w:rsidRDefault="00F17D1E" w:rsidP="0024755E">
            <w:r>
              <w:t>-ON</w:t>
            </w:r>
          </w:p>
          <w:p w14:paraId="142142EA" w14:textId="6F213B61" w:rsidR="00F17D1E" w:rsidRDefault="00F17D1E" w:rsidP="0024755E">
            <w:r>
              <w:t>-OFF</w:t>
            </w:r>
          </w:p>
        </w:tc>
      </w:tr>
      <w:tr w:rsidR="00E6490A" w:rsidRPr="00717330" w14:paraId="5D9ADDAF" w14:textId="77777777" w:rsidTr="00E6490A">
        <w:trPr>
          <w:trHeight w:val="252"/>
          <w:jc w:val="center"/>
        </w:trPr>
        <w:tc>
          <w:tcPr>
            <w:tcW w:w="1291" w:type="dxa"/>
            <w:vAlign w:val="center"/>
          </w:tcPr>
          <w:p w14:paraId="2CE6E708" w14:textId="77777777" w:rsidR="00E6490A" w:rsidRDefault="00E6490A" w:rsidP="0024755E">
            <w:pPr>
              <w:rPr>
                <w:rFonts w:cs="Arial"/>
              </w:rPr>
            </w:pPr>
            <w:r>
              <w:rPr>
                <w:rFonts w:cs="Arial"/>
              </w:rPr>
              <w:lastRenderedPageBreak/>
              <w:t>RFL_HMIActivation</w:t>
            </w:r>
          </w:p>
        </w:tc>
        <w:tc>
          <w:tcPr>
            <w:tcW w:w="2532" w:type="dxa"/>
            <w:vAlign w:val="center"/>
          </w:tcPr>
          <w:p w14:paraId="3139DB6C" w14:textId="77777777" w:rsidR="00E6490A" w:rsidRDefault="00E6490A" w:rsidP="0024755E">
            <w:pPr>
              <w:overflowPunct/>
              <w:autoSpaceDE/>
              <w:autoSpaceDN/>
              <w:adjustRightInd/>
              <w:textAlignment w:val="auto"/>
              <w:rPr>
                <w:rFonts w:cs="Arial"/>
              </w:rPr>
            </w:pPr>
            <w:r>
              <w:rPr>
                <w:rFonts w:cs="Arial"/>
              </w:rPr>
              <w:t>FLH_p1 (Fog Lights HMI) To FLAC_p5 (Fog Lamps Activation Control)</w:t>
            </w:r>
          </w:p>
        </w:tc>
        <w:tc>
          <w:tcPr>
            <w:tcW w:w="4091" w:type="dxa"/>
            <w:vAlign w:val="center"/>
          </w:tcPr>
          <w:p w14:paraId="13A39CF2" w14:textId="77777777" w:rsidR="00E6490A" w:rsidRDefault="00E6490A" w:rsidP="0024755E">
            <w:pPr>
              <w:overflowPunct/>
              <w:autoSpaceDE/>
              <w:autoSpaceDN/>
              <w:adjustRightInd/>
              <w:textAlignment w:val="auto"/>
              <w:rPr>
                <w:rFonts w:cs="Arial"/>
              </w:rPr>
            </w:pPr>
            <w:r>
              <w:rPr>
                <w:rFonts w:cs="Arial"/>
              </w:rPr>
              <w:t>Signal sent when Rear Fog Lights HMI is actuated.</w:t>
            </w:r>
          </w:p>
        </w:tc>
        <w:tc>
          <w:tcPr>
            <w:tcW w:w="2431" w:type="dxa"/>
            <w:vAlign w:val="center"/>
          </w:tcPr>
          <w:p w14:paraId="06C8BA2C" w14:textId="77777777" w:rsidR="00E6490A" w:rsidRDefault="00E6490A" w:rsidP="0024755E"/>
        </w:tc>
      </w:tr>
      <w:tr w:rsidR="00E6490A" w:rsidRPr="00717330" w14:paraId="15C74BD7" w14:textId="77777777" w:rsidTr="00E6490A">
        <w:trPr>
          <w:trHeight w:val="252"/>
          <w:jc w:val="center"/>
        </w:trPr>
        <w:tc>
          <w:tcPr>
            <w:tcW w:w="1291" w:type="dxa"/>
            <w:vAlign w:val="center"/>
          </w:tcPr>
          <w:p w14:paraId="19376927" w14:textId="77777777" w:rsidR="00E6490A" w:rsidRDefault="00E6490A" w:rsidP="0024755E">
            <w:pPr>
              <w:rPr>
                <w:rFonts w:cs="Arial"/>
              </w:rPr>
            </w:pPr>
            <w:r>
              <w:rPr>
                <w:rFonts w:cs="Arial"/>
              </w:rPr>
              <w:t>RFL_Preconditions_Status</w:t>
            </w:r>
          </w:p>
        </w:tc>
        <w:tc>
          <w:tcPr>
            <w:tcW w:w="2532" w:type="dxa"/>
            <w:vAlign w:val="center"/>
          </w:tcPr>
          <w:p w14:paraId="7DC9CA31" w14:textId="77777777" w:rsidR="00E6490A" w:rsidRDefault="00E6490A" w:rsidP="0024755E">
            <w:pPr>
              <w:overflowPunct/>
              <w:autoSpaceDE/>
              <w:autoSpaceDN/>
              <w:adjustRightInd/>
              <w:textAlignment w:val="auto"/>
              <w:rPr>
                <w:rFonts w:cs="Arial"/>
              </w:rPr>
            </w:pPr>
            <w:r>
              <w:rPr>
                <w:rFonts w:cs="Arial"/>
              </w:rPr>
              <w:t>FLPA_p1 (Preconditions Arbitrator) To FLAC_p3 (Fog Lamps Activation Control)</w:t>
            </w:r>
          </w:p>
        </w:tc>
        <w:tc>
          <w:tcPr>
            <w:tcW w:w="4091" w:type="dxa"/>
            <w:vAlign w:val="center"/>
          </w:tcPr>
          <w:p w14:paraId="415EAF83" w14:textId="77777777" w:rsidR="00E6490A" w:rsidRDefault="00E6490A" w:rsidP="0024755E">
            <w:pPr>
              <w:overflowPunct/>
              <w:autoSpaceDE/>
              <w:autoSpaceDN/>
              <w:adjustRightInd/>
              <w:textAlignment w:val="auto"/>
              <w:rPr>
                <w:rFonts w:cs="Arial"/>
              </w:rPr>
            </w:pPr>
            <w:r>
              <w:rPr>
                <w:rFonts w:cs="Arial"/>
              </w:rPr>
              <w:t>Signal that transport information about Rear Fog Lights Preconditions.</w:t>
            </w:r>
          </w:p>
        </w:tc>
        <w:tc>
          <w:tcPr>
            <w:tcW w:w="2431" w:type="dxa"/>
            <w:vAlign w:val="center"/>
          </w:tcPr>
          <w:p w14:paraId="68801C37" w14:textId="77777777" w:rsidR="00E6490A" w:rsidRDefault="00E6490A" w:rsidP="0024755E"/>
        </w:tc>
      </w:tr>
      <w:tr w:rsidR="00E6490A" w:rsidRPr="00717330" w14:paraId="0A1DED69" w14:textId="77777777" w:rsidTr="00E6490A">
        <w:trPr>
          <w:trHeight w:val="252"/>
          <w:jc w:val="center"/>
        </w:trPr>
        <w:tc>
          <w:tcPr>
            <w:tcW w:w="1291" w:type="dxa"/>
            <w:vAlign w:val="center"/>
          </w:tcPr>
          <w:p w14:paraId="19B53320" w14:textId="77777777" w:rsidR="00E6490A" w:rsidRDefault="00E6490A" w:rsidP="0024755E">
            <w:pPr>
              <w:rPr>
                <w:rFonts w:cs="Arial"/>
              </w:rPr>
            </w:pPr>
            <w:r>
              <w:rPr>
                <w:rFonts w:cs="Arial"/>
              </w:rPr>
              <w:t>RFL_TelltaleFeedback</w:t>
            </w:r>
          </w:p>
        </w:tc>
        <w:tc>
          <w:tcPr>
            <w:tcW w:w="2532" w:type="dxa"/>
            <w:vAlign w:val="center"/>
          </w:tcPr>
          <w:p w14:paraId="5777190E" w14:textId="77777777" w:rsidR="00E6490A" w:rsidRDefault="00E6490A" w:rsidP="0024755E">
            <w:pPr>
              <w:overflowPunct/>
              <w:autoSpaceDE/>
              <w:autoSpaceDN/>
              <w:adjustRightInd/>
              <w:textAlignment w:val="auto"/>
              <w:rPr>
                <w:rFonts w:cs="Arial"/>
              </w:rPr>
            </w:pPr>
            <w:r>
              <w:rPr>
                <w:rFonts w:cs="Arial"/>
              </w:rPr>
              <w:t>FLH_p7 (Fog Lights HMI) To p3 (Vehicle)</w:t>
            </w:r>
          </w:p>
        </w:tc>
        <w:tc>
          <w:tcPr>
            <w:tcW w:w="4091" w:type="dxa"/>
            <w:vAlign w:val="center"/>
          </w:tcPr>
          <w:p w14:paraId="0F092467" w14:textId="77777777" w:rsidR="00E6490A" w:rsidRDefault="00E6490A" w:rsidP="0024755E">
            <w:pPr>
              <w:overflowPunct/>
              <w:autoSpaceDE/>
              <w:autoSpaceDN/>
              <w:adjustRightInd/>
              <w:textAlignment w:val="auto"/>
              <w:rPr>
                <w:rFonts w:cs="Arial"/>
              </w:rPr>
            </w:pPr>
            <w:r>
              <w:rPr>
                <w:rFonts w:cs="Arial"/>
              </w:rPr>
              <w:t>Visual feedback to the user about the state of the Rear Fog Lights.</w:t>
            </w:r>
          </w:p>
        </w:tc>
        <w:tc>
          <w:tcPr>
            <w:tcW w:w="2431" w:type="dxa"/>
            <w:vAlign w:val="center"/>
          </w:tcPr>
          <w:p w14:paraId="675E0BE5" w14:textId="77777777" w:rsidR="00E6490A" w:rsidRDefault="00121A0D" w:rsidP="0024755E">
            <w:pPr>
              <w:rPr>
                <w:rFonts w:cs="Arial"/>
              </w:rPr>
            </w:pPr>
            <w:r>
              <w:rPr>
                <w:rFonts w:cs="Arial"/>
              </w:rPr>
              <w:t>RFL_TelltaleFeedback</w:t>
            </w:r>
          </w:p>
          <w:p w14:paraId="3ED0830A" w14:textId="77777777" w:rsidR="006B1B07" w:rsidRDefault="006B1B07" w:rsidP="0024755E">
            <w:pPr>
              <w:rPr>
                <w:rFonts w:cs="Arial"/>
              </w:rPr>
            </w:pPr>
            <w:r>
              <w:rPr>
                <w:rFonts w:cs="Arial"/>
              </w:rPr>
              <w:t>-ON</w:t>
            </w:r>
          </w:p>
          <w:p w14:paraId="6CC62FA0" w14:textId="4AF0D9A2" w:rsidR="006B1B07" w:rsidRDefault="006B1B07" w:rsidP="0024755E">
            <w:r>
              <w:rPr>
                <w:rFonts w:cs="Arial"/>
              </w:rPr>
              <w:t>-OFF</w:t>
            </w:r>
          </w:p>
        </w:tc>
      </w:tr>
      <w:tr w:rsidR="00E6490A" w:rsidRPr="00717330" w14:paraId="3C857CFF" w14:textId="77777777" w:rsidTr="00E6490A">
        <w:trPr>
          <w:trHeight w:val="252"/>
          <w:jc w:val="center"/>
        </w:trPr>
        <w:tc>
          <w:tcPr>
            <w:tcW w:w="1291" w:type="dxa"/>
            <w:vAlign w:val="center"/>
          </w:tcPr>
          <w:p w14:paraId="3929985B" w14:textId="77777777" w:rsidR="00E6490A" w:rsidRDefault="00E6490A" w:rsidP="0024755E">
            <w:pPr>
              <w:rPr>
                <w:rFonts w:cs="Arial"/>
              </w:rPr>
            </w:pPr>
            <w:r>
              <w:rPr>
                <w:rFonts w:cs="Arial"/>
              </w:rPr>
              <w:t>RFL_UserCommand</w:t>
            </w:r>
          </w:p>
        </w:tc>
        <w:tc>
          <w:tcPr>
            <w:tcW w:w="2532" w:type="dxa"/>
            <w:vAlign w:val="center"/>
          </w:tcPr>
          <w:p w14:paraId="0BC6B247" w14:textId="77777777" w:rsidR="00E6490A" w:rsidRDefault="00E6490A" w:rsidP="0024755E">
            <w:pPr>
              <w:overflowPunct/>
              <w:autoSpaceDE/>
              <w:autoSpaceDN/>
              <w:adjustRightInd/>
              <w:textAlignment w:val="auto"/>
              <w:rPr>
                <w:rFonts w:cs="Arial"/>
              </w:rPr>
            </w:pPr>
            <w:r>
              <w:rPr>
                <w:rFonts w:cs="Arial"/>
              </w:rPr>
              <w:t>p1 (Vehicle) To FLH_p5 (Fog Lights HMI)</w:t>
            </w:r>
          </w:p>
        </w:tc>
        <w:tc>
          <w:tcPr>
            <w:tcW w:w="4091" w:type="dxa"/>
            <w:vAlign w:val="center"/>
          </w:tcPr>
          <w:p w14:paraId="60B211C0" w14:textId="77777777" w:rsidR="00E6490A" w:rsidRDefault="00E6490A" w:rsidP="0024755E">
            <w:pPr>
              <w:overflowPunct/>
              <w:autoSpaceDE/>
              <w:autoSpaceDN/>
              <w:adjustRightInd/>
              <w:textAlignment w:val="auto"/>
              <w:rPr>
                <w:rFonts w:cs="Arial"/>
              </w:rPr>
            </w:pPr>
            <w:r>
              <w:rPr>
                <w:rFonts w:cs="Arial"/>
              </w:rPr>
              <w:t>User request to activate/deactivate Rear Fog Lights.</w:t>
            </w:r>
          </w:p>
        </w:tc>
        <w:tc>
          <w:tcPr>
            <w:tcW w:w="2431" w:type="dxa"/>
            <w:vAlign w:val="center"/>
          </w:tcPr>
          <w:p w14:paraId="2A5FE94A" w14:textId="77777777" w:rsidR="00E6490A" w:rsidRDefault="00E6490A" w:rsidP="0024755E"/>
        </w:tc>
      </w:tr>
      <w:tr w:rsidR="00E6490A" w:rsidRPr="00717330" w14:paraId="67E72E26" w14:textId="77777777" w:rsidTr="00E6490A">
        <w:trPr>
          <w:trHeight w:val="252"/>
          <w:jc w:val="center"/>
        </w:trPr>
        <w:tc>
          <w:tcPr>
            <w:tcW w:w="1291" w:type="dxa"/>
            <w:vAlign w:val="center"/>
          </w:tcPr>
          <w:p w14:paraId="6819168E" w14:textId="77777777" w:rsidR="00E6490A" w:rsidRDefault="00E6490A" w:rsidP="0024755E">
            <w:pPr>
              <w:rPr>
                <w:rFonts w:cs="Arial"/>
              </w:rPr>
            </w:pPr>
            <w:r>
              <w:rPr>
                <w:rFonts w:cs="Arial"/>
              </w:rPr>
              <w:t>SnowPlowMode_Status</w:t>
            </w:r>
          </w:p>
        </w:tc>
        <w:tc>
          <w:tcPr>
            <w:tcW w:w="2532" w:type="dxa"/>
            <w:vAlign w:val="center"/>
          </w:tcPr>
          <w:p w14:paraId="25833036" w14:textId="77777777" w:rsidR="00E6490A" w:rsidRDefault="00E6490A" w:rsidP="0024755E">
            <w:pPr>
              <w:overflowPunct/>
              <w:autoSpaceDE/>
              <w:autoSpaceDN/>
              <w:adjustRightInd/>
              <w:textAlignment w:val="auto"/>
              <w:rPr>
                <w:rFonts w:cs="Arial"/>
              </w:rPr>
            </w:pPr>
            <w:r>
              <w:rPr>
                <w:rFonts w:cs="Arial"/>
              </w:rPr>
              <w:t>SSP_p1 (Snowplow Status Provider) To FLPA_p5 (Preconditions Arbitrator)</w:t>
            </w:r>
          </w:p>
        </w:tc>
        <w:tc>
          <w:tcPr>
            <w:tcW w:w="4091" w:type="dxa"/>
            <w:vAlign w:val="center"/>
          </w:tcPr>
          <w:p w14:paraId="34DD4D4D" w14:textId="77777777" w:rsidR="00E6490A" w:rsidRDefault="00E6490A" w:rsidP="0024755E">
            <w:pPr>
              <w:overflowPunct/>
              <w:autoSpaceDE/>
              <w:autoSpaceDN/>
              <w:adjustRightInd/>
              <w:textAlignment w:val="auto"/>
              <w:rPr>
                <w:rFonts w:cs="Arial"/>
              </w:rPr>
            </w:pPr>
            <w:r>
              <w:rPr>
                <w:rFonts w:cs="Arial"/>
              </w:rPr>
              <w:t>Signal that transports information about the status of Snowplow feature.</w:t>
            </w:r>
          </w:p>
        </w:tc>
        <w:tc>
          <w:tcPr>
            <w:tcW w:w="2431" w:type="dxa"/>
            <w:vAlign w:val="center"/>
          </w:tcPr>
          <w:p w14:paraId="656B2AE9" w14:textId="77777777" w:rsidR="00E6490A" w:rsidRDefault="006B1B07" w:rsidP="0024755E">
            <w:pPr>
              <w:rPr>
                <w:rFonts w:cs="Arial"/>
              </w:rPr>
            </w:pPr>
            <w:r>
              <w:rPr>
                <w:rFonts w:cs="Arial"/>
              </w:rPr>
              <w:t>SnowPlowMode_Status</w:t>
            </w:r>
          </w:p>
          <w:p w14:paraId="423FB748" w14:textId="77777777" w:rsidR="006B1B07" w:rsidRDefault="006B1B07" w:rsidP="0024755E">
            <w:pPr>
              <w:rPr>
                <w:rFonts w:cs="Arial"/>
              </w:rPr>
            </w:pPr>
            <w:r>
              <w:rPr>
                <w:rFonts w:cs="Arial"/>
              </w:rPr>
              <w:t>-ENABLE</w:t>
            </w:r>
          </w:p>
          <w:p w14:paraId="28EB59F7" w14:textId="28C9E1F0" w:rsidR="006B1B07" w:rsidRDefault="006B1B07" w:rsidP="0024755E">
            <w:r>
              <w:rPr>
                <w:rFonts w:cs="Arial"/>
              </w:rPr>
              <w:t>-DISABLE</w:t>
            </w:r>
          </w:p>
        </w:tc>
      </w:tr>
      <w:tr w:rsidR="00E6490A" w:rsidRPr="00717330" w14:paraId="193392B1" w14:textId="77777777" w:rsidTr="00E6490A">
        <w:trPr>
          <w:trHeight w:val="252"/>
          <w:jc w:val="center"/>
        </w:trPr>
        <w:tc>
          <w:tcPr>
            <w:tcW w:w="1291" w:type="dxa"/>
            <w:vAlign w:val="center"/>
          </w:tcPr>
          <w:p w14:paraId="2AE24458" w14:textId="77777777" w:rsidR="00E6490A" w:rsidRDefault="00E6490A" w:rsidP="0024755E">
            <w:pPr>
              <w:rPr>
                <w:rFonts w:cs="Arial"/>
              </w:rPr>
            </w:pPr>
            <w:r>
              <w:rPr>
                <w:rFonts w:cs="Arial"/>
              </w:rPr>
              <w:t>TrailerPresent_Status</w:t>
            </w:r>
          </w:p>
        </w:tc>
        <w:tc>
          <w:tcPr>
            <w:tcW w:w="2532" w:type="dxa"/>
            <w:vAlign w:val="center"/>
          </w:tcPr>
          <w:p w14:paraId="4564A3F5" w14:textId="77777777" w:rsidR="00E6490A" w:rsidRDefault="00E6490A" w:rsidP="0024755E">
            <w:pPr>
              <w:overflowPunct/>
              <w:autoSpaceDE/>
              <w:autoSpaceDN/>
              <w:adjustRightInd/>
              <w:textAlignment w:val="auto"/>
              <w:rPr>
                <w:rFonts w:cs="Arial"/>
              </w:rPr>
            </w:pPr>
            <w:r>
              <w:rPr>
                <w:rFonts w:cs="Arial"/>
              </w:rPr>
              <w:t>TSP_p1 (Trailer Status Provider) To FLAC_p6 (Fog Lamps Activation Control)</w:t>
            </w:r>
          </w:p>
        </w:tc>
        <w:tc>
          <w:tcPr>
            <w:tcW w:w="4091" w:type="dxa"/>
            <w:vAlign w:val="center"/>
          </w:tcPr>
          <w:p w14:paraId="40F2CC7D" w14:textId="77777777" w:rsidR="00E6490A" w:rsidRDefault="00E6490A" w:rsidP="0024755E">
            <w:pPr>
              <w:overflowPunct/>
              <w:autoSpaceDE/>
              <w:autoSpaceDN/>
              <w:adjustRightInd/>
              <w:textAlignment w:val="auto"/>
              <w:rPr>
                <w:rFonts w:cs="Arial"/>
              </w:rPr>
            </w:pPr>
            <w:r>
              <w:rPr>
                <w:rFonts w:cs="Arial"/>
              </w:rPr>
              <w:t>Signal that transports information about the status of Trailer presence.</w:t>
            </w:r>
          </w:p>
        </w:tc>
        <w:tc>
          <w:tcPr>
            <w:tcW w:w="2431" w:type="dxa"/>
            <w:vAlign w:val="center"/>
          </w:tcPr>
          <w:p w14:paraId="3D9BB31F" w14:textId="77777777" w:rsidR="00E6490A" w:rsidRDefault="00E6490A" w:rsidP="0024755E"/>
        </w:tc>
      </w:tr>
    </w:tbl>
    <w:p w14:paraId="6A8F4F63" w14:textId="248586F8" w:rsidR="00E6490A" w:rsidRDefault="00E6490A" w:rsidP="00E6490A">
      <w:pPr>
        <w:pStyle w:val="Caption"/>
      </w:pPr>
      <w:bookmarkStart w:id="14496" w:name="_Toc12531130"/>
      <w:bookmarkStart w:id="14497" w:name="_Toc529191312"/>
      <w:bookmarkStart w:id="14498" w:name="_Toc89440111"/>
      <w:r w:rsidRPr="00A13A7B">
        <w:t xml:space="preserve">Table </w:t>
      </w:r>
      <w:r>
        <w:rPr>
          <w:noProof/>
        </w:rPr>
        <w:fldChar w:fldCharType="begin"/>
      </w:r>
      <w:r>
        <w:rPr>
          <w:noProof/>
        </w:rPr>
        <w:instrText xml:space="preserve"> SEQ Table \* ARABIC </w:instrText>
      </w:r>
      <w:r>
        <w:rPr>
          <w:noProof/>
        </w:rPr>
        <w:fldChar w:fldCharType="separate"/>
      </w:r>
      <w:r w:rsidR="005277C2">
        <w:rPr>
          <w:noProof/>
        </w:rPr>
        <w:t>23</w:t>
      </w:r>
      <w:r>
        <w:rPr>
          <w:noProof/>
        </w:rPr>
        <w:fldChar w:fldCharType="end"/>
      </w:r>
      <w:r w:rsidRPr="00A13A7B">
        <w:t>: Feature Interactions</w:t>
      </w:r>
      <w:bookmarkEnd w:id="14496"/>
      <w:bookmarkEnd w:id="14497"/>
      <w:bookmarkEnd w:id="14498"/>
    </w:p>
    <w:p w14:paraId="0770D76B" w14:textId="77777777" w:rsidR="00E6490A" w:rsidRPr="00E6490A" w:rsidRDefault="00E6490A" w:rsidP="00E6490A"/>
    <w:p w14:paraId="373B51F1" w14:textId="2327D67D" w:rsidR="00717914" w:rsidRPr="007C20FA" w:rsidDel="00FE7BE1" w:rsidRDefault="00717914">
      <w:pPr>
        <w:pStyle w:val="Heading3"/>
        <w:spacing w:line="240" w:lineRule="atLeast"/>
        <w:rPr>
          <w:del w:id="14499" w:author="Strzelczyk, Anthony (A.)" w:date="2021-01-05T13:01:00Z"/>
        </w:rPr>
        <w:pPrChange w:id="14500" w:author="Strzelczyk, Anthony (A.)" w:date="2020-12-11T12:24:00Z">
          <w:pPr>
            <w:pStyle w:val="Heading3"/>
          </w:pPr>
        </w:pPrChange>
      </w:pPr>
      <w:bookmarkStart w:id="14501" w:name="_Hlk35423743"/>
      <w:bookmarkEnd w:id="14270"/>
      <w:bookmarkEnd w:id="14271"/>
      <w:del w:id="14502" w:author="Strzelczyk, Anthony (A.)" w:date="2021-01-05T13:01:00Z">
        <w:r w:rsidRPr="007C20FA" w:rsidDel="00FE7BE1">
          <w:delText>Functions</w:delText>
        </w:r>
        <w:bookmarkStart w:id="14503" w:name="_Toc60752402"/>
        <w:bookmarkStart w:id="14504" w:name="_Toc61061193"/>
        <w:bookmarkStart w:id="14505" w:name="_Toc61516990"/>
        <w:bookmarkStart w:id="14506" w:name="_Toc61517395"/>
        <w:bookmarkStart w:id="14507" w:name="_Toc61517800"/>
        <w:bookmarkStart w:id="14508" w:name="_Toc62469486"/>
        <w:bookmarkStart w:id="14509" w:name="_Toc62469892"/>
        <w:bookmarkStart w:id="14510" w:name="_Toc62806231"/>
        <w:bookmarkStart w:id="14511" w:name="_Toc63149022"/>
        <w:bookmarkStart w:id="14512" w:name="_Toc64530298"/>
        <w:bookmarkStart w:id="14513" w:name="_Toc65959267"/>
        <w:bookmarkStart w:id="14514" w:name="_Toc66036214"/>
        <w:bookmarkStart w:id="14515" w:name="_Toc66170023"/>
        <w:bookmarkStart w:id="14516" w:name="_Toc66170437"/>
        <w:bookmarkStart w:id="14517" w:name="_Toc66171189"/>
        <w:bookmarkStart w:id="14518" w:name="_Toc66171572"/>
        <w:bookmarkStart w:id="14519" w:name="_Toc66171955"/>
        <w:bookmarkStart w:id="14520" w:name="_Toc70443042"/>
        <w:bookmarkStart w:id="14521" w:name="_Toc70494978"/>
        <w:bookmarkStart w:id="14522" w:name="_Toc70511148"/>
        <w:bookmarkStart w:id="14523" w:name="_Toc70511542"/>
        <w:bookmarkStart w:id="14524" w:name="_Toc70511925"/>
        <w:bookmarkStart w:id="14525" w:name="_Toc70512308"/>
        <w:bookmarkStart w:id="14526" w:name="_Toc89250032"/>
        <w:bookmarkStart w:id="14527" w:name="_Toc89439975"/>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del>
    </w:p>
    <w:p w14:paraId="79C364FC" w14:textId="226AADCC" w:rsidR="00717914" w:rsidRPr="00547D09" w:rsidDel="00FE7BE1" w:rsidRDefault="00845E88">
      <w:pPr>
        <w:pStyle w:val="REUserHint"/>
        <w:spacing w:line="240" w:lineRule="atLeast"/>
        <w:rPr>
          <w:del w:id="14528" w:author="Strzelczyk, Anthony (A.)" w:date="2021-01-05T13:01:00Z"/>
          <w:rStyle w:val="SubtleEmphasis"/>
          <w:rFonts w:cs="Arial"/>
          <w:b/>
          <w:bCs/>
          <w:iCs w:val="0"/>
          <w:color w:val="7F7F7F" w:themeColor="text1" w:themeTint="80"/>
          <w:kern w:val="32"/>
          <w:sz w:val="24"/>
          <w:szCs w:val="26"/>
        </w:rPr>
        <w:pPrChange w:id="14529" w:author="Strzelczyk, Anthony (A.)" w:date="2020-12-11T12:24:00Z">
          <w:pPr>
            <w:pStyle w:val="REUserHint"/>
          </w:pPr>
        </w:pPrChange>
      </w:pPr>
      <w:del w:id="14530" w:author="Strzelczyk, Anthony (A.)" w:date="2021-01-05T13:01:00Z">
        <w:r w:rsidRPr="00547D09" w:rsidDel="00FE7BE1">
          <w:rPr>
            <w:rStyle w:val="SubtleEmphasis"/>
            <w:b/>
            <w:iCs w:val="0"/>
            <w:color w:val="7F7F7F" w:themeColor="text1" w:themeTint="80"/>
          </w:rPr>
          <w:delText>#Hint:</w:delText>
        </w:r>
        <w:r w:rsidRPr="00547D09" w:rsidDel="00FE7BE1">
          <w:rPr>
            <w:rStyle w:val="SubtleEmphasis"/>
            <w:iCs w:val="0"/>
            <w:color w:val="7F7F7F" w:themeColor="text1" w:themeTint="80"/>
          </w:rPr>
          <w:delText xml:space="preserve"> </w:delText>
        </w:r>
        <w:r w:rsidR="00476E7E" w:rsidRPr="00547D09" w:rsidDel="00FE7BE1">
          <w:rPr>
            <w:rStyle w:val="SubtleEmphasis"/>
            <w:iCs w:val="0"/>
            <w:color w:val="7F7F7F" w:themeColor="text1" w:themeTint="80"/>
          </w:rPr>
          <w:delText xml:space="preserve">The functions </w:delText>
        </w:r>
        <w:r w:rsidR="005E1709" w:rsidDel="00FE7BE1">
          <w:rPr>
            <w:rStyle w:val="SubtleEmphasis"/>
            <w:iCs w:val="0"/>
            <w:color w:val="7F7F7F" w:themeColor="text1" w:themeTint="80"/>
          </w:rPr>
          <w:delText>derived by functional decomposition</w:delText>
        </w:r>
        <w:r w:rsidR="00476E7E" w:rsidRPr="00547D09" w:rsidDel="00FE7BE1">
          <w:rPr>
            <w:rStyle w:val="SubtleEmphasis"/>
            <w:iCs w:val="0"/>
            <w:color w:val="7F7F7F" w:themeColor="text1" w:themeTint="80"/>
          </w:rPr>
          <w:delText xml:space="preserve"> should be listed and described in the table below</w:delText>
        </w:r>
        <w:bookmarkStart w:id="14531" w:name="_Toc60752403"/>
        <w:bookmarkStart w:id="14532" w:name="_Toc61061194"/>
        <w:bookmarkStart w:id="14533" w:name="_Toc61516991"/>
        <w:bookmarkStart w:id="14534" w:name="_Toc61517396"/>
        <w:bookmarkStart w:id="14535" w:name="_Toc61517801"/>
        <w:bookmarkStart w:id="14536" w:name="_Toc62469487"/>
        <w:bookmarkStart w:id="14537" w:name="_Toc62469893"/>
        <w:bookmarkStart w:id="14538" w:name="_Toc62806232"/>
        <w:bookmarkStart w:id="14539" w:name="_Toc63149023"/>
        <w:bookmarkStart w:id="14540" w:name="_Toc64530299"/>
        <w:bookmarkStart w:id="14541" w:name="_Toc65959268"/>
        <w:bookmarkStart w:id="14542" w:name="_Toc66036215"/>
        <w:bookmarkStart w:id="14543" w:name="_Toc66170024"/>
        <w:bookmarkStart w:id="14544" w:name="_Toc66170438"/>
        <w:bookmarkStart w:id="14545" w:name="_Toc66171190"/>
        <w:bookmarkStart w:id="14546" w:name="_Toc66171573"/>
        <w:bookmarkStart w:id="14547" w:name="_Toc66171956"/>
        <w:bookmarkStart w:id="14548" w:name="_Toc70443043"/>
        <w:bookmarkStart w:id="14549" w:name="_Toc70494979"/>
        <w:bookmarkStart w:id="14550" w:name="_Toc70511149"/>
        <w:bookmarkStart w:id="14551" w:name="_Toc70511543"/>
        <w:bookmarkStart w:id="14552" w:name="_Toc70511926"/>
        <w:bookmarkStart w:id="14553" w:name="_Toc70512309"/>
        <w:bookmarkStart w:id="14554" w:name="_Toc89250033"/>
        <w:bookmarkStart w:id="14555" w:name="_Toc89439976"/>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del>
    </w:p>
    <w:p w14:paraId="580620F7" w14:textId="766AE6E4" w:rsidR="00476E7E" w:rsidRPr="00476E7E" w:rsidDel="00FE7BE1" w:rsidRDefault="00476E7E">
      <w:pPr>
        <w:pStyle w:val="BodyText"/>
        <w:spacing w:line="240" w:lineRule="atLeast"/>
        <w:rPr>
          <w:del w:id="14556" w:author="Strzelczyk, Anthony (A.)" w:date="2021-01-05T13:01:00Z"/>
        </w:rPr>
        <w:pPrChange w:id="14557" w:author="Strzelczyk, Anthony (A.)" w:date="2020-12-11T12:24:00Z">
          <w:pPr>
            <w:pStyle w:val="BodyText"/>
          </w:pPr>
        </w:pPrChange>
      </w:pPr>
      <w:bookmarkStart w:id="14558" w:name="_Toc60752404"/>
      <w:bookmarkStart w:id="14559" w:name="_Toc61061195"/>
      <w:bookmarkStart w:id="14560" w:name="_Toc61516992"/>
      <w:bookmarkStart w:id="14561" w:name="_Toc61517397"/>
      <w:bookmarkStart w:id="14562" w:name="_Toc61517802"/>
      <w:bookmarkStart w:id="14563" w:name="_Toc62469488"/>
      <w:bookmarkStart w:id="14564" w:name="_Toc62469894"/>
      <w:bookmarkStart w:id="14565" w:name="_Toc62806233"/>
      <w:bookmarkStart w:id="14566" w:name="_Toc63149024"/>
      <w:bookmarkStart w:id="14567" w:name="_Toc64530300"/>
      <w:bookmarkStart w:id="14568" w:name="_Toc65959269"/>
      <w:bookmarkStart w:id="14569" w:name="_Toc66036216"/>
      <w:bookmarkStart w:id="14570" w:name="_Toc66170025"/>
      <w:bookmarkStart w:id="14571" w:name="_Toc66170439"/>
      <w:bookmarkStart w:id="14572" w:name="_Toc66171191"/>
      <w:bookmarkStart w:id="14573" w:name="_Toc66171574"/>
      <w:bookmarkStart w:id="14574" w:name="_Toc66171957"/>
      <w:bookmarkStart w:id="14575" w:name="_Toc70443044"/>
      <w:bookmarkStart w:id="14576" w:name="_Toc70494980"/>
      <w:bookmarkStart w:id="14577" w:name="_Toc70511150"/>
      <w:bookmarkStart w:id="14578" w:name="_Toc70511544"/>
      <w:bookmarkStart w:id="14579" w:name="_Toc70511927"/>
      <w:bookmarkStart w:id="14580" w:name="_Toc70512310"/>
      <w:bookmarkStart w:id="14581" w:name="_Toc89250034"/>
      <w:bookmarkStart w:id="14582" w:name="_Toc89439977"/>
      <w:bookmarkEnd w:id="14501"/>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rsidDel="00FE7BE1" w14:paraId="7EC1CCFA" w14:textId="21C9E287" w:rsidTr="00CC23F4">
        <w:trPr>
          <w:tblHeader/>
          <w:del w:id="14583" w:author="Strzelczyk, Anthony (A.)" w:date="2021-01-05T13:01:00Z"/>
        </w:trPr>
        <w:tc>
          <w:tcPr>
            <w:tcW w:w="2127" w:type="dxa"/>
            <w:shd w:val="clear" w:color="auto" w:fill="D9D9D9" w:themeFill="background1" w:themeFillShade="D9"/>
          </w:tcPr>
          <w:p w14:paraId="7E2B82A9" w14:textId="17D375FD" w:rsidR="00AA1638" w:rsidRPr="007C20FA" w:rsidDel="00FE7BE1" w:rsidRDefault="00AA1638">
            <w:pPr>
              <w:pStyle w:val="Caption"/>
              <w:spacing w:line="240" w:lineRule="atLeast"/>
              <w:rPr>
                <w:del w:id="14584" w:author="Strzelczyk, Anthony (A.)" w:date="2021-01-05T13:01:00Z"/>
              </w:rPr>
              <w:pPrChange w:id="14585" w:author="Strzelczyk, Anthony (A.)" w:date="2020-12-11T12:24:00Z">
                <w:pPr>
                  <w:pStyle w:val="Caption"/>
                </w:pPr>
              </w:pPrChange>
            </w:pPr>
            <w:del w:id="14586" w:author="Strzelczyk, Anthony (A.)" w:date="2021-01-05T13:01:00Z">
              <w:r w:rsidRPr="007C20FA" w:rsidDel="00FE7BE1">
                <w:delText>Function Name</w:delText>
              </w:r>
              <w:bookmarkStart w:id="14587" w:name="_Toc60752405"/>
              <w:bookmarkStart w:id="14588" w:name="_Toc61061196"/>
              <w:bookmarkStart w:id="14589" w:name="_Toc61516993"/>
              <w:bookmarkStart w:id="14590" w:name="_Toc61517398"/>
              <w:bookmarkStart w:id="14591" w:name="_Toc61517803"/>
              <w:bookmarkStart w:id="14592" w:name="_Toc62469489"/>
              <w:bookmarkStart w:id="14593" w:name="_Toc62469895"/>
              <w:bookmarkStart w:id="14594" w:name="_Toc62806234"/>
              <w:bookmarkStart w:id="14595" w:name="_Toc63149025"/>
              <w:bookmarkStart w:id="14596" w:name="_Toc64530301"/>
              <w:bookmarkStart w:id="14597" w:name="_Toc65959270"/>
              <w:bookmarkStart w:id="14598" w:name="_Toc66036217"/>
              <w:bookmarkStart w:id="14599" w:name="_Toc66170026"/>
              <w:bookmarkStart w:id="14600" w:name="_Toc66170440"/>
              <w:bookmarkStart w:id="14601" w:name="_Toc66171192"/>
              <w:bookmarkStart w:id="14602" w:name="_Toc66171575"/>
              <w:bookmarkStart w:id="14603" w:name="_Toc66171958"/>
              <w:bookmarkStart w:id="14604" w:name="_Toc70443045"/>
              <w:bookmarkStart w:id="14605" w:name="_Toc70494981"/>
              <w:bookmarkStart w:id="14606" w:name="_Toc70511151"/>
              <w:bookmarkStart w:id="14607" w:name="_Toc70511545"/>
              <w:bookmarkStart w:id="14608" w:name="_Toc70511928"/>
              <w:bookmarkStart w:id="14609" w:name="_Toc70512311"/>
              <w:bookmarkStart w:id="14610" w:name="_Toc89250035"/>
              <w:bookmarkStart w:id="14611" w:name="_Toc89439978"/>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del>
          </w:p>
        </w:tc>
        <w:tc>
          <w:tcPr>
            <w:tcW w:w="5244" w:type="dxa"/>
            <w:shd w:val="clear" w:color="auto" w:fill="D9D9D9" w:themeFill="background1" w:themeFillShade="D9"/>
          </w:tcPr>
          <w:p w14:paraId="664092EA" w14:textId="26621B04" w:rsidR="00AA1638" w:rsidRPr="007C20FA" w:rsidDel="00FE7BE1" w:rsidRDefault="00AA1638">
            <w:pPr>
              <w:pStyle w:val="Caption"/>
              <w:spacing w:line="240" w:lineRule="atLeast"/>
              <w:rPr>
                <w:del w:id="14612" w:author="Strzelczyk, Anthony (A.)" w:date="2021-01-05T13:01:00Z"/>
              </w:rPr>
              <w:pPrChange w:id="14613" w:author="Strzelczyk, Anthony (A.)" w:date="2020-12-11T12:24:00Z">
                <w:pPr>
                  <w:pStyle w:val="Caption"/>
                </w:pPr>
              </w:pPrChange>
            </w:pPr>
            <w:del w:id="14614" w:author="Strzelczyk, Anthony (A.)" w:date="2021-01-05T13:01:00Z">
              <w:r w:rsidRPr="007C20FA" w:rsidDel="00FE7BE1">
                <w:delText>Description</w:delText>
              </w:r>
              <w:bookmarkStart w:id="14615" w:name="_Toc60752406"/>
              <w:bookmarkStart w:id="14616" w:name="_Toc61061197"/>
              <w:bookmarkStart w:id="14617" w:name="_Toc61516994"/>
              <w:bookmarkStart w:id="14618" w:name="_Toc61517399"/>
              <w:bookmarkStart w:id="14619" w:name="_Toc61517804"/>
              <w:bookmarkStart w:id="14620" w:name="_Toc62469490"/>
              <w:bookmarkStart w:id="14621" w:name="_Toc62469896"/>
              <w:bookmarkStart w:id="14622" w:name="_Toc62806235"/>
              <w:bookmarkStart w:id="14623" w:name="_Toc63149026"/>
              <w:bookmarkStart w:id="14624" w:name="_Toc64530302"/>
              <w:bookmarkStart w:id="14625" w:name="_Toc65959271"/>
              <w:bookmarkStart w:id="14626" w:name="_Toc66036218"/>
              <w:bookmarkStart w:id="14627" w:name="_Toc66170027"/>
              <w:bookmarkStart w:id="14628" w:name="_Toc66170441"/>
              <w:bookmarkStart w:id="14629" w:name="_Toc66171193"/>
              <w:bookmarkStart w:id="14630" w:name="_Toc66171576"/>
              <w:bookmarkStart w:id="14631" w:name="_Toc66171959"/>
              <w:bookmarkStart w:id="14632" w:name="_Toc70443046"/>
              <w:bookmarkStart w:id="14633" w:name="_Toc70494982"/>
              <w:bookmarkStart w:id="14634" w:name="_Toc70511152"/>
              <w:bookmarkStart w:id="14635" w:name="_Toc70511546"/>
              <w:bookmarkStart w:id="14636" w:name="_Toc70511929"/>
              <w:bookmarkStart w:id="14637" w:name="_Toc70512312"/>
              <w:bookmarkStart w:id="14638" w:name="_Toc89250036"/>
              <w:bookmarkStart w:id="14639" w:name="_Toc89439979"/>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del>
          </w:p>
        </w:tc>
        <w:tc>
          <w:tcPr>
            <w:tcW w:w="2835" w:type="dxa"/>
            <w:shd w:val="clear" w:color="auto" w:fill="D9D9D9" w:themeFill="background1" w:themeFillShade="D9"/>
          </w:tcPr>
          <w:p w14:paraId="56510F38" w14:textId="1CB33375" w:rsidR="00AA1638" w:rsidRPr="007C20FA" w:rsidDel="00FE7BE1" w:rsidRDefault="00AA1638">
            <w:pPr>
              <w:pStyle w:val="Caption"/>
              <w:spacing w:line="240" w:lineRule="atLeast"/>
              <w:rPr>
                <w:del w:id="14640" w:author="Strzelczyk, Anthony (A.)" w:date="2021-01-05T13:01:00Z"/>
              </w:rPr>
              <w:pPrChange w:id="14641" w:author="Strzelczyk, Anthony (A.)" w:date="2020-12-11T12:24:00Z">
                <w:pPr>
                  <w:pStyle w:val="Caption"/>
                </w:pPr>
              </w:pPrChange>
            </w:pPr>
            <w:del w:id="14642" w:author="Strzelczyk, Anthony (A.)" w:date="2021-01-05T13:01:00Z">
              <w:r w:rsidRPr="007C20FA" w:rsidDel="00FE7BE1">
                <w:delText>Comments</w:delText>
              </w:r>
              <w:bookmarkStart w:id="14643" w:name="_Toc60752407"/>
              <w:bookmarkStart w:id="14644" w:name="_Toc61061198"/>
              <w:bookmarkStart w:id="14645" w:name="_Toc61516995"/>
              <w:bookmarkStart w:id="14646" w:name="_Toc61517400"/>
              <w:bookmarkStart w:id="14647" w:name="_Toc61517805"/>
              <w:bookmarkStart w:id="14648" w:name="_Toc62469491"/>
              <w:bookmarkStart w:id="14649" w:name="_Toc62469897"/>
              <w:bookmarkStart w:id="14650" w:name="_Toc62806236"/>
              <w:bookmarkStart w:id="14651" w:name="_Toc63149027"/>
              <w:bookmarkStart w:id="14652" w:name="_Toc64530303"/>
              <w:bookmarkStart w:id="14653" w:name="_Toc65959272"/>
              <w:bookmarkStart w:id="14654" w:name="_Toc66036219"/>
              <w:bookmarkStart w:id="14655" w:name="_Toc66170028"/>
              <w:bookmarkStart w:id="14656" w:name="_Toc66170442"/>
              <w:bookmarkStart w:id="14657" w:name="_Toc66171194"/>
              <w:bookmarkStart w:id="14658" w:name="_Toc66171577"/>
              <w:bookmarkStart w:id="14659" w:name="_Toc66171960"/>
              <w:bookmarkStart w:id="14660" w:name="_Toc70443047"/>
              <w:bookmarkStart w:id="14661" w:name="_Toc70494983"/>
              <w:bookmarkStart w:id="14662" w:name="_Toc70511153"/>
              <w:bookmarkStart w:id="14663" w:name="_Toc70511547"/>
              <w:bookmarkStart w:id="14664" w:name="_Toc70511930"/>
              <w:bookmarkStart w:id="14665" w:name="_Toc70512313"/>
              <w:bookmarkStart w:id="14666" w:name="_Toc89250037"/>
              <w:bookmarkStart w:id="14667" w:name="_Toc89439980"/>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del>
          </w:p>
        </w:tc>
        <w:bookmarkStart w:id="14668" w:name="_Toc60752408"/>
        <w:bookmarkStart w:id="14669" w:name="_Toc61061199"/>
        <w:bookmarkStart w:id="14670" w:name="_Toc61516996"/>
        <w:bookmarkStart w:id="14671" w:name="_Toc61517401"/>
        <w:bookmarkStart w:id="14672" w:name="_Toc61517806"/>
        <w:bookmarkStart w:id="14673" w:name="_Toc62469492"/>
        <w:bookmarkStart w:id="14674" w:name="_Toc62469898"/>
        <w:bookmarkStart w:id="14675" w:name="_Toc62806237"/>
        <w:bookmarkStart w:id="14676" w:name="_Toc63149028"/>
        <w:bookmarkStart w:id="14677" w:name="_Toc64530304"/>
        <w:bookmarkStart w:id="14678" w:name="_Toc65959273"/>
        <w:bookmarkStart w:id="14679" w:name="_Toc66036220"/>
        <w:bookmarkStart w:id="14680" w:name="_Toc66170029"/>
        <w:bookmarkStart w:id="14681" w:name="_Toc66170443"/>
        <w:bookmarkStart w:id="14682" w:name="_Toc66171195"/>
        <w:bookmarkStart w:id="14683" w:name="_Toc66171578"/>
        <w:bookmarkStart w:id="14684" w:name="_Toc66171961"/>
        <w:bookmarkStart w:id="14685" w:name="_Toc70443048"/>
        <w:bookmarkStart w:id="14686" w:name="_Toc70494984"/>
        <w:bookmarkStart w:id="14687" w:name="_Toc70511154"/>
        <w:bookmarkStart w:id="14688" w:name="_Toc70511548"/>
        <w:bookmarkStart w:id="14689" w:name="_Toc70511931"/>
        <w:bookmarkStart w:id="14690" w:name="_Toc70512314"/>
        <w:bookmarkStart w:id="14691" w:name="_Toc89250038"/>
        <w:bookmarkStart w:id="14692" w:name="_Toc89439981"/>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tr>
      <w:tr w:rsidR="003D0006" w:rsidRPr="00BB0EAC" w:rsidDel="00FE7BE1" w14:paraId="398146BA" w14:textId="2EE1A8F7" w:rsidTr="00982747">
        <w:trPr>
          <w:del w:id="14693" w:author="Strzelczyk, Anthony (A.)" w:date="2021-01-05T13:01:00Z"/>
        </w:trPr>
        <w:tc>
          <w:tcPr>
            <w:tcW w:w="2127" w:type="dxa"/>
          </w:tcPr>
          <w:p w14:paraId="6BE199C4" w14:textId="59041268" w:rsidR="003D0006" w:rsidRPr="003F6EBD" w:rsidDel="00FE7BE1" w:rsidRDefault="003D0006">
            <w:pPr>
              <w:pStyle w:val="Default"/>
              <w:rPr>
                <w:del w:id="14694" w:author="Strzelczyk, Anthony (A.)" w:date="2021-01-05T13:01:00Z"/>
                <w:rPrChange w:id="14695" w:author="Strzelczyk, Anthony (A.)" w:date="2020-12-19T19:57:00Z">
                  <w:rPr>
                    <w:del w:id="14696" w:author="Strzelczyk, Anthony (A.)" w:date="2021-01-05T13:01:00Z"/>
                    <w:lang w:val="en-US"/>
                  </w:rPr>
                </w:rPrChange>
              </w:rPr>
              <w:pPrChange w:id="14697" w:author="Strzelczyk, Anthony (A.)" w:date="2020-12-19T19:57:00Z">
                <w:pPr>
                  <w:pStyle w:val="BodyText"/>
                </w:pPr>
              </w:pPrChange>
            </w:pPr>
            <w:bookmarkStart w:id="14698" w:name="_Toc60752409"/>
            <w:bookmarkStart w:id="14699" w:name="_Toc61061200"/>
            <w:bookmarkStart w:id="14700" w:name="_Toc61516997"/>
            <w:bookmarkStart w:id="14701" w:name="_Toc61517402"/>
            <w:bookmarkStart w:id="14702" w:name="_Toc61517807"/>
            <w:bookmarkStart w:id="14703" w:name="_Toc62469493"/>
            <w:bookmarkStart w:id="14704" w:name="_Toc62469899"/>
            <w:bookmarkStart w:id="14705" w:name="_Toc62806238"/>
            <w:bookmarkStart w:id="14706" w:name="_Toc63149029"/>
            <w:bookmarkStart w:id="14707" w:name="_Toc64530305"/>
            <w:bookmarkStart w:id="14708" w:name="_Toc65959274"/>
            <w:bookmarkStart w:id="14709" w:name="_Toc66036221"/>
            <w:bookmarkStart w:id="14710" w:name="_Toc66170030"/>
            <w:bookmarkStart w:id="14711" w:name="_Toc66170444"/>
            <w:bookmarkStart w:id="14712" w:name="_Toc66171196"/>
            <w:bookmarkStart w:id="14713" w:name="_Toc66171579"/>
            <w:bookmarkStart w:id="14714" w:name="_Toc66171962"/>
            <w:bookmarkStart w:id="14715" w:name="_Toc70443049"/>
            <w:bookmarkStart w:id="14716" w:name="_Toc70494985"/>
            <w:bookmarkStart w:id="14717" w:name="_Toc70511155"/>
            <w:bookmarkStart w:id="14718" w:name="_Toc70511549"/>
            <w:bookmarkStart w:id="14719" w:name="_Toc70511932"/>
            <w:bookmarkStart w:id="14720" w:name="_Toc70512315"/>
            <w:bookmarkStart w:id="14721" w:name="_Toc89250039"/>
            <w:bookmarkStart w:id="14722" w:name="_Toc89439982"/>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p>
        </w:tc>
        <w:tc>
          <w:tcPr>
            <w:tcW w:w="5244" w:type="dxa"/>
          </w:tcPr>
          <w:p w14:paraId="48D4D349" w14:textId="0C4316EC" w:rsidR="003D0006" w:rsidRPr="00BB0EAC" w:rsidDel="00FE7BE1" w:rsidRDefault="003D0006">
            <w:pPr>
              <w:pStyle w:val="BodyText"/>
              <w:spacing w:line="240" w:lineRule="atLeast"/>
              <w:rPr>
                <w:del w:id="14723" w:author="Strzelczyk, Anthony (A.)" w:date="2021-01-05T13:01:00Z"/>
                <w:lang w:val="en-US"/>
              </w:rPr>
              <w:pPrChange w:id="14724" w:author="Strzelczyk, Anthony (A.)" w:date="2020-12-11T12:24:00Z">
                <w:pPr>
                  <w:pStyle w:val="BodyText"/>
                </w:pPr>
              </w:pPrChange>
            </w:pPr>
            <w:bookmarkStart w:id="14725" w:name="_Toc60752410"/>
            <w:bookmarkStart w:id="14726" w:name="_Toc61061201"/>
            <w:bookmarkStart w:id="14727" w:name="_Toc61516998"/>
            <w:bookmarkStart w:id="14728" w:name="_Toc61517403"/>
            <w:bookmarkStart w:id="14729" w:name="_Toc61517808"/>
            <w:bookmarkStart w:id="14730" w:name="_Toc62469494"/>
            <w:bookmarkStart w:id="14731" w:name="_Toc62469900"/>
            <w:bookmarkStart w:id="14732" w:name="_Toc62806239"/>
            <w:bookmarkStart w:id="14733" w:name="_Toc63149030"/>
            <w:bookmarkStart w:id="14734" w:name="_Toc64530306"/>
            <w:bookmarkStart w:id="14735" w:name="_Toc65959275"/>
            <w:bookmarkStart w:id="14736" w:name="_Toc66036222"/>
            <w:bookmarkStart w:id="14737" w:name="_Toc66170031"/>
            <w:bookmarkStart w:id="14738" w:name="_Toc66170445"/>
            <w:bookmarkStart w:id="14739" w:name="_Toc66171197"/>
            <w:bookmarkStart w:id="14740" w:name="_Toc66171580"/>
            <w:bookmarkStart w:id="14741" w:name="_Toc66171963"/>
            <w:bookmarkStart w:id="14742" w:name="_Toc70443050"/>
            <w:bookmarkStart w:id="14743" w:name="_Toc70494986"/>
            <w:bookmarkStart w:id="14744" w:name="_Toc70511156"/>
            <w:bookmarkStart w:id="14745" w:name="_Toc70511550"/>
            <w:bookmarkStart w:id="14746" w:name="_Toc70511933"/>
            <w:bookmarkStart w:id="14747" w:name="_Toc70512316"/>
            <w:bookmarkStart w:id="14748" w:name="_Toc89250040"/>
            <w:bookmarkStart w:id="14749" w:name="_Toc89439983"/>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p>
        </w:tc>
        <w:tc>
          <w:tcPr>
            <w:tcW w:w="2835" w:type="dxa"/>
          </w:tcPr>
          <w:p w14:paraId="27BA84B1" w14:textId="04D307DF" w:rsidR="003D0006" w:rsidRPr="00BB0EAC" w:rsidDel="00FE7BE1" w:rsidRDefault="003D0006">
            <w:pPr>
              <w:pStyle w:val="BodyText"/>
              <w:spacing w:line="240" w:lineRule="atLeast"/>
              <w:rPr>
                <w:del w:id="14750" w:author="Strzelczyk, Anthony (A.)" w:date="2021-01-05T13:01:00Z"/>
                <w:lang w:val="en-US"/>
              </w:rPr>
              <w:pPrChange w:id="14751" w:author="Strzelczyk, Anthony (A.)" w:date="2020-12-11T12:24:00Z">
                <w:pPr>
                  <w:pStyle w:val="BodyText"/>
                </w:pPr>
              </w:pPrChange>
            </w:pPr>
            <w:bookmarkStart w:id="14752" w:name="_Toc60752411"/>
            <w:bookmarkStart w:id="14753" w:name="_Toc61061202"/>
            <w:bookmarkStart w:id="14754" w:name="_Toc61516999"/>
            <w:bookmarkStart w:id="14755" w:name="_Toc61517404"/>
            <w:bookmarkStart w:id="14756" w:name="_Toc61517809"/>
            <w:bookmarkStart w:id="14757" w:name="_Toc62469495"/>
            <w:bookmarkStart w:id="14758" w:name="_Toc62469901"/>
            <w:bookmarkStart w:id="14759" w:name="_Toc62806240"/>
            <w:bookmarkStart w:id="14760" w:name="_Toc63149031"/>
            <w:bookmarkStart w:id="14761" w:name="_Toc64530307"/>
            <w:bookmarkStart w:id="14762" w:name="_Toc65959276"/>
            <w:bookmarkStart w:id="14763" w:name="_Toc66036223"/>
            <w:bookmarkStart w:id="14764" w:name="_Toc66170032"/>
            <w:bookmarkStart w:id="14765" w:name="_Toc66170446"/>
            <w:bookmarkStart w:id="14766" w:name="_Toc66171198"/>
            <w:bookmarkStart w:id="14767" w:name="_Toc66171581"/>
            <w:bookmarkStart w:id="14768" w:name="_Toc66171964"/>
            <w:bookmarkStart w:id="14769" w:name="_Toc70443051"/>
            <w:bookmarkStart w:id="14770" w:name="_Toc70494987"/>
            <w:bookmarkStart w:id="14771" w:name="_Toc70511157"/>
            <w:bookmarkStart w:id="14772" w:name="_Toc70511551"/>
            <w:bookmarkStart w:id="14773" w:name="_Toc70511934"/>
            <w:bookmarkStart w:id="14774" w:name="_Toc70512317"/>
            <w:bookmarkStart w:id="14775" w:name="_Toc89250041"/>
            <w:bookmarkStart w:id="14776" w:name="_Toc89439984"/>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p>
        </w:tc>
        <w:bookmarkStart w:id="14777" w:name="_Toc60752412"/>
        <w:bookmarkStart w:id="14778" w:name="_Toc61061203"/>
        <w:bookmarkStart w:id="14779" w:name="_Toc61517000"/>
        <w:bookmarkStart w:id="14780" w:name="_Toc61517405"/>
        <w:bookmarkStart w:id="14781" w:name="_Toc61517810"/>
        <w:bookmarkStart w:id="14782" w:name="_Toc62469496"/>
        <w:bookmarkStart w:id="14783" w:name="_Toc62469902"/>
        <w:bookmarkStart w:id="14784" w:name="_Toc62806241"/>
        <w:bookmarkStart w:id="14785" w:name="_Toc63149032"/>
        <w:bookmarkStart w:id="14786" w:name="_Toc64530308"/>
        <w:bookmarkStart w:id="14787" w:name="_Toc65959277"/>
        <w:bookmarkStart w:id="14788" w:name="_Toc66036224"/>
        <w:bookmarkStart w:id="14789" w:name="_Toc66170033"/>
        <w:bookmarkStart w:id="14790" w:name="_Toc66170447"/>
        <w:bookmarkStart w:id="14791" w:name="_Toc66171199"/>
        <w:bookmarkStart w:id="14792" w:name="_Toc66171582"/>
        <w:bookmarkStart w:id="14793" w:name="_Toc66171965"/>
        <w:bookmarkStart w:id="14794" w:name="_Toc70443052"/>
        <w:bookmarkStart w:id="14795" w:name="_Toc70494988"/>
        <w:bookmarkStart w:id="14796" w:name="_Toc70511158"/>
        <w:bookmarkStart w:id="14797" w:name="_Toc70511552"/>
        <w:bookmarkStart w:id="14798" w:name="_Toc70511935"/>
        <w:bookmarkStart w:id="14799" w:name="_Toc70512318"/>
        <w:bookmarkStart w:id="14800" w:name="_Toc89250042"/>
        <w:bookmarkStart w:id="14801" w:name="_Toc89439985"/>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tr>
      <w:tr w:rsidR="003D0006" w:rsidRPr="00BB0EAC" w:rsidDel="00FE7BE1" w14:paraId="6FCDE509" w14:textId="297B152B" w:rsidTr="00982747">
        <w:trPr>
          <w:del w:id="14802" w:author="Strzelczyk, Anthony (A.)" w:date="2021-01-05T13:01:00Z"/>
        </w:trPr>
        <w:tc>
          <w:tcPr>
            <w:tcW w:w="2127" w:type="dxa"/>
          </w:tcPr>
          <w:p w14:paraId="2F8331E7" w14:textId="221BD2FD" w:rsidR="003D0006" w:rsidRPr="003F6EBD" w:rsidDel="00FE7BE1" w:rsidRDefault="003D0006">
            <w:pPr>
              <w:pStyle w:val="Default"/>
              <w:rPr>
                <w:del w:id="14803" w:author="Strzelczyk, Anthony (A.)" w:date="2021-01-05T13:01:00Z"/>
                <w:rPrChange w:id="14804" w:author="Strzelczyk, Anthony (A.)" w:date="2020-12-19T19:57:00Z">
                  <w:rPr>
                    <w:del w:id="14805" w:author="Strzelczyk, Anthony (A.)" w:date="2021-01-05T13:01:00Z"/>
                    <w:lang w:val="en-US"/>
                  </w:rPr>
                </w:rPrChange>
              </w:rPr>
              <w:pPrChange w:id="14806" w:author="Strzelczyk, Anthony (A.)" w:date="2020-12-19T19:57:00Z">
                <w:pPr>
                  <w:pStyle w:val="BodyText"/>
                </w:pPr>
              </w:pPrChange>
            </w:pPr>
            <w:bookmarkStart w:id="14807" w:name="_Toc60752413"/>
            <w:bookmarkStart w:id="14808" w:name="_Toc61061204"/>
            <w:bookmarkStart w:id="14809" w:name="_Toc61517001"/>
            <w:bookmarkStart w:id="14810" w:name="_Toc61517406"/>
            <w:bookmarkStart w:id="14811" w:name="_Toc61517811"/>
            <w:bookmarkStart w:id="14812" w:name="_Toc62469497"/>
            <w:bookmarkStart w:id="14813" w:name="_Toc62469903"/>
            <w:bookmarkStart w:id="14814" w:name="_Toc62806242"/>
            <w:bookmarkStart w:id="14815" w:name="_Toc63149033"/>
            <w:bookmarkStart w:id="14816" w:name="_Toc64530309"/>
            <w:bookmarkStart w:id="14817" w:name="_Toc65959278"/>
            <w:bookmarkStart w:id="14818" w:name="_Toc66036225"/>
            <w:bookmarkStart w:id="14819" w:name="_Toc66170034"/>
            <w:bookmarkStart w:id="14820" w:name="_Toc66170448"/>
            <w:bookmarkStart w:id="14821" w:name="_Toc66171200"/>
            <w:bookmarkStart w:id="14822" w:name="_Toc66171583"/>
            <w:bookmarkStart w:id="14823" w:name="_Toc66171966"/>
            <w:bookmarkStart w:id="14824" w:name="_Toc70443053"/>
            <w:bookmarkStart w:id="14825" w:name="_Toc70494989"/>
            <w:bookmarkStart w:id="14826" w:name="_Toc70511159"/>
            <w:bookmarkStart w:id="14827" w:name="_Toc70511553"/>
            <w:bookmarkStart w:id="14828" w:name="_Toc70511936"/>
            <w:bookmarkStart w:id="14829" w:name="_Toc70512319"/>
            <w:bookmarkStart w:id="14830" w:name="_Toc89250043"/>
            <w:bookmarkStart w:id="14831" w:name="_Toc8943998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p>
        </w:tc>
        <w:tc>
          <w:tcPr>
            <w:tcW w:w="5244" w:type="dxa"/>
          </w:tcPr>
          <w:p w14:paraId="571E26B6" w14:textId="207A03C9" w:rsidR="003D0006" w:rsidRPr="00BB0EAC" w:rsidDel="00FE7BE1" w:rsidRDefault="003D0006">
            <w:pPr>
              <w:pStyle w:val="BodyText"/>
              <w:spacing w:line="240" w:lineRule="atLeast"/>
              <w:rPr>
                <w:del w:id="14832" w:author="Strzelczyk, Anthony (A.)" w:date="2021-01-05T13:01:00Z"/>
                <w:lang w:val="en-US"/>
              </w:rPr>
              <w:pPrChange w:id="14833" w:author="Strzelczyk, Anthony (A.)" w:date="2020-12-11T12:24:00Z">
                <w:pPr>
                  <w:pStyle w:val="BodyText"/>
                </w:pPr>
              </w:pPrChange>
            </w:pPr>
            <w:bookmarkStart w:id="14834" w:name="_Toc60752414"/>
            <w:bookmarkStart w:id="14835" w:name="_Toc61061205"/>
            <w:bookmarkStart w:id="14836" w:name="_Toc61517002"/>
            <w:bookmarkStart w:id="14837" w:name="_Toc61517407"/>
            <w:bookmarkStart w:id="14838" w:name="_Toc61517812"/>
            <w:bookmarkStart w:id="14839" w:name="_Toc62469498"/>
            <w:bookmarkStart w:id="14840" w:name="_Toc62469904"/>
            <w:bookmarkStart w:id="14841" w:name="_Toc62806243"/>
            <w:bookmarkStart w:id="14842" w:name="_Toc63149034"/>
            <w:bookmarkStart w:id="14843" w:name="_Toc64530310"/>
            <w:bookmarkStart w:id="14844" w:name="_Toc65959279"/>
            <w:bookmarkStart w:id="14845" w:name="_Toc66036226"/>
            <w:bookmarkStart w:id="14846" w:name="_Toc66170035"/>
            <w:bookmarkStart w:id="14847" w:name="_Toc66170449"/>
            <w:bookmarkStart w:id="14848" w:name="_Toc66171201"/>
            <w:bookmarkStart w:id="14849" w:name="_Toc66171584"/>
            <w:bookmarkStart w:id="14850" w:name="_Toc66171967"/>
            <w:bookmarkStart w:id="14851" w:name="_Toc70443054"/>
            <w:bookmarkStart w:id="14852" w:name="_Toc70494990"/>
            <w:bookmarkStart w:id="14853" w:name="_Toc70511160"/>
            <w:bookmarkStart w:id="14854" w:name="_Toc70511554"/>
            <w:bookmarkStart w:id="14855" w:name="_Toc70511937"/>
            <w:bookmarkStart w:id="14856" w:name="_Toc70512320"/>
            <w:bookmarkStart w:id="14857" w:name="_Toc89250044"/>
            <w:bookmarkStart w:id="14858" w:name="_Toc89439987"/>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p>
        </w:tc>
        <w:tc>
          <w:tcPr>
            <w:tcW w:w="2835" w:type="dxa"/>
          </w:tcPr>
          <w:p w14:paraId="3ABFEC02" w14:textId="03F001A0" w:rsidR="003D0006" w:rsidRPr="00BB0EAC" w:rsidDel="00FE7BE1" w:rsidRDefault="003D0006">
            <w:pPr>
              <w:pStyle w:val="BodyText"/>
              <w:spacing w:line="240" w:lineRule="atLeast"/>
              <w:rPr>
                <w:del w:id="14859" w:author="Strzelczyk, Anthony (A.)" w:date="2021-01-05T13:01:00Z"/>
                <w:lang w:val="en-US"/>
              </w:rPr>
              <w:pPrChange w:id="14860" w:author="Strzelczyk, Anthony (A.)" w:date="2020-12-11T12:24:00Z">
                <w:pPr>
                  <w:pStyle w:val="BodyText"/>
                </w:pPr>
              </w:pPrChange>
            </w:pPr>
            <w:bookmarkStart w:id="14861" w:name="_Toc60752415"/>
            <w:bookmarkStart w:id="14862" w:name="_Toc61061206"/>
            <w:bookmarkStart w:id="14863" w:name="_Toc61517003"/>
            <w:bookmarkStart w:id="14864" w:name="_Toc61517408"/>
            <w:bookmarkStart w:id="14865" w:name="_Toc61517813"/>
            <w:bookmarkStart w:id="14866" w:name="_Toc62469499"/>
            <w:bookmarkStart w:id="14867" w:name="_Toc62469905"/>
            <w:bookmarkStart w:id="14868" w:name="_Toc62806244"/>
            <w:bookmarkStart w:id="14869" w:name="_Toc63149035"/>
            <w:bookmarkStart w:id="14870" w:name="_Toc64530311"/>
            <w:bookmarkStart w:id="14871" w:name="_Toc65959280"/>
            <w:bookmarkStart w:id="14872" w:name="_Toc66036227"/>
            <w:bookmarkStart w:id="14873" w:name="_Toc66170036"/>
            <w:bookmarkStart w:id="14874" w:name="_Toc66170450"/>
            <w:bookmarkStart w:id="14875" w:name="_Toc66171202"/>
            <w:bookmarkStart w:id="14876" w:name="_Toc66171585"/>
            <w:bookmarkStart w:id="14877" w:name="_Toc66171968"/>
            <w:bookmarkStart w:id="14878" w:name="_Toc70443055"/>
            <w:bookmarkStart w:id="14879" w:name="_Toc70494991"/>
            <w:bookmarkStart w:id="14880" w:name="_Toc70511161"/>
            <w:bookmarkStart w:id="14881" w:name="_Toc70511555"/>
            <w:bookmarkStart w:id="14882" w:name="_Toc70511938"/>
            <w:bookmarkStart w:id="14883" w:name="_Toc70512321"/>
            <w:bookmarkStart w:id="14884" w:name="_Toc89250045"/>
            <w:bookmarkStart w:id="14885" w:name="_Toc89439988"/>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p>
        </w:tc>
        <w:bookmarkStart w:id="14886" w:name="_Toc60752416"/>
        <w:bookmarkStart w:id="14887" w:name="_Toc61061207"/>
        <w:bookmarkStart w:id="14888" w:name="_Toc61517004"/>
        <w:bookmarkStart w:id="14889" w:name="_Toc61517409"/>
        <w:bookmarkStart w:id="14890" w:name="_Toc61517814"/>
        <w:bookmarkStart w:id="14891" w:name="_Toc62469500"/>
        <w:bookmarkStart w:id="14892" w:name="_Toc62469906"/>
        <w:bookmarkStart w:id="14893" w:name="_Toc62806245"/>
        <w:bookmarkStart w:id="14894" w:name="_Toc63149036"/>
        <w:bookmarkStart w:id="14895" w:name="_Toc64530312"/>
        <w:bookmarkStart w:id="14896" w:name="_Toc65959281"/>
        <w:bookmarkStart w:id="14897" w:name="_Toc66036228"/>
        <w:bookmarkStart w:id="14898" w:name="_Toc66170037"/>
        <w:bookmarkStart w:id="14899" w:name="_Toc66170451"/>
        <w:bookmarkStart w:id="14900" w:name="_Toc66171203"/>
        <w:bookmarkStart w:id="14901" w:name="_Toc66171586"/>
        <w:bookmarkStart w:id="14902" w:name="_Toc66171969"/>
        <w:bookmarkStart w:id="14903" w:name="_Toc70443056"/>
        <w:bookmarkStart w:id="14904" w:name="_Toc70494992"/>
        <w:bookmarkStart w:id="14905" w:name="_Toc70511162"/>
        <w:bookmarkStart w:id="14906" w:name="_Toc70511556"/>
        <w:bookmarkStart w:id="14907" w:name="_Toc70511939"/>
        <w:bookmarkStart w:id="14908" w:name="_Toc70512322"/>
        <w:bookmarkStart w:id="14909" w:name="_Toc89250046"/>
        <w:bookmarkStart w:id="14910" w:name="_Toc89439989"/>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tr>
      <w:tr w:rsidR="003D0006" w:rsidRPr="00BB0EAC" w:rsidDel="00FE7BE1" w14:paraId="3934CB25" w14:textId="35E84B32" w:rsidTr="00982747">
        <w:trPr>
          <w:del w:id="14911" w:author="Strzelczyk, Anthony (A.)" w:date="2021-01-05T13:01:00Z"/>
        </w:trPr>
        <w:tc>
          <w:tcPr>
            <w:tcW w:w="2127" w:type="dxa"/>
          </w:tcPr>
          <w:p w14:paraId="48D88214" w14:textId="71E7D561" w:rsidR="003D0006" w:rsidRPr="003F6EBD" w:rsidDel="00FE7BE1" w:rsidRDefault="003D0006">
            <w:pPr>
              <w:pStyle w:val="Default"/>
              <w:rPr>
                <w:del w:id="14912" w:author="Strzelczyk, Anthony (A.)" w:date="2021-01-05T13:01:00Z"/>
                <w:rPrChange w:id="14913" w:author="Strzelczyk, Anthony (A.)" w:date="2020-12-19T19:58:00Z">
                  <w:rPr>
                    <w:del w:id="14914" w:author="Strzelczyk, Anthony (A.)" w:date="2021-01-05T13:01:00Z"/>
                    <w:lang w:val="en-US"/>
                  </w:rPr>
                </w:rPrChange>
              </w:rPr>
              <w:pPrChange w:id="14915" w:author="Strzelczyk, Anthony (A.)" w:date="2020-12-19T19:58:00Z">
                <w:pPr>
                  <w:pStyle w:val="BodyText"/>
                </w:pPr>
              </w:pPrChange>
            </w:pPr>
            <w:bookmarkStart w:id="14916" w:name="_Toc60752417"/>
            <w:bookmarkStart w:id="14917" w:name="_Toc61061208"/>
            <w:bookmarkStart w:id="14918" w:name="_Toc61517005"/>
            <w:bookmarkStart w:id="14919" w:name="_Toc61517410"/>
            <w:bookmarkStart w:id="14920" w:name="_Toc61517815"/>
            <w:bookmarkStart w:id="14921" w:name="_Toc62469501"/>
            <w:bookmarkStart w:id="14922" w:name="_Toc62469907"/>
            <w:bookmarkStart w:id="14923" w:name="_Toc62806246"/>
            <w:bookmarkStart w:id="14924" w:name="_Toc63149037"/>
            <w:bookmarkStart w:id="14925" w:name="_Toc64530313"/>
            <w:bookmarkStart w:id="14926" w:name="_Toc65959282"/>
            <w:bookmarkStart w:id="14927" w:name="_Toc66036229"/>
            <w:bookmarkStart w:id="14928" w:name="_Toc66170038"/>
            <w:bookmarkStart w:id="14929" w:name="_Toc66170452"/>
            <w:bookmarkStart w:id="14930" w:name="_Toc66171204"/>
            <w:bookmarkStart w:id="14931" w:name="_Toc66171587"/>
            <w:bookmarkStart w:id="14932" w:name="_Toc66171970"/>
            <w:bookmarkStart w:id="14933" w:name="_Toc70443057"/>
            <w:bookmarkStart w:id="14934" w:name="_Toc70494993"/>
            <w:bookmarkStart w:id="14935" w:name="_Toc70511163"/>
            <w:bookmarkStart w:id="14936" w:name="_Toc70511557"/>
            <w:bookmarkStart w:id="14937" w:name="_Toc70511940"/>
            <w:bookmarkStart w:id="14938" w:name="_Toc70512323"/>
            <w:bookmarkStart w:id="14939" w:name="_Toc89250047"/>
            <w:bookmarkStart w:id="14940" w:name="_Toc89439990"/>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p>
        </w:tc>
        <w:tc>
          <w:tcPr>
            <w:tcW w:w="5244" w:type="dxa"/>
          </w:tcPr>
          <w:p w14:paraId="35032430" w14:textId="65F1E45F" w:rsidR="003D0006" w:rsidRPr="00BB0EAC" w:rsidDel="00FE7BE1" w:rsidRDefault="003D0006">
            <w:pPr>
              <w:pStyle w:val="BodyText"/>
              <w:spacing w:line="240" w:lineRule="atLeast"/>
              <w:rPr>
                <w:del w:id="14941" w:author="Strzelczyk, Anthony (A.)" w:date="2021-01-05T13:01:00Z"/>
                <w:lang w:val="en-US"/>
              </w:rPr>
              <w:pPrChange w:id="14942" w:author="Strzelczyk, Anthony (A.)" w:date="2020-12-11T12:24:00Z">
                <w:pPr>
                  <w:pStyle w:val="BodyText"/>
                </w:pPr>
              </w:pPrChange>
            </w:pPr>
            <w:bookmarkStart w:id="14943" w:name="_Toc60752418"/>
            <w:bookmarkStart w:id="14944" w:name="_Toc61061209"/>
            <w:bookmarkStart w:id="14945" w:name="_Toc61517006"/>
            <w:bookmarkStart w:id="14946" w:name="_Toc61517411"/>
            <w:bookmarkStart w:id="14947" w:name="_Toc61517816"/>
            <w:bookmarkStart w:id="14948" w:name="_Toc62469502"/>
            <w:bookmarkStart w:id="14949" w:name="_Toc62469908"/>
            <w:bookmarkStart w:id="14950" w:name="_Toc62806247"/>
            <w:bookmarkStart w:id="14951" w:name="_Toc63149038"/>
            <w:bookmarkStart w:id="14952" w:name="_Toc64530314"/>
            <w:bookmarkStart w:id="14953" w:name="_Toc65959283"/>
            <w:bookmarkStart w:id="14954" w:name="_Toc66036230"/>
            <w:bookmarkStart w:id="14955" w:name="_Toc66170039"/>
            <w:bookmarkStart w:id="14956" w:name="_Toc66170453"/>
            <w:bookmarkStart w:id="14957" w:name="_Toc66171205"/>
            <w:bookmarkStart w:id="14958" w:name="_Toc66171588"/>
            <w:bookmarkStart w:id="14959" w:name="_Toc66171971"/>
            <w:bookmarkStart w:id="14960" w:name="_Toc70443058"/>
            <w:bookmarkStart w:id="14961" w:name="_Toc70494994"/>
            <w:bookmarkStart w:id="14962" w:name="_Toc70511164"/>
            <w:bookmarkStart w:id="14963" w:name="_Toc70511558"/>
            <w:bookmarkStart w:id="14964" w:name="_Toc70511941"/>
            <w:bookmarkStart w:id="14965" w:name="_Toc70512324"/>
            <w:bookmarkStart w:id="14966" w:name="_Toc89250048"/>
            <w:bookmarkStart w:id="14967" w:name="_Toc89439991"/>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p>
        </w:tc>
        <w:tc>
          <w:tcPr>
            <w:tcW w:w="2835" w:type="dxa"/>
          </w:tcPr>
          <w:p w14:paraId="549026FE" w14:textId="0BD2ED5A" w:rsidR="003D0006" w:rsidRPr="00BB0EAC" w:rsidDel="00FE7BE1" w:rsidRDefault="003D0006">
            <w:pPr>
              <w:pStyle w:val="BodyText"/>
              <w:spacing w:line="240" w:lineRule="atLeast"/>
              <w:rPr>
                <w:del w:id="14968" w:author="Strzelczyk, Anthony (A.)" w:date="2021-01-05T13:01:00Z"/>
                <w:lang w:val="en-US"/>
              </w:rPr>
              <w:pPrChange w:id="14969" w:author="Strzelczyk, Anthony (A.)" w:date="2020-12-11T12:24:00Z">
                <w:pPr>
                  <w:pStyle w:val="BodyText"/>
                </w:pPr>
              </w:pPrChange>
            </w:pPr>
            <w:bookmarkStart w:id="14970" w:name="_Toc60752419"/>
            <w:bookmarkStart w:id="14971" w:name="_Toc61061210"/>
            <w:bookmarkStart w:id="14972" w:name="_Toc61517007"/>
            <w:bookmarkStart w:id="14973" w:name="_Toc61517412"/>
            <w:bookmarkStart w:id="14974" w:name="_Toc61517817"/>
            <w:bookmarkStart w:id="14975" w:name="_Toc62469503"/>
            <w:bookmarkStart w:id="14976" w:name="_Toc62469909"/>
            <w:bookmarkStart w:id="14977" w:name="_Toc62806248"/>
            <w:bookmarkStart w:id="14978" w:name="_Toc63149039"/>
            <w:bookmarkStart w:id="14979" w:name="_Toc64530315"/>
            <w:bookmarkStart w:id="14980" w:name="_Toc65959284"/>
            <w:bookmarkStart w:id="14981" w:name="_Toc66036231"/>
            <w:bookmarkStart w:id="14982" w:name="_Toc66170040"/>
            <w:bookmarkStart w:id="14983" w:name="_Toc66170454"/>
            <w:bookmarkStart w:id="14984" w:name="_Toc66171206"/>
            <w:bookmarkStart w:id="14985" w:name="_Toc66171589"/>
            <w:bookmarkStart w:id="14986" w:name="_Toc66171972"/>
            <w:bookmarkStart w:id="14987" w:name="_Toc70443059"/>
            <w:bookmarkStart w:id="14988" w:name="_Toc70494995"/>
            <w:bookmarkStart w:id="14989" w:name="_Toc70511165"/>
            <w:bookmarkStart w:id="14990" w:name="_Toc70511559"/>
            <w:bookmarkStart w:id="14991" w:name="_Toc70511942"/>
            <w:bookmarkStart w:id="14992" w:name="_Toc70512325"/>
            <w:bookmarkStart w:id="14993" w:name="_Toc89250049"/>
            <w:bookmarkStart w:id="14994" w:name="_Toc89439992"/>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p>
        </w:tc>
        <w:bookmarkStart w:id="14995" w:name="_Toc60752420"/>
        <w:bookmarkStart w:id="14996" w:name="_Toc61061211"/>
        <w:bookmarkStart w:id="14997" w:name="_Toc61517008"/>
        <w:bookmarkStart w:id="14998" w:name="_Toc61517413"/>
        <w:bookmarkStart w:id="14999" w:name="_Toc61517818"/>
        <w:bookmarkStart w:id="15000" w:name="_Toc62469504"/>
        <w:bookmarkStart w:id="15001" w:name="_Toc62469910"/>
        <w:bookmarkStart w:id="15002" w:name="_Toc62806249"/>
        <w:bookmarkStart w:id="15003" w:name="_Toc63149040"/>
        <w:bookmarkStart w:id="15004" w:name="_Toc64530316"/>
        <w:bookmarkStart w:id="15005" w:name="_Toc65959285"/>
        <w:bookmarkStart w:id="15006" w:name="_Toc66036232"/>
        <w:bookmarkStart w:id="15007" w:name="_Toc66170041"/>
        <w:bookmarkStart w:id="15008" w:name="_Toc66170455"/>
        <w:bookmarkStart w:id="15009" w:name="_Toc66171207"/>
        <w:bookmarkStart w:id="15010" w:name="_Toc66171590"/>
        <w:bookmarkStart w:id="15011" w:name="_Toc66171973"/>
        <w:bookmarkStart w:id="15012" w:name="_Toc70443060"/>
        <w:bookmarkStart w:id="15013" w:name="_Toc70494996"/>
        <w:bookmarkStart w:id="15014" w:name="_Toc70511166"/>
        <w:bookmarkStart w:id="15015" w:name="_Toc70511560"/>
        <w:bookmarkStart w:id="15016" w:name="_Toc70511943"/>
        <w:bookmarkStart w:id="15017" w:name="_Toc70512326"/>
        <w:bookmarkStart w:id="15018" w:name="_Toc89250050"/>
        <w:bookmarkStart w:id="15019" w:name="_Toc89439993"/>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tr>
      <w:tr w:rsidR="003D0006" w:rsidRPr="00BB0EAC" w:rsidDel="00FE7BE1" w14:paraId="6827F919" w14:textId="26DF7696" w:rsidTr="00982747">
        <w:trPr>
          <w:del w:id="15020" w:author="Strzelczyk, Anthony (A.)" w:date="2021-01-05T13:01:00Z"/>
        </w:trPr>
        <w:tc>
          <w:tcPr>
            <w:tcW w:w="2127" w:type="dxa"/>
          </w:tcPr>
          <w:p w14:paraId="3962215C" w14:textId="2B998B2A" w:rsidR="003D0006" w:rsidRPr="003F6EBD" w:rsidDel="00FE7BE1" w:rsidRDefault="003D0006">
            <w:pPr>
              <w:pStyle w:val="Default"/>
              <w:rPr>
                <w:del w:id="15021" w:author="Strzelczyk, Anthony (A.)" w:date="2021-01-05T13:01:00Z"/>
                <w:rPrChange w:id="15022" w:author="Strzelczyk, Anthony (A.)" w:date="2020-12-19T19:58:00Z">
                  <w:rPr>
                    <w:del w:id="15023" w:author="Strzelczyk, Anthony (A.)" w:date="2021-01-05T13:01:00Z"/>
                    <w:lang w:val="en-US"/>
                  </w:rPr>
                </w:rPrChange>
              </w:rPr>
              <w:pPrChange w:id="15024" w:author="Strzelczyk, Anthony (A.)" w:date="2020-12-19T19:58:00Z">
                <w:pPr>
                  <w:pStyle w:val="BodyText"/>
                </w:pPr>
              </w:pPrChange>
            </w:pPr>
            <w:bookmarkStart w:id="15025" w:name="_Toc60752421"/>
            <w:bookmarkStart w:id="15026" w:name="_Toc61061212"/>
            <w:bookmarkStart w:id="15027" w:name="_Toc61517009"/>
            <w:bookmarkStart w:id="15028" w:name="_Toc61517414"/>
            <w:bookmarkStart w:id="15029" w:name="_Toc61517819"/>
            <w:bookmarkStart w:id="15030" w:name="_Toc62469505"/>
            <w:bookmarkStart w:id="15031" w:name="_Toc62469911"/>
            <w:bookmarkStart w:id="15032" w:name="_Toc62806250"/>
            <w:bookmarkStart w:id="15033" w:name="_Toc63149041"/>
            <w:bookmarkStart w:id="15034" w:name="_Toc64530317"/>
            <w:bookmarkStart w:id="15035" w:name="_Toc65959286"/>
            <w:bookmarkStart w:id="15036" w:name="_Toc66036233"/>
            <w:bookmarkStart w:id="15037" w:name="_Toc66170042"/>
            <w:bookmarkStart w:id="15038" w:name="_Toc66170456"/>
            <w:bookmarkStart w:id="15039" w:name="_Toc66171208"/>
            <w:bookmarkStart w:id="15040" w:name="_Toc66171591"/>
            <w:bookmarkStart w:id="15041" w:name="_Toc66171974"/>
            <w:bookmarkStart w:id="15042" w:name="_Toc70443061"/>
            <w:bookmarkStart w:id="15043" w:name="_Toc70494997"/>
            <w:bookmarkStart w:id="15044" w:name="_Toc70511167"/>
            <w:bookmarkStart w:id="15045" w:name="_Toc70511561"/>
            <w:bookmarkStart w:id="15046" w:name="_Toc70511944"/>
            <w:bookmarkStart w:id="15047" w:name="_Toc70512327"/>
            <w:bookmarkStart w:id="15048" w:name="_Toc89250051"/>
            <w:bookmarkStart w:id="15049" w:name="_Toc8943999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p>
        </w:tc>
        <w:tc>
          <w:tcPr>
            <w:tcW w:w="5244" w:type="dxa"/>
          </w:tcPr>
          <w:p w14:paraId="04A694E0" w14:textId="3C7CA778" w:rsidR="003D0006" w:rsidRPr="00BB0EAC" w:rsidDel="00FE7BE1" w:rsidRDefault="003D0006">
            <w:pPr>
              <w:pStyle w:val="BodyText"/>
              <w:spacing w:line="240" w:lineRule="atLeast"/>
              <w:rPr>
                <w:del w:id="15050" w:author="Strzelczyk, Anthony (A.)" w:date="2021-01-05T13:01:00Z"/>
                <w:lang w:val="en-US"/>
              </w:rPr>
              <w:pPrChange w:id="15051" w:author="Strzelczyk, Anthony (A.)" w:date="2020-12-11T12:24:00Z">
                <w:pPr>
                  <w:pStyle w:val="BodyText"/>
                </w:pPr>
              </w:pPrChange>
            </w:pPr>
            <w:bookmarkStart w:id="15052" w:name="_Toc60752422"/>
            <w:bookmarkStart w:id="15053" w:name="_Toc61061213"/>
            <w:bookmarkStart w:id="15054" w:name="_Toc61517010"/>
            <w:bookmarkStart w:id="15055" w:name="_Toc61517415"/>
            <w:bookmarkStart w:id="15056" w:name="_Toc61517820"/>
            <w:bookmarkStart w:id="15057" w:name="_Toc62469506"/>
            <w:bookmarkStart w:id="15058" w:name="_Toc62469912"/>
            <w:bookmarkStart w:id="15059" w:name="_Toc62806251"/>
            <w:bookmarkStart w:id="15060" w:name="_Toc63149042"/>
            <w:bookmarkStart w:id="15061" w:name="_Toc64530318"/>
            <w:bookmarkStart w:id="15062" w:name="_Toc65959287"/>
            <w:bookmarkStart w:id="15063" w:name="_Toc66036234"/>
            <w:bookmarkStart w:id="15064" w:name="_Toc66170043"/>
            <w:bookmarkStart w:id="15065" w:name="_Toc66170457"/>
            <w:bookmarkStart w:id="15066" w:name="_Toc66171209"/>
            <w:bookmarkStart w:id="15067" w:name="_Toc66171592"/>
            <w:bookmarkStart w:id="15068" w:name="_Toc66171975"/>
            <w:bookmarkStart w:id="15069" w:name="_Toc70443062"/>
            <w:bookmarkStart w:id="15070" w:name="_Toc70494998"/>
            <w:bookmarkStart w:id="15071" w:name="_Toc70511168"/>
            <w:bookmarkStart w:id="15072" w:name="_Toc70511562"/>
            <w:bookmarkStart w:id="15073" w:name="_Toc70511945"/>
            <w:bookmarkStart w:id="15074" w:name="_Toc70512328"/>
            <w:bookmarkStart w:id="15075" w:name="_Toc89250052"/>
            <w:bookmarkStart w:id="15076" w:name="_Toc89439995"/>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p>
        </w:tc>
        <w:tc>
          <w:tcPr>
            <w:tcW w:w="2835" w:type="dxa"/>
          </w:tcPr>
          <w:p w14:paraId="05AA0FAC" w14:textId="15317EF0" w:rsidR="003D0006" w:rsidRPr="00BB0EAC" w:rsidDel="00FE7BE1" w:rsidRDefault="003D0006">
            <w:pPr>
              <w:pStyle w:val="BodyText"/>
              <w:spacing w:line="240" w:lineRule="atLeast"/>
              <w:rPr>
                <w:del w:id="15077" w:author="Strzelczyk, Anthony (A.)" w:date="2021-01-05T13:01:00Z"/>
                <w:lang w:val="en-US"/>
              </w:rPr>
              <w:pPrChange w:id="15078" w:author="Strzelczyk, Anthony (A.)" w:date="2020-12-11T12:24:00Z">
                <w:pPr>
                  <w:pStyle w:val="BodyText"/>
                </w:pPr>
              </w:pPrChange>
            </w:pPr>
            <w:bookmarkStart w:id="15079" w:name="_Toc60752423"/>
            <w:bookmarkStart w:id="15080" w:name="_Toc61061214"/>
            <w:bookmarkStart w:id="15081" w:name="_Toc61517011"/>
            <w:bookmarkStart w:id="15082" w:name="_Toc61517416"/>
            <w:bookmarkStart w:id="15083" w:name="_Toc61517821"/>
            <w:bookmarkStart w:id="15084" w:name="_Toc62469507"/>
            <w:bookmarkStart w:id="15085" w:name="_Toc62469913"/>
            <w:bookmarkStart w:id="15086" w:name="_Toc62806252"/>
            <w:bookmarkStart w:id="15087" w:name="_Toc63149043"/>
            <w:bookmarkStart w:id="15088" w:name="_Toc64530319"/>
            <w:bookmarkStart w:id="15089" w:name="_Toc65959288"/>
            <w:bookmarkStart w:id="15090" w:name="_Toc66036235"/>
            <w:bookmarkStart w:id="15091" w:name="_Toc66170044"/>
            <w:bookmarkStart w:id="15092" w:name="_Toc66170458"/>
            <w:bookmarkStart w:id="15093" w:name="_Toc66171210"/>
            <w:bookmarkStart w:id="15094" w:name="_Toc66171593"/>
            <w:bookmarkStart w:id="15095" w:name="_Toc66171976"/>
            <w:bookmarkStart w:id="15096" w:name="_Toc70443063"/>
            <w:bookmarkStart w:id="15097" w:name="_Toc70494999"/>
            <w:bookmarkStart w:id="15098" w:name="_Toc70511169"/>
            <w:bookmarkStart w:id="15099" w:name="_Toc70511563"/>
            <w:bookmarkStart w:id="15100" w:name="_Toc70511946"/>
            <w:bookmarkStart w:id="15101" w:name="_Toc70512329"/>
            <w:bookmarkStart w:id="15102" w:name="_Toc89250053"/>
            <w:bookmarkStart w:id="15103" w:name="_Toc89439996"/>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p>
        </w:tc>
        <w:bookmarkStart w:id="15104" w:name="_Toc60752424"/>
        <w:bookmarkStart w:id="15105" w:name="_Toc61061215"/>
        <w:bookmarkStart w:id="15106" w:name="_Toc61517012"/>
        <w:bookmarkStart w:id="15107" w:name="_Toc61517417"/>
        <w:bookmarkStart w:id="15108" w:name="_Toc61517822"/>
        <w:bookmarkStart w:id="15109" w:name="_Toc62469508"/>
        <w:bookmarkStart w:id="15110" w:name="_Toc62469914"/>
        <w:bookmarkStart w:id="15111" w:name="_Toc62806253"/>
        <w:bookmarkStart w:id="15112" w:name="_Toc63149044"/>
        <w:bookmarkStart w:id="15113" w:name="_Toc64530320"/>
        <w:bookmarkStart w:id="15114" w:name="_Toc65959289"/>
        <w:bookmarkStart w:id="15115" w:name="_Toc66036236"/>
        <w:bookmarkStart w:id="15116" w:name="_Toc66170045"/>
        <w:bookmarkStart w:id="15117" w:name="_Toc66170459"/>
        <w:bookmarkStart w:id="15118" w:name="_Toc66171211"/>
        <w:bookmarkStart w:id="15119" w:name="_Toc66171594"/>
        <w:bookmarkStart w:id="15120" w:name="_Toc66171977"/>
        <w:bookmarkStart w:id="15121" w:name="_Toc70443064"/>
        <w:bookmarkStart w:id="15122" w:name="_Toc70495000"/>
        <w:bookmarkStart w:id="15123" w:name="_Toc70511170"/>
        <w:bookmarkStart w:id="15124" w:name="_Toc70511564"/>
        <w:bookmarkStart w:id="15125" w:name="_Toc70511947"/>
        <w:bookmarkStart w:id="15126" w:name="_Toc70512330"/>
        <w:bookmarkStart w:id="15127" w:name="_Toc89250054"/>
        <w:bookmarkStart w:id="15128" w:name="_Toc89439997"/>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tr>
      <w:tr w:rsidR="003D0006" w:rsidRPr="00BB0EAC" w:rsidDel="00E317AB" w14:paraId="14CC0777" w14:textId="4522B643" w:rsidTr="00982747">
        <w:trPr>
          <w:del w:id="15129" w:author="Strzelczyk, Anthony (A.)" w:date="2020-12-21T16:06:00Z"/>
        </w:trPr>
        <w:tc>
          <w:tcPr>
            <w:tcW w:w="2127" w:type="dxa"/>
          </w:tcPr>
          <w:p w14:paraId="608C1616" w14:textId="397CCEDB" w:rsidR="003D0006" w:rsidRPr="003F6EBD" w:rsidDel="00E317AB" w:rsidRDefault="003D0006">
            <w:pPr>
              <w:pStyle w:val="Default"/>
              <w:rPr>
                <w:del w:id="15130" w:author="Strzelczyk, Anthony (A.)" w:date="2020-12-21T16:06:00Z"/>
                <w:rPrChange w:id="15131" w:author="Strzelczyk, Anthony (A.)" w:date="2020-12-19T19:58:00Z">
                  <w:rPr>
                    <w:del w:id="15132" w:author="Strzelczyk, Anthony (A.)" w:date="2020-12-21T16:06:00Z"/>
                    <w:lang w:val="en-US"/>
                  </w:rPr>
                </w:rPrChange>
              </w:rPr>
              <w:pPrChange w:id="15133" w:author="Strzelczyk, Anthony (A.)" w:date="2020-12-19T19:58:00Z">
                <w:pPr>
                  <w:pStyle w:val="BodyText"/>
                </w:pPr>
              </w:pPrChange>
            </w:pPr>
            <w:bookmarkStart w:id="15134" w:name="_Toc60752425"/>
            <w:bookmarkStart w:id="15135" w:name="_Toc61061216"/>
            <w:bookmarkStart w:id="15136" w:name="_Toc61517013"/>
            <w:bookmarkStart w:id="15137" w:name="_Toc61517418"/>
            <w:bookmarkStart w:id="15138" w:name="_Toc61517823"/>
            <w:bookmarkStart w:id="15139" w:name="_Toc62469509"/>
            <w:bookmarkStart w:id="15140" w:name="_Toc62469915"/>
            <w:bookmarkStart w:id="15141" w:name="_Toc62806254"/>
            <w:bookmarkStart w:id="15142" w:name="_Toc63149045"/>
            <w:bookmarkStart w:id="15143" w:name="_Toc64530321"/>
            <w:bookmarkStart w:id="15144" w:name="_Toc65959290"/>
            <w:bookmarkStart w:id="15145" w:name="_Toc66036237"/>
            <w:bookmarkStart w:id="15146" w:name="_Toc66170046"/>
            <w:bookmarkStart w:id="15147" w:name="_Toc66170460"/>
            <w:bookmarkStart w:id="15148" w:name="_Toc66171212"/>
            <w:bookmarkStart w:id="15149" w:name="_Toc66171595"/>
            <w:bookmarkStart w:id="15150" w:name="_Toc66171978"/>
            <w:bookmarkStart w:id="15151" w:name="_Toc70443065"/>
            <w:bookmarkStart w:id="15152" w:name="_Toc70495001"/>
            <w:bookmarkStart w:id="15153" w:name="_Toc70511171"/>
            <w:bookmarkStart w:id="15154" w:name="_Toc70511565"/>
            <w:bookmarkStart w:id="15155" w:name="_Toc70511948"/>
            <w:bookmarkStart w:id="15156" w:name="_Toc70512331"/>
            <w:bookmarkStart w:id="15157" w:name="_Toc89250055"/>
            <w:bookmarkStart w:id="15158" w:name="_Toc89439998"/>
            <w:bookmarkEnd w:id="15134"/>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bookmarkEnd w:id="15158"/>
          </w:p>
        </w:tc>
        <w:tc>
          <w:tcPr>
            <w:tcW w:w="5244" w:type="dxa"/>
          </w:tcPr>
          <w:p w14:paraId="79383A4E" w14:textId="0418896B" w:rsidR="003D0006" w:rsidRPr="00BB0EAC" w:rsidDel="00E317AB" w:rsidRDefault="003D0006">
            <w:pPr>
              <w:pStyle w:val="BodyText"/>
              <w:spacing w:line="240" w:lineRule="atLeast"/>
              <w:rPr>
                <w:del w:id="15159" w:author="Strzelczyk, Anthony (A.)" w:date="2020-12-21T16:06:00Z"/>
                <w:lang w:val="en-US"/>
              </w:rPr>
              <w:pPrChange w:id="15160" w:author="Strzelczyk, Anthony (A.)" w:date="2020-12-11T12:24:00Z">
                <w:pPr>
                  <w:pStyle w:val="BodyText"/>
                </w:pPr>
              </w:pPrChange>
            </w:pPr>
            <w:bookmarkStart w:id="15161" w:name="_Toc60752426"/>
            <w:bookmarkStart w:id="15162" w:name="_Toc61061217"/>
            <w:bookmarkStart w:id="15163" w:name="_Toc61517014"/>
            <w:bookmarkStart w:id="15164" w:name="_Toc61517419"/>
            <w:bookmarkStart w:id="15165" w:name="_Toc61517824"/>
            <w:bookmarkStart w:id="15166" w:name="_Toc62469510"/>
            <w:bookmarkStart w:id="15167" w:name="_Toc62469916"/>
            <w:bookmarkStart w:id="15168" w:name="_Toc62806255"/>
            <w:bookmarkStart w:id="15169" w:name="_Toc63149046"/>
            <w:bookmarkStart w:id="15170" w:name="_Toc64530322"/>
            <w:bookmarkStart w:id="15171" w:name="_Toc65959291"/>
            <w:bookmarkStart w:id="15172" w:name="_Toc66036238"/>
            <w:bookmarkStart w:id="15173" w:name="_Toc66170047"/>
            <w:bookmarkStart w:id="15174" w:name="_Toc66170461"/>
            <w:bookmarkStart w:id="15175" w:name="_Toc66171213"/>
            <w:bookmarkStart w:id="15176" w:name="_Toc66171596"/>
            <w:bookmarkStart w:id="15177" w:name="_Toc66171979"/>
            <w:bookmarkStart w:id="15178" w:name="_Toc70443066"/>
            <w:bookmarkStart w:id="15179" w:name="_Toc70495002"/>
            <w:bookmarkStart w:id="15180" w:name="_Toc70511172"/>
            <w:bookmarkStart w:id="15181" w:name="_Toc70511566"/>
            <w:bookmarkStart w:id="15182" w:name="_Toc70511949"/>
            <w:bookmarkStart w:id="15183" w:name="_Toc70512332"/>
            <w:bookmarkStart w:id="15184" w:name="_Toc89250056"/>
            <w:bookmarkStart w:id="15185" w:name="_Toc89439999"/>
            <w:bookmarkEnd w:id="15161"/>
            <w:bookmarkEnd w:id="15162"/>
            <w:bookmarkEnd w:id="15163"/>
            <w:bookmarkEnd w:id="15164"/>
            <w:bookmarkEnd w:id="15165"/>
            <w:bookmarkEnd w:id="15166"/>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p>
        </w:tc>
        <w:tc>
          <w:tcPr>
            <w:tcW w:w="2835" w:type="dxa"/>
          </w:tcPr>
          <w:p w14:paraId="7D21CD40" w14:textId="3C5C89E4" w:rsidR="003D0006" w:rsidRPr="00BB0EAC" w:rsidDel="00E317AB" w:rsidRDefault="003D0006">
            <w:pPr>
              <w:pStyle w:val="BodyText"/>
              <w:spacing w:line="240" w:lineRule="atLeast"/>
              <w:rPr>
                <w:del w:id="15186" w:author="Strzelczyk, Anthony (A.)" w:date="2020-12-21T16:06:00Z"/>
                <w:lang w:val="en-US"/>
              </w:rPr>
              <w:pPrChange w:id="15187" w:author="Strzelczyk, Anthony (A.)" w:date="2020-12-11T12:24:00Z">
                <w:pPr>
                  <w:pStyle w:val="BodyText"/>
                </w:pPr>
              </w:pPrChange>
            </w:pPr>
            <w:bookmarkStart w:id="15188" w:name="_Toc60752427"/>
            <w:bookmarkStart w:id="15189" w:name="_Toc61061218"/>
            <w:bookmarkStart w:id="15190" w:name="_Toc61517015"/>
            <w:bookmarkStart w:id="15191" w:name="_Toc61517420"/>
            <w:bookmarkStart w:id="15192" w:name="_Toc61517825"/>
            <w:bookmarkStart w:id="15193" w:name="_Toc62469511"/>
            <w:bookmarkStart w:id="15194" w:name="_Toc62469917"/>
            <w:bookmarkStart w:id="15195" w:name="_Toc62806256"/>
            <w:bookmarkStart w:id="15196" w:name="_Toc63149047"/>
            <w:bookmarkStart w:id="15197" w:name="_Toc64530323"/>
            <w:bookmarkStart w:id="15198" w:name="_Toc65959292"/>
            <w:bookmarkStart w:id="15199" w:name="_Toc66036239"/>
            <w:bookmarkStart w:id="15200" w:name="_Toc66170048"/>
            <w:bookmarkStart w:id="15201" w:name="_Toc66170462"/>
            <w:bookmarkStart w:id="15202" w:name="_Toc66171214"/>
            <w:bookmarkStart w:id="15203" w:name="_Toc66171597"/>
            <w:bookmarkStart w:id="15204" w:name="_Toc66171980"/>
            <w:bookmarkStart w:id="15205" w:name="_Toc70443067"/>
            <w:bookmarkStart w:id="15206" w:name="_Toc70495003"/>
            <w:bookmarkStart w:id="15207" w:name="_Toc70511173"/>
            <w:bookmarkStart w:id="15208" w:name="_Toc70511567"/>
            <w:bookmarkStart w:id="15209" w:name="_Toc70511950"/>
            <w:bookmarkStart w:id="15210" w:name="_Toc70512333"/>
            <w:bookmarkStart w:id="15211" w:name="_Toc89250057"/>
            <w:bookmarkStart w:id="15212" w:name="_Toc89440000"/>
            <w:bookmarkEnd w:id="15188"/>
            <w:bookmarkEnd w:id="15189"/>
            <w:bookmarkEnd w:id="15190"/>
            <w:bookmarkEnd w:id="15191"/>
            <w:bookmarkEnd w:id="15192"/>
            <w:bookmarkEnd w:id="15193"/>
            <w:bookmarkEnd w:id="15194"/>
            <w:bookmarkEnd w:id="15195"/>
            <w:bookmarkEnd w:id="15196"/>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p>
        </w:tc>
        <w:bookmarkStart w:id="15213" w:name="_Toc60752428"/>
        <w:bookmarkStart w:id="15214" w:name="_Toc61061219"/>
        <w:bookmarkStart w:id="15215" w:name="_Toc61517016"/>
        <w:bookmarkStart w:id="15216" w:name="_Toc61517421"/>
        <w:bookmarkStart w:id="15217" w:name="_Toc61517826"/>
        <w:bookmarkStart w:id="15218" w:name="_Toc62469512"/>
        <w:bookmarkStart w:id="15219" w:name="_Toc62469918"/>
        <w:bookmarkStart w:id="15220" w:name="_Toc62806257"/>
        <w:bookmarkStart w:id="15221" w:name="_Toc63149048"/>
        <w:bookmarkStart w:id="15222" w:name="_Toc64530324"/>
        <w:bookmarkStart w:id="15223" w:name="_Toc65959293"/>
        <w:bookmarkStart w:id="15224" w:name="_Toc66036240"/>
        <w:bookmarkStart w:id="15225" w:name="_Toc66170049"/>
        <w:bookmarkStart w:id="15226" w:name="_Toc66170463"/>
        <w:bookmarkStart w:id="15227" w:name="_Toc66171215"/>
        <w:bookmarkStart w:id="15228" w:name="_Toc66171598"/>
        <w:bookmarkStart w:id="15229" w:name="_Toc66171981"/>
        <w:bookmarkStart w:id="15230" w:name="_Toc70443068"/>
        <w:bookmarkStart w:id="15231" w:name="_Toc70495004"/>
        <w:bookmarkStart w:id="15232" w:name="_Toc70511174"/>
        <w:bookmarkStart w:id="15233" w:name="_Toc70511568"/>
        <w:bookmarkStart w:id="15234" w:name="_Toc70511951"/>
        <w:bookmarkStart w:id="15235" w:name="_Toc70512334"/>
        <w:bookmarkStart w:id="15236" w:name="_Toc89250058"/>
        <w:bookmarkStart w:id="15237" w:name="_Toc89440001"/>
        <w:bookmarkEnd w:id="15213"/>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bookmarkEnd w:id="15236"/>
        <w:bookmarkEnd w:id="15237"/>
      </w:tr>
      <w:tr w:rsidR="003D0006" w:rsidRPr="00BB0EAC" w:rsidDel="00E317AB" w14:paraId="45F98511" w14:textId="6F04DBBB" w:rsidTr="00982747">
        <w:trPr>
          <w:del w:id="15238" w:author="Strzelczyk, Anthony (A.)" w:date="2020-12-21T16:06:00Z"/>
        </w:trPr>
        <w:tc>
          <w:tcPr>
            <w:tcW w:w="2127" w:type="dxa"/>
          </w:tcPr>
          <w:p w14:paraId="72471367" w14:textId="5FB6F849" w:rsidR="003D0006" w:rsidRPr="003F6EBD" w:rsidDel="00E317AB" w:rsidRDefault="003D0006">
            <w:pPr>
              <w:pStyle w:val="Default"/>
              <w:rPr>
                <w:del w:id="15239" w:author="Strzelczyk, Anthony (A.)" w:date="2020-12-21T16:06:00Z"/>
                <w:rPrChange w:id="15240" w:author="Strzelczyk, Anthony (A.)" w:date="2020-12-19T19:58:00Z">
                  <w:rPr>
                    <w:del w:id="15241" w:author="Strzelczyk, Anthony (A.)" w:date="2020-12-21T16:06:00Z"/>
                    <w:lang w:val="en-US"/>
                  </w:rPr>
                </w:rPrChange>
              </w:rPr>
              <w:pPrChange w:id="15242" w:author="Strzelczyk, Anthony (A.)" w:date="2020-12-19T19:58:00Z">
                <w:pPr>
                  <w:pStyle w:val="BodyText"/>
                </w:pPr>
              </w:pPrChange>
            </w:pPr>
            <w:bookmarkStart w:id="15243" w:name="_Toc60752429"/>
            <w:bookmarkStart w:id="15244" w:name="_Toc61061220"/>
            <w:bookmarkStart w:id="15245" w:name="_Toc61517017"/>
            <w:bookmarkStart w:id="15246" w:name="_Toc61517422"/>
            <w:bookmarkStart w:id="15247" w:name="_Toc61517827"/>
            <w:bookmarkStart w:id="15248" w:name="_Toc62469513"/>
            <w:bookmarkStart w:id="15249" w:name="_Toc62469919"/>
            <w:bookmarkStart w:id="15250" w:name="_Toc62806258"/>
            <w:bookmarkStart w:id="15251" w:name="_Toc63149049"/>
            <w:bookmarkStart w:id="15252" w:name="_Toc64530325"/>
            <w:bookmarkStart w:id="15253" w:name="_Toc65959294"/>
            <w:bookmarkStart w:id="15254" w:name="_Toc66036241"/>
            <w:bookmarkStart w:id="15255" w:name="_Toc66170050"/>
            <w:bookmarkStart w:id="15256" w:name="_Toc66170464"/>
            <w:bookmarkStart w:id="15257" w:name="_Toc66171216"/>
            <w:bookmarkStart w:id="15258" w:name="_Toc66171599"/>
            <w:bookmarkStart w:id="15259" w:name="_Toc66171982"/>
            <w:bookmarkStart w:id="15260" w:name="_Toc70443069"/>
            <w:bookmarkStart w:id="15261" w:name="_Toc70495005"/>
            <w:bookmarkStart w:id="15262" w:name="_Toc70511175"/>
            <w:bookmarkStart w:id="15263" w:name="_Toc70511569"/>
            <w:bookmarkStart w:id="15264" w:name="_Toc70511952"/>
            <w:bookmarkStart w:id="15265" w:name="_Toc70512335"/>
            <w:bookmarkStart w:id="15266" w:name="_Toc89250059"/>
            <w:bookmarkStart w:id="15267" w:name="_Toc8944000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bookmarkEnd w:id="15258"/>
            <w:bookmarkEnd w:id="15259"/>
            <w:bookmarkEnd w:id="15260"/>
            <w:bookmarkEnd w:id="15261"/>
            <w:bookmarkEnd w:id="15262"/>
            <w:bookmarkEnd w:id="15263"/>
            <w:bookmarkEnd w:id="15264"/>
            <w:bookmarkEnd w:id="15265"/>
            <w:bookmarkEnd w:id="15266"/>
            <w:bookmarkEnd w:id="15267"/>
          </w:p>
        </w:tc>
        <w:tc>
          <w:tcPr>
            <w:tcW w:w="5244" w:type="dxa"/>
          </w:tcPr>
          <w:p w14:paraId="2BC058F2" w14:textId="09600175" w:rsidR="003D0006" w:rsidRPr="00BB0EAC" w:rsidDel="00E317AB" w:rsidRDefault="003D0006">
            <w:pPr>
              <w:pStyle w:val="BodyText"/>
              <w:spacing w:line="240" w:lineRule="atLeast"/>
              <w:rPr>
                <w:del w:id="15268" w:author="Strzelczyk, Anthony (A.)" w:date="2020-12-21T16:06:00Z"/>
                <w:lang w:val="en-US"/>
              </w:rPr>
              <w:pPrChange w:id="15269" w:author="Strzelczyk, Anthony (A.)" w:date="2020-12-11T12:24:00Z">
                <w:pPr>
                  <w:pStyle w:val="BodyText"/>
                </w:pPr>
              </w:pPrChange>
            </w:pPr>
            <w:bookmarkStart w:id="15270" w:name="_Toc60752430"/>
            <w:bookmarkStart w:id="15271" w:name="_Toc61061221"/>
            <w:bookmarkStart w:id="15272" w:name="_Toc61517018"/>
            <w:bookmarkStart w:id="15273" w:name="_Toc61517423"/>
            <w:bookmarkStart w:id="15274" w:name="_Toc61517828"/>
            <w:bookmarkStart w:id="15275" w:name="_Toc62469514"/>
            <w:bookmarkStart w:id="15276" w:name="_Toc62469920"/>
            <w:bookmarkStart w:id="15277" w:name="_Toc62806259"/>
            <w:bookmarkStart w:id="15278" w:name="_Toc63149050"/>
            <w:bookmarkStart w:id="15279" w:name="_Toc64530326"/>
            <w:bookmarkStart w:id="15280" w:name="_Toc65959295"/>
            <w:bookmarkStart w:id="15281" w:name="_Toc66036242"/>
            <w:bookmarkStart w:id="15282" w:name="_Toc66170051"/>
            <w:bookmarkStart w:id="15283" w:name="_Toc66170465"/>
            <w:bookmarkStart w:id="15284" w:name="_Toc66171217"/>
            <w:bookmarkStart w:id="15285" w:name="_Toc66171600"/>
            <w:bookmarkStart w:id="15286" w:name="_Toc66171983"/>
            <w:bookmarkStart w:id="15287" w:name="_Toc70443070"/>
            <w:bookmarkStart w:id="15288" w:name="_Toc70495006"/>
            <w:bookmarkStart w:id="15289" w:name="_Toc70511176"/>
            <w:bookmarkStart w:id="15290" w:name="_Toc70511570"/>
            <w:bookmarkStart w:id="15291" w:name="_Toc70511953"/>
            <w:bookmarkStart w:id="15292" w:name="_Toc70512336"/>
            <w:bookmarkStart w:id="15293" w:name="_Toc89250060"/>
            <w:bookmarkStart w:id="15294" w:name="_Toc89440003"/>
            <w:bookmarkEnd w:id="15270"/>
            <w:bookmarkEnd w:id="15271"/>
            <w:bookmarkEnd w:id="15272"/>
            <w:bookmarkEnd w:id="15273"/>
            <w:bookmarkEnd w:id="15274"/>
            <w:bookmarkEnd w:id="15275"/>
            <w:bookmarkEnd w:id="15276"/>
            <w:bookmarkEnd w:id="15277"/>
            <w:bookmarkEnd w:id="15278"/>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p>
        </w:tc>
        <w:tc>
          <w:tcPr>
            <w:tcW w:w="2835" w:type="dxa"/>
          </w:tcPr>
          <w:p w14:paraId="0D20FF94" w14:textId="43249F6C" w:rsidR="003D0006" w:rsidRPr="00BB0EAC" w:rsidDel="00E317AB" w:rsidRDefault="003D0006">
            <w:pPr>
              <w:pStyle w:val="BodyText"/>
              <w:spacing w:line="240" w:lineRule="atLeast"/>
              <w:rPr>
                <w:del w:id="15295" w:author="Strzelczyk, Anthony (A.)" w:date="2020-12-21T16:06:00Z"/>
                <w:lang w:val="en-US"/>
              </w:rPr>
              <w:pPrChange w:id="15296" w:author="Strzelczyk, Anthony (A.)" w:date="2020-12-11T12:24:00Z">
                <w:pPr>
                  <w:pStyle w:val="BodyText"/>
                </w:pPr>
              </w:pPrChange>
            </w:pPr>
            <w:bookmarkStart w:id="15297" w:name="_Toc60752431"/>
            <w:bookmarkStart w:id="15298" w:name="_Toc61061222"/>
            <w:bookmarkStart w:id="15299" w:name="_Toc61517019"/>
            <w:bookmarkStart w:id="15300" w:name="_Toc61517424"/>
            <w:bookmarkStart w:id="15301" w:name="_Toc61517829"/>
            <w:bookmarkStart w:id="15302" w:name="_Toc62469515"/>
            <w:bookmarkStart w:id="15303" w:name="_Toc62469921"/>
            <w:bookmarkStart w:id="15304" w:name="_Toc62806260"/>
            <w:bookmarkStart w:id="15305" w:name="_Toc63149051"/>
            <w:bookmarkStart w:id="15306" w:name="_Toc64530327"/>
            <w:bookmarkStart w:id="15307" w:name="_Toc65959296"/>
            <w:bookmarkStart w:id="15308" w:name="_Toc66036243"/>
            <w:bookmarkStart w:id="15309" w:name="_Toc66170052"/>
            <w:bookmarkStart w:id="15310" w:name="_Toc66170466"/>
            <w:bookmarkStart w:id="15311" w:name="_Toc66171218"/>
            <w:bookmarkStart w:id="15312" w:name="_Toc66171601"/>
            <w:bookmarkStart w:id="15313" w:name="_Toc66171984"/>
            <w:bookmarkStart w:id="15314" w:name="_Toc70443071"/>
            <w:bookmarkStart w:id="15315" w:name="_Toc70495007"/>
            <w:bookmarkStart w:id="15316" w:name="_Toc70511177"/>
            <w:bookmarkStart w:id="15317" w:name="_Toc70511571"/>
            <w:bookmarkStart w:id="15318" w:name="_Toc70511954"/>
            <w:bookmarkStart w:id="15319" w:name="_Toc70512337"/>
            <w:bookmarkStart w:id="15320" w:name="_Toc89250061"/>
            <w:bookmarkStart w:id="15321" w:name="_Toc89440004"/>
            <w:bookmarkEnd w:id="15297"/>
            <w:bookmarkEnd w:id="15298"/>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bookmarkEnd w:id="15321"/>
          </w:p>
        </w:tc>
        <w:bookmarkStart w:id="15322" w:name="_Toc60752432"/>
        <w:bookmarkStart w:id="15323" w:name="_Toc61061223"/>
        <w:bookmarkStart w:id="15324" w:name="_Toc61517020"/>
        <w:bookmarkStart w:id="15325" w:name="_Toc61517425"/>
        <w:bookmarkStart w:id="15326" w:name="_Toc61517830"/>
        <w:bookmarkStart w:id="15327" w:name="_Toc62469516"/>
        <w:bookmarkStart w:id="15328" w:name="_Toc62469922"/>
        <w:bookmarkStart w:id="15329" w:name="_Toc62806261"/>
        <w:bookmarkStart w:id="15330" w:name="_Toc63149052"/>
        <w:bookmarkStart w:id="15331" w:name="_Toc64530328"/>
        <w:bookmarkStart w:id="15332" w:name="_Toc65959297"/>
        <w:bookmarkStart w:id="15333" w:name="_Toc66036244"/>
        <w:bookmarkStart w:id="15334" w:name="_Toc66170053"/>
        <w:bookmarkStart w:id="15335" w:name="_Toc66170467"/>
        <w:bookmarkStart w:id="15336" w:name="_Toc66171219"/>
        <w:bookmarkStart w:id="15337" w:name="_Toc66171602"/>
        <w:bookmarkStart w:id="15338" w:name="_Toc66171985"/>
        <w:bookmarkStart w:id="15339" w:name="_Toc70443072"/>
        <w:bookmarkStart w:id="15340" w:name="_Toc70495008"/>
        <w:bookmarkStart w:id="15341" w:name="_Toc70511178"/>
        <w:bookmarkStart w:id="15342" w:name="_Toc70511572"/>
        <w:bookmarkStart w:id="15343" w:name="_Toc70511955"/>
        <w:bookmarkStart w:id="15344" w:name="_Toc70512338"/>
        <w:bookmarkStart w:id="15345" w:name="_Toc89250062"/>
        <w:bookmarkStart w:id="15346" w:name="_Toc89440005"/>
        <w:bookmarkEnd w:id="15322"/>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tr>
      <w:tr w:rsidR="003D0006" w:rsidRPr="00BB0EAC" w:rsidDel="00E317AB" w14:paraId="64E7785F" w14:textId="5CD0CD38" w:rsidTr="00982747">
        <w:trPr>
          <w:del w:id="15347" w:author="Strzelczyk, Anthony (A.)" w:date="2020-12-21T16:06:00Z"/>
        </w:trPr>
        <w:tc>
          <w:tcPr>
            <w:tcW w:w="2127" w:type="dxa"/>
          </w:tcPr>
          <w:p w14:paraId="1072AEC7" w14:textId="286E8B8C" w:rsidR="003D0006" w:rsidRPr="003F6EBD" w:rsidDel="00E317AB" w:rsidRDefault="003D0006">
            <w:pPr>
              <w:pStyle w:val="Default"/>
              <w:rPr>
                <w:del w:id="15348" w:author="Strzelczyk, Anthony (A.)" w:date="2020-12-21T16:06:00Z"/>
                <w:rPrChange w:id="15349" w:author="Strzelczyk, Anthony (A.)" w:date="2020-12-19T19:59:00Z">
                  <w:rPr>
                    <w:del w:id="15350" w:author="Strzelczyk, Anthony (A.)" w:date="2020-12-21T16:06:00Z"/>
                    <w:lang w:val="en-US"/>
                  </w:rPr>
                </w:rPrChange>
              </w:rPr>
              <w:pPrChange w:id="15351" w:author="Strzelczyk, Anthony (A.)" w:date="2020-12-19T19:59:00Z">
                <w:pPr>
                  <w:pStyle w:val="BodyText"/>
                </w:pPr>
              </w:pPrChange>
            </w:pPr>
            <w:bookmarkStart w:id="15352" w:name="_Toc60752433"/>
            <w:bookmarkStart w:id="15353" w:name="_Toc61061224"/>
            <w:bookmarkStart w:id="15354" w:name="_Toc61517021"/>
            <w:bookmarkStart w:id="15355" w:name="_Toc61517426"/>
            <w:bookmarkStart w:id="15356" w:name="_Toc61517831"/>
            <w:bookmarkStart w:id="15357" w:name="_Toc62469517"/>
            <w:bookmarkStart w:id="15358" w:name="_Toc62469923"/>
            <w:bookmarkStart w:id="15359" w:name="_Toc62806262"/>
            <w:bookmarkStart w:id="15360" w:name="_Toc63149053"/>
            <w:bookmarkStart w:id="15361" w:name="_Toc64530329"/>
            <w:bookmarkStart w:id="15362" w:name="_Toc65959298"/>
            <w:bookmarkStart w:id="15363" w:name="_Toc66036245"/>
            <w:bookmarkStart w:id="15364" w:name="_Toc66170054"/>
            <w:bookmarkStart w:id="15365" w:name="_Toc66170468"/>
            <w:bookmarkStart w:id="15366" w:name="_Toc66171220"/>
            <w:bookmarkStart w:id="15367" w:name="_Toc66171603"/>
            <w:bookmarkStart w:id="15368" w:name="_Toc66171986"/>
            <w:bookmarkStart w:id="15369" w:name="_Toc70443073"/>
            <w:bookmarkStart w:id="15370" w:name="_Toc70495009"/>
            <w:bookmarkStart w:id="15371" w:name="_Toc70511179"/>
            <w:bookmarkStart w:id="15372" w:name="_Toc70511573"/>
            <w:bookmarkStart w:id="15373" w:name="_Toc70511956"/>
            <w:bookmarkStart w:id="15374" w:name="_Toc70512339"/>
            <w:bookmarkStart w:id="15375" w:name="_Toc89250063"/>
            <w:bookmarkStart w:id="15376" w:name="_Toc89440006"/>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bookmarkEnd w:id="15376"/>
          </w:p>
        </w:tc>
        <w:tc>
          <w:tcPr>
            <w:tcW w:w="5244" w:type="dxa"/>
          </w:tcPr>
          <w:p w14:paraId="1AA7B45A" w14:textId="33EC4204" w:rsidR="003D0006" w:rsidRPr="00BB0EAC" w:rsidDel="00E317AB" w:rsidRDefault="003D0006">
            <w:pPr>
              <w:pStyle w:val="BodyText"/>
              <w:spacing w:line="240" w:lineRule="atLeast"/>
              <w:rPr>
                <w:del w:id="15377" w:author="Strzelczyk, Anthony (A.)" w:date="2020-12-21T16:06:00Z"/>
                <w:lang w:val="en-US"/>
              </w:rPr>
              <w:pPrChange w:id="15378" w:author="Strzelczyk, Anthony (A.)" w:date="2020-12-11T12:24:00Z">
                <w:pPr>
                  <w:pStyle w:val="BodyText"/>
                </w:pPr>
              </w:pPrChange>
            </w:pPr>
            <w:bookmarkStart w:id="15379" w:name="_Toc60752434"/>
            <w:bookmarkStart w:id="15380" w:name="_Toc61061225"/>
            <w:bookmarkStart w:id="15381" w:name="_Toc61517022"/>
            <w:bookmarkStart w:id="15382" w:name="_Toc61517427"/>
            <w:bookmarkStart w:id="15383" w:name="_Toc61517832"/>
            <w:bookmarkStart w:id="15384" w:name="_Toc62469518"/>
            <w:bookmarkStart w:id="15385" w:name="_Toc62469924"/>
            <w:bookmarkStart w:id="15386" w:name="_Toc62806263"/>
            <w:bookmarkStart w:id="15387" w:name="_Toc63149054"/>
            <w:bookmarkStart w:id="15388" w:name="_Toc64530330"/>
            <w:bookmarkStart w:id="15389" w:name="_Toc65959299"/>
            <w:bookmarkStart w:id="15390" w:name="_Toc66036246"/>
            <w:bookmarkStart w:id="15391" w:name="_Toc66170055"/>
            <w:bookmarkStart w:id="15392" w:name="_Toc66170469"/>
            <w:bookmarkStart w:id="15393" w:name="_Toc66171221"/>
            <w:bookmarkStart w:id="15394" w:name="_Toc66171604"/>
            <w:bookmarkStart w:id="15395" w:name="_Toc66171987"/>
            <w:bookmarkStart w:id="15396" w:name="_Toc70443074"/>
            <w:bookmarkStart w:id="15397" w:name="_Toc70495010"/>
            <w:bookmarkStart w:id="15398" w:name="_Toc70511180"/>
            <w:bookmarkStart w:id="15399" w:name="_Toc70511574"/>
            <w:bookmarkStart w:id="15400" w:name="_Toc70511957"/>
            <w:bookmarkStart w:id="15401" w:name="_Toc70512340"/>
            <w:bookmarkStart w:id="15402" w:name="_Toc89250064"/>
            <w:bookmarkStart w:id="15403" w:name="_Toc89440007"/>
            <w:bookmarkEnd w:id="15379"/>
            <w:bookmarkEnd w:id="15380"/>
            <w:bookmarkEnd w:id="15381"/>
            <w:bookmarkEnd w:id="15382"/>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p>
        </w:tc>
        <w:tc>
          <w:tcPr>
            <w:tcW w:w="2835" w:type="dxa"/>
          </w:tcPr>
          <w:p w14:paraId="2EBEB30B" w14:textId="09AD6A39" w:rsidR="003D0006" w:rsidRPr="00BB0EAC" w:rsidDel="00E317AB" w:rsidRDefault="003D0006">
            <w:pPr>
              <w:pStyle w:val="BodyText"/>
              <w:spacing w:line="240" w:lineRule="atLeast"/>
              <w:rPr>
                <w:del w:id="15404" w:author="Strzelczyk, Anthony (A.)" w:date="2020-12-21T16:06:00Z"/>
                <w:lang w:val="en-US"/>
              </w:rPr>
              <w:pPrChange w:id="15405" w:author="Strzelczyk, Anthony (A.)" w:date="2020-12-11T12:24:00Z">
                <w:pPr>
                  <w:pStyle w:val="BodyText"/>
                </w:pPr>
              </w:pPrChange>
            </w:pPr>
            <w:bookmarkStart w:id="15406" w:name="_Toc60752435"/>
            <w:bookmarkStart w:id="15407" w:name="_Toc61061226"/>
            <w:bookmarkStart w:id="15408" w:name="_Toc61517023"/>
            <w:bookmarkStart w:id="15409" w:name="_Toc61517428"/>
            <w:bookmarkStart w:id="15410" w:name="_Toc61517833"/>
            <w:bookmarkStart w:id="15411" w:name="_Toc62469519"/>
            <w:bookmarkStart w:id="15412" w:name="_Toc62469925"/>
            <w:bookmarkStart w:id="15413" w:name="_Toc62806264"/>
            <w:bookmarkStart w:id="15414" w:name="_Toc63149055"/>
            <w:bookmarkStart w:id="15415" w:name="_Toc64530331"/>
            <w:bookmarkStart w:id="15416" w:name="_Toc65959300"/>
            <w:bookmarkStart w:id="15417" w:name="_Toc66036247"/>
            <w:bookmarkStart w:id="15418" w:name="_Toc66170056"/>
            <w:bookmarkStart w:id="15419" w:name="_Toc66170470"/>
            <w:bookmarkStart w:id="15420" w:name="_Toc66171222"/>
            <w:bookmarkStart w:id="15421" w:name="_Toc66171605"/>
            <w:bookmarkStart w:id="15422" w:name="_Toc66171988"/>
            <w:bookmarkStart w:id="15423" w:name="_Toc70443075"/>
            <w:bookmarkStart w:id="15424" w:name="_Toc70495011"/>
            <w:bookmarkStart w:id="15425" w:name="_Toc70511181"/>
            <w:bookmarkStart w:id="15426" w:name="_Toc70511575"/>
            <w:bookmarkStart w:id="15427" w:name="_Toc70511958"/>
            <w:bookmarkStart w:id="15428" w:name="_Toc70512341"/>
            <w:bookmarkStart w:id="15429" w:name="_Toc89250065"/>
            <w:bookmarkStart w:id="15430" w:name="_Toc89440008"/>
            <w:bookmarkEnd w:id="15406"/>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p>
        </w:tc>
        <w:bookmarkStart w:id="15431" w:name="_Toc60752436"/>
        <w:bookmarkStart w:id="15432" w:name="_Toc61061227"/>
        <w:bookmarkStart w:id="15433" w:name="_Toc61517024"/>
        <w:bookmarkStart w:id="15434" w:name="_Toc61517429"/>
        <w:bookmarkStart w:id="15435" w:name="_Toc61517834"/>
        <w:bookmarkStart w:id="15436" w:name="_Toc62469520"/>
        <w:bookmarkStart w:id="15437" w:name="_Toc62469926"/>
        <w:bookmarkStart w:id="15438" w:name="_Toc62806265"/>
        <w:bookmarkStart w:id="15439" w:name="_Toc63149056"/>
        <w:bookmarkStart w:id="15440" w:name="_Toc64530332"/>
        <w:bookmarkStart w:id="15441" w:name="_Toc65959301"/>
        <w:bookmarkStart w:id="15442" w:name="_Toc66036248"/>
        <w:bookmarkStart w:id="15443" w:name="_Toc66170057"/>
        <w:bookmarkStart w:id="15444" w:name="_Toc66170471"/>
        <w:bookmarkStart w:id="15445" w:name="_Toc66171223"/>
        <w:bookmarkStart w:id="15446" w:name="_Toc66171606"/>
        <w:bookmarkStart w:id="15447" w:name="_Toc66171989"/>
        <w:bookmarkStart w:id="15448" w:name="_Toc70443076"/>
        <w:bookmarkStart w:id="15449" w:name="_Toc70495012"/>
        <w:bookmarkStart w:id="15450" w:name="_Toc70511182"/>
        <w:bookmarkStart w:id="15451" w:name="_Toc70511576"/>
        <w:bookmarkStart w:id="15452" w:name="_Toc70511959"/>
        <w:bookmarkStart w:id="15453" w:name="_Toc70512342"/>
        <w:bookmarkStart w:id="15454" w:name="_Toc89250066"/>
        <w:bookmarkStart w:id="15455" w:name="_Toc89440009"/>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tr>
      <w:tr w:rsidR="003D0006" w:rsidRPr="00BB0EAC" w:rsidDel="00E317AB" w14:paraId="7F171F30" w14:textId="6AC68046" w:rsidTr="00982747">
        <w:trPr>
          <w:trHeight w:val="77"/>
          <w:del w:id="15456" w:author="Strzelczyk, Anthony (A.)" w:date="2020-12-21T16:06:00Z"/>
        </w:trPr>
        <w:tc>
          <w:tcPr>
            <w:tcW w:w="2127" w:type="dxa"/>
          </w:tcPr>
          <w:p w14:paraId="1F01CA60" w14:textId="515DC63E" w:rsidR="003D0006" w:rsidRPr="003F6EBD" w:rsidDel="00E317AB" w:rsidRDefault="003D0006">
            <w:pPr>
              <w:pStyle w:val="Default"/>
              <w:rPr>
                <w:del w:id="15457" w:author="Strzelczyk, Anthony (A.)" w:date="2020-12-21T16:06:00Z"/>
                <w:rPrChange w:id="15458" w:author="Strzelczyk, Anthony (A.)" w:date="2020-12-19T19:59:00Z">
                  <w:rPr>
                    <w:del w:id="15459" w:author="Strzelczyk, Anthony (A.)" w:date="2020-12-21T16:06:00Z"/>
                    <w:lang w:val="en-US"/>
                  </w:rPr>
                </w:rPrChange>
              </w:rPr>
              <w:pPrChange w:id="15460" w:author="Strzelczyk, Anthony (A.)" w:date="2020-12-19T19:59:00Z">
                <w:pPr>
                  <w:pStyle w:val="BodyText"/>
                </w:pPr>
              </w:pPrChange>
            </w:pPr>
            <w:bookmarkStart w:id="15461" w:name="_Toc60752437"/>
            <w:bookmarkStart w:id="15462" w:name="_Toc61061228"/>
            <w:bookmarkStart w:id="15463" w:name="_Toc61517025"/>
            <w:bookmarkStart w:id="15464" w:name="_Toc61517430"/>
            <w:bookmarkStart w:id="15465" w:name="_Toc61517835"/>
            <w:bookmarkStart w:id="15466" w:name="_Toc62469521"/>
            <w:bookmarkStart w:id="15467" w:name="_Toc62469927"/>
            <w:bookmarkStart w:id="15468" w:name="_Toc62806266"/>
            <w:bookmarkStart w:id="15469" w:name="_Toc63149057"/>
            <w:bookmarkStart w:id="15470" w:name="_Toc64530333"/>
            <w:bookmarkStart w:id="15471" w:name="_Toc65959302"/>
            <w:bookmarkStart w:id="15472" w:name="_Toc66036249"/>
            <w:bookmarkStart w:id="15473" w:name="_Toc66170058"/>
            <w:bookmarkStart w:id="15474" w:name="_Toc66170472"/>
            <w:bookmarkStart w:id="15475" w:name="_Toc66171224"/>
            <w:bookmarkStart w:id="15476" w:name="_Toc66171607"/>
            <w:bookmarkStart w:id="15477" w:name="_Toc66171990"/>
            <w:bookmarkStart w:id="15478" w:name="_Toc70443077"/>
            <w:bookmarkStart w:id="15479" w:name="_Toc70495013"/>
            <w:bookmarkStart w:id="15480" w:name="_Toc70511183"/>
            <w:bookmarkStart w:id="15481" w:name="_Toc70511577"/>
            <w:bookmarkStart w:id="15482" w:name="_Toc70511960"/>
            <w:bookmarkStart w:id="15483" w:name="_Toc70512343"/>
            <w:bookmarkStart w:id="15484" w:name="_Toc89250067"/>
            <w:bookmarkStart w:id="15485" w:name="_Toc8944001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p>
        </w:tc>
        <w:tc>
          <w:tcPr>
            <w:tcW w:w="5244" w:type="dxa"/>
          </w:tcPr>
          <w:p w14:paraId="22BD9400" w14:textId="158B1DC1" w:rsidR="003D0006" w:rsidRPr="00BB0EAC" w:rsidDel="00E317AB" w:rsidRDefault="003D0006">
            <w:pPr>
              <w:pStyle w:val="BodyText"/>
              <w:spacing w:line="240" w:lineRule="atLeast"/>
              <w:rPr>
                <w:del w:id="15486" w:author="Strzelczyk, Anthony (A.)" w:date="2020-12-21T16:06:00Z"/>
                <w:lang w:val="en-US"/>
              </w:rPr>
              <w:pPrChange w:id="15487" w:author="Strzelczyk, Anthony (A.)" w:date="2020-12-11T12:24:00Z">
                <w:pPr>
                  <w:pStyle w:val="BodyText"/>
                </w:pPr>
              </w:pPrChange>
            </w:pPr>
            <w:bookmarkStart w:id="15488" w:name="_Toc60752438"/>
            <w:bookmarkStart w:id="15489" w:name="_Toc61061229"/>
            <w:bookmarkStart w:id="15490" w:name="_Toc61517026"/>
            <w:bookmarkStart w:id="15491" w:name="_Toc61517431"/>
            <w:bookmarkStart w:id="15492" w:name="_Toc61517836"/>
            <w:bookmarkStart w:id="15493" w:name="_Toc62469522"/>
            <w:bookmarkStart w:id="15494" w:name="_Toc62469928"/>
            <w:bookmarkStart w:id="15495" w:name="_Toc62806267"/>
            <w:bookmarkStart w:id="15496" w:name="_Toc63149058"/>
            <w:bookmarkStart w:id="15497" w:name="_Toc64530334"/>
            <w:bookmarkStart w:id="15498" w:name="_Toc65959303"/>
            <w:bookmarkStart w:id="15499" w:name="_Toc66036250"/>
            <w:bookmarkStart w:id="15500" w:name="_Toc66170059"/>
            <w:bookmarkStart w:id="15501" w:name="_Toc66170473"/>
            <w:bookmarkStart w:id="15502" w:name="_Toc66171225"/>
            <w:bookmarkStart w:id="15503" w:name="_Toc66171608"/>
            <w:bookmarkStart w:id="15504" w:name="_Toc66171991"/>
            <w:bookmarkStart w:id="15505" w:name="_Toc70443078"/>
            <w:bookmarkStart w:id="15506" w:name="_Toc70495014"/>
            <w:bookmarkStart w:id="15507" w:name="_Toc70511184"/>
            <w:bookmarkStart w:id="15508" w:name="_Toc70511578"/>
            <w:bookmarkStart w:id="15509" w:name="_Toc70511961"/>
            <w:bookmarkStart w:id="15510" w:name="_Toc70512344"/>
            <w:bookmarkStart w:id="15511" w:name="_Toc89250068"/>
            <w:bookmarkStart w:id="15512" w:name="_Toc89440011"/>
            <w:bookmarkEnd w:id="15488"/>
            <w:bookmarkEnd w:id="15489"/>
            <w:bookmarkEnd w:id="15490"/>
            <w:bookmarkEnd w:id="15491"/>
            <w:bookmarkEnd w:id="15492"/>
            <w:bookmarkEnd w:id="15493"/>
            <w:bookmarkEnd w:id="15494"/>
            <w:bookmarkEnd w:id="15495"/>
            <w:bookmarkEnd w:id="15496"/>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bookmarkEnd w:id="15510"/>
            <w:bookmarkEnd w:id="15511"/>
            <w:bookmarkEnd w:id="15512"/>
          </w:p>
        </w:tc>
        <w:tc>
          <w:tcPr>
            <w:tcW w:w="2835" w:type="dxa"/>
          </w:tcPr>
          <w:p w14:paraId="5DE396A5" w14:textId="150137CD" w:rsidR="003D0006" w:rsidRPr="00BB0EAC" w:rsidDel="00E317AB" w:rsidRDefault="003D0006">
            <w:pPr>
              <w:pStyle w:val="BodyText"/>
              <w:spacing w:line="240" w:lineRule="atLeast"/>
              <w:rPr>
                <w:del w:id="15513" w:author="Strzelczyk, Anthony (A.)" w:date="2020-12-21T16:06:00Z"/>
                <w:lang w:val="en-US"/>
              </w:rPr>
              <w:pPrChange w:id="15514" w:author="Strzelczyk, Anthony (A.)" w:date="2020-12-11T12:24:00Z">
                <w:pPr>
                  <w:pStyle w:val="BodyText"/>
                </w:pPr>
              </w:pPrChange>
            </w:pPr>
            <w:bookmarkStart w:id="15515" w:name="_Toc60752439"/>
            <w:bookmarkStart w:id="15516" w:name="_Toc61061230"/>
            <w:bookmarkStart w:id="15517" w:name="_Toc61517027"/>
            <w:bookmarkStart w:id="15518" w:name="_Toc61517432"/>
            <w:bookmarkStart w:id="15519" w:name="_Toc61517837"/>
            <w:bookmarkStart w:id="15520" w:name="_Toc62469523"/>
            <w:bookmarkStart w:id="15521" w:name="_Toc62469929"/>
            <w:bookmarkStart w:id="15522" w:name="_Toc62806268"/>
            <w:bookmarkStart w:id="15523" w:name="_Toc63149059"/>
            <w:bookmarkStart w:id="15524" w:name="_Toc64530335"/>
            <w:bookmarkStart w:id="15525" w:name="_Toc65959304"/>
            <w:bookmarkStart w:id="15526" w:name="_Toc66036251"/>
            <w:bookmarkStart w:id="15527" w:name="_Toc66170060"/>
            <w:bookmarkStart w:id="15528" w:name="_Toc66170474"/>
            <w:bookmarkStart w:id="15529" w:name="_Toc66171226"/>
            <w:bookmarkStart w:id="15530" w:name="_Toc66171609"/>
            <w:bookmarkStart w:id="15531" w:name="_Toc66171992"/>
            <w:bookmarkStart w:id="15532" w:name="_Toc70443079"/>
            <w:bookmarkStart w:id="15533" w:name="_Toc70495015"/>
            <w:bookmarkStart w:id="15534" w:name="_Toc70511185"/>
            <w:bookmarkStart w:id="15535" w:name="_Toc70511579"/>
            <w:bookmarkStart w:id="15536" w:name="_Toc70511962"/>
            <w:bookmarkStart w:id="15537" w:name="_Toc70512345"/>
            <w:bookmarkStart w:id="15538" w:name="_Toc89250069"/>
            <w:bookmarkStart w:id="15539" w:name="_Toc89440012"/>
            <w:bookmarkEnd w:id="15515"/>
            <w:bookmarkEnd w:id="15516"/>
            <w:bookmarkEnd w:id="15517"/>
            <w:bookmarkEnd w:id="15518"/>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bookmarkEnd w:id="15532"/>
            <w:bookmarkEnd w:id="15533"/>
            <w:bookmarkEnd w:id="15534"/>
            <w:bookmarkEnd w:id="15535"/>
            <w:bookmarkEnd w:id="15536"/>
            <w:bookmarkEnd w:id="15537"/>
            <w:bookmarkEnd w:id="15538"/>
            <w:bookmarkEnd w:id="15539"/>
          </w:p>
        </w:tc>
        <w:bookmarkStart w:id="15540" w:name="_Toc60752440"/>
        <w:bookmarkStart w:id="15541" w:name="_Toc61061231"/>
        <w:bookmarkStart w:id="15542" w:name="_Toc61517028"/>
        <w:bookmarkStart w:id="15543" w:name="_Toc61517433"/>
        <w:bookmarkStart w:id="15544" w:name="_Toc61517838"/>
        <w:bookmarkStart w:id="15545" w:name="_Toc62469524"/>
        <w:bookmarkStart w:id="15546" w:name="_Toc62469930"/>
        <w:bookmarkStart w:id="15547" w:name="_Toc62806269"/>
        <w:bookmarkStart w:id="15548" w:name="_Toc63149060"/>
        <w:bookmarkStart w:id="15549" w:name="_Toc64530336"/>
        <w:bookmarkStart w:id="15550" w:name="_Toc65959305"/>
        <w:bookmarkStart w:id="15551" w:name="_Toc66036252"/>
        <w:bookmarkStart w:id="15552" w:name="_Toc66170061"/>
        <w:bookmarkStart w:id="15553" w:name="_Toc66170475"/>
        <w:bookmarkStart w:id="15554" w:name="_Toc66171227"/>
        <w:bookmarkStart w:id="15555" w:name="_Toc66171610"/>
        <w:bookmarkStart w:id="15556" w:name="_Toc66171993"/>
        <w:bookmarkStart w:id="15557" w:name="_Toc70443080"/>
        <w:bookmarkStart w:id="15558" w:name="_Toc70495016"/>
        <w:bookmarkStart w:id="15559" w:name="_Toc70511186"/>
        <w:bookmarkStart w:id="15560" w:name="_Toc70511580"/>
        <w:bookmarkStart w:id="15561" w:name="_Toc70511963"/>
        <w:bookmarkStart w:id="15562" w:name="_Toc70512346"/>
        <w:bookmarkStart w:id="15563" w:name="_Toc89250070"/>
        <w:bookmarkStart w:id="15564" w:name="_Toc89440013"/>
        <w:bookmarkEnd w:id="15540"/>
        <w:bookmarkEnd w:id="15541"/>
        <w:bookmarkEnd w:id="15542"/>
        <w:bookmarkEnd w:id="15543"/>
        <w:bookmarkEnd w:id="15544"/>
        <w:bookmarkEnd w:id="15545"/>
        <w:bookmarkEnd w:id="15546"/>
        <w:bookmarkEnd w:id="15547"/>
        <w:bookmarkEnd w:id="15548"/>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bookmarkEnd w:id="15564"/>
      </w:tr>
    </w:tbl>
    <w:p w14:paraId="3514802E" w14:textId="2D84003E" w:rsidR="00717914" w:rsidDel="00FE7BE1" w:rsidRDefault="00D81485">
      <w:pPr>
        <w:pStyle w:val="Caption"/>
        <w:spacing w:line="240" w:lineRule="atLeast"/>
        <w:rPr>
          <w:del w:id="15565" w:author="Strzelczyk, Anthony (A.)" w:date="2021-01-05T13:01:00Z"/>
        </w:rPr>
        <w:pPrChange w:id="15566" w:author="Strzelczyk, Anthony (A.)" w:date="2020-12-11T12:24:00Z">
          <w:pPr>
            <w:pStyle w:val="Caption"/>
          </w:pPr>
        </w:pPrChange>
      </w:pPr>
      <w:del w:id="15567" w:author="Strzelczyk, Anthony (A.)" w:date="2021-01-05T13:01:00Z">
        <w:r w:rsidRPr="00C75AE5" w:rsidDel="00FE7BE1">
          <w:delText xml:space="preserve">Table </w:delText>
        </w:r>
        <w:r w:rsidR="002C1D22" w:rsidDel="00FE7BE1">
          <w:fldChar w:fldCharType="begin"/>
        </w:r>
        <w:r w:rsidR="002C1D22" w:rsidDel="00FE7BE1">
          <w:rPr>
            <w:noProof/>
          </w:rPr>
          <w:delInstrText xml:space="preserve"> SEQ Table \* ARABIC </w:delInstrText>
        </w:r>
        <w:r w:rsidR="002C1D22" w:rsidDel="00FE7BE1">
          <w:fldChar w:fldCharType="separate"/>
        </w:r>
      </w:del>
      <w:del w:id="15568" w:author="Strzelczyk, Anthony (A.)" w:date="2020-12-10T12:02:00Z">
        <w:r w:rsidR="00935748" w:rsidDel="00C24607">
          <w:rPr>
            <w:noProof/>
          </w:rPr>
          <w:delText>19</w:delText>
        </w:r>
      </w:del>
      <w:del w:id="15569" w:author="Strzelczyk, Anthony (A.)" w:date="2021-01-05T13:01:00Z">
        <w:r w:rsidR="002C1D22" w:rsidDel="00FE7BE1">
          <w:fldChar w:fldCharType="end"/>
        </w:r>
        <w:r w:rsidRPr="00C75AE5" w:rsidDel="00FE7BE1">
          <w:delText>: List of Functions</w:delText>
        </w:r>
        <w:bookmarkStart w:id="15570" w:name="_Toc60752441"/>
        <w:bookmarkStart w:id="15571" w:name="_Toc61061232"/>
        <w:bookmarkStart w:id="15572" w:name="_Toc61517029"/>
        <w:bookmarkStart w:id="15573" w:name="_Toc61517434"/>
        <w:bookmarkStart w:id="15574" w:name="_Toc61517839"/>
        <w:bookmarkStart w:id="15575" w:name="_Toc62469525"/>
        <w:bookmarkStart w:id="15576" w:name="_Toc62469931"/>
        <w:bookmarkStart w:id="15577" w:name="_Toc62806270"/>
        <w:bookmarkStart w:id="15578" w:name="_Toc63149061"/>
        <w:bookmarkStart w:id="15579" w:name="_Toc64530337"/>
        <w:bookmarkStart w:id="15580" w:name="_Toc65959306"/>
        <w:bookmarkStart w:id="15581" w:name="_Toc66036253"/>
        <w:bookmarkStart w:id="15582" w:name="_Toc66170062"/>
        <w:bookmarkStart w:id="15583" w:name="_Toc66170476"/>
        <w:bookmarkStart w:id="15584" w:name="_Toc66171228"/>
        <w:bookmarkStart w:id="15585" w:name="_Toc66171611"/>
        <w:bookmarkStart w:id="15586" w:name="_Toc66171994"/>
        <w:bookmarkStart w:id="15587" w:name="_Toc70443081"/>
        <w:bookmarkStart w:id="15588" w:name="_Toc70495017"/>
        <w:bookmarkStart w:id="15589" w:name="_Toc70511187"/>
        <w:bookmarkStart w:id="15590" w:name="_Toc70511581"/>
        <w:bookmarkStart w:id="15591" w:name="_Toc70511964"/>
        <w:bookmarkStart w:id="15592" w:name="_Toc70512347"/>
        <w:bookmarkStart w:id="15593" w:name="_Toc89250071"/>
        <w:bookmarkStart w:id="15594" w:name="_Toc89440014"/>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del>
    </w:p>
    <w:p w14:paraId="6E863568" w14:textId="4868BCFB" w:rsidR="00517B59" w:rsidDel="00FE7BE1" w:rsidRDefault="00517B59">
      <w:pPr>
        <w:pStyle w:val="Heading2"/>
        <w:tabs>
          <w:tab w:val="num" w:pos="718"/>
        </w:tabs>
        <w:spacing w:line="240" w:lineRule="atLeast"/>
        <w:ind w:left="601" w:hanging="601"/>
        <w:rPr>
          <w:del w:id="15595" w:author="Strzelczyk, Anthony (A.)" w:date="2021-01-05T13:01:00Z"/>
        </w:rPr>
        <w:pPrChange w:id="15596" w:author="Strzelczyk, Anthony (A.)" w:date="2020-12-11T12:24:00Z">
          <w:pPr>
            <w:pStyle w:val="Heading2"/>
            <w:tabs>
              <w:tab w:val="num" w:pos="718"/>
            </w:tabs>
            <w:ind w:left="601" w:hanging="601"/>
          </w:pPr>
        </w:pPrChange>
      </w:pPr>
      <w:bookmarkStart w:id="15597" w:name="_Ref49871693"/>
      <w:del w:id="15598" w:author="Strzelczyk, Anthony (A.)" w:date="2021-01-05T13:01:00Z">
        <w:r w:rsidDel="00FE7BE1">
          <w:delText>Logical Architecture</w:delText>
        </w:r>
        <w:bookmarkStart w:id="15599" w:name="_Toc60752442"/>
        <w:bookmarkStart w:id="15600" w:name="_Toc61061233"/>
        <w:bookmarkStart w:id="15601" w:name="_Toc61517030"/>
        <w:bookmarkStart w:id="15602" w:name="_Toc61517435"/>
        <w:bookmarkStart w:id="15603" w:name="_Toc61517840"/>
        <w:bookmarkStart w:id="15604" w:name="_Toc62469526"/>
        <w:bookmarkStart w:id="15605" w:name="_Toc62469932"/>
        <w:bookmarkStart w:id="15606" w:name="_Toc62806271"/>
        <w:bookmarkStart w:id="15607" w:name="_Toc63149062"/>
        <w:bookmarkStart w:id="15608" w:name="_Toc64530338"/>
        <w:bookmarkStart w:id="15609" w:name="_Toc65959307"/>
        <w:bookmarkStart w:id="15610" w:name="_Toc66036254"/>
        <w:bookmarkStart w:id="15611" w:name="_Toc66170063"/>
        <w:bookmarkStart w:id="15612" w:name="_Toc66170477"/>
        <w:bookmarkStart w:id="15613" w:name="_Toc66171229"/>
        <w:bookmarkStart w:id="15614" w:name="_Toc66171612"/>
        <w:bookmarkStart w:id="15615" w:name="_Toc66171995"/>
        <w:bookmarkStart w:id="15616" w:name="_Toc70443082"/>
        <w:bookmarkStart w:id="15617" w:name="_Toc70495018"/>
        <w:bookmarkStart w:id="15618" w:name="_Toc70511188"/>
        <w:bookmarkStart w:id="15619" w:name="_Toc70511582"/>
        <w:bookmarkStart w:id="15620" w:name="_Toc70511965"/>
        <w:bookmarkStart w:id="15621" w:name="_Toc70512348"/>
        <w:bookmarkStart w:id="15622" w:name="_Toc89250072"/>
        <w:bookmarkStart w:id="15623" w:name="_Toc89440015"/>
        <w:bookmarkEnd w:id="15597"/>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bookmarkEnd w:id="15614"/>
        <w:bookmarkEnd w:id="15615"/>
        <w:bookmarkEnd w:id="15616"/>
        <w:bookmarkEnd w:id="15617"/>
        <w:bookmarkEnd w:id="15618"/>
        <w:bookmarkEnd w:id="15619"/>
        <w:bookmarkEnd w:id="15620"/>
        <w:bookmarkEnd w:id="15621"/>
        <w:bookmarkEnd w:id="15622"/>
        <w:bookmarkEnd w:id="15623"/>
      </w:del>
    </w:p>
    <w:p w14:paraId="2DBBC8AC" w14:textId="36FD9795" w:rsidR="00517B59" w:rsidRPr="00347A88" w:rsidDel="00FE7BE1" w:rsidRDefault="00517B59">
      <w:pPr>
        <w:pStyle w:val="REUserHint"/>
        <w:spacing w:line="240" w:lineRule="atLeast"/>
        <w:rPr>
          <w:del w:id="15624" w:author="Strzelczyk, Anthony (A.)" w:date="2021-01-05T13:01:00Z"/>
          <w:rStyle w:val="SubtleEmphasis"/>
          <w:rFonts w:cs="Arial"/>
          <w:b/>
          <w:iCs w:val="0"/>
          <w:kern w:val="32"/>
          <w:sz w:val="28"/>
          <w:szCs w:val="28"/>
        </w:rPr>
        <w:pPrChange w:id="15625" w:author="Strzelczyk, Anthony (A.)" w:date="2020-12-11T12:24:00Z">
          <w:pPr>
            <w:pStyle w:val="REUserHint"/>
          </w:pPr>
        </w:pPrChange>
      </w:pPr>
      <w:del w:id="15626" w:author="Strzelczyk, Anthony (A.)" w:date="2021-01-05T13:01:00Z">
        <w:r w:rsidRPr="00347A88" w:rsidDel="00FE7BE1">
          <w:rPr>
            <w:rStyle w:val="SubtleEmphasis"/>
            <w:b/>
          </w:rPr>
          <w:delText>#Classification:</w:delText>
        </w:r>
        <w:r w:rsidRPr="00347A88" w:rsidDel="00FE7BE1">
          <w:rPr>
            <w:rStyle w:val="SubtleEmphasis"/>
          </w:rPr>
          <w:delText xml:space="preserve"> Functional Safety only</w:delText>
        </w:r>
        <w:bookmarkStart w:id="15627" w:name="_Toc60752443"/>
        <w:bookmarkStart w:id="15628" w:name="_Toc61061234"/>
        <w:bookmarkStart w:id="15629" w:name="_Toc61517031"/>
        <w:bookmarkStart w:id="15630" w:name="_Toc61517436"/>
        <w:bookmarkStart w:id="15631" w:name="_Toc61517841"/>
        <w:bookmarkStart w:id="15632" w:name="_Toc62469527"/>
        <w:bookmarkStart w:id="15633" w:name="_Toc62469933"/>
        <w:bookmarkStart w:id="15634" w:name="_Toc62806272"/>
        <w:bookmarkStart w:id="15635" w:name="_Toc63149063"/>
        <w:bookmarkStart w:id="15636" w:name="_Toc64530339"/>
        <w:bookmarkStart w:id="15637" w:name="_Toc65959308"/>
        <w:bookmarkStart w:id="15638" w:name="_Toc66036255"/>
        <w:bookmarkStart w:id="15639" w:name="_Toc66170064"/>
        <w:bookmarkStart w:id="15640" w:name="_Toc66170478"/>
        <w:bookmarkStart w:id="15641" w:name="_Toc66171230"/>
        <w:bookmarkStart w:id="15642" w:name="_Toc66171613"/>
        <w:bookmarkStart w:id="15643" w:name="_Toc66171996"/>
        <w:bookmarkStart w:id="15644" w:name="_Toc70443083"/>
        <w:bookmarkStart w:id="15645" w:name="_Toc70495019"/>
        <w:bookmarkStart w:id="15646" w:name="_Toc70511189"/>
        <w:bookmarkStart w:id="15647" w:name="_Toc70511583"/>
        <w:bookmarkStart w:id="15648" w:name="_Toc70511966"/>
        <w:bookmarkStart w:id="15649" w:name="_Toc70512349"/>
        <w:bookmarkStart w:id="15650" w:name="_Toc89250073"/>
        <w:bookmarkStart w:id="15651" w:name="_Toc89440016"/>
        <w:bookmarkEnd w:id="15627"/>
        <w:bookmarkEnd w:id="15628"/>
        <w:bookmarkEnd w:id="15629"/>
        <w:bookmarkEnd w:id="15630"/>
        <w:bookmarkEnd w:id="15631"/>
        <w:bookmarkEnd w:id="15632"/>
        <w:bookmarkEnd w:id="15633"/>
        <w:bookmarkEnd w:id="15634"/>
        <w:bookmarkEnd w:id="15635"/>
        <w:bookmarkEnd w:id="15636"/>
        <w:bookmarkEnd w:id="15637"/>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del>
    </w:p>
    <w:p w14:paraId="180E4BEC" w14:textId="6D0C5BC8" w:rsidR="00CF3205" w:rsidRPr="00CF3205" w:rsidDel="00FE7BE1" w:rsidRDefault="00517B59">
      <w:pPr>
        <w:pStyle w:val="REUserHint"/>
        <w:spacing w:line="240" w:lineRule="atLeast"/>
        <w:rPr>
          <w:del w:id="15652" w:author="Strzelczyk, Anthony (A.)" w:date="2021-01-05T13:01:00Z"/>
          <w:rStyle w:val="SubtleEmphasis"/>
        </w:rPr>
        <w:pPrChange w:id="15653" w:author="Strzelczyk, Anthony (A.)" w:date="2020-12-11T12:24:00Z">
          <w:pPr>
            <w:pStyle w:val="REUserHint"/>
          </w:pPr>
        </w:pPrChange>
      </w:pPr>
      <w:del w:id="15654" w:author="Strzelczyk, Anthony (A.)" w:date="2021-01-05T13:01:00Z">
        <w:r w:rsidRPr="00347A88" w:rsidDel="00FE7BE1">
          <w:rPr>
            <w:rStyle w:val="SubtleEmphasis"/>
            <w:b/>
          </w:rPr>
          <w:delText>#Hint:</w:delText>
        </w:r>
        <w:r w:rsidRPr="00347A88" w:rsidDel="00FE7BE1">
          <w:rPr>
            <w:rStyle w:val="SubtleEmphasis"/>
          </w:rPr>
          <w:delText xml:space="preserve"> </w:delText>
        </w:r>
        <w:r w:rsidR="00CF3205" w:rsidRPr="00CF3205" w:rsidDel="00FE7BE1">
          <w:rPr>
            <w:rStyle w:val="SubtleEmphasis"/>
          </w:rPr>
          <w:delText>Describe (or reference):</w:delText>
        </w:r>
        <w:bookmarkStart w:id="15655" w:name="_Toc60752444"/>
        <w:bookmarkStart w:id="15656" w:name="_Toc61061235"/>
        <w:bookmarkStart w:id="15657" w:name="_Toc61517032"/>
        <w:bookmarkStart w:id="15658" w:name="_Toc61517437"/>
        <w:bookmarkStart w:id="15659" w:name="_Toc61517842"/>
        <w:bookmarkStart w:id="15660" w:name="_Toc62469528"/>
        <w:bookmarkStart w:id="15661" w:name="_Toc62469934"/>
        <w:bookmarkStart w:id="15662" w:name="_Toc62806273"/>
        <w:bookmarkStart w:id="15663" w:name="_Toc63149064"/>
        <w:bookmarkStart w:id="15664" w:name="_Toc64530340"/>
        <w:bookmarkStart w:id="15665" w:name="_Toc65959309"/>
        <w:bookmarkStart w:id="15666" w:name="_Toc66036256"/>
        <w:bookmarkStart w:id="15667" w:name="_Toc66170065"/>
        <w:bookmarkStart w:id="15668" w:name="_Toc66170479"/>
        <w:bookmarkStart w:id="15669" w:name="_Toc66171231"/>
        <w:bookmarkStart w:id="15670" w:name="_Toc66171614"/>
        <w:bookmarkStart w:id="15671" w:name="_Toc66171997"/>
        <w:bookmarkStart w:id="15672" w:name="_Toc70443084"/>
        <w:bookmarkStart w:id="15673" w:name="_Toc70495020"/>
        <w:bookmarkStart w:id="15674" w:name="_Toc70511190"/>
        <w:bookmarkStart w:id="15675" w:name="_Toc70511584"/>
        <w:bookmarkStart w:id="15676" w:name="_Toc70511967"/>
        <w:bookmarkStart w:id="15677" w:name="_Toc70512350"/>
        <w:bookmarkStart w:id="15678" w:name="_Toc89250074"/>
        <w:bookmarkStart w:id="15679" w:name="_Toc89440017"/>
        <w:bookmarkEnd w:id="15655"/>
        <w:bookmarkEnd w:id="15656"/>
        <w:bookmarkEnd w:id="15657"/>
        <w:bookmarkEnd w:id="15658"/>
        <w:bookmarkEnd w:id="15659"/>
        <w:bookmarkEnd w:id="15660"/>
        <w:bookmarkEnd w:id="15661"/>
        <w:bookmarkEnd w:id="15662"/>
        <w:bookmarkEnd w:id="15663"/>
        <w:bookmarkEnd w:id="15664"/>
        <w:bookmarkEnd w:id="15665"/>
        <w:bookmarkEnd w:id="15666"/>
        <w:bookmarkEnd w:id="15667"/>
        <w:bookmarkEnd w:id="15668"/>
        <w:bookmarkEnd w:id="15669"/>
        <w:bookmarkEnd w:id="15670"/>
        <w:bookmarkEnd w:id="15671"/>
        <w:bookmarkEnd w:id="15672"/>
        <w:bookmarkEnd w:id="15673"/>
        <w:bookmarkEnd w:id="15674"/>
        <w:bookmarkEnd w:id="15675"/>
        <w:bookmarkEnd w:id="15676"/>
        <w:bookmarkEnd w:id="15677"/>
        <w:bookmarkEnd w:id="15678"/>
        <w:bookmarkEnd w:id="15679"/>
      </w:del>
    </w:p>
    <w:p w14:paraId="7783639D" w14:textId="0E29FE59" w:rsidR="00CF3205" w:rsidRPr="00CF3205" w:rsidDel="00FE7BE1" w:rsidRDefault="00CF3205">
      <w:pPr>
        <w:pStyle w:val="REUserHint"/>
        <w:numPr>
          <w:ilvl w:val="0"/>
          <w:numId w:val="13"/>
        </w:numPr>
        <w:spacing w:line="240" w:lineRule="atLeast"/>
        <w:ind w:left="284" w:hanging="284"/>
        <w:rPr>
          <w:del w:id="15680" w:author="Strzelczyk, Anthony (A.)" w:date="2021-01-05T13:01:00Z"/>
          <w:rStyle w:val="SubtleEmphasis"/>
        </w:rPr>
        <w:pPrChange w:id="15681" w:author="Strzelczyk, Anthony (A.)" w:date="2020-12-11T12:24:00Z">
          <w:pPr>
            <w:pStyle w:val="REUserHint"/>
            <w:numPr>
              <w:numId w:val="13"/>
            </w:numPr>
            <w:ind w:left="284" w:hanging="284"/>
          </w:pPr>
        </w:pPrChange>
      </w:pPr>
      <w:del w:id="15682" w:author="Strzelczyk, Anthony (A.)" w:date="2021-01-05T13:01:00Z">
        <w:r w:rsidRPr="00CF3205" w:rsidDel="00FE7BE1">
          <w:rPr>
            <w:rStyle w:val="SubtleEmphasis"/>
          </w:rPr>
          <w:delText>the logical boundary (if known)</w:delText>
        </w:r>
        <w:bookmarkStart w:id="15683" w:name="_Toc60752445"/>
        <w:bookmarkStart w:id="15684" w:name="_Toc61061236"/>
        <w:bookmarkStart w:id="15685" w:name="_Toc61517033"/>
        <w:bookmarkStart w:id="15686" w:name="_Toc61517438"/>
        <w:bookmarkStart w:id="15687" w:name="_Toc61517843"/>
        <w:bookmarkStart w:id="15688" w:name="_Toc62469529"/>
        <w:bookmarkStart w:id="15689" w:name="_Toc62469935"/>
        <w:bookmarkStart w:id="15690" w:name="_Toc62806274"/>
        <w:bookmarkStart w:id="15691" w:name="_Toc63149065"/>
        <w:bookmarkStart w:id="15692" w:name="_Toc64530341"/>
        <w:bookmarkStart w:id="15693" w:name="_Toc65959310"/>
        <w:bookmarkStart w:id="15694" w:name="_Toc66036257"/>
        <w:bookmarkStart w:id="15695" w:name="_Toc66170066"/>
        <w:bookmarkStart w:id="15696" w:name="_Toc66170480"/>
        <w:bookmarkStart w:id="15697" w:name="_Toc66171232"/>
        <w:bookmarkStart w:id="15698" w:name="_Toc66171615"/>
        <w:bookmarkStart w:id="15699" w:name="_Toc66171998"/>
        <w:bookmarkStart w:id="15700" w:name="_Toc70443085"/>
        <w:bookmarkStart w:id="15701" w:name="_Toc70495021"/>
        <w:bookmarkStart w:id="15702" w:name="_Toc70511191"/>
        <w:bookmarkStart w:id="15703" w:name="_Toc70511585"/>
        <w:bookmarkStart w:id="15704" w:name="_Toc70511968"/>
        <w:bookmarkStart w:id="15705" w:name="_Toc70512351"/>
        <w:bookmarkStart w:id="15706" w:name="_Toc89250075"/>
        <w:bookmarkStart w:id="15707" w:name="_Toc89440018"/>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bookmarkEnd w:id="15698"/>
        <w:bookmarkEnd w:id="15699"/>
        <w:bookmarkEnd w:id="15700"/>
        <w:bookmarkEnd w:id="15701"/>
        <w:bookmarkEnd w:id="15702"/>
        <w:bookmarkEnd w:id="15703"/>
        <w:bookmarkEnd w:id="15704"/>
        <w:bookmarkEnd w:id="15705"/>
        <w:bookmarkEnd w:id="15706"/>
        <w:bookmarkEnd w:id="15707"/>
      </w:del>
    </w:p>
    <w:p w14:paraId="069177CC" w14:textId="7C0F4504" w:rsidR="00CF3205" w:rsidRPr="00CF3205" w:rsidDel="00FE7BE1" w:rsidRDefault="00CF3205">
      <w:pPr>
        <w:pStyle w:val="REUserHint"/>
        <w:numPr>
          <w:ilvl w:val="0"/>
          <w:numId w:val="13"/>
        </w:numPr>
        <w:spacing w:line="240" w:lineRule="atLeast"/>
        <w:ind w:left="284" w:hanging="284"/>
        <w:rPr>
          <w:del w:id="15708" w:author="Strzelczyk, Anthony (A.)" w:date="2021-01-05T13:01:00Z"/>
          <w:rStyle w:val="SubtleEmphasis"/>
        </w:rPr>
        <w:pPrChange w:id="15709" w:author="Strzelczyk, Anthony (A.)" w:date="2020-12-11T12:24:00Z">
          <w:pPr>
            <w:pStyle w:val="REUserHint"/>
            <w:numPr>
              <w:numId w:val="13"/>
            </w:numPr>
            <w:ind w:left="284" w:hanging="284"/>
          </w:pPr>
        </w:pPrChange>
      </w:pPr>
      <w:del w:id="15710" w:author="Strzelczyk, Anthony (A.)" w:date="2021-01-05T13:01:00Z">
        <w:r w:rsidRPr="00CF3205" w:rsidDel="00FE7BE1">
          <w:rPr>
            <w:rStyle w:val="SubtleEmphasis"/>
          </w:rPr>
          <w:delText>the elements/components/subsystems within the boundary of the item/feature.</w:delText>
        </w:r>
        <w:bookmarkStart w:id="15711" w:name="_Toc60752446"/>
        <w:bookmarkStart w:id="15712" w:name="_Toc61061237"/>
        <w:bookmarkStart w:id="15713" w:name="_Toc61517034"/>
        <w:bookmarkStart w:id="15714" w:name="_Toc61517439"/>
        <w:bookmarkStart w:id="15715" w:name="_Toc61517844"/>
        <w:bookmarkStart w:id="15716" w:name="_Toc62469530"/>
        <w:bookmarkStart w:id="15717" w:name="_Toc62469936"/>
        <w:bookmarkStart w:id="15718" w:name="_Toc62806275"/>
        <w:bookmarkStart w:id="15719" w:name="_Toc63149066"/>
        <w:bookmarkStart w:id="15720" w:name="_Toc64530342"/>
        <w:bookmarkStart w:id="15721" w:name="_Toc65959311"/>
        <w:bookmarkStart w:id="15722" w:name="_Toc66036258"/>
        <w:bookmarkStart w:id="15723" w:name="_Toc66170067"/>
        <w:bookmarkStart w:id="15724" w:name="_Toc66170481"/>
        <w:bookmarkStart w:id="15725" w:name="_Toc66171233"/>
        <w:bookmarkStart w:id="15726" w:name="_Toc66171616"/>
        <w:bookmarkStart w:id="15727" w:name="_Toc66171999"/>
        <w:bookmarkStart w:id="15728" w:name="_Toc70443086"/>
        <w:bookmarkStart w:id="15729" w:name="_Toc70495022"/>
        <w:bookmarkStart w:id="15730" w:name="_Toc70511192"/>
        <w:bookmarkStart w:id="15731" w:name="_Toc70511586"/>
        <w:bookmarkStart w:id="15732" w:name="_Toc70511969"/>
        <w:bookmarkStart w:id="15733" w:name="_Toc70512352"/>
        <w:bookmarkStart w:id="15734" w:name="_Toc89250076"/>
        <w:bookmarkStart w:id="15735" w:name="_Toc89440019"/>
        <w:bookmarkEnd w:id="15711"/>
        <w:bookmarkEnd w:id="15712"/>
        <w:bookmarkEnd w:id="15713"/>
        <w:bookmarkEnd w:id="15714"/>
        <w:bookmarkEnd w:id="15715"/>
        <w:bookmarkEnd w:id="15716"/>
        <w:bookmarkEnd w:id="15717"/>
        <w:bookmarkEnd w:id="15718"/>
        <w:bookmarkEnd w:id="15719"/>
        <w:bookmarkEnd w:id="15720"/>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del>
    </w:p>
    <w:p w14:paraId="15AD8708" w14:textId="70D79C7E" w:rsidR="00CF3205" w:rsidRPr="00CF3205" w:rsidDel="00FE7BE1" w:rsidRDefault="00CF3205">
      <w:pPr>
        <w:pStyle w:val="REUserHint"/>
        <w:numPr>
          <w:ilvl w:val="0"/>
          <w:numId w:val="13"/>
        </w:numPr>
        <w:spacing w:line="240" w:lineRule="atLeast"/>
        <w:ind w:left="284" w:hanging="284"/>
        <w:rPr>
          <w:del w:id="15736" w:author="Strzelczyk, Anthony (A.)" w:date="2021-01-05T13:01:00Z"/>
          <w:rStyle w:val="SubtleEmphasis"/>
        </w:rPr>
        <w:pPrChange w:id="15737" w:author="Strzelczyk, Anthony (A.)" w:date="2020-12-11T12:24:00Z">
          <w:pPr>
            <w:pStyle w:val="REUserHint"/>
            <w:numPr>
              <w:numId w:val="13"/>
            </w:numPr>
            <w:ind w:left="284" w:hanging="284"/>
          </w:pPr>
        </w:pPrChange>
      </w:pPr>
      <w:del w:id="15738" w:author="Strzelczyk, Anthony (A.)" w:date="2021-01-05T13:01:00Z">
        <w:r w:rsidRPr="00CF3205" w:rsidDel="00FE7BE1">
          <w:rPr>
            <w:rStyle w:val="SubtleEmphasis"/>
          </w:rPr>
          <w:delText>The interaction of features with other features or elements</w:delText>
        </w:r>
        <w:bookmarkStart w:id="15739" w:name="_Toc60752447"/>
        <w:bookmarkStart w:id="15740" w:name="_Toc61061238"/>
        <w:bookmarkStart w:id="15741" w:name="_Toc61517035"/>
        <w:bookmarkStart w:id="15742" w:name="_Toc61517440"/>
        <w:bookmarkStart w:id="15743" w:name="_Toc61517845"/>
        <w:bookmarkStart w:id="15744" w:name="_Toc62469531"/>
        <w:bookmarkStart w:id="15745" w:name="_Toc62469937"/>
        <w:bookmarkStart w:id="15746" w:name="_Toc62806276"/>
        <w:bookmarkStart w:id="15747" w:name="_Toc63149067"/>
        <w:bookmarkStart w:id="15748" w:name="_Toc64530343"/>
        <w:bookmarkStart w:id="15749" w:name="_Toc65959312"/>
        <w:bookmarkStart w:id="15750" w:name="_Toc66036259"/>
        <w:bookmarkStart w:id="15751" w:name="_Toc66170068"/>
        <w:bookmarkStart w:id="15752" w:name="_Toc66170482"/>
        <w:bookmarkStart w:id="15753" w:name="_Toc66171234"/>
        <w:bookmarkStart w:id="15754" w:name="_Toc66171617"/>
        <w:bookmarkStart w:id="15755" w:name="_Toc66172000"/>
        <w:bookmarkStart w:id="15756" w:name="_Toc70443087"/>
        <w:bookmarkStart w:id="15757" w:name="_Toc70495023"/>
        <w:bookmarkStart w:id="15758" w:name="_Toc70511193"/>
        <w:bookmarkStart w:id="15759" w:name="_Toc70511587"/>
        <w:bookmarkStart w:id="15760" w:name="_Toc70511970"/>
        <w:bookmarkStart w:id="15761" w:name="_Toc70512353"/>
        <w:bookmarkStart w:id="15762" w:name="_Toc89250077"/>
        <w:bookmarkStart w:id="15763" w:name="_Toc89440020"/>
        <w:bookmarkEnd w:id="15739"/>
        <w:bookmarkEnd w:id="15740"/>
        <w:bookmarkEnd w:id="15741"/>
        <w:bookmarkEnd w:id="15742"/>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bookmarkEnd w:id="15759"/>
        <w:bookmarkEnd w:id="15760"/>
        <w:bookmarkEnd w:id="15761"/>
        <w:bookmarkEnd w:id="15762"/>
        <w:bookmarkEnd w:id="15763"/>
      </w:del>
    </w:p>
    <w:p w14:paraId="3D22010B" w14:textId="7D674E35" w:rsidR="00517B59" w:rsidRPr="00347A88" w:rsidDel="00FE7BE1" w:rsidRDefault="00CF3205">
      <w:pPr>
        <w:pStyle w:val="REUserHint"/>
        <w:spacing w:line="240" w:lineRule="atLeast"/>
        <w:rPr>
          <w:del w:id="15764" w:author="Strzelczyk, Anthony (A.)" w:date="2021-01-05T13:01:00Z"/>
          <w:rStyle w:val="SubtleEmphasis"/>
        </w:rPr>
        <w:pPrChange w:id="15765" w:author="Strzelczyk, Anthony (A.)" w:date="2020-12-11T12:24:00Z">
          <w:pPr>
            <w:pStyle w:val="REUserHint"/>
          </w:pPr>
        </w:pPrChange>
      </w:pPr>
      <w:del w:id="15766" w:author="Strzelczyk, Anthony (A.)" w:date="2021-01-05T13:01:00Z">
        <w:r w:rsidRPr="00CF3205" w:rsidDel="00FE7BE1">
          <w:rPr>
            <w:rStyle w:val="SubtleEmphasis"/>
          </w:rPr>
          <w:delText>The logical boundary of the item/feature can be described by using a boundary diagram, block diagram, etc. The elements of the feature can also be based on other technology.</w:delText>
        </w:r>
        <w:bookmarkStart w:id="15767" w:name="_Toc60752448"/>
        <w:bookmarkStart w:id="15768" w:name="_Toc61061239"/>
        <w:bookmarkStart w:id="15769" w:name="_Toc61517036"/>
        <w:bookmarkStart w:id="15770" w:name="_Toc61517441"/>
        <w:bookmarkStart w:id="15771" w:name="_Toc61517846"/>
        <w:bookmarkStart w:id="15772" w:name="_Toc62469532"/>
        <w:bookmarkStart w:id="15773" w:name="_Toc62469938"/>
        <w:bookmarkStart w:id="15774" w:name="_Toc62806277"/>
        <w:bookmarkStart w:id="15775" w:name="_Toc63149068"/>
        <w:bookmarkStart w:id="15776" w:name="_Toc64530344"/>
        <w:bookmarkStart w:id="15777" w:name="_Toc65959313"/>
        <w:bookmarkStart w:id="15778" w:name="_Toc66036260"/>
        <w:bookmarkStart w:id="15779" w:name="_Toc66170069"/>
        <w:bookmarkStart w:id="15780" w:name="_Toc66170483"/>
        <w:bookmarkStart w:id="15781" w:name="_Toc66171235"/>
        <w:bookmarkStart w:id="15782" w:name="_Toc66171618"/>
        <w:bookmarkStart w:id="15783" w:name="_Toc66172001"/>
        <w:bookmarkStart w:id="15784" w:name="_Toc70443088"/>
        <w:bookmarkStart w:id="15785" w:name="_Toc70495024"/>
        <w:bookmarkStart w:id="15786" w:name="_Toc70511194"/>
        <w:bookmarkStart w:id="15787" w:name="_Toc70511588"/>
        <w:bookmarkStart w:id="15788" w:name="_Toc70511971"/>
        <w:bookmarkStart w:id="15789" w:name="_Toc70512354"/>
        <w:bookmarkStart w:id="15790" w:name="_Toc89250078"/>
        <w:bookmarkStart w:id="15791" w:name="_Toc89440021"/>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bookmarkEnd w:id="15783"/>
        <w:bookmarkEnd w:id="15784"/>
        <w:bookmarkEnd w:id="15785"/>
        <w:bookmarkEnd w:id="15786"/>
        <w:bookmarkEnd w:id="15787"/>
        <w:bookmarkEnd w:id="15788"/>
        <w:bookmarkEnd w:id="15789"/>
        <w:bookmarkEnd w:id="15790"/>
        <w:bookmarkEnd w:id="15791"/>
      </w:del>
    </w:p>
    <w:p w14:paraId="5C8ED33E" w14:textId="1551A3E9" w:rsidR="00517B59" w:rsidDel="00FE7BE1" w:rsidRDefault="00517B59">
      <w:pPr>
        <w:pStyle w:val="REUserHint"/>
        <w:spacing w:line="240" w:lineRule="atLeast"/>
        <w:rPr>
          <w:del w:id="15792" w:author="Strzelczyk, Anthony (A.)" w:date="2021-01-05T13:01:00Z"/>
          <w:rStyle w:val="SubtleEmphasis"/>
          <w:color w:val="0000FF"/>
        </w:rPr>
        <w:pPrChange w:id="15793" w:author="Strzelczyk, Anthony (A.)" w:date="2020-12-11T12:24:00Z">
          <w:pPr>
            <w:pStyle w:val="REUserHint"/>
          </w:pPr>
        </w:pPrChange>
      </w:pPr>
      <w:del w:id="15794" w:author="Strzelczyk, Anthony (A.)" w:date="2021-01-05T13:01:00Z">
        <w:r w:rsidRPr="00347A88" w:rsidDel="00FE7BE1">
          <w:rPr>
            <w:rStyle w:val="SubtleEmphasis"/>
            <w:b/>
          </w:rPr>
          <w:delText>#Link:</w:delText>
        </w:r>
        <w:r w:rsidRPr="00347A88" w:rsidDel="00FE7BE1">
          <w:rPr>
            <w:rStyle w:val="SubtleEmphasis"/>
          </w:rPr>
          <w:delText xml:space="preserve"> </w:delText>
        </w:r>
        <w:r w:rsidR="002824A3" w:rsidDel="00FE7BE1">
          <w:fldChar w:fldCharType="begin"/>
        </w:r>
        <w:r w:rsidR="002824A3" w:rsidDel="00FE7BE1">
          <w:delInstrText xml:space="preserve"> HYPERLINK "https://azureford.sharepoint.com/sites/GlobalFunctionalSafety/Pages/default.aspx" </w:delInstrText>
        </w:r>
        <w:r w:rsidR="002824A3" w:rsidDel="00FE7BE1">
          <w:fldChar w:fldCharType="separate"/>
        </w:r>
        <w:r w:rsidR="003164E8" w:rsidRPr="00DE5C04" w:rsidDel="00FE7BE1">
          <w:rPr>
            <w:rStyle w:val="SubtleEmphasis"/>
            <w:color w:val="0000FF"/>
          </w:rPr>
          <w:delText>Ford Functional Safety Sharepoint</w:delText>
        </w:r>
        <w:r w:rsidR="002824A3" w:rsidDel="00FE7BE1">
          <w:rPr>
            <w:rStyle w:val="SubtleEmphasis"/>
            <w:color w:val="0000FF"/>
          </w:rPr>
          <w:fldChar w:fldCharType="end"/>
        </w:r>
        <w:bookmarkStart w:id="15795" w:name="_Toc60752449"/>
        <w:bookmarkStart w:id="15796" w:name="_Toc61061240"/>
        <w:bookmarkStart w:id="15797" w:name="_Toc61517037"/>
        <w:bookmarkStart w:id="15798" w:name="_Toc61517442"/>
        <w:bookmarkStart w:id="15799" w:name="_Toc61517847"/>
        <w:bookmarkStart w:id="15800" w:name="_Toc62469533"/>
        <w:bookmarkStart w:id="15801" w:name="_Toc62469939"/>
        <w:bookmarkStart w:id="15802" w:name="_Toc62806278"/>
        <w:bookmarkStart w:id="15803" w:name="_Toc63149069"/>
        <w:bookmarkStart w:id="15804" w:name="_Toc64530345"/>
        <w:bookmarkStart w:id="15805" w:name="_Toc65959314"/>
        <w:bookmarkStart w:id="15806" w:name="_Toc66036261"/>
        <w:bookmarkStart w:id="15807" w:name="_Toc66170070"/>
        <w:bookmarkStart w:id="15808" w:name="_Toc66170484"/>
        <w:bookmarkStart w:id="15809" w:name="_Toc66171236"/>
        <w:bookmarkStart w:id="15810" w:name="_Toc66171619"/>
        <w:bookmarkStart w:id="15811" w:name="_Toc66172002"/>
        <w:bookmarkStart w:id="15812" w:name="_Toc70443089"/>
        <w:bookmarkStart w:id="15813" w:name="_Toc70495025"/>
        <w:bookmarkStart w:id="15814" w:name="_Toc70511195"/>
        <w:bookmarkStart w:id="15815" w:name="_Toc70511589"/>
        <w:bookmarkStart w:id="15816" w:name="_Toc70511972"/>
        <w:bookmarkStart w:id="15817" w:name="_Toc70512355"/>
        <w:bookmarkStart w:id="15818" w:name="_Toc89250079"/>
        <w:bookmarkStart w:id="15819" w:name="_Toc89440022"/>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bookmarkEnd w:id="15808"/>
        <w:bookmarkEnd w:id="15809"/>
        <w:bookmarkEnd w:id="15810"/>
        <w:bookmarkEnd w:id="15811"/>
        <w:bookmarkEnd w:id="15812"/>
        <w:bookmarkEnd w:id="15813"/>
        <w:bookmarkEnd w:id="15814"/>
        <w:bookmarkEnd w:id="15815"/>
        <w:bookmarkEnd w:id="15816"/>
        <w:bookmarkEnd w:id="15817"/>
        <w:bookmarkEnd w:id="15818"/>
        <w:bookmarkEnd w:id="15819"/>
      </w:del>
    </w:p>
    <w:p w14:paraId="6E4ADFF7" w14:textId="30B73FD3" w:rsidR="000D42CA" w:rsidDel="00FE7BE1" w:rsidRDefault="000D42CA">
      <w:pPr>
        <w:spacing w:line="240" w:lineRule="atLeast"/>
        <w:rPr>
          <w:del w:id="15820" w:author="Strzelczyk, Anthony (A.)" w:date="2021-01-05T13:01:00Z"/>
        </w:rPr>
        <w:pPrChange w:id="15821" w:author="Strzelczyk, Anthony (A.)" w:date="2020-12-11T12:24:00Z">
          <w:pPr/>
        </w:pPrChange>
      </w:pPr>
      <w:bookmarkStart w:id="15822" w:name="_Toc60752450"/>
      <w:bookmarkStart w:id="15823" w:name="_Toc61061241"/>
      <w:bookmarkStart w:id="15824" w:name="_Toc61517038"/>
      <w:bookmarkStart w:id="15825" w:name="_Toc61517443"/>
      <w:bookmarkStart w:id="15826" w:name="_Toc61517848"/>
      <w:bookmarkStart w:id="15827" w:name="_Toc62469534"/>
      <w:bookmarkStart w:id="15828" w:name="_Toc62469940"/>
      <w:bookmarkStart w:id="15829" w:name="_Toc62806279"/>
      <w:bookmarkStart w:id="15830" w:name="_Toc63149070"/>
      <w:bookmarkStart w:id="15831" w:name="_Toc64530346"/>
      <w:bookmarkStart w:id="15832" w:name="_Toc65959315"/>
      <w:bookmarkStart w:id="15833" w:name="_Toc66036262"/>
      <w:bookmarkStart w:id="15834" w:name="_Toc66170071"/>
      <w:bookmarkStart w:id="15835" w:name="_Toc66170485"/>
      <w:bookmarkStart w:id="15836" w:name="_Toc66171237"/>
      <w:bookmarkStart w:id="15837" w:name="_Toc66171620"/>
      <w:bookmarkStart w:id="15838" w:name="_Toc66172003"/>
      <w:bookmarkStart w:id="15839" w:name="_Toc70443090"/>
      <w:bookmarkStart w:id="15840" w:name="_Toc70495026"/>
      <w:bookmarkStart w:id="15841" w:name="_Toc70511196"/>
      <w:bookmarkStart w:id="15842" w:name="_Toc70511590"/>
      <w:bookmarkStart w:id="15843" w:name="_Toc70511973"/>
      <w:bookmarkStart w:id="15844" w:name="_Toc70512356"/>
      <w:bookmarkStart w:id="15845" w:name="_Toc89250080"/>
      <w:bookmarkStart w:id="15846" w:name="_Toc89440023"/>
      <w:bookmarkEnd w:id="15822"/>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bookmarkEnd w:id="15845"/>
      <w:bookmarkEnd w:id="15846"/>
    </w:p>
    <w:p w14:paraId="497EFCE4" w14:textId="4DE533E2" w:rsidR="000D42CA" w:rsidDel="00E317AB" w:rsidRDefault="000D42CA">
      <w:pPr>
        <w:spacing w:line="240" w:lineRule="atLeast"/>
        <w:rPr>
          <w:del w:id="15847" w:author="Strzelczyk, Anthony (A.)" w:date="2020-12-21T16:07:00Z"/>
        </w:rPr>
        <w:pPrChange w:id="15848" w:author="Strzelczyk, Anthony (A.)" w:date="2020-12-11T12:24:00Z">
          <w:pPr/>
        </w:pPrChange>
      </w:pPr>
      <w:del w:id="15849" w:author="Strzelczyk, Anthony (A.)" w:date="2020-12-21T16:07:00Z">
        <w:r w:rsidDel="00E317AB">
          <w:delText>Description of diagram and content on logical architecture in Documentation field of Structural Boundary Diagram.</w:delText>
        </w:r>
        <w:bookmarkStart w:id="15850" w:name="_Toc59515476"/>
        <w:bookmarkStart w:id="15851" w:name="_Toc59628724"/>
        <w:bookmarkStart w:id="15852" w:name="_Toc60752451"/>
        <w:bookmarkStart w:id="15853" w:name="_Toc61061242"/>
        <w:bookmarkStart w:id="15854" w:name="_Toc61517039"/>
        <w:bookmarkStart w:id="15855" w:name="_Toc61517444"/>
        <w:bookmarkStart w:id="15856" w:name="_Toc61517849"/>
        <w:bookmarkStart w:id="15857" w:name="_Toc62469535"/>
        <w:bookmarkStart w:id="15858" w:name="_Toc62469941"/>
        <w:bookmarkStart w:id="15859" w:name="_Toc62806280"/>
        <w:bookmarkStart w:id="15860" w:name="_Toc63149071"/>
        <w:bookmarkStart w:id="15861" w:name="_Toc64530347"/>
        <w:bookmarkStart w:id="15862" w:name="_Toc65959316"/>
        <w:bookmarkStart w:id="15863" w:name="_Toc66036263"/>
        <w:bookmarkStart w:id="15864" w:name="_Toc66170072"/>
        <w:bookmarkStart w:id="15865" w:name="_Toc66170486"/>
        <w:bookmarkStart w:id="15866" w:name="_Toc66171238"/>
        <w:bookmarkStart w:id="15867" w:name="_Toc66171621"/>
        <w:bookmarkStart w:id="15868" w:name="_Toc66172004"/>
        <w:bookmarkStart w:id="15869" w:name="_Toc70443091"/>
        <w:bookmarkStart w:id="15870" w:name="_Toc70495027"/>
        <w:bookmarkStart w:id="15871" w:name="_Toc70511197"/>
        <w:bookmarkStart w:id="15872" w:name="_Toc70511591"/>
        <w:bookmarkStart w:id="15873" w:name="_Toc70511974"/>
        <w:bookmarkStart w:id="15874" w:name="_Toc70512357"/>
        <w:bookmarkStart w:id="15875" w:name="_Toc89250081"/>
        <w:bookmarkStart w:id="15876" w:name="_Toc89440024"/>
        <w:bookmarkEnd w:id="15850"/>
        <w:bookmarkEnd w:id="15851"/>
        <w:bookmarkEnd w:id="15852"/>
        <w:bookmarkEnd w:id="15853"/>
        <w:bookmarkEnd w:id="15854"/>
        <w:bookmarkEnd w:id="15855"/>
        <w:bookmarkEnd w:id="15856"/>
        <w:bookmarkEnd w:id="15857"/>
        <w:bookmarkEnd w:id="15858"/>
        <w:bookmarkEnd w:id="15859"/>
        <w:bookmarkEnd w:id="15860"/>
        <w:bookmarkEnd w:id="15861"/>
        <w:bookmarkEnd w:id="15862"/>
        <w:bookmarkEnd w:id="15863"/>
        <w:bookmarkEnd w:id="15864"/>
        <w:bookmarkEnd w:id="15865"/>
        <w:bookmarkEnd w:id="15866"/>
        <w:bookmarkEnd w:id="15867"/>
        <w:bookmarkEnd w:id="15868"/>
        <w:bookmarkEnd w:id="15869"/>
        <w:bookmarkEnd w:id="15870"/>
        <w:bookmarkEnd w:id="15871"/>
        <w:bookmarkEnd w:id="15872"/>
        <w:bookmarkEnd w:id="15873"/>
        <w:bookmarkEnd w:id="15874"/>
        <w:bookmarkEnd w:id="15875"/>
        <w:bookmarkEnd w:id="15876"/>
      </w:del>
    </w:p>
    <w:p w14:paraId="27B8A1E7" w14:textId="6D044203" w:rsidR="000D42CA" w:rsidDel="00E317AB" w:rsidRDefault="000D42CA">
      <w:pPr>
        <w:spacing w:line="240" w:lineRule="atLeast"/>
        <w:rPr>
          <w:del w:id="15877" w:author="Strzelczyk, Anthony (A.)" w:date="2020-12-21T16:07:00Z"/>
        </w:rPr>
        <w:pPrChange w:id="15878" w:author="Strzelczyk, Anthony (A.)" w:date="2020-12-11T12:24:00Z">
          <w:pPr/>
        </w:pPrChange>
      </w:pPr>
      <w:bookmarkStart w:id="15879" w:name="_Toc59515477"/>
      <w:bookmarkStart w:id="15880" w:name="_Toc59628725"/>
      <w:bookmarkStart w:id="15881" w:name="_Toc60752452"/>
      <w:bookmarkStart w:id="15882" w:name="_Toc61061243"/>
      <w:bookmarkStart w:id="15883" w:name="_Toc61517040"/>
      <w:bookmarkStart w:id="15884" w:name="_Toc61517445"/>
      <w:bookmarkStart w:id="15885" w:name="_Toc61517850"/>
      <w:bookmarkStart w:id="15886" w:name="_Toc62469536"/>
      <w:bookmarkStart w:id="15887" w:name="_Toc62469942"/>
      <w:bookmarkStart w:id="15888" w:name="_Toc62806281"/>
      <w:bookmarkStart w:id="15889" w:name="_Toc63149072"/>
      <w:bookmarkStart w:id="15890" w:name="_Toc64530348"/>
      <w:bookmarkStart w:id="15891" w:name="_Toc65959317"/>
      <w:bookmarkStart w:id="15892" w:name="_Toc66036264"/>
      <w:bookmarkStart w:id="15893" w:name="_Toc66170073"/>
      <w:bookmarkStart w:id="15894" w:name="_Toc66170487"/>
      <w:bookmarkStart w:id="15895" w:name="_Toc66171239"/>
      <w:bookmarkStart w:id="15896" w:name="_Toc66171622"/>
      <w:bookmarkStart w:id="15897" w:name="_Toc66172005"/>
      <w:bookmarkStart w:id="15898" w:name="_Toc70443092"/>
      <w:bookmarkStart w:id="15899" w:name="_Toc70495028"/>
      <w:bookmarkStart w:id="15900" w:name="_Toc70511198"/>
      <w:bookmarkStart w:id="15901" w:name="_Toc70511592"/>
      <w:bookmarkStart w:id="15902" w:name="_Toc70511975"/>
      <w:bookmarkStart w:id="15903" w:name="_Toc70512358"/>
      <w:bookmarkStart w:id="15904" w:name="_Toc89250082"/>
      <w:bookmarkStart w:id="15905" w:name="_Toc89440025"/>
      <w:bookmarkEnd w:id="15879"/>
      <w:bookmarkEnd w:id="15880"/>
      <w:bookmarkEnd w:id="15881"/>
      <w:bookmarkEnd w:id="15882"/>
      <w:bookmarkEnd w:id="15883"/>
      <w:bookmarkEnd w:id="15884"/>
      <w:bookmarkEnd w:id="15885"/>
      <w:bookmarkEnd w:id="15886"/>
      <w:bookmarkEnd w:id="15887"/>
      <w:bookmarkEnd w:id="15888"/>
      <w:bookmarkEnd w:id="15889"/>
      <w:bookmarkEnd w:id="15890"/>
      <w:bookmarkEnd w:id="15891"/>
      <w:bookmarkEnd w:id="15892"/>
      <w:bookmarkEnd w:id="15893"/>
      <w:bookmarkEnd w:id="15894"/>
      <w:bookmarkEnd w:id="15895"/>
      <w:bookmarkEnd w:id="15896"/>
      <w:bookmarkEnd w:id="15897"/>
      <w:bookmarkEnd w:id="15898"/>
      <w:bookmarkEnd w:id="15899"/>
      <w:bookmarkEnd w:id="15900"/>
      <w:bookmarkEnd w:id="15901"/>
      <w:bookmarkEnd w:id="15902"/>
      <w:bookmarkEnd w:id="15903"/>
      <w:bookmarkEnd w:id="15904"/>
      <w:bookmarkEnd w:id="15905"/>
    </w:p>
    <w:p w14:paraId="7127E40C" w14:textId="57654FEB" w:rsidR="00517B59" w:rsidDel="00E317AB" w:rsidRDefault="000D42CA">
      <w:pPr>
        <w:spacing w:line="240" w:lineRule="atLeast"/>
        <w:rPr>
          <w:del w:id="15906" w:author="Strzelczyk, Anthony (A.)" w:date="2020-12-21T16:07:00Z"/>
        </w:rPr>
        <w:pPrChange w:id="15907" w:author="Strzelczyk, Anthony (A.)" w:date="2020-12-11T12:24:00Z">
          <w:pPr/>
        </w:pPrChange>
      </w:pPr>
      <w:del w:id="15908" w:author="Strzelczyk, Anthony (A.)" w:date="2020-12-10T12:32:00Z">
        <w:r w:rsidDel="00A1085B">
          <w:rPr>
            <w:noProof/>
          </w:rPr>
          <w:drawing>
            <wp:inline distT="0" distB="0" distL="0" distR="0" wp14:anchorId="557DA6C4" wp14:editId="479555C8">
              <wp:extent cx="6466205" cy="3353435"/>
              <wp:effectExtent l="0" t="0" r="0" b="0"/>
              <wp:docPr id="22" name="Picture -1580646242.jpg" descr="-158064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80646242.jpg"/>
                      <pic:cNvPicPr/>
                    </pic:nvPicPr>
                    <pic:blipFill>
                      <a:blip r:embed="rId55" cstate="print"/>
                      <a:stretch>
                        <a:fillRect/>
                      </a:stretch>
                    </pic:blipFill>
                    <pic:spPr>
                      <a:xfrm>
                        <a:off x="0" y="0"/>
                        <a:ext cx="6466205" cy="3353435"/>
                      </a:xfrm>
                      <a:prstGeom prst="rect">
                        <a:avLst/>
                      </a:prstGeom>
                    </pic:spPr>
                  </pic:pic>
                </a:graphicData>
              </a:graphic>
            </wp:inline>
          </w:drawing>
        </w:r>
      </w:del>
      <w:del w:id="15909" w:author="Strzelczyk, Anthony (A.)" w:date="2020-12-10T12:33:00Z">
        <w:r w:rsidDel="00A1085B">
          <w:object w:dxaOrig="3106" w:dyaOrig="1560" w14:anchorId="7B77FE02">
            <v:shape id="_x0000_i1029" type="#_x0000_t75" style="width:158.25pt;height:79.5pt" o:ole="">
              <v:imagedata r:id="rId56" o:title=""/>
            </v:shape>
            <o:OLEObject Type="Embed" ProgID="Visio.Drawing.15" ShapeID="_x0000_i1029" DrawAspect="Content" ObjectID="_1716035449" r:id="rId57"/>
          </w:object>
        </w:r>
      </w:del>
      <w:bookmarkStart w:id="15910" w:name="_Toc59515478"/>
      <w:bookmarkStart w:id="15911" w:name="_Toc59628726"/>
      <w:bookmarkStart w:id="15912" w:name="_Toc60752453"/>
      <w:bookmarkStart w:id="15913" w:name="_Toc61061244"/>
      <w:bookmarkStart w:id="15914" w:name="_Toc61517041"/>
      <w:bookmarkStart w:id="15915" w:name="_Toc61517446"/>
      <w:bookmarkStart w:id="15916" w:name="_Toc61517851"/>
      <w:bookmarkStart w:id="15917" w:name="_Toc62469537"/>
      <w:bookmarkStart w:id="15918" w:name="_Toc62469943"/>
      <w:bookmarkStart w:id="15919" w:name="_Toc62806282"/>
      <w:bookmarkStart w:id="15920" w:name="_Toc63149073"/>
      <w:bookmarkStart w:id="15921" w:name="_Toc64530349"/>
      <w:bookmarkStart w:id="15922" w:name="_Toc65959318"/>
      <w:bookmarkStart w:id="15923" w:name="_Toc66036265"/>
      <w:bookmarkStart w:id="15924" w:name="_Toc66170074"/>
      <w:bookmarkStart w:id="15925" w:name="_Toc66170488"/>
      <w:bookmarkStart w:id="15926" w:name="_Toc66171240"/>
      <w:bookmarkStart w:id="15927" w:name="_Toc66171623"/>
      <w:bookmarkStart w:id="15928" w:name="_Toc66172006"/>
      <w:bookmarkStart w:id="15929" w:name="_Toc70443093"/>
      <w:bookmarkStart w:id="15930" w:name="_Toc70495029"/>
      <w:bookmarkStart w:id="15931" w:name="_Toc70511199"/>
      <w:bookmarkStart w:id="15932" w:name="_Toc70511593"/>
      <w:bookmarkStart w:id="15933" w:name="_Toc70511976"/>
      <w:bookmarkStart w:id="15934" w:name="_Toc70512359"/>
      <w:bookmarkStart w:id="15935" w:name="_Toc89250083"/>
      <w:bookmarkStart w:id="15936" w:name="_Toc89440026"/>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3"/>
      <w:bookmarkEnd w:id="15924"/>
      <w:bookmarkEnd w:id="15925"/>
      <w:bookmarkEnd w:id="15926"/>
      <w:bookmarkEnd w:id="15927"/>
      <w:bookmarkEnd w:id="15928"/>
      <w:bookmarkEnd w:id="15929"/>
      <w:bookmarkEnd w:id="15930"/>
      <w:bookmarkEnd w:id="15931"/>
      <w:bookmarkEnd w:id="15932"/>
      <w:bookmarkEnd w:id="15933"/>
      <w:bookmarkEnd w:id="15934"/>
      <w:bookmarkEnd w:id="15935"/>
      <w:bookmarkEnd w:id="15936"/>
    </w:p>
    <w:p w14:paraId="69DAB25D" w14:textId="686514D1" w:rsidR="006A5ABC" w:rsidRPr="00382A7B" w:rsidDel="00E317AB" w:rsidRDefault="00517B59">
      <w:pPr>
        <w:spacing w:line="240" w:lineRule="atLeast"/>
        <w:rPr>
          <w:del w:id="15937" w:author="Strzelczyk, Anthony (A.)" w:date="2020-12-21T16:07:00Z"/>
        </w:rPr>
        <w:pPrChange w:id="15938" w:author="Strzelczyk, Anthony (A.)" w:date="2020-12-11T12:24:00Z">
          <w:pPr>
            <w:pStyle w:val="Caption"/>
          </w:pPr>
        </w:pPrChange>
      </w:pPr>
      <w:bookmarkStart w:id="15939" w:name="_Toc472492814"/>
      <w:del w:id="15940" w:author="Strzelczyk, Anthony (A.)" w:date="2020-12-10T12:33:00Z">
        <w:r w:rsidRPr="00C75AE5" w:rsidDel="00A1085B">
          <w:delText xml:space="preserve">Figure </w:delText>
        </w:r>
        <w:r w:rsidDel="00A1085B">
          <w:rPr>
            <w:noProof/>
          </w:rPr>
          <w:fldChar w:fldCharType="begin"/>
        </w:r>
        <w:r w:rsidDel="00A1085B">
          <w:rPr>
            <w:noProof/>
          </w:rPr>
          <w:delInstrText xml:space="preserve"> SEQ Figure \* ARABIC </w:delInstrText>
        </w:r>
        <w:r w:rsidDel="00A1085B">
          <w:rPr>
            <w:noProof/>
          </w:rPr>
          <w:fldChar w:fldCharType="separate"/>
        </w:r>
      </w:del>
      <w:del w:id="15941" w:author="Strzelczyk, Anthony (A.)" w:date="2020-12-10T12:02:00Z">
        <w:r w:rsidR="00935748" w:rsidDel="00C24607">
          <w:rPr>
            <w:noProof/>
          </w:rPr>
          <w:delText>5</w:delText>
        </w:r>
      </w:del>
      <w:del w:id="15942" w:author="Strzelczyk, Anthony (A.)" w:date="2020-12-10T12:33:00Z">
        <w:r w:rsidDel="00A1085B">
          <w:rPr>
            <w:noProof/>
          </w:rPr>
          <w:fldChar w:fldCharType="end"/>
        </w:r>
        <w:r w:rsidRPr="00C75AE5" w:rsidDel="00A1085B">
          <w:delText>: Logical Boundary Diagram</w:delText>
        </w:r>
      </w:del>
      <w:bookmarkEnd w:id="15939"/>
      <w:del w:id="15943" w:author="Strzelczyk, Anthony (A.)" w:date="2020-12-21T12:16:00Z">
        <w:r w:rsidR="00CF0179" w:rsidDel="005E5FD8">
          <w:fldChar w:fldCharType="begin"/>
        </w:r>
        <w:r w:rsidR="00CF0179" w:rsidDel="005E5FD8">
          <w:fldChar w:fldCharType="end"/>
        </w:r>
      </w:del>
      <w:bookmarkStart w:id="15944" w:name="_Toc59515479"/>
      <w:bookmarkStart w:id="15945" w:name="_Toc59628727"/>
      <w:bookmarkStart w:id="15946" w:name="_Toc60752454"/>
      <w:bookmarkStart w:id="15947" w:name="_Toc61061245"/>
      <w:bookmarkStart w:id="15948" w:name="_Toc61517042"/>
      <w:bookmarkStart w:id="15949" w:name="_Toc61517447"/>
      <w:bookmarkStart w:id="15950" w:name="_Toc61517852"/>
      <w:bookmarkStart w:id="15951" w:name="_Toc62469538"/>
      <w:bookmarkStart w:id="15952" w:name="_Toc62469944"/>
      <w:bookmarkStart w:id="15953" w:name="_Toc62806283"/>
      <w:bookmarkStart w:id="15954" w:name="_Toc63149074"/>
      <w:bookmarkStart w:id="15955" w:name="_Toc64530350"/>
      <w:bookmarkStart w:id="15956" w:name="_Toc65959319"/>
      <w:bookmarkStart w:id="15957" w:name="_Toc66036266"/>
      <w:bookmarkStart w:id="15958" w:name="_Toc66170075"/>
      <w:bookmarkStart w:id="15959" w:name="_Toc66170489"/>
      <w:bookmarkStart w:id="15960" w:name="_Toc66171241"/>
      <w:bookmarkStart w:id="15961" w:name="_Toc66171624"/>
      <w:bookmarkStart w:id="15962" w:name="_Toc66172007"/>
      <w:bookmarkStart w:id="15963" w:name="_Toc70443094"/>
      <w:bookmarkStart w:id="15964" w:name="_Toc70495030"/>
      <w:bookmarkStart w:id="15965" w:name="_Toc70511200"/>
      <w:bookmarkStart w:id="15966" w:name="_Toc70511594"/>
      <w:bookmarkStart w:id="15967" w:name="_Toc70511977"/>
      <w:bookmarkStart w:id="15968" w:name="_Toc70512360"/>
      <w:bookmarkStart w:id="15969" w:name="_Toc89250084"/>
      <w:bookmarkStart w:id="15970" w:name="_Toc89440027"/>
      <w:bookmarkEnd w:id="15944"/>
      <w:bookmarkEnd w:id="15945"/>
      <w:bookmarkEnd w:id="15946"/>
      <w:bookmarkEnd w:id="15947"/>
      <w:bookmarkEnd w:id="15948"/>
      <w:bookmarkEnd w:id="15949"/>
      <w:bookmarkEnd w:id="15950"/>
      <w:bookmarkEnd w:id="15951"/>
      <w:bookmarkEnd w:id="15952"/>
      <w:bookmarkEnd w:id="15953"/>
      <w:bookmarkEnd w:id="15954"/>
      <w:bookmarkEnd w:id="15955"/>
      <w:bookmarkEnd w:id="15956"/>
      <w:bookmarkEnd w:id="15957"/>
      <w:bookmarkEnd w:id="15958"/>
      <w:bookmarkEnd w:id="15959"/>
      <w:bookmarkEnd w:id="15960"/>
      <w:bookmarkEnd w:id="15961"/>
      <w:bookmarkEnd w:id="15962"/>
      <w:bookmarkEnd w:id="15963"/>
      <w:bookmarkEnd w:id="15964"/>
      <w:bookmarkEnd w:id="15965"/>
      <w:bookmarkEnd w:id="15966"/>
      <w:bookmarkEnd w:id="15967"/>
      <w:bookmarkEnd w:id="15968"/>
      <w:bookmarkEnd w:id="15969"/>
      <w:bookmarkEnd w:id="15970"/>
    </w:p>
    <w:p w14:paraId="054EB5A8" w14:textId="609AFCBD" w:rsidR="00517B59" w:rsidDel="00FB0CAE" w:rsidRDefault="00517B59">
      <w:pPr>
        <w:spacing w:line="240" w:lineRule="atLeast"/>
        <w:rPr>
          <w:del w:id="15971" w:author="Strzelczyk, Anthony (A.)" w:date="2020-12-19T20:01:00Z"/>
        </w:rPr>
        <w:pPrChange w:id="15972" w:author="Strzelczyk, Anthony (A.)" w:date="2020-12-11T12:24:00Z">
          <w:pPr/>
        </w:pPrChange>
      </w:pPr>
      <w:bookmarkStart w:id="15973" w:name="_Toc59300928"/>
      <w:bookmarkStart w:id="15974" w:name="_Toc59303644"/>
      <w:bookmarkStart w:id="15975" w:name="_Toc59515480"/>
      <w:bookmarkStart w:id="15976" w:name="_Toc59628728"/>
      <w:bookmarkStart w:id="15977" w:name="_Toc60752455"/>
      <w:bookmarkStart w:id="15978" w:name="_Toc61061246"/>
      <w:bookmarkStart w:id="15979" w:name="_Toc61517043"/>
      <w:bookmarkStart w:id="15980" w:name="_Toc61517448"/>
      <w:bookmarkStart w:id="15981" w:name="_Toc61517853"/>
      <w:bookmarkStart w:id="15982" w:name="_Toc62469539"/>
      <w:bookmarkStart w:id="15983" w:name="_Toc62469945"/>
      <w:bookmarkStart w:id="15984" w:name="_Toc62806284"/>
      <w:bookmarkStart w:id="15985" w:name="_Toc63149075"/>
      <w:bookmarkStart w:id="15986" w:name="_Toc64530351"/>
      <w:bookmarkStart w:id="15987" w:name="_Toc65959320"/>
      <w:bookmarkStart w:id="15988" w:name="_Toc66036267"/>
      <w:bookmarkStart w:id="15989" w:name="_Toc66170076"/>
      <w:bookmarkStart w:id="15990" w:name="_Toc66170490"/>
      <w:bookmarkStart w:id="15991" w:name="_Toc66171242"/>
      <w:bookmarkStart w:id="15992" w:name="_Toc66171625"/>
      <w:bookmarkStart w:id="15993" w:name="_Toc66172008"/>
      <w:bookmarkStart w:id="15994" w:name="_Toc70443095"/>
      <w:bookmarkStart w:id="15995" w:name="_Toc70495031"/>
      <w:bookmarkStart w:id="15996" w:name="_Toc70511201"/>
      <w:bookmarkStart w:id="15997" w:name="_Toc70511595"/>
      <w:bookmarkStart w:id="15998" w:name="_Toc70511978"/>
      <w:bookmarkStart w:id="15999" w:name="_Toc70512361"/>
      <w:bookmarkStart w:id="16000" w:name="_Toc89250085"/>
      <w:bookmarkStart w:id="16001" w:name="_Toc89440028"/>
      <w:bookmarkEnd w:id="15973"/>
      <w:bookmarkEnd w:id="15974"/>
      <w:bookmarkEnd w:id="15975"/>
      <w:bookmarkEnd w:id="15976"/>
      <w:bookmarkEnd w:id="15977"/>
      <w:bookmarkEnd w:id="15978"/>
      <w:bookmarkEnd w:id="15979"/>
      <w:bookmarkEnd w:id="15980"/>
      <w:bookmarkEnd w:id="15981"/>
      <w:bookmarkEnd w:id="15982"/>
      <w:bookmarkEnd w:id="15983"/>
      <w:bookmarkEnd w:id="15984"/>
      <w:bookmarkEnd w:id="15985"/>
      <w:bookmarkEnd w:id="15986"/>
      <w:bookmarkEnd w:id="15987"/>
      <w:bookmarkEnd w:id="15988"/>
      <w:bookmarkEnd w:id="15989"/>
      <w:bookmarkEnd w:id="15990"/>
      <w:bookmarkEnd w:id="15991"/>
      <w:bookmarkEnd w:id="15992"/>
      <w:bookmarkEnd w:id="15993"/>
      <w:bookmarkEnd w:id="15994"/>
      <w:bookmarkEnd w:id="15995"/>
      <w:bookmarkEnd w:id="15996"/>
      <w:bookmarkEnd w:id="15997"/>
      <w:bookmarkEnd w:id="15998"/>
      <w:bookmarkEnd w:id="15999"/>
      <w:bookmarkEnd w:id="16000"/>
      <w:bookmarkEnd w:id="16001"/>
    </w:p>
    <w:p w14:paraId="379B960B" w14:textId="1C589B05" w:rsidR="009C2467" w:rsidDel="00FE7BE1" w:rsidRDefault="009C2467">
      <w:pPr>
        <w:pStyle w:val="Heading3"/>
        <w:spacing w:line="240" w:lineRule="atLeast"/>
        <w:rPr>
          <w:del w:id="16002" w:author="Strzelczyk, Anthony (A.)" w:date="2021-01-05T13:01:00Z"/>
        </w:rPr>
        <w:pPrChange w:id="16003" w:author="Strzelczyk, Anthony (A.)" w:date="2020-12-11T12:24:00Z">
          <w:pPr>
            <w:pStyle w:val="Heading3"/>
          </w:pPr>
        </w:pPrChange>
      </w:pPr>
      <w:del w:id="16004" w:author="Strzelczyk, Anthony (A.)" w:date="2021-01-05T13:01:00Z">
        <w:r w:rsidDel="00FE7BE1">
          <w:delText>Logical Elements</w:delText>
        </w:r>
        <w:bookmarkStart w:id="16005" w:name="_Toc60752456"/>
        <w:bookmarkStart w:id="16006" w:name="_Toc61061247"/>
        <w:bookmarkStart w:id="16007" w:name="_Toc61517044"/>
        <w:bookmarkStart w:id="16008" w:name="_Toc61517449"/>
        <w:bookmarkStart w:id="16009" w:name="_Toc61517854"/>
        <w:bookmarkStart w:id="16010" w:name="_Toc62469540"/>
        <w:bookmarkStart w:id="16011" w:name="_Toc62469946"/>
        <w:bookmarkStart w:id="16012" w:name="_Toc62806285"/>
        <w:bookmarkStart w:id="16013" w:name="_Toc63149076"/>
        <w:bookmarkStart w:id="16014" w:name="_Toc64530352"/>
        <w:bookmarkStart w:id="16015" w:name="_Toc65959321"/>
        <w:bookmarkStart w:id="16016" w:name="_Toc66036268"/>
        <w:bookmarkStart w:id="16017" w:name="_Toc66170077"/>
        <w:bookmarkStart w:id="16018" w:name="_Toc66170491"/>
        <w:bookmarkStart w:id="16019" w:name="_Toc66171243"/>
        <w:bookmarkStart w:id="16020" w:name="_Toc66171626"/>
        <w:bookmarkStart w:id="16021" w:name="_Toc66172009"/>
        <w:bookmarkStart w:id="16022" w:name="_Toc70443096"/>
        <w:bookmarkStart w:id="16023" w:name="_Toc70495032"/>
        <w:bookmarkStart w:id="16024" w:name="_Toc70511202"/>
        <w:bookmarkStart w:id="16025" w:name="_Toc70511596"/>
        <w:bookmarkStart w:id="16026" w:name="_Toc70511979"/>
        <w:bookmarkStart w:id="16027" w:name="_Toc70512362"/>
        <w:bookmarkStart w:id="16028" w:name="_Toc89250086"/>
        <w:bookmarkStart w:id="16029" w:name="_Toc89440029"/>
        <w:bookmarkEnd w:id="16005"/>
        <w:bookmarkEnd w:id="16006"/>
        <w:bookmarkEnd w:id="16007"/>
        <w:bookmarkEnd w:id="16008"/>
        <w:bookmarkEnd w:id="16009"/>
        <w:bookmarkEnd w:id="16010"/>
        <w:bookmarkEnd w:id="16011"/>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bookmarkEnd w:id="16026"/>
        <w:bookmarkEnd w:id="16027"/>
        <w:bookmarkEnd w:id="16028"/>
        <w:bookmarkEnd w:id="16029"/>
      </w:del>
    </w:p>
    <w:p w14:paraId="66D7FDAF" w14:textId="2146AD80" w:rsidR="009C2467" w:rsidRPr="00AA664E" w:rsidDel="00FE7BE1" w:rsidRDefault="009C2467">
      <w:pPr>
        <w:pStyle w:val="REUserHint"/>
        <w:spacing w:line="240" w:lineRule="atLeast"/>
        <w:rPr>
          <w:del w:id="16030" w:author="Strzelczyk, Anthony (A.)" w:date="2021-01-05T13:01:00Z"/>
          <w:rStyle w:val="SubtleEmphasis"/>
          <w:rFonts w:cs="Arial"/>
          <w:b/>
          <w:bCs/>
          <w:iCs w:val="0"/>
          <w:kern w:val="32"/>
          <w:sz w:val="24"/>
          <w:szCs w:val="26"/>
        </w:rPr>
        <w:pPrChange w:id="16031" w:author="Strzelczyk, Anthony (A.)" w:date="2020-12-11T12:24:00Z">
          <w:pPr>
            <w:pStyle w:val="REUserHint"/>
          </w:pPr>
        </w:pPrChange>
      </w:pPr>
      <w:del w:id="16032" w:author="Strzelczyk, Anthony (A.)" w:date="2021-01-05T13:01:00Z">
        <w:r w:rsidRPr="0061183F" w:rsidDel="00FE7BE1">
          <w:rPr>
            <w:rStyle w:val="SubtleEmphasis"/>
            <w:b/>
          </w:rPr>
          <w:delText>#Hint:</w:delText>
        </w:r>
        <w:r w:rsidDel="00FE7BE1">
          <w:rPr>
            <w:rStyle w:val="SubtleEmphasis"/>
            <w:b/>
          </w:rPr>
          <w:delText xml:space="preserve"> </w:delText>
        </w:r>
        <w:r w:rsidDel="00FE7BE1">
          <w:rPr>
            <w:rStyle w:val="SubtleEmphasis"/>
          </w:rPr>
          <w:delText>Lists the elements of the Logical Architecture and the functions from the Functional Architecture, which are allocated to those elements.</w:delText>
        </w:r>
        <w:bookmarkStart w:id="16033" w:name="_Toc60752457"/>
        <w:bookmarkStart w:id="16034" w:name="_Toc61061248"/>
        <w:bookmarkStart w:id="16035" w:name="_Toc61517045"/>
        <w:bookmarkStart w:id="16036" w:name="_Toc61517450"/>
        <w:bookmarkStart w:id="16037" w:name="_Toc61517855"/>
        <w:bookmarkStart w:id="16038" w:name="_Toc62469541"/>
        <w:bookmarkStart w:id="16039" w:name="_Toc62469947"/>
        <w:bookmarkStart w:id="16040" w:name="_Toc62806286"/>
        <w:bookmarkStart w:id="16041" w:name="_Toc63149077"/>
        <w:bookmarkStart w:id="16042" w:name="_Toc64530353"/>
        <w:bookmarkStart w:id="16043" w:name="_Toc65959322"/>
        <w:bookmarkStart w:id="16044" w:name="_Toc66036269"/>
        <w:bookmarkStart w:id="16045" w:name="_Toc66170078"/>
        <w:bookmarkStart w:id="16046" w:name="_Toc66170492"/>
        <w:bookmarkStart w:id="16047" w:name="_Toc66171244"/>
        <w:bookmarkStart w:id="16048" w:name="_Toc66171627"/>
        <w:bookmarkStart w:id="16049" w:name="_Toc66172010"/>
        <w:bookmarkStart w:id="16050" w:name="_Toc70443097"/>
        <w:bookmarkStart w:id="16051" w:name="_Toc70495033"/>
        <w:bookmarkStart w:id="16052" w:name="_Toc70511203"/>
        <w:bookmarkStart w:id="16053" w:name="_Toc70511597"/>
        <w:bookmarkStart w:id="16054" w:name="_Toc70511980"/>
        <w:bookmarkStart w:id="16055" w:name="_Toc70512363"/>
        <w:bookmarkStart w:id="16056" w:name="_Toc89250087"/>
        <w:bookmarkStart w:id="16057" w:name="_Toc89440030"/>
        <w:bookmarkEnd w:id="16033"/>
        <w:bookmarkEnd w:id="16034"/>
        <w:bookmarkEnd w:id="16035"/>
        <w:bookmarkEnd w:id="16036"/>
        <w:bookmarkEnd w:id="16037"/>
        <w:bookmarkEnd w:id="16038"/>
        <w:bookmarkEnd w:id="16039"/>
        <w:bookmarkEnd w:id="16040"/>
        <w:bookmarkEnd w:id="16041"/>
        <w:bookmarkEnd w:id="16042"/>
        <w:bookmarkEnd w:id="16043"/>
        <w:bookmarkEnd w:id="16044"/>
        <w:bookmarkEnd w:id="16045"/>
        <w:bookmarkEnd w:id="16046"/>
        <w:bookmarkEnd w:id="16047"/>
        <w:bookmarkEnd w:id="16048"/>
        <w:bookmarkEnd w:id="16049"/>
        <w:bookmarkEnd w:id="16050"/>
        <w:bookmarkEnd w:id="16051"/>
        <w:bookmarkEnd w:id="16052"/>
        <w:bookmarkEnd w:id="16053"/>
        <w:bookmarkEnd w:id="16054"/>
        <w:bookmarkEnd w:id="16055"/>
        <w:bookmarkEnd w:id="16056"/>
        <w:bookmarkEnd w:id="16057"/>
      </w:del>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9C2467" w:rsidRPr="00490955" w:rsidDel="00BF25D7" w14:paraId="272D31D6" w14:textId="0D3A9EDE" w:rsidTr="00E9170A">
        <w:trPr>
          <w:trHeight w:val="252"/>
          <w:del w:id="16058" w:author="Strzelczyk, Anthony (A.)" w:date="2020-12-10T12:34:00Z"/>
        </w:trPr>
        <w:tc>
          <w:tcPr>
            <w:tcW w:w="1560" w:type="dxa"/>
            <w:shd w:val="clear" w:color="auto" w:fill="D9D9D9" w:themeFill="background1" w:themeFillShade="D9"/>
          </w:tcPr>
          <w:p w14:paraId="3FEF041E" w14:textId="5E7431AC" w:rsidR="009C2467" w:rsidDel="00BF25D7" w:rsidRDefault="009C2467">
            <w:pPr>
              <w:spacing w:line="240" w:lineRule="atLeast"/>
              <w:rPr>
                <w:del w:id="16059" w:author="Strzelczyk, Anthony (A.)" w:date="2020-12-10T12:34:00Z"/>
                <w:rFonts w:cs="Arial"/>
                <w:b/>
                <w:bCs/>
                <w:snapToGrid w:val="0"/>
                <w:lang w:val="en-GB"/>
              </w:rPr>
              <w:pPrChange w:id="16060" w:author="Strzelczyk, Anthony (A.)" w:date="2020-12-11T12:24:00Z">
                <w:pPr/>
              </w:pPrChange>
            </w:pPr>
            <w:del w:id="16061" w:author="Strzelczyk, Anthony (A.)" w:date="2020-12-10T12:34:00Z">
              <w:r w:rsidDel="00BF25D7">
                <w:rPr>
                  <w:rFonts w:cs="Arial"/>
                  <w:b/>
                  <w:bCs/>
                  <w:snapToGrid w:val="0"/>
                  <w:lang w:val="en-GB"/>
                </w:rPr>
                <w:delText>Element</w:delText>
              </w:r>
              <w:r w:rsidR="00E9170A" w:rsidDel="00BF25D7">
                <w:rPr>
                  <w:rFonts w:cs="Arial"/>
                  <w:b/>
                  <w:bCs/>
                  <w:snapToGrid w:val="0"/>
                  <w:lang w:val="en-GB"/>
                </w:rPr>
                <w:delText xml:space="preserve"> Name</w:delText>
              </w:r>
              <w:bookmarkStart w:id="16062" w:name="_Toc60752458"/>
              <w:bookmarkStart w:id="16063" w:name="_Toc61061249"/>
              <w:bookmarkStart w:id="16064" w:name="_Toc61517046"/>
              <w:bookmarkStart w:id="16065" w:name="_Toc61517451"/>
              <w:bookmarkStart w:id="16066" w:name="_Toc61517856"/>
              <w:bookmarkStart w:id="16067" w:name="_Toc62469542"/>
              <w:bookmarkStart w:id="16068" w:name="_Toc62469948"/>
              <w:bookmarkStart w:id="16069" w:name="_Toc62806287"/>
              <w:bookmarkStart w:id="16070" w:name="_Toc63149078"/>
              <w:bookmarkStart w:id="16071" w:name="_Toc64530354"/>
              <w:bookmarkStart w:id="16072" w:name="_Toc65959323"/>
              <w:bookmarkStart w:id="16073" w:name="_Toc66036270"/>
              <w:bookmarkStart w:id="16074" w:name="_Toc66170079"/>
              <w:bookmarkStart w:id="16075" w:name="_Toc66170493"/>
              <w:bookmarkStart w:id="16076" w:name="_Toc66171245"/>
              <w:bookmarkStart w:id="16077" w:name="_Toc66171628"/>
              <w:bookmarkStart w:id="16078" w:name="_Toc66172011"/>
              <w:bookmarkStart w:id="16079" w:name="_Toc70443098"/>
              <w:bookmarkStart w:id="16080" w:name="_Toc70495034"/>
              <w:bookmarkStart w:id="16081" w:name="_Toc70511204"/>
              <w:bookmarkStart w:id="16082" w:name="_Toc70511598"/>
              <w:bookmarkStart w:id="16083" w:name="_Toc70511981"/>
              <w:bookmarkStart w:id="16084" w:name="_Toc70512364"/>
              <w:bookmarkStart w:id="16085" w:name="_Toc89250088"/>
              <w:bookmarkStart w:id="16086" w:name="_Toc89440031"/>
              <w:bookmarkEnd w:id="16062"/>
              <w:bookmarkEnd w:id="16063"/>
              <w:bookmarkEnd w:id="16064"/>
              <w:bookmarkEnd w:id="16065"/>
              <w:bookmarkEnd w:id="16066"/>
              <w:bookmarkEnd w:id="16067"/>
              <w:bookmarkEnd w:id="16068"/>
              <w:bookmarkEnd w:id="16069"/>
              <w:bookmarkEnd w:id="16070"/>
              <w:bookmarkEnd w:id="16071"/>
              <w:bookmarkEnd w:id="16072"/>
              <w:bookmarkEnd w:id="16073"/>
              <w:bookmarkEnd w:id="16074"/>
              <w:bookmarkEnd w:id="16075"/>
              <w:bookmarkEnd w:id="16076"/>
              <w:bookmarkEnd w:id="16077"/>
              <w:bookmarkEnd w:id="16078"/>
              <w:bookmarkEnd w:id="16079"/>
              <w:bookmarkEnd w:id="16080"/>
              <w:bookmarkEnd w:id="16081"/>
              <w:bookmarkEnd w:id="16082"/>
              <w:bookmarkEnd w:id="16083"/>
              <w:bookmarkEnd w:id="16084"/>
              <w:bookmarkEnd w:id="16085"/>
              <w:bookmarkEnd w:id="16086"/>
            </w:del>
          </w:p>
        </w:tc>
        <w:tc>
          <w:tcPr>
            <w:tcW w:w="3827" w:type="dxa"/>
            <w:shd w:val="clear" w:color="auto" w:fill="D9D9D9" w:themeFill="background1" w:themeFillShade="D9"/>
          </w:tcPr>
          <w:p w14:paraId="4F7DC060" w14:textId="33D02042" w:rsidR="009C2467" w:rsidDel="00BF25D7" w:rsidRDefault="009C2467">
            <w:pPr>
              <w:spacing w:line="240" w:lineRule="atLeast"/>
              <w:rPr>
                <w:del w:id="16087" w:author="Strzelczyk, Anthony (A.)" w:date="2020-12-10T12:34:00Z"/>
                <w:rFonts w:cs="Arial"/>
                <w:b/>
                <w:bCs/>
                <w:snapToGrid w:val="0"/>
                <w:lang w:val="en-GB"/>
              </w:rPr>
              <w:pPrChange w:id="16088" w:author="Strzelczyk, Anthony (A.)" w:date="2020-12-11T12:24:00Z">
                <w:pPr/>
              </w:pPrChange>
            </w:pPr>
            <w:del w:id="16089" w:author="Strzelczyk, Anthony (A.)" w:date="2020-12-10T12:34:00Z">
              <w:r w:rsidDel="00BF25D7">
                <w:rPr>
                  <w:rFonts w:cs="Arial"/>
                  <w:b/>
                  <w:bCs/>
                  <w:snapToGrid w:val="0"/>
                  <w:lang w:val="en-GB"/>
                </w:rPr>
                <w:delText>Description</w:delText>
              </w:r>
              <w:bookmarkStart w:id="16090" w:name="_Toc60752459"/>
              <w:bookmarkStart w:id="16091" w:name="_Toc61061250"/>
              <w:bookmarkStart w:id="16092" w:name="_Toc61517047"/>
              <w:bookmarkStart w:id="16093" w:name="_Toc61517452"/>
              <w:bookmarkStart w:id="16094" w:name="_Toc61517857"/>
              <w:bookmarkStart w:id="16095" w:name="_Toc62469543"/>
              <w:bookmarkStart w:id="16096" w:name="_Toc62469949"/>
              <w:bookmarkStart w:id="16097" w:name="_Toc62806288"/>
              <w:bookmarkStart w:id="16098" w:name="_Toc63149079"/>
              <w:bookmarkStart w:id="16099" w:name="_Toc64530355"/>
              <w:bookmarkStart w:id="16100" w:name="_Toc65959324"/>
              <w:bookmarkStart w:id="16101" w:name="_Toc66036271"/>
              <w:bookmarkStart w:id="16102" w:name="_Toc66170080"/>
              <w:bookmarkStart w:id="16103" w:name="_Toc66170494"/>
              <w:bookmarkStart w:id="16104" w:name="_Toc66171246"/>
              <w:bookmarkStart w:id="16105" w:name="_Toc66171629"/>
              <w:bookmarkStart w:id="16106" w:name="_Toc66172012"/>
              <w:bookmarkStart w:id="16107" w:name="_Toc70443099"/>
              <w:bookmarkStart w:id="16108" w:name="_Toc70495035"/>
              <w:bookmarkStart w:id="16109" w:name="_Toc70511205"/>
              <w:bookmarkStart w:id="16110" w:name="_Toc70511599"/>
              <w:bookmarkStart w:id="16111" w:name="_Toc70511982"/>
              <w:bookmarkStart w:id="16112" w:name="_Toc70512365"/>
              <w:bookmarkStart w:id="16113" w:name="_Toc89250089"/>
              <w:bookmarkStart w:id="16114" w:name="_Toc89440032"/>
              <w:bookmarkEnd w:id="16090"/>
              <w:bookmarkEnd w:id="16091"/>
              <w:bookmarkEnd w:id="16092"/>
              <w:bookmarkEnd w:id="16093"/>
              <w:bookmarkEnd w:id="16094"/>
              <w:bookmarkEnd w:id="16095"/>
              <w:bookmarkEnd w:id="16096"/>
              <w:bookmarkEnd w:id="16097"/>
              <w:bookmarkEnd w:id="16098"/>
              <w:bookmarkEnd w:id="16099"/>
              <w:bookmarkEnd w:id="16100"/>
              <w:bookmarkEnd w:id="16101"/>
              <w:bookmarkEnd w:id="16102"/>
              <w:bookmarkEnd w:id="16103"/>
              <w:bookmarkEnd w:id="16104"/>
              <w:bookmarkEnd w:id="16105"/>
              <w:bookmarkEnd w:id="16106"/>
              <w:bookmarkEnd w:id="16107"/>
              <w:bookmarkEnd w:id="16108"/>
              <w:bookmarkEnd w:id="16109"/>
              <w:bookmarkEnd w:id="16110"/>
              <w:bookmarkEnd w:id="16111"/>
              <w:bookmarkEnd w:id="16112"/>
              <w:bookmarkEnd w:id="16113"/>
              <w:bookmarkEnd w:id="16114"/>
            </w:del>
          </w:p>
        </w:tc>
        <w:tc>
          <w:tcPr>
            <w:tcW w:w="2410" w:type="dxa"/>
            <w:shd w:val="clear" w:color="auto" w:fill="D9D9D9" w:themeFill="background1" w:themeFillShade="D9"/>
          </w:tcPr>
          <w:p w14:paraId="2649F5AC" w14:textId="05A60DB5" w:rsidR="009C2467" w:rsidDel="00BF25D7" w:rsidRDefault="009C2467">
            <w:pPr>
              <w:spacing w:line="240" w:lineRule="atLeast"/>
              <w:rPr>
                <w:del w:id="16115" w:author="Strzelczyk, Anthony (A.)" w:date="2020-12-10T12:34:00Z"/>
                <w:rFonts w:cs="Arial"/>
                <w:b/>
                <w:bCs/>
                <w:snapToGrid w:val="0"/>
                <w:lang w:val="en-GB"/>
              </w:rPr>
              <w:pPrChange w:id="16116" w:author="Strzelczyk, Anthony (A.)" w:date="2020-12-11T12:24:00Z">
                <w:pPr/>
              </w:pPrChange>
            </w:pPr>
            <w:del w:id="16117" w:author="Strzelczyk, Anthony (A.)" w:date="2020-12-10T12:34:00Z">
              <w:r w:rsidDel="00BF25D7">
                <w:rPr>
                  <w:rFonts w:cs="Arial"/>
                  <w:b/>
                  <w:bCs/>
                  <w:snapToGrid w:val="0"/>
                  <w:lang w:val="en-GB"/>
                </w:rPr>
                <w:delText>Allocated Functions</w:delText>
              </w:r>
              <w:bookmarkStart w:id="16118" w:name="_Toc60752460"/>
              <w:bookmarkStart w:id="16119" w:name="_Toc61061251"/>
              <w:bookmarkStart w:id="16120" w:name="_Toc61517048"/>
              <w:bookmarkStart w:id="16121" w:name="_Toc61517453"/>
              <w:bookmarkStart w:id="16122" w:name="_Toc61517858"/>
              <w:bookmarkStart w:id="16123" w:name="_Toc62469544"/>
              <w:bookmarkStart w:id="16124" w:name="_Toc62469950"/>
              <w:bookmarkStart w:id="16125" w:name="_Toc62806289"/>
              <w:bookmarkStart w:id="16126" w:name="_Toc63149080"/>
              <w:bookmarkStart w:id="16127" w:name="_Toc64530356"/>
              <w:bookmarkStart w:id="16128" w:name="_Toc65959325"/>
              <w:bookmarkStart w:id="16129" w:name="_Toc66036272"/>
              <w:bookmarkStart w:id="16130" w:name="_Toc66170081"/>
              <w:bookmarkStart w:id="16131" w:name="_Toc66170495"/>
              <w:bookmarkStart w:id="16132" w:name="_Toc66171247"/>
              <w:bookmarkStart w:id="16133" w:name="_Toc66171630"/>
              <w:bookmarkStart w:id="16134" w:name="_Toc66172013"/>
              <w:bookmarkStart w:id="16135" w:name="_Toc70443100"/>
              <w:bookmarkStart w:id="16136" w:name="_Toc70495036"/>
              <w:bookmarkStart w:id="16137" w:name="_Toc70511206"/>
              <w:bookmarkStart w:id="16138" w:name="_Toc70511600"/>
              <w:bookmarkStart w:id="16139" w:name="_Toc70511983"/>
              <w:bookmarkStart w:id="16140" w:name="_Toc70512366"/>
              <w:bookmarkStart w:id="16141" w:name="_Toc89250090"/>
              <w:bookmarkStart w:id="16142" w:name="_Toc89440033"/>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del>
          </w:p>
        </w:tc>
        <w:tc>
          <w:tcPr>
            <w:tcW w:w="2409" w:type="dxa"/>
            <w:shd w:val="clear" w:color="auto" w:fill="D9D9D9" w:themeFill="background1" w:themeFillShade="D9"/>
          </w:tcPr>
          <w:p w14:paraId="7E62964E" w14:textId="1EA724C7" w:rsidR="009C2467" w:rsidDel="00BF25D7" w:rsidRDefault="009C2467">
            <w:pPr>
              <w:spacing w:line="240" w:lineRule="atLeast"/>
              <w:rPr>
                <w:del w:id="16143" w:author="Strzelczyk, Anthony (A.)" w:date="2020-12-10T12:34:00Z"/>
                <w:rFonts w:cs="Arial"/>
                <w:b/>
                <w:bCs/>
                <w:snapToGrid w:val="0"/>
                <w:lang w:val="en-GB"/>
              </w:rPr>
              <w:pPrChange w:id="16144" w:author="Strzelczyk, Anthony (A.)" w:date="2020-12-11T12:24:00Z">
                <w:pPr/>
              </w:pPrChange>
            </w:pPr>
            <w:del w:id="16145" w:author="Strzelczyk, Anthony (A.)" w:date="2020-12-10T12:34:00Z">
              <w:r w:rsidDel="00BF25D7">
                <w:rPr>
                  <w:rFonts w:cs="Arial"/>
                  <w:b/>
                  <w:bCs/>
                  <w:snapToGrid w:val="0"/>
                  <w:lang w:val="en-GB"/>
                </w:rPr>
                <w:delText>Comments</w:delText>
              </w:r>
              <w:bookmarkStart w:id="16146" w:name="_Toc60752461"/>
              <w:bookmarkStart w:id="16147" w:name="_Toc61061252"/>
              <w:bookmarkStart w:id="16148" w:name="_Toc61517049"/>
              <w:bookmarkStart w:id="16149" w:name="_Toc61517454"/>
              <w:bookmarkStart w:id="16150" w:name="_Toc61517859"/>
              <w:bookmarkStart w:id="16151" w:name="_Toc62469545"/>
              <w:bookmarkStart w:id="16152" w:name="_Toc62469951"/>
              <w:bookmarkStart w:id="16153" w:name="_Toc62806290"/>
              <w:bookmarkStart w:id="16154" w:name="_Toc63149081"/>
              <w:bookmarkStart w:id="16155" w:name="_Toc64530357"/>
              <w:bookmarkStart w:id="16156" w:name="_Toc65959326"/>
              <w:bookmarkStart w:id="16157" w:name="_Toc66036273"/>
              <w:bookmarkStart w:id="16158" w:name="_Toc66170082"/>
              <w:bookmarkStart w:id="16159" w:name="_Toc66170496"/>
              <w:bookmarkStart w:id="16160" w:name="_Toc66171248"/>
              <w:bookmarkStart w:id="16161" w:name="_Toc66171631"/>
              <w:bookmarkStart w:id="16162" w:name="_Toc66172014"/>
              <w:bookmarkStart w:id="16163" w:name="_Toc70443101"/>
              <w:bookmarkStart w:id="16164" w:name="_Toc70495037"/>
              <w:bookmarkStart w:id="16165" w:name="_Toc70511207"/>
              <w:bookmarkStart w:id="16166" w:name="_Toc70511601"/>
              <w:bookmarkStart w:id="16167" w:name="_Toc70511984"/>
              <w:bookmarkStart w:id="16168" w:name="_Toc70512367"/>
              <w:bookmarkStart w:id="16169" w:name="_Toc89250091"/>
              <w:bookmarkStart w:id="16170" w:name="_Toc89440034"/>
              <w:bookmarkEnd w:id="16146"/>
              <w:bookmarkEnd w:id="16147"/>
              <w:bookmarkEnd w:id="16148"/>
              <w:bookmarkEnd w:id="16149"/>
              <w:bookmarkEnd w:id="16150"/>
              <w:bookmarkEnd w:id="16151"/>
              <w:bookmarkEnd w:id="16152"/>
              <w:bookmarkEnd w:id="16153"/>
              <w:bookmarkEnd w:id="16154"/>
              <w:bookmarkEnd w:id="16155"/>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bookmarkEnd w:id="16169"/>
              <w:bookmarkEnd w:id="16170"/>
            </w:del>
          </w:p>
        </w:tc>
        <w:bookmarkStart w:id="16171" w:name="_Toc60752462"/>
        <w:bookmarkStart w:id="16172" w:name="_Toc61061253"/>
        <w:bookmarkStart w:id="16173" w:name="_Toc61517050"/>
        <w:bookmarkStart w:id="16174" w:name="_Toc61517455"/>
        <w:bookmarkStart w:id="16175" w:name="_Toc61517860"/>
        <w:bookmarkStart w:id="16176" w:name="_Toc62469546"/>
        <w:bookmarkStart w:id="16177" w:name="_Toc62469952"/>
        <w:bookmarkStart w:id="16178" w:name="_Toc62806291"/>
        <w:bookmarkStart w:id="16179" w:name="_Toc63149082"/>
        <w:bookmarkStart w:id="16180" w:name="_Toc64530358"/>
        <w:bookmarkStart w:id="16181" w:name="_Toc65959327"/>
        <w:bookmarkStart w:id="16182" w:name="_Toc66036274"/>
        <w:bookmarkStart w:id="16183" w:name="_Toc66170083"/>
        <w:bookmarkStart w:id="16184" w:name="_Toc66170497"/>
        <w:bookmarkStart w:id="16185" w:name="_Toc66171249"/>
        <w:bookmarkStart w:id="16186" w:name="_Toc66171632"/>
        <w:bookmarkStart w:id="16187" w:name="_Toc66172015"/>
        <w:bookmarkStart w:id="16188" w:name="_Toc70443102"/>
        <w:bookmarkStart w:id="16189" w:name="_Toc70495038"/>
        <w:bookmarkStart w:id="16190" w:name="_Toc70511208"/>
        <w:bookmarkStart w:id="16191" w:name="_Toc70511602"/>
        <w:bookmarkStart w:id="16192" w:name="_Toc70511985"/>
        <w:bookmarkStart w:id="16193" w:name="_Toc70512368"/>
        <w:bookmarkStart w:id="16194" w:name="_Toc89250092"/>
        <w:bookmarkStart w:id="16195" w:name="_Toc89440035"/>
        <w:bookmarkEnd w:id="16171"/>
        <w:bookmarkEnd w:id="16172"/>
        <w:bookmarkEnd w:id="16173"/>
        <w:bookmarkEnd w:id="16174"/>
        <w:bookmarkEnd w:id="16175"/>
        <w:bookmarkEnd w:id="16176"/>
        <w:bookmarkEnd w:id="16177"/>
        <w:bookmarkEnd w:id="16178"/>
        <w:bookmarkEnd w:id="16179"/>
        <w:bookmarkEnd w:id="16180"/>
        <w:bookmarkEnd w:id="16181"/>
        <w:bookmarkEnd w:id="16182"/>
        <w:bookmarkEnd w:id="16183"/>
        <w:bookmarkEnd w:id="16184"/>
        <w:bookmarkEnd w:id="16185"/>
        <w:bookmarkEnd w:id="16186"/>
        <w:bookmarkEnd w:id="16187"/>
        <w:bookmarkEnd w:id="16188"/>
        <w:bookmarkEnd w:id="16189"/>
        <w:bookmarkEnd w:id="16190"/>
        <w:bookmarkEnd w:id="16191"/>
        <w:bookmarkEnd w:id="16192"/>
        <w:bookmarkEnd w:id="16193"/>
        <w:bookmarkEnd w:id="16194"/>
        <w:bookmarkEnd w:id="16195"/>
      </w:tr>
      <w:tr w:rsidR="009C2467" w:rsidRPr="00717330" w:rsidDel="00BF25D7" w14:paraId="745DBA03" w14:textId="7ACDBB91" w:rsidTr="00E9170A">
        <w:trPr>
          <w:trHeight w:val="252"/>
          <w:del w:id="16196" w:author="Strzelczyk, Anthony (A.)" w:date="2020-12-10T12:34:00Z"/>
        </w:trPr>
        <w:tc>
          <w:tcPr>
            <w:tcW w:w="1560" w:type="dxa"/>
            <w:vAlign w:val="center"/>
          </w:tcPr>
          <w:p w14:paraId="0BDDB031" w14:textId="5A0CDA1D" w:rsidR="009C2467" w:rsidDel="00BF25D7" w:rsidRDefault="009C2467">
            <w:pPr>
              <w:spacing w:line="240" w:lineRule="atLeast"/>
              <w:rPr>
                <w:del w:id="16197" w:author="Strzelczyk, Anthony (A.)" w:date="2020-12-10T12:34:00Z"/>
                <w:rFonts w:cs="Arial"/>
              </w:rPr>
              <w:pPrChange w:id="16198" w:author="Strzelczyk, Anthony (A.)" w:date="2020-12-11T12:24:00Z">
                <w:pPr/>
              </w:pPrChange>
            </w:pPr>
            <w:del w:id="16199" w:author="Strzelczyk, Anthony (A.)" w:date="2020-12-10T12:34:00Z">
              <w:r w:rsidDel="00BF25D7">
                <w:rPr>
                  <w:rFonts w:cs="Arial"/>
                </w:rPr>
                <w:delText>e.g. Active Tilt Controller</w:delText>
              </w:r>
              <w:bookmarkStart w:id="16200" w:name="_Toc60752463"/>
              <w:bookmarkStart w:id="16201" w:name="_Toc61061254"/>
              <w:bookmarkStart w:id="16202" w:name="_Toc61517051"/>
              <w:bookmarkStart w:id="16203" w:name="_Toc61517456"/>
              <w:bookmarkStart w:id="16204" w:name="_Toc61517861"/>
              <w:bookmarkStart w:id="16205" w:name="_Toc62469547"/>
              <w:bookmarkStart w:id="16206" w:name="_Toc62469953"/>
              <w:bookmarkStart w:id="16207" w:name="_Toc62806292"/>
              <w:bookmarkStart w:id="16208" w:name="_Toc63149083"/>
              <w:bookmarkStart w:id="16209" w:name="_Toc64530359"/>
              <w:bookmarkStart w:id="16210" w:name="_Toc65959328"/>
              <w:bookmarkStart w:id="16211" w:name="_Toc66036275"/>
              <w:bookmarkStart w:id="16212" w:name="_Toc66170084"/>
              <w:bookmarkStart w:id="16213" w:name="_Toc66170498"/>
              <w:bookmarkStart w:id="16214" w:name="_Toc66171250"/>
              <w:bookmarkStart w:id="16215" w:name="_Toc66171633"/>
              <w:bookmarkStart w:id="16216" w:name="_Toc66172016"/>
              <w:bookmarkStart w:id="16217" w:name="_Toc70443103"/>
              <w:bookmarkStart w:id="16218" w:name="_Toc70495039"/>
              <w:bookmarkStart w:id="16219" w:name="_Toc70511209"/>
              <w:bookmarkStart w:id="16220" w:name="_Toc70511603"/>
              <w:bookmarkStart w:id="16221" w:name="_Toc70511986"/>
              <w:bookmarkStart w:id="16222" w:name="_Toc70512369"/>
              <w:bookmarkStart w:id="16223" w:name="_Toc89250093"/>
              <w:bookmarkStart w:id="16224" w:name="_Toc89440036"/>
              <w:bookmarkEnd w:id="16200"/>
              <w:bookmarkEnd w:id="16201"/>
              <w:bookmarkEnd w:id="16202"/>
              <w:bookmarkEnd w:id="16203"/>
              <w:bookmarkEnd w:id="16204"/>
              <w:bookmarkEnd w:id="16205"/>
              <w:bookmarkEnd w:id="16206"/>
              <w:bookmarkEnd w:id="16207"/>
              <w:bookmarkEnd w:id="16208"/>
              <w:bookmarkEnd w:id="16209"/>
              <w:bookmarkEnd w:id="16210"/>
              <w:bookmarkEnd w:id="16211"/>
              <w:bookmarkEnd w:id="16212"/>
              <w:bookmarkEnd w:id="16213"/>
              <w:bookmarkEnd w:id="16214"/>
              <w:bookmarkEnd w:id="16215"/>
              <w:bookmarkEnd w:id="16216"/>
              <w:bookmarkEnd w:id="16217"/>
              <w:bookmarkEnd w:id="16218"/>
              <w:bookmarkEnd w:id="16219"/>
              <w:bookmarkEnd w:id="16220"/>
              <w:bookmarkEnd w:id="16221"/>
              <w:bookmarkEnd w:id="16222"/>
              <w:bookmarkEnd w:id="16223"/>
              <w:bookmarkEnd w:id="16224"/>
            </w:del>
          </w:p>
        </w:tc>
        <w:tc>
          <w:tcPr>
            <w:tcW w:w="3827" w:type="dxa"/>
            <w:vAlign w:val="center"/>
          </w:tcPr>
          <w:p w14:paraId="52BD0C49" w14:textId="56E3509F" w:rsidR="009C2467" w:rsidDel="00BF25D7" w:rsidRDefault="009C2467">
            <w:pPr>
              <w:overflowPunct/>
              <w:autoSpaceDE/>
              <w:autoSpaceDN/>
              <w:adjustRightInd/>
              <w:spacing w:line="240" w:lineRule="atLeast"/>
              <w:textAlignment w:val="auto"/>
              <w:rPr>
                <w:del w:id="16225" w:author="Strzelczyk, Anthony (A.)" w:date="2020-12-10T12:34:00Z"/>
                <w:rFonts w:cs="Arial"/>
              </w:rPr>
              <w:pPrChange w:id="16226" w:author="Strzelczyk, Anthony (A.)" w:date="2020-12-11T12:24:00Z">
                <w:pPr>
                  <w:overflowPunct/>
                  <w:autoSpaceDE/>
                  <w:autoSpaceDN/>
                  <w:adjustRightInd/>
                  <w:textAlignment w:val="auto"/>
                </w:pPr>
              </w:pPrChange>
            </w:pPr>
            <w:del w:id="16227" w:author="Strzelczyk, Anthony (A.)" w:date="2020-12-10T12:34:00Z">
              <w:r w:rsidDel="00BF25D7">
                <w:rPr>
                  <w:rFonts w:cs="Arial"/>
                </w:rPr>
                <w:delText>…</w:delText>
              </w:r>
              <w:bookmarkStart w:id="16228" w:name="_Toc60752464"/>
              <w:bookmarkStart w:id="16229" w:name="_Toc61061255"/>
              <w:bookmarkStart w:id="16230" w:name="_Toc61517052"/>
              <w:bookmarkStart w:id="16231" w:name="_Toc61517457"/>
              <w:bookmarkStart w:id="16232" w:name="_Toc61517862"/>
              <w:bookmarkStart w:id="16233" w:name="_Toc62469548"/>
              <w:bookmarkStart w:id="16234" w:name="_Toc62469954"/>
              <w:bookmarkStart w:id="16235" w:name="_Toc62806293"/>
              <w:bookmarkStart w:id="16236" w:name="_Toc63149084"/>
              <w:bookmarkStart w:id="16237" w:name="_Toc64530360"/>
              <w:bookmarkStart w:id="16238" w:name="_Toc65959329"/>
              <w:bookmarkStart w:id="16239" w:name="_Toc66036276"/>
              <w:bookmarkStart w:id="16240" w:name="_Toc66170085"/>
              <w:bookmarkStart w:id="16241" w:name="_Toc66170499"/>
              <w:bookmarkStart w:id="16242" w:name="_Toc66171251"/>
              <w:bookmarkStart w:id="16243" w:name="_Toc66171634"/>
              <w:bookmarkStart w:id="16244" w:name="_Toc66172017"/>
              <w:bookmarkStart w:id="16245" w:name="_Toc70443104"/>
              <w:bookmarkStart w:id="16246" w:name="_Toc70495040"/>
              <w:bookmarkStart w:id="16247" w:name="_Toc70511210"/>
              <w:bookmarkStart w:id="16248" w:name="_Toc70511604"/>
              <w:bookmarkStart w:id="16249" w:name="_Toc70511987"/>
              <w:bookmarkStart w:id="16250" w:name="_Toc70512370"/>
              <w:bookmarkStart w:id="16251" w:name="_Toc89250094"/>
              <w:bookmarkStart w:id="16252" w:name="_Toc89440037"/>
              <w:bookmarkEnd w:id="16228"/>
              <w:bookmarkEnd w:id="16229"/>
              <w:bookmarkEnd w:id="16230"/>
              <w:bookmarkEnd w:id="16231"/>
              <w:bookmarkEnd w:id="16232"/>
              <w:bookmarkEnd w:id="16233"/>
              <w:bookmarkEnd w:id="16234"/>
              <w:bookmarkEnd w:id="16235"/>
              <w:bookmarkEnd w:id="16236"/>
              <w:bookmarkEnd w:id="16237"/>
              <w:bookmarkEnd w:id="16238"/>
              <w:bookmarkEnd w:id="16239"/>
              <w:bookmarkEnd w:id="16240"/>
              <w:bookmarkEnd w:id="16241"/>
              <w:bookmarkEnd w:id="16242"/>
              <w:bookmarkEnd w:id="16243"/>
              <w:bookmarkEnd w:id="16244"/>
              <w:bookmarkEnd w:id="16245"/>
              <w:bookmarkEnd w:id="16246"/>
              <w:bookmarkEnd w:id="16247"/>
              <w:bookmarkEnd w:id="16248"/>
              <w:bookmarkEnd w:id="16249"/>
              <w:bookmarkEnd w:id="16250"/>
              <w:bookmarkEnd w:id="16251"/>
              <w:bookmarkEnd w:id="16252"/>
            </w:del>
          </w:p>
        </w:tc>
        <w:tc>
          <w:tcPr>
            <w:tcW w:w="2410" w:type="dxa"/>
            <w:vAlign w:val="center"/>
          </w:tcPr>
          <w:p w14:paraId="398D271C" w14:textId="245826FD" w:rsidR="009C2467" w:rsidDel="00BF25D7" w:rsidRDefault="009C2467">
            <w:pPr>
              <w:overflowPunct/>
              <w:autoSpaceDE/>
              <w:autoSpaceDN/>
              <w:adjustRightInd/>
              <w:spacing w:line="240" w:lineRule="atLeast"/>
              <w:textAlignment w:val="auto"/>
              <w:rPr>
                <w:del w:id="16253" w:author="Strzelczyk, Anthony (A.)" w:date="2020-12-10T12:34:00Z"/>
                <w:rFonts w:cs="Arial"/>
              </w:rPr>
              <w:pPrChange w:id="16254" w:author="Strzelczyk, Anthony (A.)" w:date="2020-12-11T12:24:00Z">
                <w:pPr>
                  <w:overflowPunct/>
                  <w:autoSpaceDE/>
                  <w:autoSpaceDN/>
                  <w:adjustRightInd/>
                  <w:textAlignment w:val="auto"/>
                </w:pPr>
              </w:pPrChange>
            </w:pPr>
            <w:del w:id="16255" w:author="Strzelczyk, Anthony (A.)" w:date="2020-12-10T12:34:00Z">
              <w:r w:rsidDel="00BF25D7">
                <w:rPr>
                  <w:rFonts w:cs="Arial"/>
                </w:rPr>
                <w:delText>e.g. Control Value</w:delText>
              </w:r>
              <w:bookmarkStart w:id="16256" w:name="_Toc60752465"/>
              <w:bookmarkStart w:id="16257" w:name="_Toc61061256"/>
              <w:bookmarkStart w:id="16258" w:name="_Toc61517053"/>
              <w:bookmarkStart w:id="16259" w:name="_Toc61517458"/>
              <w:bookmarkStart w:id="16260" w:name="_Toc61517863"/>
              <w:bookmarkStart w:id="16261" w:name="_Toc62469549"/>
              <w:bookmarkStart w:id="16262" w:name="_Toc62469955"/>
              <w:bookmarkStart w:id="16263" w:name="_Toc62806294"/>
              <w:bookmarkStart w:id="16264" w:name="_Toc63149085"/>
              <w:bookmarkStart w:id="16265" w:name="_Toc64530361"/>
              <w:bookmarkStart w:id="16266" w:name="_Toc65959330"/>
              <w:bookmarkStart w:id="16267" w:name="_Toc66036277"/>
              <w:bookmarkStart w:id="16268" w:name="_Toc66170086"/>
              <w:bookmarkStart w:id="16269" w:name="_Toc66170500"/>
              <w:bookmarkStart w:id="16270" w:name="_Toc66171252"/>
              <w:bookmarkStart w:id="16271" w:name="_Toc66171635"/>
              <w:bookmarkStart w:id="16272" w:name="_Toc66172018"/>
              <w:bookmarkStart w:id="16273" w:name="_Toc70443105"/>
              <w:bookmarkStart w:id="16274" w:name="_Toc70495041"/>
              <w:bookmarkStart w:id="16275" w:name="_Toc70511211"/>
              <w:bookmarkStart w:id="16276" w:name="_Toc70511605"/>
              <w:bookmarkStart w:id="16277" w:name="_Toc70511988"/>
              <w:bookmarkStart w:id="16278" w:name="_Toc70512371"/>
              <w:bookmarkStart w:id="16279" w:name="_Toc89250095"/>
              <w:bookmarkStart w:id="16280" w:name="_Toc89440038"/>
              <w:bookmarkEnd w:id="16256"/>
              <w:bookmarkEnd w:id="16257"/>
              <w:bookmarkEnd w:id="16258"/>
              <w:bookmarkEnd w:id="16259"/>
              <w:bookmarkEnd w:id="16260"/>
              <w:bookmarkEnd w:id="16261"/>
              <w:bookmarkEnd w:id="16262"/>
              <w:bookmarkEnd w:id="16263"/>
              <w:bookmarkEnd w:id="16264"/>
              <w:bookmarkEnd w:id="16265"/>
              <w:bookmarkEnd w:id="16266"/>
              <w:bookmarkEnd w:id="16267"/>
              <w:bookmarkEnd w:id="16268"/>
              <w:bookmarkEnd w:id="16269"/>
              <w:bookmarkEnd w:id="16270"/>
              <w:bookmarkEnd w:id="16271"/>
              <w:bookmarkEnd w:id="16272"/>
              <w:bookmarkEnd w:id="16273"/>
              <w:bookmarkEnd w:id="16274"/>
              <w:bookmarkEnd w:id="16275"/>
              <w:bookmarkEnd w:id="16276"/>
              <w:bookmarkEnd w:id="16277"/>
              <w:bookmarkEnd w:id="16278"/>
              <w:bookmarkEnd w:id="16279"/>
              <w:bookmarkEnd w:id="16280"/>
            </w:del>
          </w:p>
        </w:tc>
        <w:tc>
          <w:tcPr>
            <w:tcW w:w="2409" w:type="dxa"/>
            <w:vAlign w:val="center"/>
          </w:tcPr>
          <w:p w14:paraId="772227CC" w14:textId="64DC8456" w:rsidR="009C2467" w:rsidDel="00BF25D7" w:rsidRDefault="009C2467">
            <w:pPr>
              <w:overflowPunct/>
              <w:autoSpaceDE/>
              <w:autoSpaceDN/>
              <w:adjustRightInd/>
              <w:spacing w:line="240" w:lineRule="atLeast"/>
              <w:textAlignment w:val="auto"/>
              <w:rPr>
                <w:del w:id="16281" w:author="Strzelczyk, Anthony (A.)" w:date="2020-12-10T12:34:00Z"/>
                <w:rFonts w:cs="Arial"/>
              </w:rPr>
              <w:pPrChange w:id="16282" w:author="Strzelczyk, Anthony (A.)" w:date="2020-12-11T12:24:00Z">
                <w:pPr>
                  <w:overflowPunct/>
                  <w:autoSpaceDE/>
                  <w:autoSpaceDN/>
                  <w:adjustRightInd/>
                  <w:textAlignment w:val="auto"/>
                </w:pPr>
              </w:pPrChange>
            </w:pPr>
            <w:bookmarkStart w:id="16283" w:name="_Toc60752466"/>
            <w:bookmarkStart w:id="16284" w:name="_Toc61061257"/>
            <w:bookmarkStart w:id="16285" w:name="_Toc61517054"/>
            <w:bookmarkStart w:id="16286" w:name="_Toc61517459"/>
            <w:bookmarkStart w:id="16287" w:name="_Toc61517864"/>
            <w:bookmarkStart w:id="16288" w:name="_Toc62469550"/>
            <w:bookmarkStart w:id="16289" w:name="_Toc62469956"/>
            <w:bookmarkStart w:id="16290" w:name="_Toc62806295"/>
            <w:bookmarkStart w:id="16291" w:name="_Toc63149086"/>
            <w:bookmarkStart w:id="16292" w:name="_Toc64530362"/>
            <w:bookmarkStart w:id="16293" w:name="_Toc65959331"/>
            <w:bookmarkStart w:id="16294" w:name="_Toc66036278"/>
            <w:bookmarkStart w:id="16295" w:name="_Toc66170087"/>
            <w:bookmarkStart w:id="16296" w:name="_Toc66170501"/>
            <w:bookmarkStart w:id="16297" w:name="_Toc66171253"/>
            <w:bookmarkStart w:id="16298" w:name="_Toc66171636"/>
            <w:bookmarkStart w:id="16299" w:name="_Toc66172019"/>
            <w:bookmarkStart w:id="16300" w:name="_Toc70443106"/>
            <w:bookmarkStart w:id="16301" w:name="_Toc70495042"/>
            <w:bookmarkStart w:id="16302" w:name="_Toc70511212"/>
            <w:bookmarkStart w:id="16303" w:name="_Toc70511606"/>
            <w:bookmarkStart w:id="16304" w:name="_Toc70511989"/>
            <w:bookmarkStart w:id="16305" w:name="_Toc70512372"/>
            <w:bookmarkStart w:id="16306" w:name="_Toc89250096"/>
            <w:bookmarkStart w:id="16307" w:name="_Toc89440039"/>
            <w:bookmarkEnd w:id="16283"/>
            <w:bookmarkEnd w:id="16284"/>
            <w:bookmarkEnd w:id="16285"/>
            <w:bookmarkEnd w:id="16286"/>
            <w:bookmarkEnd w:id="16287"/>
            <w:bookmarkEnd w:id="16288"/>
            <w:bookmarkEnd w:id="16289"/>
            <w:bookmarkEnd w:id="16290"/>
            <w:bookmarkEnd w:id="16291"/>
            <w:bookmarkEnd w:id="16292"/>
            <w:bookmarkEnd w:id="16293"/>
            <w:bookmarkEnd w:id="16294"/>
            <w:bookmarkEnd w:id="16295"/>
            <w:bookmarkEnd w:id="16296"/>
            <w:bookmarkEnd w:id="16297"/>
            <w:bookmarkEnd w:id="16298"/>
            <w:bookmarkEnd w:id="16299"/>
            <w:bookmarkEnd w:id="16300"/>
            <w:bookmarkEnd w:id="16301"/>
            <w:bookmarkEnd w:id="16302"/>
            <w:bookmarkEnd w:id="16303"/>
            <w:bookmarkEnd w:id="16304"/>
            <w:bookmarkEnd w:id="16305"/>
            <w:bookmarkEnd w:id="16306"/>
            <w:bookmarkEnd w:id="16307"/>
          </w:p>
        </w:tc>
        <w:bookmarkStart w:id="16308" w:name="_Toc60752467"/>
        <w:bookmarkStart w:id="16309" w:name="_Toc61061258"/>
        <w:bookmarkStart w:id="16310" w:name="_Toc61517055"/>
        <w:bookmarkStart w:id="16311" w:name="_Toc61517460"/>
        <w:bookmarkStart w:id="16312" w:name="_Toc61517865"/>
        <w:bookmarkStart w:id="16313" w:name="_Toc62469551"/>
        <w:bookmarkStart w:id="16314" w:name="_Toc62469957"/>
        <w:bookmarkStart w:id="16315" w:name="_Toc62806296"/>
        <w:bookmarkStart w:id="16316" w:name="_Toc63149087"/>
        <w:bookmarkStart w:id="16317" w:name="_Toc64530363"/>
        <w:bookmarkStart w:id="16318" w:name="_Toc65959332"/>
        <w:bookmarkStart w:id="16319" w:name="_Toc66036279"/>
        <w:bookmarkStart w:id="16320" w:name="_Toc66170088"/>
        <w:bookmarkStart w:id="16321" w:name="_Toc66170502"/>
        <w:bookmarkStart w:id="16322" w:name="_Toc66171254"/>
        <w:bookmarkStart w:id="16323" w:name="_Toc66171637"/>
        <w:bookmarkStart w:id="16324" w:name="_Toc66172020"/>
        <w:bookmarkStart w:id="16325" w:name="_Toc70443107"/>
        <w:bookmarkStart w:id="16326" w:name="_Toc70495043"/>
        <w:bookmarkStart w:id="16327" w:name="_Toc70511213"/>
        <w:bookmarkStart w:id="16328" w:name="_Toc70511607"/>
        <w:bookmarkStart w:id="16329" w:name="_Toc70511990"/>
        <w:bookmarkStart w:id="16330" w:name="_Toc70512373"/>
        <w:bookmarkStart w:id="16331" w:name="_Toc89250097"/>
        <w:bookmarkStart w:id="16332" w:name="_Toc89440040"/>
        <w:bookmarkEnd w:id="16308"/>
        <w:bookmarkEnd w:id="16309"/>
        <w:bookmarkEnd w:id="16310"/>
        <w:bookmarkEnd w:id="16311"/>
        <w:bookmarkEnd w:id="16312"/>
        <w:bookmarkEnd w:id="16313"/>
        <w:bookmarkEnd w:id="16314"/>
        <w:bookmarkEnd w:id="16315"/>
        <w:bookmarkEnd w:id="16316"/>
        <w:bookmarkEnd w:id="16317"/>
        <w:bookmarkEnd w:id="16318"/>
        <w:bookmarkEnd w:id="16319"/>
        <w:bookmarkEnd w:id="16320"/>
        <w:bookmarkEnd w:id="16321"/>
        <w:bookmarkEnd w:id="16322"/>
        <w:bookmarkEnd w:id="16323"/>
        <w:bookmarkEnd w:id="16324"/>
        <w:bookmarkEnd w:id="16325"/>
        <w:bookmarkEnd w:id="16326"/>
        <w:bookmarkEnd w:id="16327"/>
        <w:bookmarkEnd w:id="16328"/>
        <w:bookmarkEnd w:id="16329"/>
        <w:bookmarkEnd w:id="16330"/>
        <w:bookmarkEnd w:id="16331"/>
        <w:bookmarkEnd w:id="16332"/>
      </w:tr>
      <w:tr w:rsidR="009C2467" w:rsidRPr="00717330" w:rsidDel="00BF25D7" w14:paraId="03E49FD6" w14:textId="6BA5487E" w:rsidTr="00E9170A">
        <w:trPr>
          <w:trHeight w:val="252"/>
          <w:del w:id="16333" w:author="Strzelczyk, Anthony (A.)" w:date="2020-12-10T12:34:00Z"/>
        </w:trPr>
        <w:tc>
          <w:tcPr>
            <w:tcW w:w="1560" w:type="dxa"/>
            <w:vAlign w:val="center"/>
          </w:tcPr>
          <w:p w14:paraId="4AB5FD80" w14:textId="41A1B232" w:rsidR="009C2467" w:rsidDel="00BF25D7" w:rsidRDefault="009C2467">
            <w:pPr>
              <w:spacing w:line="240" w:lineRule="atLeast"/>
              <w:rPr>
                <w:del w:id="16334" w:author="Strzelczyk, Anthony (A.)" w:date="2020-12-10T12:34:00Z"/>
                <w:rFonts w:cs="Arial"/>
              </w:rPr>
              <w:pPrChange w:id="16335" w:author="Strzelczyk, Anthony (A.)" w:date="2020-12-11T12:24:00Z">
                <w:pPr/>
              </w:pPrChange>
            </w:pPr>
            <w:bookmarkStart w:id="16336" w:name="_Toc60752468"/>
            <w:bookmarkStart w:id="16337" w:name="_Toc61061259"/>
            <w:bookmarkStart w:id="16338" w:name="_Toc61517056"/>
            <w:bookmarkStart w:id="16339" w:name="_Toc61517461"/>
            <w:bookmarkStart w:id="16340" w:name="_Toc61517866"/>
            <w:bookmarkStart w:id="16341" w:name="_Toc62469552"/>
            <w:bookmarkStart w:id="16342" w:name="_Toc62469958"/>
            <w:bookmarkStart w:id="16343" w:name="_Toc62806297"/>
            <w:bookmarkStart w:id="16344" w:name="_Toc63149088"/>
            <w:bookmarkStart w:id="16345" w:name="_Toc64530364"/>
            <w:bookmarkStart w:id="16346" w:name="_Toc65959333"/>
            <w:bookmarkStart w:id="16347" w:name="_Toc66036280"/>
            <w:bookmarkStart w:id="16348" w:name="_Toc66170089"/>
            <w:bookmarkStart w:id="16349" w:name="_Toc66170503"/>
            <w:bookmarkStart w:id="16350" w:name="_Toc66171255"/>
            <w:bookmarkStart w:id="16351" w:name="_Toc66171638"/>
            <w:bookmarkStart w:id="16352" w:name="_Toc66172021"/>
            <w:bookmarkStart w:id="16353" w:name="_Toc70443108"/>
            <w:bookmarkStart w:id="16354" w:name="_Toc70495044"/>
            <w:bookmarkStart w:id="16355" w:name="_Toc70511214"/>
            <w:bookmarkStart w:id="16356" w:name="_Toc70511608"/>
            <w:bookmarkStart w:id="16357" w:name="_Toc70511991"/>
            <w:bookmarkStart w:id="16358" w:name="_Toc70512374"/>
            <w:bookmarkStart w:id="16359" w:name="_Toc89250098"/>
            <w:bookmarkStart w:id="16360" w:name="_Toc89440041"/>
            <w:bookmarkEnd w:id="16336"/>
            <w:bookmarkEnd w:id="16337"/>
            <w:bookmarkEnd w:id="16338"/>
            <w:bookmarkEnd w:id="16339"/>
            <w:bookmarkEnd w:id="16340"/>
            <w:bookmarkEnd w:id="16341"/>
            <w:bookmarkEnd w:id="16342"/>
            <w:bookmarkEnd w:id="16343"/>
            <w:bookmarkEnd w:id="16344"/>
            <w:bookmarkEnd w:id="16345"/>
            <w:bookmarkEnd w:id="16346"/>
            <w:bookmarkEnd w:id="16347"/>
            <w:bookmarkEnd w:id="16348"/>
            <w:bookmarkEnd w:id="16349"/>
            <w:bookmarkEnd w:id="16350"/>
            <w:bookmarkEnd w:id="16351"/>
            <w:bookmarkEnd w:id="16352"/>
            <w:bookmarkEnd w:id="16353"/>
            <w:bookmarkEnd w:id="16354"/>
            <w:bookmarkEnd w:id="16355"/>
            <w:bookmarkEnd w:id="16356"/>
            <w:bookmarkEnd w:id="16357"/>
            <w:bookmarkEnd w:id="16358"/>
            <w:bookmarkEnd w:id="16359"/>
            <w:bookmarkEnd w:id="16360"/>
          </w:p>
        </w:tc>
        <w:tc>
          <w:tcPr>
            <w:tcW w:w="3827" w:type="dxa"/>
            <w:vAlign w:val="center"/>
          </w:tcPr>
          <w:p w14:paraId="42CAED71" w14:textId="733E0034" w:rsidR="009C2467" w:rsidDel="00BF25D7" w:rsidRDefault="009C2467">
            <w:pPr>
              <w:overflowPunct/>
              <w:autoSpaceDE/>
              <w:autoSpaceDN/>
              <w:adjustRightInd/>
              <w:spacing w:line="240" w:lineRule="atLeast"/>
              <w:textAlignment w:val="auto"/>
              <w:rPr>
                <w:del w:id="16361" w:author="Strzelczyk, Anthony (A.)" w:date="2020-12-10T12:34:00Z"/>
                <w:rFonts w:cs="Arial"/>
              </w:rPr>
              <w:pPrChange w:id="16362" w:author="Strzelczyk, Anthony (A.)" w:date="2020-12-11T12:24:00Z">
                <w:pPr>
                  <w:overflowPunct/>
                  <w:autoSpaceDE/>
                  <w:autoSpaceDN/>
                  <w:adjustRightInd/>
                  <w:textAlignment w:val="auto"/>
                </w:pPr>
              </w:pPrChange>
            </w:pPr>
            <w:bookmarkStart w:id="16363" w:name="_Toc60752469"/>
            <w:bookmarkStart w:id="16364" w:name="_Toc61061260"/>
            <w:bookmarkStart w:id="16365" w:name="_Toc61517057"/>
            <w:bookmarkStart w:id="16366" w:name="_Toc61517462"/>
            <w:bookmarkStart w:id="16367" w:name="_Toc61517867"/>
            <w:bookmarkStart w:id="16368" w:name="_Toc62469553"/>
            <w:bookmarkStart w:id="16369" w:name="_Toc62469959"/>
            <w:bookmarkStart w:id="16370" w:name="_Toc62806298"/>
            <w:bookmarkStart w:id="16371" w:name="_Toc63149089"/>
            <w:bookmarkStart w:id="16372" w:name="_Toc64530365"/>
            <w:bookmarkStart w:id="16373" w:name="_Toc65959334"/>
            <w:bookmarkStart w:id="16374" w:name="_Toc66036281"/>
            <w:bookmarkStart w:id="16375" w:name="_Toc66170090"/>
            <w:bookmarkStart w:id="16376" w:name="_Toc66170504"/>
            <w:bookmarkStart w:id="16377" w:name="_Toc66171256"/>
            <w:bookmarkStart w:id="16378" w:name="_Toc66171639"/>
            <w:bookmarkStart w:id="16379" w:name="_Toc66172022"/>
            <w:bookmarkStart w:id="16380" w:name="_Toc70443109"/>
            <w:bookmarkStart w:id="16381" w:name="_Toc70495045"/>
            <w:bookmarkStart w:id="16382" w:name="_Toc70511215"/>
            <w:bookmarkStart w:id="16383" w:name="_Toc70511609"/>
            <w:bookmarkStart w:id="16384" w:name="_Toc70511992"/>
            <w:bookmarkStart w:id="16385" w:name="_Toc70512375"/>
            <w:bookmarkStart w:id="16386" w:name="_Toc89250099"/>
            <w:bookmarkStart w:id="16387" w:name="_Toc89440042"/>
            <w:bookmarkEnd w:id="16363"/>
            <w:bookmarkEnd w:id="16364"/>
            <w:bookmarkEnd w:id="16365"/>
            <w:bookmarkEnd w:id="16366"/>
            <w:bookmarkEnd w:id="16367"/>
            <w:bookmarkEnd w:id="16368"/>
            <w:bookmarkEnd w:id="16369"/>
            <w:bookmarkEnd w:id="16370"/>
            <w:bookmarkEnd w:id="16371"/>
            <w:bookmarkEnd w:id="16372"/>
            <w:bookmarkEnd w:id="16373"/>
            <w:bookmarkEnd w:id="16374"/>
            <w:bookmarkEnd w:id="16375"/>
            <w:bookmarkEnd w:id="16376"/>
            <w:bookmarkEnd w:id="16377"/>
            <w:bookmarkEnd w:id="16378"/>
            <w:bookmarkEnd w:id="16379"/>
            <w:bookmarkEnd w:id="16380"/>
            <w:bookmarkEnd w:id="16381"/>
            <w:bookmarkEnd w:id="16382"/>
            <w:bookmarkEnd w:id="16383"/>
            <w:bookmarkEnd w:id="16384"/>
            <w:bookmarkEnd w:id="16385"/>
            <w:bookmarkEnd w:id="16386"/>
            <w:bookmarkEnd w:id="16387"/>
          </w:p>
        </w:tc>
        <w:tc>
          <w:tcPr>
            <w:tcW w:w="2410" w:type="dxa"/>
            <w:vAlign w:val="center"/>
          </w:tcPr>
          <w:p w14:paraId="7E03EF00" w14:textId="2C9AB524" w:rsidR="009C2467" w:rsidDel="00BF25D7" w:rsidRDefault="009C2467">
            <w:pPr>
              <w:overflowPunct/>
              <w:autoSpaceDE/>
              <w:autoSpaceDN/>
              <w:adjustRightInd/>
              <w:spacing w:line="240" w:lineRule="atLeast"/>
              <w:textAlignment w:val="auto"/>
              <w:rPr>
                <w:del w:id="16388" w:author="Strzelczyk, Anthony (A.)" w:date="2020-12-10T12:34:00Z"/>
                <w:rFonts w:cs="Arial"/>
              </w:rPr>
              <w:pPrChange w:id="16389" w:author="Strzelczyk, Anthony (A.)" w:date="2020-12-11T12:24:00Z">
                <w:pPr>
                  <w:overflowPunct/>
                  <w:autoSpaceDE/>
                  <w:autoSpaceDN/>
                  <w:adjustRightInd/>
                  <w:textAlignment w:val="auto"/>
                </w:pPr>
              </w:pPrChange>
            </w:pPr>
            <w:bookmarkStart w:id="16390" w:name="_Toc60752470"/>
            <w:bookmarkStart w:id="16391" w:name="_Toc61061261"/>
            <w:bookmarkStart w:id="16392" w:name="_Toc61517058"/>
            <w:bookmarkStart w:id="16393" w:name="_Toc61517463"/>
            <w:bookmarkStart w:id="16394" w:name="_Toc61517868"/>
            <w:bookmarkStart w:id="16395" w:name="_Toc62469554"/>
            <w:bookmarkStart w:id="16396" w:name="_Toc62469960"/>
            <w:bookmarkStart w:id="16397" w:name="_Toc62806299"/>
            <w:bookmarkStart w:id="16398" w:name="_Toc63149090"/>
            <w:bookmarkStart w:id="16399" w:name="_Toc64530366"/>
            <w:bookmarkStart w:id="16400" w:name="_Toc65959335"/>
            <w:bookmarkStart w:id="16401" w:name="_Toc66036282"/>
            <w:bookmarkStart w:id="16402" w:name="_Toc66170091"/>
            <w:bookmarkStart w:id="16403" w:name="_Toc66170505"/>
            <w:bookmarkStart w:id="16404" w:name="_Toc66171257"/>
            <w:bookmarkStart w:id="16405" w:name="_Toc66171640"/>
            <w:bookmarkStart w:id="16406" w:name="_Toc66172023"/>
            <w:bookmarkStart w:id="16407" w:name="_Toc70443110"/>
            <w:bookmarkStart w:id="16408" w:name="_Toc70495046"/>
            <w:bookmarkStart w:id="16409" w:name="_Toc70511216"/>
            <w:bookmarkStart w:id="16410" w:name="_Toc70511610"/>
            <w:bookmarkStart w:id="16411" w:name="_Toc70511993"/>
            <w:bookmarkStart w:id="16412" w:name="_Toc70512376"/>
            <w:bookmarkStart w:id="16413" w:name="_Toc89250100"/>
            <w:bookmarkStart w:id="16414" w:name="_Toc89440043"/>
            <w:bookmarkEnd w:id="16390"/>
            <w:bookmarkEnd w:id="16391"/>
            <w:bookmarkEnd w:id="16392"/>
            <w:bookmarkEnd w:id="16393"/>
            <w:bookmarkEnd w:id="16394"/>
            <w:bookmarkEnd w:id="16395"/>
            <w:bookmarkEnd w:id="16396"/>
            <w:bookmarkEnd w:id="16397"/>
            <w:bookmarkEnd w:id="16398"/>
            <w:bookmarkEnd w:id="16399"/>
            <w:bookmarkEnd w:id="16400"/>
            <w:bookmarkEnd w:id="16401"/>
            <w:bookmarkEnd w:id="16402"/>
            <w:bookmarkEnd w:id="16403"/>
            <w:bookmarkEnd w:id="16404"/>
            <w:bookmarkEnd w:id="16405"/>
            <w:bookmarkEnd w:id="16406"/>
            <w:bookmarkEnd w:id="16407"/>
            <w:bookmarkEnd w:id="16408"/>
            <w:bookmarkEnd w:id="16409"/>
            <w:bookmarkEnd w:id="16410"/>
            <w:bookmarkEnd w:id="16411"/>
            <w:bookmarkEnd w:id="16412"/>
            <w:bookmarkEnd w:id="16413"/>
            <w:bookmarkEnd w:id="16414"/>
          </w:p>
        </w:tc>
        <w:tc>
          <w:tcPr>
            <w:tcW w:w="2409" w:type="dxa"/>
            <w:vAlign w:val="center"/>
          </w:tcPr>
          <w:p w14:paraId="77F4C2DD" w14:textId="4623EF6F" w:rsidR="009C2467" w:rsidDel="00BF25D7" w:rsidRDefault="009C2467">
            <w:pPr>
              <w:overflowPunct/>
              <w:autoSpaceDE/>
              <w:autoSpaceDN/>
              <w:adjustRightInd/>
              <w:spacing w:line="240" w:lineRule="atLeast"/>
              <w:textAlignment w:val="auto"/>
              <w:rPr>
                <w:del w:id="16415" w:author="Strzelczyk, Anthony (A.)" w:date="2020-12-10T12:34:00Z"/>
                <w:rFonts w:cs="Arial"/>
              </w:rPr>
              <w:pPrChange w:id="16416" w:author="Strzelczyk, Anthony (A.)" w:date="2020-12-11T12:24:00Z">
                <w:pPr>
                  <w:overflowPunct/>
                  <w:autoSpaceDE/>
                  <w:autoSpaceDN/>
                  <w:adjustRightInd/>
                  <w:textAlignment w:val="auto"/>
                </w:pPr>
              </w:pPrChange>
            </w:pPr>
            <w:bookmarkStart w:id="16417" w:name="_Toc60752471"/>
            <w:bookmarkStart w:id="16418" w:name="_Toc61061262"/>
            <w:bookmarkStart w:id="16419" w:name="_Toc61517059"/>
            <w:bookmarkStart w:id="16420" w:name="_Toc61517464"/>
            <w:bookmarkStart w:id="16421" w:name="_Toc61517869"/>
            <w:bookmarkStart w:id="16422" w:name="_Toc62469555"/>
            <w:bookmarkStart w:id="16423" w:name="_Toc62469961"/>
            <w:bookmarkStart w:id="16424" w:name="_Toc62806300"/>
            <w:bookmarkStart w:id="16425" w:name="_Toc63149091"/>
            <w:bookmarkStart w:id="16426" w:name="_Toc64530367"/>
            <w:bookmarkStart w:id="16427" w:name="_Toc65959336"/>
            <w:bookmarkStart w:id="16428" w:name="_Toc66036283"/>
            <w:bookmarkStart w:id="16429" w:name="_Toc66170092"/>
            <w:bookmarkStart w:id="16430" w:name="_Toc66170506"/>
            <w:bookmarkStart w:id="16431" w:name="_Toc66171258"/>
            <w:bookmarkStart w:id="16432" w:name="_Toc66171641"/>
            <w:bookmarkStart w:id="16433" w:name="_Toc66172024"/>
            <w:bookmarkStart w:id="16434" w:name="_Toc70443111"/>
            <w:bookmarkStart w:id="16435" w:name="_Toc70495047"/>
            <w:bookmarkStart w:id="16436" w:name="_Toc70511217"/>
            <w:bookmarkStart w:id="16437" w:name="_Toc70511611"/>
            <w:bookmarkStart w:id="16438" w:name="_Toc70511994"/>
            <w:bookmarkStart w:id="16439" w:name="_Toc70512377"/>
            <w:bookmarkStart w:id="16440" w:name="_Toc89250101"/>
            <w:bookmarkStart w:id="16441" w:name="_Toc89440044"/>
            <w:bookmarkEnd w:id="16417"/>
            <w:bookmarkEnd w:id="16418"/>
            <w:bookmarkEnd w:id="16419"/>
            <w:bookmarkEnd w:id="16420"/>
            <w:bookmarkEnd w:id="16421"/>
            <w:bookmarkEnd w:id="16422"/>
            <w:bookmarkEnd w:id="16423"/>
            <w:bookmarkEnd w:id="16424"/>
            <w:bookmarkEnd w:id="16425"/>
            <w:bookmarkEnd w:id="16426"/>
            <w:bookmarkEnd w:id="16427"/>
            <w:bookmarkEnd w:id="16428"/>
            <w:bookmarkEnd w:id="16429"/>
            <w:bookmarkEnd w:id="16430"/>
            <w:bookmarkEnd w:id="16431"/>
            <w:bookmarkEnd w:id="16432"/>
            <w:bookmarkEnd w:id="16433"/>
            <w:bookmarkEnd w:id="16434"/>
            <w:bookmarkEnd w:id="16435"/>
            <w:bookmarkEnd w:id="16436"/>
            <w:bookmarkEnd w:id="16437"/>
            <w:bookmarkEnd w:id="16438"/>
            <w:bookmarkEnd w:id="16439"/>
            <w:bookmarkEnd w:id="16440"/>
            <w:bookmarkEnd w:id="16441"/>
          </w:p>
        </w:tc>
        <w:bookmarkStart w:id="16442" w:name="_Toc60752472"/>
        <w:bookmarkStart w:id="16443" w:name="_Toc61061263"/>
        <w:bookmarkStart w:id="16444" w:name="_Toc61517060"/>
        <w:bookmarkStart w:id="16445" w:name="_Toc61517465"/>
        <w:bookmarkStart w:id="16446" w:name="_Toc61517870"/>
        <w:bookmarkStart w:id="16447" w:name="_Toc62469556"/>
        <w:bookmarkStart w:id="16448" w:name="_Toc62469962"/>
        <w:bookmarkStart w:id="16449" w:name="_Toc62806301"/>
        <w:bookmarkStart w:id="16450" w:name="_Toc63149092"/>
        <w:bookmarkStart w:id="16451" w:name="_Toc64530368"/>
        <w:bookmarkStart w:id="16452" w:name="_Toc65959337"/>
        <w:bookmarkStart w:id="16453" w:name="_Toc66036284"/>
        <w:bookmarkStart w:id="16454" w:name="_Toc66170093"/>
        <w:bookmarkStart w:id="16455" w:name="_Toc66170507"/>
        <w:bookmarkStart w:id="16456" w:name="_Toc66171259"/>
        <w:bookmarkStart w:id="16457" w:name="_Toc66171642"/>
        <w:bookmarkStart w:id="16458" w:name="_Toc66172025"/>
        <w:bookmarkStart w:id="16459" w:name="_Toc70443112"/>
        <w:bookmarkStart w:id="16460" w:name="_Toc70495048"/>
        <w:bookmarkStart w:id="16461" w:name="_Toc70511218"/>
        <w:bookmarkStart w:id="16462" w:name="_Toc70511612"/>
        <w:bookmarkStart w:id="16463" w:name="_Toc70511995"/>
        <w:bookmarkStart w:id="16464" w:name="_Toc70512378"/>
        <w:bookmarkStart w:id="16465" w:name="_Toc89250102"/>
        <w:bookmarkStart w:id="16466" w:name="_Toc89440045"/>
        <w:bookmarkEnd w:id="16442"/>
        <w:bookmarkEnd w:id="16443"/>
        <w:bookmarkEnd w:id="16444"/>
        <w:bookmarkEnd w:id="16445"/>
        <w:bookmarkEnd w:id="16446"/>
        <w:bookmarkEnd w:id="16447"/>
        <w:bookmarkEnd w:id="16448"/>
        <w:bookmarkEnd w:id="16449"/>
        <w:bookmarkEnd w:id="16450"/>
        <w:bookmarkEnd w:id="16451"/>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bookmarkEnd w:id="16465"/>
        <w:bookmarkEnd w:id="16466"/>
      </w:tr>
      <w:tr w:rsidR="009C2467" w:rsidRPr="00717330" w:rsidDel="00BF25D7" w14:paraId="77B560ED" w14:textId="3BD4246B" w:rsidTr="00E9170A">
        <w:trPr>
          <w:trHeight w:val="252"/>
          <w:del w:id="16467" w:author="Strzelczyk, Anthony (A.)" w:date="2020-12-10T12:34:00Z"/>
        </w:trPr>
        <w:tc>
          <w:tcPr>
            <w:tcW w:w="1560" w:type="dxa"/>
            <w:vAlign w:val="center"/>
          </w:tcPr>
          <w:p w14:paraId="74D4787B" w14:textId="3EDAFB71" w:rsidR="009C2467" w:rsidDel="00BF25D7" w:rsidRDefault="009C2467">
            <w:pPr>
              <w:spacing w:line="240" w:lineRule="atLeast"/>
              <w:rPr>
                <w:del w:id="16468" w:author="Strzelczyk, Anthony (A.)" w:date="2020-12-10T12:34:00Z"/>
                <w:rFonts w:cs="Arial"/>
              </w:rPr>
              <w:pPrChange w:id="16469" w:author="Strzelczyk, Anthony (A.)" w:date="2020-12-11T12:24:00Z">
                <w:pPr/>
              </w:pPrChange>
            </w:pPr>
            <w:bookmarkStart w:id="16470" w:name="_Toc60752473"/>
            <w:bookmarkStart w:id="16471" w:name="_Toc61061264"/>
            <w:bookmarkStart w:id="16472" w:name="_Toc61517061"/>
            <w:bookmarkStart w:id="16473" w:name="_Toc61517466"/>
            <w:bookmarkStart w:id="16474" w:name="_Toc61517871"/>
            <w:bookmarkStart w:id="16475" w:name="_Toc62469557"/>
            <w:bookmarkStart w:id="16476" w:name="_Toc62469963"/>
            <w:bookmarkStart w:id="16477" w:name="_Toc62806302"/>
            <w:bookmarkStart w:id="16478" w:name="_Toc63149093"/>
            <w:bookmarkStart w:id="16479" w:name="_Toc64530369"/>
            <w:bookmarkStart w:id="16480" w:name="_Toc65959338"/>
            <w:bookmarkStart w:id="16481" w:name="_Toc66036285"/>
            <w:bookmarkStart w:id="16482" w:name="_Toc66170094"/>
            <w:bookmarkStart w:id="16483" w:name="_Toc66170508"/>
            <w:bookmarkStart w:id="16484" w:name="_Toc66171260"/>
            <w:bookmarkStart w:id="16485" w:name="_Toc66171643"/>
            <w:bookmarkStart w:id="16486" w:name="_Toc66172026"/>
            <w:bookmarkStart w:id="16487" w:name="_Toc70443113"/>
            <w:bookmarkStart w:id="16488" w:name="_Toc70495049"/>
            <w:bookmarkStart w:id="16489" w:name="_Toc70511219"/>
            <w:bookmarkStart w:id="16490" w:name="_Toc70511613"/>
            <w:bookmarkStart w:id="16491" w:name="_Toc70511996"/>
            <w:bookmarkStart w:id="16492" w:name="_Toc70512379"/>
            <w:bookmarkStart w:id="16493" w:name="_Toc89250103"/>
            <w:bookmarkStart w:id="16494" w:name="_Toc89440046"/>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bookmarkEnd w:id="16486"/>
            <w:bookmarkEnd w:id="16487"/>
            <w:bookmarkEnd w:id="16488"/>
            <w:bookmarkEnd w:id="16489"/>
            <w:bookmarkEnd w:id="16490"/>
            <w:bookmarkEnd w:id="16491"/>
            <w:bookmarkEnd w:id="16492"/>
            <w:bookmarkEnd w:id="16493"/>
            <w:bookmarkEnd w:id="16494"/>
          </w:p>
        </w:tc>
        <w:tc>
          <w:tcPr>
            <w:tcW w:w="3827" w:type="dxa"/>
            <w:vAlign w:val="center"/>
          </w:tcPr>
          <w:p w14:paraId="161EF92D" w14:textId="71ECE6A7" w:rsidR="009C2467" w:rsidDel="00BF25D7" w:rsidRDefault="009C2467">
            <w:pPr>
              <w:overflowPunct/>
              <w:autoSpaceDE/>
              <w:autoSpaceDN/>
              <w:adjustRightInd/>
              <w:spacing w:line="240" w:lineRule="atLeast"/>
              <w:textAlignment w:val="auto"/>
              <w:rPr>
                <w:del w:id="16495" w:author="Strzelczyk, Anthony (A.)" w:date="2020-12-10T12:34:00Z"/>
                <w:rFonts w:cs="Arial"/>
              </w:rPr>
              <w:pPrChange w:id="16496" w:author="Strzelczyk, Anthony (A.)" w:date="2020-12-11T12:24:00Z">
                <w:pPr>
                  <w:overflowPunct/>
                  <w:autoSpaceDE/>
                  <w:autoSpaceDN/>
                  <w:adjustRightInd/>
                  <w:textAlignment w:val="auto"/>
                </w:pPr>
              </w:pPrChange>
            </w:pPr>
            <w:bookmarkStart w:id="16497" w:name="_Toc60752474"/>
            <w:bookmarkStart w:id="16498" w:name="_Toc61061265"/>
            <w:bookmarkStart w:id="16499" w:name="_Toc61517062"/>
            <w:bookmarkStart w:id="16500" w:name="_Toc61517467"/>
            <w:bookmarkStart w:id="16501" w:name="_Toc61517872"/>
            <w:bookmarkStart w:id="16502" w:name="_Toc62469558"/>
            <w:bookmarkStart w:id="16503" w:name="_Toc62469964"/>
            <w:bookmarkStart w:id="16504" w:name="_Toc62806303"/>
            <w:bookmarkStart w:id="16505" w:name="_Toc63149094"/>
            <w:bookmarkStart w:id="16506" w:name="_Toc64530370"/>
            <w:bookmarkStart w:id="16507" w:name="_Toc65959339"/>
            <w:bookmarkStart w:id="16508" w:name="_Toc66036286"/>
            <w:bookmarkStart w:id="16509" w:name="_Toc66170095"/>
            <w:bookmarkStart w:id="16510" w:name="_Toc66170509"/>
            <w:bookmarkStart w:id="16511" w:name="_Toc66171261"/>
            <w:bookmarkStart w:id="16512" w:name="_Toc66171644"/>
            <w:bookmarkStart w:id="16513" w:name="_Toc66172027"/>
            <w:bookmarkStart w:id="16514" w:name="_Toc70443114"/>
            <w:bookmarkStart w:id="16515" w:name="_Toc70495050"/>
            <w:bookmarkStart w:id="16516" w:name="_Toc70511220"/>
            <w:bookmarkStart w:id="16517" w:name="_Toc70511614"/>
            <w:bookmarkStart w:id="16518" w:name="_Toc70511997"/>
            <w:bookmarkStart w:id="16519" w:name="_Toc70512380"/>
            <w:bookmarkStart w:id="16520" w:name="_Toc89250104"/>
            <w:bookmarkStart w:id="16521" w:name="_Toc89440047"/>
            <w:bookmarkEnd w:id="16497"/>
            <w:bookmarkEnd w:id="16498"/>
            <w:bookmarkEnd w:id="16499"/>
            <w:bookmarkEnd w:id="16500"/>
            <w:bookmarkEnd w:id="16501"/>
            <w:bookmarkEnd w:id="16502"/>
            <w:bookmarkEnd w:id="16503"/>
            <w:bookmarkEnd w:id="16504"/>
            <w:bookmarkEnd w:id="16505"/>
            <w:bookmarkEnd w:id="16506"/>
            <w:bookmarkEnd w:id="16507"/>
            <w:bookmarkEnd w:id="16508"/>
            <w:bookmarkEnd w:id="16509"/>
            <w:bookmarkEnd w:id="16510"/>
            <w:bookmarkEnd w:id="16511"/>
            <w:bookmarkEnd w:id="16512"/>
            <w:bookmarkEnd w:id="16513"/>
            <w:bookmarkEnd w:id="16514"/>
            <w:bookmarkEnd w:id="16515"/>
            <w:bookmarkEnd w:id="16516"/>
            <w:bookmarkEnd w:id="16517"/>
            <w:bookmarkEnd w:id="16518"/>
            <w:bookmarkEnd w:id="16519"/>
            <w:bookmarkEnd w:id="16520"/>
            <w:bookmarkEnd w:id="16521"/>
          </w:p>
        </w:tc>
        <w:tc>
          <w:tcPr>
            <w:tcW w:w="2410" w:type="dxa"/>
            <w:vAlign w:val="center"/>
          </w:tcPr>
          <w:p w14:paraId="3D49FBCE" w14:textId="2859953F" w:rsidR="009C2467" w:rsidRPr="003A41FA" w:rsidDel="00BF25D7" w:rsidRDefault="009C2467">
            <w:pPr>
              <w:overflowPunct/>
              <w:autoSpaceDE/>
              <w:autoSpaceDN/>
              <w:adjustRightInd/>
              <w:spacing w:line="240" w:lineRule="atLeast"/>
              <w:textAlignment w:val="auto"/>
              <w:rPr>
                <w:del w:id="16522" w:author="Strzelczyk, Anthony (A.)" w:date="2020-12-10T12:34:00Z"/>
                <w:rFonts w:cs="Arial"/>
              </w:rPr>
              <w:pPrChange w:id="16523" w:author="Strzelczyk, Anthony (A.)" w:date="2020-12-11T12:24:00Z">
                <w:pPr>
                  <w:overflowPunct/>
                  <w:autoSpaceDE/>
                  <w:autoSpaceDN/>
                  <w:adjustRightInd/>
                  <w:textAlignment w:val="auto"/>
                </w:pPr>
              </w:pPrChange>
            </w:pPr>
            <w:bookmarkStart w:id="16524" w:name="_Toc60752475"/>
            <w:bookmarkStart w:id="16525" w:name="_Toc61061266"/>
            <w:bookmarkStart w:id="16526" w:name="_Toc61517063"/>
            <w:bookmarkStart w:id="16527" w:name="_Toc61517468"/>
            <w:bookmarkStart w:id="16528" w:name="_Toc61517873"/>
            <w:bookmarkStart w:id="16529" w:name="_Toc62469559"/>
            <w:bookmarkStart w:id="16530" w:name="_Toc62469965"/>
            <w:bookmarkStart w:id="16531" w:name="_Toc62806304"/>
            <w:bookmarkStart w:id="16532" w:name="_Toc63149095"/>
            <w:bookmarkStart w:id="16533" w:name="_Toc64530371"/>
            <w:bookmarkStart w:id="16534" w:name="_Toc65959340"/>
            <w:bookmarkStart w:id="16535" w:name="_Toc66036287"/>
            <w:bookmarkStart w:id="16536" w:name="_Toc66170096"/>
            <w:bookmarkStart w:id="16537" w:name="_Toc66170510"/>
            <w:bookmarkStart w:id="16538" w:name="_Toc66171262"/>
            <w:bookmarkStart w:id="16539" w:name="_Toc66171645"/>
            <w:bookmarkStart w:id="16540" w:name="_Toc66172028"/>
            <w:bookmarkStart w:id="16541" w:name="_Toc70443115"/>
            <w:bookmarkStart w:id="16542" w:name="_Toc70495051"/>
            <w:bookmarkStart w:id="16543" w:name="_Toc70511221"/>
            <w:bookmarkStart w:id="16544" w:name="_Toc70511615"/>
            <w:bookmarkStart w:id="16545" w:name="_Toc70511998"/>
            <w:bookmarkStart w:id="16546" w:name="_Toc70512381"/>
            <w:bookmarkStart w:id="16547" w:name="_Toc89250105"/>
            <w:bookmarkStart w:id="16548" w:name="_Toc89440048"/>
            <w:bookmarkEnd w:id="16524"/>
            <w:bookmarkEnd w:id="16525"/>
            <w:bookmarkEnd w:id="16526"/>
            <w:bookmarkEnd w:id="16527"/>
            <w:bookmarkEnd w:id="16528"/>
            <w:bookmarkEnd w:id="16529"/>
            <w:bookmarkEnd w:id="16530"/>
            <w:bookmarkEnd w:id="16531"/>
            <w:bookmarkEnd w:id="16532"/>
            <w:bookmarkEnd w:id="16533"/>
            <w:bookmarkEnd w:id="16534"/>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p>
        </w:tc>
        <w:tc>
          <w:tcPr>
            <w:tcW w:w="2409" w:type="dxa"/>
            <w:vAlign w:val="center"/>
          </w:tcPr>
          <w:p w14:paraId="5A4DDA1D" w14:textId="0FBF600A" w:rsidR="009C2467" w:rsidRPr="003A41FA" w:rsidDel="00BF25D7" w:rsidRDefault="009C2467">
            <w:pPr>
              <w:overflowPunct/>
              <w:autoSpaceDE/>
              <w:autoSpaceDN/>
              <w:adjustRightInd/>
              <w:spacing w:line="240" w:lineRule="atLeast"/>
              <w:textAlignment w:val="auto"/>
              <w:rPr>
                <w:del w:id="16549" w:author="Strzelczyk, Anthony (A.)" w:date="2020-12-10T12:34:00Z"/>
                <w:rFonts w:cs="Arial"/>
              </w:rPr>
              <w:pPrChange w:id="16550" w:author="Strzelczyk, Anthony (A.)" w:date="2020-12-11T12:24:00Z">
                <w:pPr>
                  <w:overflowPunct/>
                  <w:autoSpaceDE/>
                  <w:autoSpaceDN/>
                  <w:adjustRightInd/>
                  <w:textAlignment w:val="auto"/>
                </w:pPr>
              </w:pPrChange>
            </w:pPr>
            <w:bookmarkStart w:id="16551" w:name="_Toc60752476"/>
            <w:bookmarkStart w:id="16552" w:name="_Toc61061267"/>
            <w:bookmarkStart w:id="16553" w:name="_Toc61517064"/>
            <w:bookmarkStart w:id="16554" w:name="_Toc61517469"/>
            <w:bookmarkStart w:id="16555" w:name="_Toc61517874"/>
            <w:bookmarkStart w:id="16556" w:name="_Toc62469560"/>
            <w:bookmarkStart w:id="16557" w:name="_Toc62469966"/>
            <w:bookmarkStart w:id="16558" w:name="_Toc62806305"/>
            <w:bookmarkStart w:id="16559" w:name="_Toc63149096"/>
            <w:bookmarkStart w:id="16560" w:name="_Toc64530372"/>
            <w:bookmarkStart w:id="16561" w:name="_Toc65959341"/>
            <w:bookmarkStart w:id="16562" w:name="_Toc66036288"/>
            <w:bookmarkStart w:id="16563" w:name="_Toc66170097"/>
            <w:bookmarkStart w:id="16564" w:name="_Toc66170511"/>
            <w:bookmarkStart w:id="16565" w:name="_Toc66171263"/>
            <w:bookmarkStart w:id="16566" w:name="_Toc66171646"/>
            <w:bookmarkStart w:id="16567" w:name="_Toc66172029"/>
            <w:bookmarkStart w:id="16568" w:name="_Toc70443116"/>
            <w:bookmarkStart w:id="16569" w:name="_Toc70495052"/>
            <w:bookmarkStart w:id="16570" w:name="_Toc70511222"/>
            <w:bookmarkStart w:id="16571" w:name="_Toc70511616"/>
            <w:bookmarkStart w:id="16572" w:name="_Toc70511999"/>
            <w:bookmarkStart w:id="16573" w:name="_Toc70512382"/>
            <w:bookmarkStart w:id="16574" w:name="_Toc89250106"/>
            <w:bookmarkStart w:id="16575" w:name="_Toc89440049"/>
            <w:bookmarkEnd w:id="16551"/>
            <w:bookmarkEnd w:id="16552"/>
            <w:bookmarkEnd w:id="16553"/>
            <w:bookmarkEnd w:id="16554"/>
            <w:bookmarkEnd w:id="16555"/>
            <w:bookmarkEnd w:id="16556"/>
            <w:bookmarkEnd w:id="16557"/>
            <w:bookmarkEnd w:id="16558"/>
            <w:bookmarkEnd w:id="16559"/>
            <w:bookmarkEnd w:id="16560"/>
            <w:bookmarkEnd w:id="16561"/>
            <w:bookmarkEnd w:id="16562"/>
            <w:bookmarkEnd w:id="16563"/>
            <w:bookmarkEnd w:id="16564"/>
            <w:bookmarkEnd w:id="16565"/>
            <w:bookmarkEnd w:id="16566"/>
            <w:bookmarkEnd w:id="16567"/>
            <w:bookmarkEnd w:id="16568"/>
            <w:bookmarkEnd w:id="16569"/>
            <w:bookmarkEnd w:id="16570"/>
            <w:bookmarkEnd w:id="16571"/>
            <w:bookmarkEnd w:id="16572"/>
            <w:bookmarkEnd w:id="16573"/>
            <w:bookmarkEnd w:id="16574"/>
            <w:bookmarkEnd w:id="16575"/>
          </w:p>
        </w:tc>
        <w:bookmarkStart w:id="16576" w:name="_Toc60752477"/>
        <w:bookmarkStart w:id="16577" w:name="_Toc61061268"/>
        <w:bookmarkStart w:id="16578" w:name="_Toc61517065"/>
        <w:bookmarkStart w:id="16579" w:name="_Toc61517470"/>
        <w:bookmarkStart w:id="16580" w:name="_Toc61517875"/>
        <w:bookmarkStart w:id="16581" w:name="_Toc62469561"/>
        <w:bookmarkStart w:id="16582" w:name="_Toc62469967"/>
        <w:bookmarkStart w:id="16583" w:name="_Toc62806306"/>
        <w:bookmarkStart w:id="16584" w:name="_Toc63149097"/>
        <w:bookmarkStart w:id="16585" w:name="_Toc64530373"/>
        <w:bookmarkStart w:id="16586" w:name="_Toc65959342"/>
        <w:bookmarkStart w:id="16587" w:name="_Toc66036289"/>
        <w:bookmarkStart w:id="16588" w:name="_Toc66170098"/>
        <w:bookmarkStart w:id="16589" w:name="_Toc66170512"/>
        <w:bookmarkStart w:id="16590" w:name="_Toc66171264"/>
        <w:bookmarkStart w:id="16591" w:name="_Toc66171647"/>
        <w:bookmarkStart w:id="16592" w:name="_Toc66172030"/>
        <w:bookmarkStart w:id="16593" w:name="_Toc70443117"/>
        <w:bookmarkStart w:id="16594" w:name="_Toc70495053"/>
        <w:bookmarkStart w:id="16595" w:name="_Toc70511223"/>
        <w:bookmarkStart w:id="16596" w:name="_Toc70511617"/>
        <w:bookmarkStart w:id="16597" w:name="_Toc70512000"/>
        <w:bookmarkStart w:id="16598" w:name="_Toc70512383"/>
        <w:bookmarkStart w:id="16599" w:name="_Toc89250107"/>
        <w:bookmarkStart w:id="16600" w:name="_Toc89440050"/>
        <w:bookmarkEnd w:id="16576"/>
        <w:bookmarkEnd w:id="16577"/>
        <w:bookmarkEnd w:id="16578"/>
        <w:bookmarkEnd w:id="16579"/>
        <w:bookmarkEnd w:id="16580"/>
        <w:bookmarkEnd w:id="16581"/>
        <w:bookmarkEnd w:id="16582"/>
        <w:bookmarkEnd w:id="16583"/>
        <w:bookmarkEnd w:id="16584"/>
        <w:bookmarkEnd w:id="16585"/>
        <w:bookmarkEnd w:id="16586"/>
        <w:bookmarkEnd w:id="16587"/>
        <w:bookmarkEnd w:id="16588"/>
        <w:bookmarkEnd w:id="16589"/>
        <w:bookmarkEnd w:id="16590"/>
        <w:bookmarkEnd w:id="16591"/>
        <w:bookmarkEnd w:id="16592"/>
        <w:bookmarkEnd w:id="16593"/>
        <w:bookmarkEnd w:id="16594"/>
        <w:bookmarkEnd w:id="16595"/>
        <w:bookmarkEnd w:id="16596"/>
        <w:bookmarkEnd w:id="16597"/>
        <w:bookmarkEnd w:id="16598"/>
        <w:bookmarkEnd w:id="16599"/>
        <w:bookmarkEnd w:id="16600"/>
      </w:tr>
    </w:tbl>
    <w:p w14:paraId="04544E80" w14:textId="73B7D5A7" w:rsidR="009C2467" w:rsidRPr="00C75AE5" w:rsidDel="00FE7BE1" w:rsidRDefault="009C2467">
      <w:pPr>
        <w:pStyle w:val="Caption"/>
        <w:spacing w:line="240" w:lineRule="atLeast"/>
        <w:rPr>
          <w:del w:id="16601" w:author="Strzelczyk, Anthony (A.)" w:date="2021-01-05T13:01:00Z"/>
        </w:rPr>
        <w:pPrChange w:id="16602" w:author="Strzelczyk, Anthony (A.)" w:date="2020-12-11T12:24:00Z">
          <w:pPr>
            <w:pStyle w:val="Caption"/>
          </w:pPr>
        </w:pPrChange>
      </w:pPr>
      <w:del w:id="16603" w:author="Strzelczyk, Anthony (A.)" w:date="2021-01-05T13:01:00Z">
        <w:r w:rsidRPr="00C75AE5" w:rsidDel="00FE7BE1">
          <w:delText xml:space="preserve">Table </w:delText>
        </w:r>
        <w:r w:rsidDel="00FE7BE1">
          <w:fldChar w:fldCharType="begin"/>
        </w:r>
        <w:r w:rsidDel="00FE7BE1">
          <w:rPr>
            <w:noProof/>
          </w:rPr>
          <w:delInstrText xml:space="preserve"> SEQ Table \* ARABIC </w:delInstrText>
        </w:r>
        <w:r w:rsidDel="00FE7BE1">
          <w:fldChar w:fldCharType="separate"/>
        </w:r>
      </w:del>
      <w:del w:id="16604" w:author="Strzelczyk, Anthony (A.)" w:date="2020-12-10T12:02:00Z">
        <w:r w:rsidR="00935748" w:rsidDel="00C24607">
          <w:rPr>
            <w:noProof/>
          </w:rPr>
          <w:delText>20</w:delText>
        </w:r>
      </w:del>
      <w:del w:id="16605" w:author="Strzelczyk, Anthony (A.)" w:date="2021-01-05T13:01:00Z">
        <w:r w:rsidDel="00FE7BE1">
          <w:fldChar w:fldCharType="end"/>
        </w:r>
        <w:r w:rsidRPr="00C75AE5" w:rsidDel="00FE7BE1">
          <w:delText xml:space="preserve">: </w:delText>
        </w:r>
        <w:r w:rsidDel="00FE7BE1">
          <w:delText>Logical Elements</w:delText>
        </w:r>
        <w:bookmarkStart w:id="16606" w:name="_Toc60752478"/>
        <w:bookmarkStart w:id="16607" w:name="_Toc61061269"/>
        <w:bookmarkStart w:id="16608" w:name="_Toc61517066"/>
        <w:bookmarkStart w:id="16609" w:name="_Toc61517471"/>
        <w:bookmarkStart w:id="16610" w:name="_Toc61517876"/>
        <w:bookmarkStart w:id="16611" w:name="_Toc62469562"/>
        <w:bookmarkStart w:id="16612" w:name="_Toc62469968"/>
        <w:bookmarkStart w:id="16613" w:name="_Toc62806307"/>
        <w:bookmarkStart w:id="16614" w:name="_Toc63149098"/>
        <w:bookmarkStart w:id="16615" w:name="_Toc64530374"/>
        <w:bookmarkStart w:id="16616" w:name="_Toc65959343"/>
        <w:bookmarkStart w:id="16617" w:name="_Toc66036290"/>
        <w:bookmarkStart w:id="16618" w:name="_Toc66170099"/>
        <w:bookmarkStart w:id="16619" w:name="_Toc66170513"/>
        <w:bookmarkStart w:id="16620" w:name="_Toc66171265"/>
        <w:bookmarkStart w:id="16621" w:name="_Toc66171648"/>
        <w:bookmarkStart w:id="16622" w:name="_Toc66172031"/>
        <w:bookmarkStart w:id="16623" w:name="_Toc70443118"/>
        <w:bookmarkStart w:id="16624" w:name="_Toc70495054"/>
        <w:bookmarkStart w:id="16625" w:name="_Toc70511224"/>
        <w:bookmarkStart w:id="16626" w:name="_Toc70511618"/>
        <w:bookmarkStart w:id="16627" w:name="_Toc70512001"/>
        <w:bookmarkStart w:id="16628" w:name="_Toc70512384"/>
        <w:bookmarkStart w:id="16629" w:name="_Toc89250108"/>
        <w:bookmarkStart w:id="16630" w:name="_Toc89440051"/>
        <w:bookmarkEnd w:id="16606"/>
        <w:bookmarkEnd w:id="16607"/>
        <w:bookmarkEnd w:id="16608"/>
        <w:bookmarkEnd w:id="16609"/>
        <w:bookmarkEnd w:id="16610"/>
        <w:bookmarkEnd w:id="16611"/>
        <w:bookmarkEnd w:id="16612"/>
        <w:bookmarkEnd w:id="16613"/>
        <w:bookmarkEnd w:id="16614"/>
        <w:bookmarkEnd w:id="16615"/>
        <w:bookmarkEnd w:id="16616"/>
        <w:bookmarkEnd w:id="16617"/>
        <w:bookmarkEnd w:id="16618"/>
        <w:bookmarkEnd w:id="16619"/>
        <w:bookmarkEnd w:id="16620"/>
        <w:bookmarkEnd w:id="16621"/>
        <w:bookmarkEnd w:id="16622"/>
        <w:bookmarkEnd w:id="16623"/>
        <w:bookmarkEnd w:id="16624"/>
        <w:bookmarkEnd w:id="16625"/>
        <w:bookmarkEnd w:id="16626"/>
        <w:bookmarkEnd w:id="16627"/>
        <w:bookmarkEnd w:id="16628"/>
        <w:bookmarkEnd w:id="16629"/>
        <w:bookmarkEnd w:id="16630"/>
      </w:del>
    </w:p>
    <w:p w14:paraId="31543548" w14:textId="46E6C7AF" w:rsidR="00517B59" w:rsidDel="00FE7BE1" w:rsidRDefault="00517B59">
      <w:pPr>
        <w:pStyle w:val="Heading3"/>
        <w:spacing w:line="240" w:lineRule="atLeast"/>
        <w:rPr>
          <w:del w:id="16631" w:author="Strzelczyk, Anthony (A.)" w:date="2021-01-05T13:01:00Z"/>
        </w:rPr>
        <w:pPrChange w:id="16632" w:author="Strzelczyk, Anthony (A.)" w:date="2020-12-11T12:24:00Z">
          <w:pPr>
            <w:pStyle w:val="Heading3"/>
          </w:pPr>
        </w:pPrChange>
      </w:pPr>
      <w:bookmarkStart w:id="16633" w:name="_Toc472492802"/>
      <w:del w:id="16634" w:author="Strzelczyk, Anthony (A.)" w:date="2021-01-05T13:01:00Z">
        <w:r w:rsidDel="00FE7BE1">
          <w:delText>Logical Interfaces</w:delText>
        </w:r>
        <w:bookmarkStart w:id="16635" w:name="_Toc60752479"/>
        <w:bookmarkStart w:id="16636" w:name="_Toc61061270"/>
        <w:bookmarkStart w:id="16637" w:name="_Toc61517067"/>
        <w:bookmarkStart w:id="16638" w:name="_Toc61517472"/>
        <w:bookmarkStart w:id="16639" w:name="_Toc61517877"/>
        <w:bookmarkStart w:id="16640" w:name="_Toc62469563"/>
        <w:bookmarkStart w:id="16641" w:name="_Toc62469969"/>
        <w:bookmarkStart w:id="16642" w:name="_Toc62806308"/>
        <w:bookmarkStart w:id="16643" w:name="_Toc63149099"/>
        <w:bookmarkStart w:id="16644" w:name="_Toc64530375"/>
        <w:bookmarkStart w:id="16645" w:name="_Toc65959344"/>
        <w:bookmarkStart w:id="16646" w:name="_Toc66036291"/>
        <w:bookmarkStart w:id="16647" w:name="_Toc66170100"/>
        <w:bookmarkStart w:id="16648" w:name="_Toc66170514"/>
        <w:bookmarkStart w:id="16649" w:name="_Toc66171266"/>
        <w:bookmarkStart w:id="16650" w:name="_Toc66171649"/>
        <w:bookmarkStart w:id="16651" w:name="_Toc66172032"/>
        <w:bookmarkStart w:id="16652" w:name="_Toc70443119"/>
        <w:bookmarkStart w:id="16653" w:name="_Toc70495055"/>
        <w:bookmarkStart w:id="16654" w:name="_Toc70511225"/>
        <w:bookmarkStart w:id="16655" w:name="_Toc70511619"/>
        <w:bookmarkStart w:id="16656" w:name="_Toc70512002"/>
        <w:bookmarkStart w:id="16657" w:name="_Toc70512385"/>
        <w:bookmarkStart w:id="16658" w:name="_Toc89250109"/>
        <w:bookmarkStart w:id="16659" w:name="_Toc89440052"/>
        <w:bookmarkEnd w:id="16633"/>
        <w:bookmarkEnd w:id="16635"/>
        <w:bookmarkEnd w:id="16636"/>
        <w:bookmarkEnd w:id="16637"/>
        <w:bookmarkEnd w:id="16638"/>
        <w:bookmarkEnd w:id="16639"/>
        <w:bookmarkEnd w:id="16640"/>
        <w:bookmarkEnd w:id="16641"/>
        <w:bookmarkEnd w:id="16642"/>
        <w:bookmarkEnd w:id="16643"/>
        <w:bookmarkEnd w:id="16644"/>
        <w:bookmarkEnd w:id="16645"/>
        <w:bookmarkEnd w:id="16646"/>
        <w:bookmarkEnd w:id="16647"/>
        <w:bookmarkEnd w:id="16648"/>
        <w:bookmarkEnd w:id="16649"/>
        <w:bookmarkEnd w:id="16650"/>
        <w:bookmarkEnd w:id="16651"/>
        <w:bookmarkEnd w:id="16652"/>
        <w:bookmarkEnd w:id="16653"/>
        <w:bookmarkEnd w:id="16654"/>
        <w:bookmarkEnd w:id="16655"/>
        <w:bookmarkEnd w:id="16656"/>
        <w:bookmarkEnd w:id="16657"/>
        <w:bookmarkEnd w:id="16658"/>
        <w:bookmarkEnd w:id="16659"/>
      </w:del>
    </w:p>
    <w:p w14:paraId="068CC827" w14:textId="2A291508" w:rsidR="00517B59" w:rsidRPr="00AA664E" w:rsidDel="00FE7BE1" w:rsidRDefault="00517B59">
      <w:pPr>
        <w:pStyle w:val="REUserHint"/>
        <w:spacing w:line="240" w:lineRule="atLeast"/>
        <w:rPr>
          <w:del w:id="16660" w:author="Strzelczyk, Anthony (A.)" w:date="2021-01-05T13:01:00Z"/>
          <w:rStyle w:val="SubtleEmphasis"/>
          <w:rFonts w:cs="Arial"/>
          <w:b/>
          <w:bCs/>
          <w:iCs w:val="0"/>
          <w:kern w:val="32"/>
          <w:sz w:val="24"/>
          <w:szCs w:val="26"/>
        </w:rPr>
        <w:pPrChange w:id="16661" w:author="Strzelczyk, Anthony (A.)" w:date="2020-12-11T12:24:00Z">
          <w:pPr>
            <w:pStyle w:val="REUserHint"/>
          </w:pPr>
        </w:pPrChange>
      </w:pPr>
      <w:del w:id="16662" w:author="Strzelczyk, Anthony (A.)" w:date="2021-01-05T13:01:00Z">
        <w:r w:rsidRPr="0061183F" w:rsidDel="00FE7BE1">
          <w:rPr>
            <w:rStyle w:val="SubtleEmphasis"/>
            <w:b/>
          </w:rPr>
          <w:delText>#Hint:</w:delText>
        </w:r>
        <w:r w:rsidDel="00FE7BE1">
          <w:rPr>
            <w:rStyle w:val="SubtleEmphasis"/>
            <w:b/>
          </w:rPr>
          <w:delText xml:space="preserve"> </w:delText>
        </w:r>
        <w:r w:rsidDel="00FE7BE1">
          <w:rPr>
            <w:rStyle w:val="SubtleEmphasis"/>
          </w:rPr>
          <w:delText>Describe the interactions of the feature</w:delText>
        </w:r>
        <w:r w:rsidRPr="004E46A3" w:rsidDel="00FE7BE1">
          <w:rPr>
            <w:rStyle w:val="SubtleEmphasis"/>
          </w:rPr>
          <w:delText xml:space="preserve"> with other features or elements</w:delText>
        </w:r>
        <w:r w:rsidRPr="00AA664E" w:rsidDel="00FE7BE1">
          <w:rPr>
            <w:rStyle w:val="SubtleEmphasis"/>
          </w:rPr>
          <w:delText>.</w:delText>
        </w:r>
        <w:bookmarkStart w:id="16663" w:name="_Toc60752480"/>
        <w:bookmarkStart w:id="16664" w:name="_Toc61061271"/>
        <w:bookmarkStart w:id="16665" w:name="_Toc61517068"/>
        <w:bookmarkStart w:id="16666" w:name="_Toc61517473"/>
        <w:bookmarkStart w:id="16667" w:name="_Toc61517878"/>
        <w:bookmarkStart w:id="16668" w:name="_Toc62469564"/>
        <w:bookmarkStart w:id="16669" w:name="_Toc62469970"/>
        <w:bookmarkStart w:id="16670" w:name="_Toc62806309"/>
        <w:bookmarkStart w:id="16671" w:name="_Toc63149100"/>
        <w:bookmarkStart w:id="16672" w:name="_Toc64530376"/>
        <w:bookmarkStart w:id="16673" w:name="_Toc65959345"/>
        <w:bookmarkStart w:id="16674" w:name="_Toc66036292"/>
        <w:bookmarkStart w:id="16675" w:name="_Toc66170101"/>
        <w:bookmarkStart w:id="16676" w:name="_Toc66170515"/>
        <w:bookmarkStart w:id="16677" w:name="_Toc66171267"/>
        <w:bookmarkStart w:id="16678" w:name="_Toc66171650"/>
        <w:bookmarkStart w:id="16679" w:name="_Toc66172033"/>
        <w:bookmarkStart w:id="16680" w:name="_Toc70443120"/>
        <w:bookmarkStart w:id="16681" w:name="_Toc70495056"/>
        <w:bookmarkStart w:id="16682" w:name="_Toc70511226"/>
        <w:bookmarkStart w:id="16683" w:name="_Toc70511620"/>
        <w:bookmarkStart w:id="16684" w:name="_Toc70512003"/>
        <w:bookmarkStart w:id="16685" w:name="_Toc70512386"/>
        <w:bookmarkStart w:id="16686" w:name="_Toc89250110"/>
        <w:bookmarkStart w:id="16687" w:name="_Toc89440053"/>
        <w:bookmarkEnd w:id="16663"/>
        <w:bookmarkEnd w:id="16664"/>
        <w:bookmarkEnd w:id="16665"/>
        <w:bookmarkEnd w:id="16666"/>
        <w:bookmarkEnd w:id="16667"/>
        <w:bookmarkEnd w:id="16668"/>
        <w:bookmarkEnd w:id="16669"/>
        <w:bookmarkEnd w:id="16670"/>
        <w:bookmarkEnd w:id="16671"/>
        <w:bookmarkEnd w:id="16672"/>
        <w:bookmarkEnd w:id="16673"/>
        <w:bookmarkEnd w:id="16674"/>
        <w:bookmarkEnd w:id="16675"/>
        <w:bookmarkEnd w:id="16676"/>
        <w:bookmarkEnd w:id="16677"/>
        <w:bookmarkEnd w:id="16678"/>
        <w:bookmarkEnd w:id="16679"/>
        <w:bookmarkEnd w:id="16680"/>
        <w:bookmarkEnd w:id="16681"/>
        <w:bookmarkEnd w:id="16682"/>
        <w:bookmarkEnd w:id="16683"/>
        <w:bookmarkEnd w:id="16684"/>
        <w:bookmarkEnd w:id="16685"/>
        <w:bookmarkEnd w:id="16686"/>
        <w:bookmarkEnd w:id="16687"/>
      </w:del>
    </w:p>
    <w:p w14:paraId="61E72E19" w14:textId="051891E0" w:rsidR="00517B59" w:rsidRPr="00AA664E" w:rsidDel="00FE7BE1" w:rsidRDefault="00517B59">
      <w:pPr>
        <w:spacing w:line="240" w:lineRule="atLeast"/>
        <w:rPr>
          <w:del w:id="16688" w:author="Strzelczyk, Anthony (A.)" w:date="2021-01-05T13:01:00Z"/>
        </w:rPr>
        <w:pPrChange w:id="16689" w:author="Strzelczyk, Anthony (A.)" w:date="2020-12-11T12:24:00Z">
          <w:pPr/>
        </w:pPrChange>
      </w:pPr>
      <w:bookmarkStart w:id="16690" w:name="_Toc60752481"/>
      <w:bookmarkStart w:id="16691" w:name="_Toc61061272"/>
      <w:bookmarkStart w:id="16692" w:name="_Toc61517069"/>
      <w:bookmarkStart w:id="16693" w:name="_Toc61517474"/>
      <w:bookmarkStart w:id="16694" w:name="_Toc61517879"/>
      <w:bookmarkStart w:id="16695" w:name="_Toc62469565"/>
      <w:bookmarkStart w:id="16696" w:name="_Toc62469971"/>
      <w:bookmarkStart w:id="16697" w:name="_Toc62806310"/>
      <w:bookmarkStart w:id="16698" w:name="_Toc63149101"/>
      <w:bookmarkStart w:id="16699" w:name="_Toc64530377"/>
      <w:bookmarkStart w:id="16700" w:name="_Toc65959346"/>
      <w:bookmarkStart w:id="16701" w:name="_Toc66036293"/>
      <w:bookmarkStart w:id="16702" w:name="_Toc66170102"/>
      <w:bookmarkStart w:id="16703" w:name="_Toc66170516"/>
      <w:bookmarkStart w:id="16704" w:name="_Toc66171268"/>
      <w:bookmarkStart w:id="16705" w:name="_Toc66171651"/>
      <w:bookmarkStart w:id="16706" w:name="_Toc66172034"/>
      <w:bookmarkStart w:id="16707" w:name="_Toc70443121"/>
      <w:bookmarkStart w:id="16708" w:name="_Toc70495057"/>
      <w:bookmarkStart w:id="16709" w:name="_Toc70511227"/>
      <w:bookmarkStart w:id="16710" w:name="_Toc70511621"/>
      <w:bookmarkStart w:id="16711" w:name="_Toc70512004"/>
      <w:bookmarkStart w:id="16712" w:name="_Toc70512387"/>
      <w:bookmarkStart w:id="16713" w:name="_Toc89250111"/>
      <w:bookmarkStart w:id="16714" w:name="_Toc89440054"/>
      <w:bookmarkEnd w:id="16690"/>
      <w:bookmarkEnd w:id="16691"/>
      <w:bookmarkEnd w:id="16692"/>
      <w:bookmarkEnd w:id="16693"/>
      <w:bookmarkEnd w:id="16694"/>
      <w:bookmarkEnd w:id="16695"/>
      <w:bookmarkEnd w:id="16696"/>
      <w:bookmarkEnd w:id="16697"/>
      <w:bookmarkEnd w:id="16698"/>
      <w:bookmarkEnd w:id="16699"/>
      <w:bookmarkEnd w:id="16700"/>
      <w:bookmarkEnd w:id="16701"/>
      <w:bookmarkEnd w:id="16702"/>
      <w:bookmarkEnd w:id="16703"/>
      <w:bookmarkEnd w:id="16704"/>
      <w:bookmarkEnd w:id="16705"/>
      <w:bookmarkEnd w:id="16706"/>
      <w:bookmarkEnd w:id="16707"/>
      <w:bookmarkEnd w:id="16708"/>
      <w:bookmarkEnd w:id="16709"/>
      <w:bookmarkEnd w:id="16710"/>
      <w:bookmarkEnd w:id="16711"/>
      <w:bookmarkEnd w:id="16712"/>
      <w:bookmarkEnd w:id="16713"/>
      <w:bookmarkEnd w:id="1671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517B59" w:rsidRPr="00490955" w:rsidDel="00FE7BE1" w14:paraId="4A310393" w14:textId="464D17AE" w:rsidTr="00E9170A">
        <w:trPr>
          <w:trHeight w:val="252"/>
          <w:del w:id="16715" w:author="Strzelczyk, Anthony (A.)" w:date="2021-01-05T13:01:00Z"/>
        </w:trPr>
        <w:tc>
          <w:tcPr>
            <w:tcW w:w="1560" w:type="dxa"/>
            <w:shd w:val="clear" w:color="auto" w:fill="D9D9D9" w:themeFill="background1" w:themeFillShade="D9"/>
          </w:tcPr>
          <w:p w14:paraId="7CE05C2E" w14:textId="14EE4CE8" w:rsidR="00517B59" w:rsidDel="00FE7BE1" w:rsidRDefault="00517B59">
            <w:pPr>
              <w:spacing w:line="240" w:lineRule="atLeast"/>
              <w:rPr>
                <w:del w:id="16716" w:author="Strzelczyk, Anthony (A.)" w:date="2021-01-05T13:01:00Z"/>
                <w:rFonts w:cs="Arial"/>
                <w:b/>
                <w:bCs/>
                <w:snapToGrid w:val="0"/>
                <w:lang w:val="en-GB"/>
              </w:rPr>
              <w:pPrChange w:id="16717" w:author="Strzelczyk, Anthony (A.)" w:date="2020-12-11T12:24:00Z">
                <w:pPr/>
              </w:pPrChange>
            </w:pPr>
            <w:del w:id="16718" w:author="Strzelczyk, Anthony (A.)" w:date="2021-01-05T13:01:00Z">
              <w:r w:rsidDel="00FE7BE1">
                <w:rPr>
                  <w:rFonts w:cs="Arial"/>
                  <w:b/>
                  <w:bCs/>
                  <w:snapToGrid w:val="0"/>
                  <w:lang w:val="en-GB"/>
                </w:rPr>
                <w:delText>Interface</w:delText>
              </w:r>
              <w:r w:rsidR="00E9170A" w:rsidDel="00FE7BE1">
                <w:rPr>
                  <w:rFonts w:cs="Arial"/>
                  <w:b/>
                  <w:bCs/>
                  <w:snapToGrid w:val="0"/>
                  <w:lang w:val="en-GB"/>
                </w:rPr>
                <w:delText xml:space="preserve"> Name</w:delText>
              </w:r>
              <w:bookmarkStart w:id="16719" w:name="_Toc60752482"/>
              <w:bookmarkStart w:id="16720" w:name="_Toc61061273"/>
              <w:bookmarkStart w:id="16721" w:name="_Toc61517070"/>
              <w:bookmarkStart w:id="16722" w:name="_Toc61517475"/>
              <w:bookmarkStart w:id="16723" w:name="_Toc61517880"/>
              <w:bookmarkStart w:id="16724" w:name="_Toc62469566"/>
              <w:bookmarkStart w:id="16725" w:name="_Toc62469972"/>
              <w:bookmarkStart w:id="16726" w:name="_Toc62806311"/>
              <w:bookmarkStart w:id="16727" w:name="_Toc63149102"/>
              <w:bookmarkStart w:id="16728" w:name="_Toc64530378"/>
              <w:bookmarkStart w:id="16729" w:name="_Toc65959347"/>
              <w:bookmarkStart w:id="16730" w:name="_Toc66036294"/>
              <w:bookmarkStart w:id="16731" w:name="_Toc66170103"/>
              <w:bookmarkStart w:id="16732" w:name="_Toc66170517"/>
              <w:bookmarkStart w:id="16733" w:name="_Toc66171269"/>
              <w:bookmarkStart w:id="16734" w:name="_Toc66171652"/>
              <w:bookmarkStart w:id="16735" w:name="_Toc66172035"/>
              <w:bookmarkStart w:id="16736" w:name="_Toc70443122"/>
              <w:bookmarkStart w:id="16737" w:name="_Toc70495058"/>
              <w:bookmarkStart w:id="16738" w:name="_Toc70511228"/>
              <w:bookmarkStart w:id="16739" w:name="_Toc70511622"/>
              <w:bookmarkStart w:id="16740" w:name="_Toc70512005"/>
              <w:bookmarkStart w:id="16741" w:name="_Toc70512388"/>
              <w:bookmarkStart w:id="16742" w:name="_Toc89250112"/>
              <w:bookmarkStart w:id="16743" w:name="_Toc89440055"/>
              <w:bookmarkEnd w:id="16719"/>
              <w:bookmarkEnd w:id="16720"/>
              <w:bookmarkEnd w:id="16721"/>
              <w:bookmarkEnd w:id="16722"/>
              <w:bookmarkEnd w:id="16723"/>
              <w:bookmarkEnd w:id="16724"/>
              <w:bookmarkEnd w:id="16725"/>
              <w:bookmarkEnd w:id="16726"/>
              <w:bookmarkEnd w:id="16727"/>
              <w:bookmarkEnd w:id="16728"/>
              <w:bookmarkEnd w:id="16729"/>
              <w:bookmarkEnd w:id="16730"/>
              <w:bookmarkEnd w:id="16731"/>
              <w:bookmarkEnd w:id="16732"/>
              <w:bookmarkEnd w:id="16733"/>
              <w:bookmarkEnd w:id="16734"/>
              <w:bookmarkEnd w:id="16735"/>
              <w:bookmarkEnd w:id="16736"/>
              <w:bookmarkEnd w:id="16737"/>
              <w:bookmarkEnd w:id="16738"/>
              <w:bookmarkEnd w:id="16739"/>
              <w:bookmarkEnd w:id="16740"/>
              <w:bookmarkEnd w:id="16741"/>
              <w:bookmarkEnd w:id="16742"/>
              <w:bookmarkEnd w:id="16743"/>
            </w:del>
          </w:p>
        </w:tc>
        <w:tc>
          <w:tcPr>
            <w:tcW w:w="1842" w:type="dxa"/>
            <w:shd w:val="clear" w:color="auto" w:fill="D9D9D9" w:themeFill="background1" w:themeFillShade="D9"/>
          </w:tcPr>
          <w:p w14:paraId="463D4E84" w14:textId="15090B5E" w:rsidR="00517B59" w:rsidDel="00FE7BE1" w:rsidRDefault="00517B59">
            <w:pPr>
              <w:spacing w:line="240" w:lineRule="atLeast"/>
              <w:rPr>
                <w:del w:id="16744" w:author="Strzelczyk, Anthony (A.)" w:date="2021-01-05T13:01:00Z"/>
                <w:rFonts w:cs="Arial"/>
                <w:b/>
                <w:bCs/>
                <w:snapToGrid w:val="0"/>
                <w:lang w:val="en-GB"/>
              </w:rPr>
              <w:pPrChange w:id="16745" w:author="Strzelczyk, Anthony (A.)" w:date="2020-12-11T12:24:00Z">
                <w:pPr/>
              </w:pPrChange>
            </w:pPr>
            <w:del w:id="16746" w:author="Strzelczyk, Anthony (A.)" w:date="2021-01-05T13:01:00Z">
              <w:r w:rsidDel="00FE7BE1">
                <w:rPr>
                  <w:rFonts w:cs="Arial"/>
                  <w:b/>
                  <w:bCs/>
                  <w:snapToGrid w:val="0"/>
                  <w:lang w:val="en-GB"/>
                </w:rPr>
                <w:delText>Direction</w:delText>
              </w:r>
              <w:bookmarkStart w:id="16747" w:name="_Toc60752483"/>
              <w:bookmarkStart w:id="16748" w:name="_Toc61061274"/>
              <w:bookmarkStart w:id="16749" w:name="_Toc61517071"/>
              <w:bookmarkStart w:id="16750" w:name="_Toc61517476"/>
              <w:bookmarkStart w:id="16751" w:name="_Toc61517881"/>
              <w:bookmarkStart w:id="16752" w:name="_Toc62469567"/>
              <w:bookmarkStart w:id="16753" w:name="_Toc62469973"/>
              <w:bookmarkStart w:id="16754" w:name="_Toc62806312"/>
              <w:bookmarkStart w:id="16755" w:name="_Toc63149103"/>
              <w:bookmarkStart w:id="16756" w:name="_Toc64530379"/>
              <w:bookmarkStart w:id="16757" w:name="_Toc65959348"/>
              <w:bookmarkStart w:id="16758" w:name="_Toc66036295"/>
              <w:bookmarkStart w:id="16759" w:name="_Toc66170104"/>
              <w:bookmarkStart w:id="16760" w:name="_Toc66170518"/>
              <w:bookmarkStart w:id="16761" w:name="_Toc66171270"/>
              <w:bookmarkStart w:id="16762" w:name="_Toc66171653"/>
              <w:bookmarkStart w:id="16763" w:name="_Toc66172036"/>
              <w:bookmarkStart w:id="16764" w:name="_Toc70443123"/>
              <w:bookmarkStart w:id="16765" w:name="_Toc70495059"/>
              <w:bookmarkStart w:id="16766" w:name="_Toc70511229"/>
              <w:bookmarkStart w:id="16767" w:name="_Toc70511623"/>
              <w:bookmarkStart w:id="16768" w:name="_Toc70512006"/>
              <w:bookmarkStart w:id="16769" w:name="_Toc70512389"/>
              <w:bookmarkStart w:id="16770" w:name="_Toc89250113"/>
              <w:bookmarkStart w:id="16771" w:name="_Toc89440056"/>
              <w:bookmarkEnd w:id="16747"/>
              <w:bookmarkEnd w:id="16748"/>
              <w:bookmarkEnd w:id="16749"/>
              <w:bookmarkEnd w:id="16750"/>
              <w:bookmarkEnd w:id="16751"/>
              <w:bookmarkEnd w:id="16752"/>
              <w:bookmarkEnd w:id="16753"/>
              <w:bookmarkEnd w:id="16754"/>
              <w:bookmarkEnd w:id="16755"/>
              <w:bookmarkEnd w:id="16756"/>
              <w:bookmarkEnd w:id="16757"/>
              <w:bookmarkEnd w:id="16758"/>
              <w:bookmarkEnd w:id="16759"/>
              <w:bookmarkEnd w:id="16760"/>
              <w:bookmarkEnd w:id="16761"/>
              <w:bookmarkEnd w:id="16762"/>
              <w:bookmarkEnd w:id="16763"/>
              <w:bookmarkEnd w:id="16764"/>
              <w:bookmarkEnd w:id="16765"/>
              <w:bookmarkEnd w:id="16766"/>
              <w:bookmarkEnd w:id="16767"/>
              <w:bookmarkEnd w:id="16768"/>
              <w:bookmarkEnd w:id="16769"/>
              <w:bookmarkEnd w:id="16770"/>
              <w:bookmarkEnd w:id="16771"/>
            </w:del>
          </w:p>
        </w:tc>
        <w:tc>
          <w:tcPr>
            <w:tcW w:w="4404" w:type="dxa"/>
            <w:shd w:val="clear" w:color="auto" w:fill="D9D9D9" w:themeFill="background1" w:themeFillShade="D9"/>
          </w:tcPr>
          <w:p w14:paraId="38F9F6E5" w14:textId="1705D9A3" w:rsidR="00517B59" w:rsidDel="00FE7BE1" w:rsidRDefault="00517B59">
            <w:pPr>
              <w:spacing w:line="240" w:lineRule="atLeast"/>
              <w:rPr>
                <w:del w:id="16772" w:author="Strzelczyk, Anthony (A.)" w:date="2021-01-05T13:01:00Z"/>
                <w:rFonts w:cs="Arial"/>
                <w:b/>
                <w:bCs/>
                <w:snapToGrid w:val="0"/>
                <w:lang w:val="en-GB"/>
              </w:rPr>
              <w:pPrChange w:id="16773" w:author="Strzelczyk, Anthony (A.)" w:date="2020-12-11T12:24:00Z">
                <w:pPr/>
              </w:pPrChange>
            </w:pPr>
            <w:del w:id="16774" w:author="Strzelczyk, Anthony (A.)" w:date="2021-01-05T13:01:00Z">
              <w:r w:rsidDel="00FE7BE1">
                <w:rPr>
                  <w:rFonts w:cs="Arial"/>
                  <w:b/>
                  <w:bCs/>
                  <w:snapToGrid w:val="0"/>
                  <w:lang w:val="en-GB"/>
                </w:rPr>
                <w:delText>Description</w:delText>
              </w:r>
              <w:bookmarkStart w:id="16775" w:name="_Toc60752484"/>
              <w:bookmarkStart w:id="16776" w:name="_Toc61061275"/>
              <w:bookmarkStart w:id="16777" w:name="_Toc61517072"/>
              <w:bookmarkStart w:id="16778" w:name="_Toc61517477"/>
              <w:bookmarkStart w:id="16779" w:name="_Toc61517882"/>
              <w:bookmarkStart w:id="16780" w:name="_Toc62469568"/>
              <w:bookmarkStart w:id="16781" w:name="_Toc62469974"/>
              <w:bookmarkStart w:id="16782" w:name="_Toc62806313"/>
              <w:bookmarkStart w:id="16783" w:name="_Toc63149104"/>
              <w:bookmarkStart w:id="16784" w:name="_Toc64530380"/>
              <w:bookmarkStart w:id="16785" w:name="_Toc65959349"/>
              <w:bookmarkStart w:id="16786" w:name="_Toc66036296"/>
              <w:bookmarkStart w:id="16787" w:name="_Toc66170105"/>
              <w:bookmarkStart w:id="16788" w:name="_Toc66170519"/>
              <w:bookmarkStart w:id="16789" w:name="_Toc66171271"/>
              <w:bookmarkStart w:id="16790" w:name="_Toc66171654"/>
              <w:bookmarkStart w:id="16791" w:name="_Toc66172037"/>
              <w:bookmarkStart w:id="16792" w:name="_Toc70443124"/>
              <w:bookmarkStart w:id="16793" w:name="_Toc70495060"/>
              <w:bookmarkStart w:id="16794" w:name="_Toc70511230"/>
              <w:bookmarkStart w:id="16795" w:name="_Toc70511624"/>
              <w:bookmarkStart w:id="16796" w:name="_Toc70512007"/>
              <w:bookmarkStart w:id="16797" w:name="_Toc70512390"/>
              <w:bookmarkStart w:id="16798" w:name="_Toc89250114"/>
              <w:bookmarkStart w:id="16799" w:name="_Toc89440057"/>
              <w:bookmarkEnd w:id="16775"/>
              <w:bookmarkEnd w:id="16776"/>
              <w:bookmarkEnd w:id="16777"/>
              <w:bookmarkEnd w:id="16778"/>
              <w:bookmarkEnd w:id="16779"/>
              <w:bookmarkEnd w:id="16780"/>
              <w:bookmarkEnd w:id="16781"/>
              <w:bookmarkEnd w:id="16782"/>
              <w:bookmarkEnd w:id="16783"/>
              <w:bookmarkEnd w:id="16784"/>
              <w:bookmarkEnd w:id="16785"/>
              <w:bookmarkEnd w:id="16786"/>
              <w:bookmarkEnd w:id="16787"/>
              <w:bookmarkEnd w:id="16788"/>
              <w:bookmarkEnd w:id="16789"/>
              <w:bookmarkEnd w:id="16790"/>
              <w:bookmarkEnd w:id="16791"/>
              <w:bookmarkEnd w:id="16792"/>
              <w:bookmarkEnd w:id="16793"/>
              <w:bookmarkEnd w:id="16794"/>
              <w:bookmarkEnd w:id="16795"/>
              <w:bookmarkEnd w:id="16796"/>
              <w:bookmarkEnd w:id="16797"/>
              <w:bookmarkEnd w:id="16798"/>
              <w:bookmarkEnd w:id="16799"/>
            </w:del>
          </w:p>
        </w:tc>
        <w:tc>
          <w:tcPr>
            <w:tcW w:w="2400" w:type="dxa"/>
            <w:shd w:val="clear" w:color="auto" w:fill="D9D9D9" w:themeFill="background1" w:themeFillShade="D9"/>
          </w:tcPr>
          <w:p w14:paraId="688179F8" w14:textId="567AF670" w:rsidR="00517B59" w:rsidDel="00FE7BE1" w:rsidRDefault="00517B59">
            <w:pPr>
              <w:spacing w:line="240" w:lineRule="atLeast"/>
              <w:rPr>
                <w:del w:id="16800" w:author="Strzelczyk, Anthony (A.)" w:date="2021-01-05T13:01:00Z"/>
                <w:rFonts w:cs="Arial"/>
                <w:b/>
                <w:bCs/>
                <w:snapToGrid w:val="0"/>
                <w:lang w:val="en-GB"/>
              </w:rPr>
              <w:pPrChange w:id="16801" w:author="Strzelczyk, Anthony (A.)" w:date="2020-12-11T12:24:00Z">
                <w:pPr/>
              </w:pPrChange>
            </w:pPr>
            <w:del w:id="16802" w:author="Strzelczyk, Anthony (A.)" w:date="2021-01-05T13:01:00Z">
              <w:r w:rsidDel="00FE7BE1">
                <w:rPr>
                  <w:rFonts w:cs="Arial"/>
                  <w:b/>
                  <w:bCs/>
                  <w:snapToGrid w:val="0"/>
                  <w:lang w:val="en-GB"/>
                </w:rPr>
                <w:delText>Value Range</w:delText>
              </w:r>
              <w:bookmarkStart w:id="16803" w:name="_Toc60752485"/>
              <w:bookmarkStart w:id="16804" w:name="_Toc61061276"/>
              <w:bookmarkStart w:id="16805" w:name="_Toc61517073"/>
              <w:bookmarkStart w:id="16806" w:name="_Toc61517478"/>
              <w:bookmarkStart w:id="16807" w:name="_Toc61517883"/>
              <w:bookmarkStart w:id="16808" w:name="_Toc62469569"/>
              <w:bookmarkStart w:id="16809" w:name="_Toc62469975"/>
              <w:bookmarkStart w:id="16810" w:name="_Toc62806314"/>
              <w:bookmarkStart w:id="16811" w:name="_Toc63149105"/>
              <w:bookmarkStart w:id="16812" w:name="_Toc64530381"/>
              <w:bookmarkStart w:id="16813" w:name="_Toc65959350"/>
              <w:bookmarkStart w:id="16814" w:name="_Toc66036297"/>
              <w:bookmarkStart w:id="16815" w:name="_Toc66170106"/>
              <w:bookmarkStart w:id="16816" w:name="_Toc66170520"/>
              <w:bookmarkStart w:id="16817" w:name="_Toc66171272"/>
              <w:bookmarkStart w:id="16818" w:name="_Toc66171655"/>
              <w:bookmarkStart w:id="16819" w:name="_Toc66172038"/>
              <w:bookmarkStart w:id="16820" w:name="_Toc70443125"/>
              <w:bookmarkStart w:id="16821" w:name="_Toc70495061"/>
              <w:bookmarkStart w:id="16822" w:name="_Toc70511231"/>
              <w:bookmarkStart w:id="16823" w:name="_Toc70511625"/>
              <w:bookmarkStart w:id="16824" w:name="_Toc70512008"/>
              <w:bookmarkStart w:id="16825" w:name="_Toc70512391"/>
              <w:bookmarkStart w:id="16826" w:name="_Toc89250115"/>
              <w:bookmarkStart w:id="16827" w:name="_Toc89440058"/>
              <w:bookmarkEnd w:id="16803"/>
              <w:bookmarkEnd w:id="16804"/>
              <w:bookmarkEnd w:id="16805"/>
              <w:bookmarkEnd w:id="16806"/>
              <w:bookmarkEnd w:id="16807"/>
              <w:bookmarkEnd w:id="16808"/>
              <w:bookmarkEnd w:id="16809"/>
              <w:bookmarkEnd w:id="16810"/>
              <w:bookmarkEnd w:id="16811"/>
              <w:bookmarkEnd w:id="16812"/>
              <w:bookmarkEnd w:id="16813"/>
              <w:bookmarkEnd w:id="16814"/>
              <w:bookmarkEnd w:id="16815"/>
              <w:bookmarkEnd w:id="16816"/>
              <w:bookmarkEnd w:id="16817"/>
              <w:bookmarkEnd w:id="16818"/>
              <w:bookmarkEnd w:id="16819"/>
              <w:bookmarkEnd w:id="16820"/>
              <w:bookmarkEnd w:id="16821"/>
              <w:bookmarkEnd w:id="16822"/>
              <w:bookmarkEnd w:id="16823"/>
              <w:bookmarkEnd w:id="16824"/>
              <w:bookmarkEnd w:id="16825"/>
              <w:bookmarkEnd w:id="16826"/>
              <w:bookmarkEnd w:id="16827"/>
            </w:del>
          </w:p>
        </w:tc>
        <w:bookmarkStart w:id="16828" w:name="_Toc60752486"/>
        <w:bookmarkStart w:id="16829" w:name="_Toc61061277"/>
        <w:bookmarkStart w:id="16830" w:name="_Toc61517074"/>
        <w:bookmarkStart w:id="16831" w:name="_Toc61517479"/>
        <w:bookmarkStart w:id="16832" w:name="_Toc61517884"/>
        <w:bookmarkStart w:id="16833" w:name="_Toc62469570"/>
        <w:bookmarkStart w:id="16834" w:name="_Toc62469976"/>
        <w:bookmarkStart w:id="16835" w:name="_Toc62806315"/>
        <w:bookmarkStart w:id="16836" w:name="_Toc63149106"/>
        <w:bookmarkStart w:id="16837" w:name="_Toc64530382"/>
        <w:bookmarkStart w:id="16838" w:name="_Toc65959351"/>
        <w:bookmarkStart w:id="16839" w:name="_Toc66036298"/>
        <w:bookmarkStart w:id="16840" w:name="_Toc66170107"/>
        <w:bookmarkStart w:id="16841" w:name="_Toc66170521"/>
        <w:bookmarkStart w:id="16842" w:name="_Toc66171273"/>
        <w:bookmarkStart w:id="16843" w:name="_Toc66171656"/>
        <w:bookmarkStart w:id="16844" w:name="_Toc66172039"/>
        <w:bookmarkStart w:id="16845" w:name="_Toc70443126"/>
        <w:bookmarkStart w:id="16846" w:name="_Toc70495062"/>
        <w:bookmarkStart w:id="16847" w:name="_Toc70511232"/>
        <w:bookmarkStart w:id="16848" w:name="_Toc70511626"/>
        <w:bookmarkStart w:id="16849" w:name="_Toc70512009"/>
        <w:bookmarkStart w:id="16850" w:name="_Toc70512392"/>
        <w:bookmarkStart w:id="16851" w:name="_Toc89250116"/>
        <w:bookmarkStart w:id="16852" w:name="_Toc89440059"/>
        <w:bookmarkEnd w:id="16828"/>
        <w:bookmarkEnd w:id="16829"/>
        <w:bookmarkEnd w:id="16830"/>
        <w:bookmarkEnd w:id="16831"/>
        <w:bookmarkEnd w:id="16832"/>
        <w:bookmarkEnd w:id="16833"/>
        <w:bookmarkEnd w:id="16834"/>
        <w:bookmarkEnd w:id="16835"/>
        <w:bookmarkEnd w:id="16836"/>
        <w:bookmarkEnd w:id="16837"/>
        <w:bookmarkEnd w:id="16838"/>
        <w:bookmarkEnd w:id="16839"/>
        <w:bookmarkEnd w:id="16840"/>
        <w:bookmarkEnd w:id="16841"/>
        <w:bookmarkEnd w:id="16842"/>
        <w:bookmarkEnd w:id="16843"/>
        <w:bookmarkEnd w:id="16844"/>
        <w:bookmarkEnd w:id="16845"/>
        <w:bookmarkEnd w:id="16846"/>
        <w:bookmarkEnd w:id="16847"/>
        <w:bookmarkEnd w:id="16848"/>
        <w:bookmarkEnd w:id="16849"/>
        <w:bookmarkEnd w:id="16850"/>
        <w:bookmarkEnd w:id="16851"/>
        <w:bookmarkEnd w:id="16852"/>
      </w:tr>
      <w:tr w:rsidR="005E5FD8" w:rsidRPr="00717330" w:rsidDel="00FE7BE1" w14:paraId="0DAD0AFC" w14:textId="05395814" w:rsidTr="00E9170A">
        <w:trPr>
          <w:trHeight w:val="252"/>
          <w:del w:id="16853" w:author="Strzelczyk, Anthony (A.)" w:date="2021-01-05T13:01:00Z"/>
        </w:trPr>
        <w:tc>
          <w:tcPr>
            <w:tcW w:w="1560" w:type="dxa"/>
            <w:vAlign w:val="center"/>
          </w:tcPr>
          <w:p w14:paraId="5562E821" w14:textId="169244C2" w:rsidR="005E5FD8" w:rsidDel="00FE7BE1" w:rsidRDefault="005E5FD8">
            <w:pPr>
              <w:spacing w:line="240" w:lineRule="atLeast"/>
              <w:rPr>
                <w:del w:id="16854" w:author="Strzelczyk, Anthony (A.)" w:date="2021-01-05T13:01:00Z"/>
                <w:rFonts w:cs="Arial"/>
              </w:rPr>
              <w:pPrChange w:id="16855" w:author="Strzelczyk, Anthony (A.)" w:date="2020-12-11T12:24:00Z">
                <w:pPr/>
              </w:pPrChange>
            </w:pPr>
            <w:del w:id="16856" w:author="Strzelczyk, Anthony (A.)" w:date="2020-12-21T12:17:00Z">
              <w:r w:rsidDel="00D8005F">
                <w:rPr>
                  <w:rFonts w:cs="Arial"/>
                </w:rPr>
                <w:delText>Control</w:delText>
              </w:r>
            </w:del>
            <w:bookmarkStart w:id="16857" w:name="_Toc60752487"/>
            <w:bookmarkStart w:id="16858" w:name="_Toc61061278"/>
            <w:bookmarkStart w:id="16859" w:name="_Toc61517075"/>
            <w:bookmarkStart w:id="16860" w:name="_Toc61517480"/>
            <w:bookmarkStart w:id="16861" w:name="_Toc61517885"/>
            <w:bookmarkStart w:id="16862" w:name="_Toc62469571"/>
            <w:bookmarkStart w:id="16863" w:name="_Toc62469977"/>
            <w:bookmarkStart w:id="16864" w:name="_Toc62806316"/>
            <w:bookmarkStart w:id="16865" w:name="_Toc63149107"/>
            <w:bookmarkStart w:id="16866" w:name="_Toc64530383"/>
            <w:bookmarkStart w:id="16867" w:name="_Toc65959352"/>
            <w:bookmarkStart w:id="16868" w:name="_Toc66036299"/>
            <w:bookmarkStart w:id="16869" w:name="_Toc66170108"/>
            <w:bookmarkStart w:id="16870" w:name="_Toc66170522"/>
            <w:bookmarkStart w:id="16871" w:name="_Toc66171274"/>
            <w:bookmarkStart w:id="16872" w:name="_Toc66171657"/>
            <w:bookmarkStart w:id="16873" w:name="_Toc66172040"/>
            <w:bookmarkStart w:id="16874" w:name="_Toc70443127"/>
            <w:bookmarkStart w:id="16875" w:name="_Toc70495063"/>
            <w:bookmarkStart w:id="16876" w:name="_Toc70511233"/>
            <w:bookmarkStart w:id="16877" w:name="_Toc70511627"/>
            <w:bookmarkStart w:id="16878" w:name="_Toc70512010"/>
            <w:bookmarkStart w:id="16879" w:name="_Toc70512393"/>
            <w:bookmarkStart w:id="16880" w:name="_Toc89250117"/>
            <w:bookmarkStart w:id="16881" w:name="_Toc89440060"/>
            <w:bookmarkEnd w:id="16857"/>
            <w:bookmarkEnd w:id="16858"/>
            <w:bookmarkEnd w:id="16859"/>
            <w:bookmarkEnd w:id="16860"/>
            <w:bookmarkEnd w:id="16861"/>
            <w:bookmarkEnd w:id="16862"/>
            <w:bookmarkEnd w:id="16863"/>
            <w:bookmarkEnd w:id="16864"/>
            <w:bookmarkEnd w:id="16865"/>
            <w:bookmarkEnd w:id="16866"/>
            <w:bookmarkEnd w:id="16867"/>
            <w:bookmarkEnd w:id="16868"/>
            <w:bookmarkEnd w:id="16869"/>
            <w:bookmarkEnd w:id="16870"/>
            <w:bookmarkEnd w:id="16871"/>
            <w:bookmarkEnd w:id="16872"/>
            <w:bookmarkEnd w:id="16873"/>
            <w:bookmarkEnd w:id="16874"/>
            <w:bookmarkEnd w:id="16875"/>
            <w:bookmarkEnd w:id="16876"/>
            <w:bookmarkEnd w:id="16877"/>
            <w:bookmarkEnd w:id="16878"/>
            <w:bookmarkEnd w:id="16879"/>
            <w:bookmarkEnd w:id="16880"/>
            <w:bookmarkEnd w:id="16881"/>
          </w:p>
        </w:tc>
        <w:tc>
          <w:tcPr>
            <w:tcW w:w="1842" w:type="dxa"/>
            <w:vAlign w:val="center"/>
          </w:tcPr>
          <w:p w14:paraId="4E703000" w14:textId="04647217" w:rsidR="005E5FD8" w:rsidDel="00FE7BE1" w:rsidRDefault="005E5FD8">
            <w:pPr>
              <w:overflowPunct/>
              <w:autoSpaceDE/>
              <w:autoSpaceDN/>
              <w:adjustRightInd/>
              <w:spacing w:line="240" w:lineRule="atLeast"/>
              <w:textAlignment w:val="auto"/>
              <w:rPr>
                <w:del w:id="16882" w:author="Strzelczyk, Anthony (A.)" w:date="2021-01-05T13:01:00Z"/>
                <w:rFonts w:cs="Arial"/>
              </w:rPr>
              <w:pPrChange w:id="16883" w:author="Strzelczyk, Anthony (A.)" w:date="2020-12-11T12:24:00Z">
                <w:pPr>
                  <w:overflowPunct/>
                  <w:autoSpaceDE/>
                  <w:autoSpaceDN/>
                  <w:adjustRightInd/>
                  <w:textAlignment w:val="auto"/>
                </w:pPr>
              </w:pPrChange>
            </w:pPr>
            <w:del w:id="16884" w:author="Strzelczyk, Anthony (A.)" w:date="2020-12-21T12:17:00Z">
              <w:r w:rsidDel="00D8005F">
                <w:rPr>
                  <w:rFonts w:cs="Arial"/>
                </w:rPr>
                <w:delText>Controller To Output Device</w:delText>
              </w:r>
            </w:del>
            <w:bookmarkStart w:id="16885" w:name="_Toc60752488"/>
            <w:bookmarkStart w:id="16886" w:name="_Toc61061279"/>
            <w:bookmarkStart w:id="16887" w:name="_Toc61517076"/>
            <w:bookmarkStart w:id="16888" w:name="_Toc61517481"/>
            <w:bookmarkStart w:id="16889" w:name="_Toc61517886"/>
            <w:bookmarkStart w:id="16890" w:name="_Toc62469572"/>
            <w:bookmarkStart w:id="16891" w:name="_Toc62469978"/>
            <w:bookmarkStart w:id="16892" w:name="_Toc62806317"/>
            <w:bookmarkStart w:id="16893" w:name="_Toc63149108"/>
            <w:bookmarkStart w:id="16894" w:name="_Toc64530384"/>
            <w:bookmarkStart w:id="16895" w:name="_Toc65959353"/>
            <w:bookmarkStart w:id="16896" w:name="_Toc66036300"/>
            <w:bookmarkStart w:id="16897" w:name="_Toc66170109"/>
            <w:bookmarkStart w:id="16898" w:name="_Toc66170523"/>
            <w:bookmarkStart w:id="16899" w:name="_Toc66171275"/>
            <w:bookmarkStart w:id="16900" w:name="_Toc66171658"/>
            <w:bookmarkStart w:id="16901" w:name="_Toc66172041"/>
            <w:bookmarkStart w:id="16902" w:name="_Toc70443128"/>
            <w:bookmarkStart w:id="16903" w:name="_Toc70495064"/>
            <w:bookmarkStart w:id="16904" w:name="_Toc70511234"/>
            <w:bookmarkStart w:id="16905" w:name="_Toc70511628"/>
            <w:bookmarkStart w:id="16906" w:name="_Toc70512011"/>
            <w:bookmarkStart w:id="16907" w:name="_Toc70512394"/>
            <w:bookmarkStart w:id="16908" w:name="_Toc89250118"/>
            <w:bookmarkStart w:id="16909" w:name="_Toc89440061"/>
            <w:bookmarkEnd w:id="16885"/>
            <w:bookmarkEnd w:id="16886"/>
            <w:bookmarkEnd w:id="16887"/>
            <w:bookmarkEnd w:id="16888"/>
            <w:bookmarkEnd w:id="16889"/>
            <w:bookmarkEnd w:id="16890"/>
            <w:bookmarkEnd w:id="16891"/>
            <w:bookmarkEnd w:id="16892"/>
            <w:bookmarkEnd w:id="16893"/>
            <w:bookmarkEnd w:id="16894"/>
            <w:bookmarkEnd w:id="16895"/>
            <w:bookmarkEnd w:id="16896"/>
            <w:bookmarkEnd w:id="16897"/>
            <w:bookmarkEnd w:id="16898"/>
            <w:bookmarkEnd w:id="16899"/>
            <w:bookmarkEnd w:id="16900"/>
            <w:bookmarkEnd w:id="16901"/>
            <w:bookmarkEnd w:id="16902"/>
            <w:bookmarkEnd w:id="16903"/>
            <w:bookmarkEnd w:id="16904"/>
            <w:bookmarkEnd w:id="16905"/>
            <w:bookmarkEnd w:id="16906"/>
            <w:bookmarkEnd w:id="16907"/>
            <w:bookmarkEnd w:id="16908"/>
            <w:bookmarkEnd w:id="16909"/>
          </w:p>
        </w:tc>
        <w:tc>
          <w:tcPr>
            <w:tcW w:w="4404" w:type="dxa"/>
            <w:vAlign w:val="center"/>
          </w:tcPr>
          <w:p w14:paraId="40EE4D10" w14:textId="1C7984E5" w:rsidR="005E5FD8" w:rsidDel="00FE7BE1" w:rsidRDefault="005E5FD8">
            <w:pPr>
              <w:overflowPunct/>
              <w:autoSpaceDE/>
              <w:autoSpaceDN/>
              <w:adjustRightInd/>
              <w:spacing w:line="240" w:lineRule="atLeast"/>
              <w:textAlignment w:val="auto"/>
              <w:rPr>
                <w:del w:id="16910" w:author="Strzelczyk, Anthony (A.)" w:date="2021-01-05T13:01:00Z"/>
                <w:rFonts w:cs="Arial"/>
              </w:rPr>
              <w:pPrChange w:id="16911" w:author="Strzelczyk, Anthony (A.)" w:date="2020-12-11T12:24:00Z">
                <w:pPr>
                  <w:overflowPunct/>
                  <w:autoSpaceDE/>
                  <w:autoSpaceDN/>
                  <w:adjustRightInd/>
                  <w:textAlignment w:val="auto"/>
                </w:pPr>
              </w:pPrChange>
            </w:pPr>
            <w:del w:id="16912" w:author="Strzelczyk, Anthony (A.)" w:date="2020-12-21T12:17:00Z">
              <w:r w:rsidDel="00D8005F">
                <w:rPr>
                  <w:rFonts w:cs="Arial"/>
                </w:rPr>
                <w:delText xml:space="preserve"> </w:delText>
              </w:r>
            </w:del>
            <w:bookmarkStart w:id="16913" w:name="_Toc60752489"/>
            <w:bookmarkStart w:id="16914" w:name="_Toc61061280"/>
            <w:bookmarkStart w:id="16915" w:name="_Toc61517077"/>
            <w:bookmarkStart w:id="16916" w:name="_Toc61517482"/>
            <w:bookmarkStart w:id="16917" w:name="_Toc61517887"/>
            <w:bookmarkStart w:id="16918" w:name="_Toc62469573"/>
            <w:bookmarkStart w:id="16919" w:name="_Toc62469979"/>
            <w:bookmarkStart w:id="16920" w:name="_Toc62806318"/>
            <w:bookmarkStart w:id="16921" w:name="_Toc63149109"/>
            <w:bookmarkStart w:id="16922" w:name="_Toc64530385"/>
            <w:bookmarkStart w:id="16923" w:name="_Toc65959354"/>
            <w:bookmarkStart w:id="16924" w:name="_Toc66036301"/>
            <w:bookmarkStart w:id="16925" w:name="_Toc66170110"/>
            <w:bookmarkStart w:id="16926" w:name="_Toc66170524"/>
            <w:bookmarkStart w:id="16927" w:name="_Toc66171276"/>
            <w:bookmarkStart w:id="16928" w:name="_Toc66171659"/>
            <w:bookmarkStart w:id="16929" w:name="_Toc66172042"/>
            <w:bookmarkStart w:id="16930" w:name="_Toc70443129"/>
            <w:bookmarkStart w:id="16931" w:name="_Toc70495065"/>
            <w:bookmarkStart w:id="16932" w:name="_Toc70511235"/>
            <w:bookmarkStart w:id="16933" w:name="_Toc70511629"/>
            <w:bookmarkStart w:id="16934" w:name="_Toc70512012"/>
            <w:bookmarkStart w:id="16935" w:name="_Toc70512395"/>
            <w:bookmarkStart w:id="16936" w:name="_Toc89250119"/>
            <w:bookmarkStart w:id="16937" w:name="_Toc89440062"/>
            <w:bookmarkEnd w:id="16913"/>
            <w:bookmarkEnd w:id="16914"/>
            <w:bookmarkEnd w:id="16915"/>
            <w:bookmarkEnd w:id="16916"/>
            <w:bookmarkEnd w:id="16917"/>
            <w:bookmarkEnd w:id="16918"/>
            <w:bookmarkEnd w:id="16919"/>
            <w:bookmarkEnd w:id="16920"/>
            <w:bookmarkEnd w:id="16921"/>
            <w:bookmarkEnd w:id="16922"/>
            <w:bookmarkEnd w:id="16923"/>
            <w:bookmarkEnd w:id="16924"/>
            <w:bookmarkEnd w:id="16925"/>
            <w:bookmarkEnd w:id="16926"/>
            <w:bookmarkEnd w:id="16927"/>
            <w:bookmarkEnd w:id="16928"/>
            <w:bookmarkEnd w:id="16929"/>
            <w:bookmarkEnd w:id="16930"/>
            <w:bookmarkEnd w:id="16931"/>
            <w:bookmarkEnd w:id="16932"/>
            <w:bookmarkEnd w:id="16933"/>
            <w:bookmarkEnd w:id="16934"/>
            <w:bookmarkEnd w:id="16935"/>
            <w:bookmarkEnd w:id="16936"/>
            <w:bookmarkEnd w:id="16937"/>
          </w:p>
        </w:tc>
        <w:tc>
          <w:tcPr>
            <w:tcW w:w="2400" w:type="dxa"/>
            <w:vAlign w:val="center"/>
          </w:tcPr>
          <w:p w14:paraId="110F2938" w14:textId="7CEC02EE" w:rsidR="005E5FD8" w:rsidDel="00FE7BE1" w:rsidRDefault="005E5FD8">
            <w:pPr>
              <w:overflowPunct/>
              <w:autoSpaceDE/>
              <w:autoSpaceDN/>
              <w:adjustRightInd/>
              <w:spacing w:line="240" w:lineRule="atLeast"/>
              <w:textAlignment w:val="auto"/>
              <w:rPr>
                <w:del w:id="16938" w:author="Strzelczyk, Anthony (A.)" w:date="2021-01-05T13:01:00Z"/>
                <w:rFonts w:cs="Arial"/>
              </w:rPr>
              <w:pPrChange w:id="16939" w:author="Strzelczyk, Anthony (A.)" w:date="2020-12-11T12:24:00Z">
                <w:pPr>
                  <w:overflowPunct/>
                  <w:autoSpaceDE/>
                  <w:autoSpaceDN/>
                  <w:adjustRightInd/>
                  <w:textAlignment w:val="auto"/>
                </w:pPr>
              </w:pPrChange>
            </w:pPr>
            <w:del w:id="16940" w:author="Strzelczyk, Anthony (A.)" w:date="2020-12-21T12:17:00Z">
              <w:r w:rsidDel="00D8005F">
                <w:rPr>
                  <w:rFonts w:cs="Arial"/>
                </w:rPr>
                <w:delText xml:space="preserve"> </w:delText>
              </w:r>
            </w:del>
            <w:bookmarkStart w:id="16941" w:name="_Toc60752490"/>
            <w:bookmarkStart w:id="16942" w:name="_Toc61061281"/>
            <w:bookmarkStart w:id="16943" w:name="_Toc61517078"/>
            <w:bookmarkStart w:id="16944" w:name="_Toc61517483"/>
            <w:bookmarkStart w:id="16945" w:name="_Toc61517888"/>
            <w:bookmarkStart w:id="16946" w:name="_Toc62469574"/>
            <w:bookmarkStart w:id="16947" w:name="_Toc62469980"/>
            <w:bookmarkStart w:id="16948" w:name="_Toc62806319"/>
            <w:bookmarkStart w:id="16949" w:name="_Toc63149110"/>
            <w:bookmarkStart w:id="16950" w:name="_Toc64530386"/>
            <w:bookmarkStart w:id="16951" w:name="_Toc65959355"/>
            <w:bookmarkStart w:id="16952" w:name="_Toc66036302"/>
            <w:bookmarkStart w:id="16953" w:name="_Toc66170111"/>
            <w:bookmarkStart w:id="16954" w:name="_Toc66170525"/>
            <w:bookmarkStart w:id="16955" w:name="_Toc66171277"/>
            <w:bookmarkStart w:id="16956" w:name="_Toc66171660"/>
            <w:bookmarkStart w:id="16957" w:name="_Toc66172043"/>
            <w:bookmarkStart w:id="16958" w:name="_Toc70443130"/>
            <w:bookmarkStart w:id="16959" w:name="_Toc70495066"/>
            <w:bookmarkStart w:id="16960" w:name="_Toc70511236"/>
            <w:bookmarkStart w:id="16961" w:name="_Toc70511630"/>
            <w:bookmarkStart w:id="16962" w:name="_Toc70512013"/>
            <w:bookmarkStart w:id="16963" w:name="_Toc70512396"/>
            <w:bookmarkStart w:id="16964" w:name="_Toc89250120"/>
            <w:bookmarkStart w:id="16965" w:name="_Toc89440063"/>
            <w:bookmarkEnd w:id="16941"/>
            <w:bookmarkEnd w:id="16942"/>
            <w:bookmarkEnd w:id="16943"/>
            <w:bookmarkEnd w:id="16944"/>
            <w:bookmarkEnd w:id="16945"/>
            <w:bookmarkEnd w:id="16946"/>
            <w:bookmarkEnd w:id="16947"/>
            <w:bookmarkEnd w:id="16948"/>
            <w:bookmarkEnd w:id="16949"/>
            <w:bookmarkEnd w:id="16950"/>
            <w:bookmarkEnd w:id="16951"/>
            <w:bookmarkEnd w:id="16952"/>
            <w:bookmarkEnd w:id="16953"/>
            <w:bookmarkEnd w:id="16954"/>
            <w:bookmarkEnd w:id="16955"/>
            <w:bookmarkEnd w:id="16956"/>
            <w:bookmarkEnd w:id="16957"/>
            <w:bookmarkEnd w:id="16958"/>
            <w:bookmarkEnd w:id="16959"/>
            <w:bookmarkEnd w:id="16960"/>
            <w:bookmarkEnd w:id="16961"/>
            <w:bookmarkEnd w:id="16962"/>
            <w:bookmarkEnd w:id="16963"/>
            <w:bookmarkEnd w:id="16964"/>
            <w:bookmarkEnd w:id="16965"/>
          </w:p>
        </w:tc>
        <w:bookmarkStart w:id="16966" w:name="_Toc60752491"/>
        <w:bookmarkStart w:id="16967" w:name="_Toc61061282"/>
        <w:bookmarkStart w:id="16968" w:name="_Toc61517079"/>
        <w:bookmarkStart w:id="16969" w:name="_Toc61517484"/>
        <w:bookmarkStart w:id="16970" w:name="_Toc61517889"/>
        <w:bookmarkStart w:id="16971" w:name="_Toc62469575"/>
        <w:bookmarkStart w:id="16972" w:name="_Toc62469981"/>
        <w:bookmarkStart w:id="16973" w:name="_Toc62806320"/>
        <w:bookmarkStart w:id="16974" w:name="_Toc63149111"/>
        <w:bookmarkStart w:id="16975" w:name="_Toc64530387"/>
        <w:bookmarkStart w:id="16976" w:name="_Toc65959356"/>
        <w:bookmarkStart w:id="16977" w:name="_Toc66036303"/>
        <w:bookmarkStart w:id="16978" w:name="_Toc66170112"/>
        <w:bookmarkStart w:id="16979" w:name="_Toc66170526"/>
        <w:bookmarkStart w:id="16980" w:name="_Toc66171278"/>
        <w:bookmarkStart w:id="16981" w:name="_Toc66171661"/>
        <w:bookmarkStart w:id="16982" w:name="_Toc66172044"/>
        <w:bookmarkStart w:id="16983" w:name="_Toc70443131"/>
        <w:bookmarkStart w:id="16984" w:name="_Toc70495067"/>
        <w:bookmarkStart w:id="16985" w:name="_Toc70511237"/>
        <w:bookmarkStart w:id="16986" w:name="_Toc70511631"/>
        <w:bookmarkStart w:id="16987" w:name="_Toc70512014"/>
        <w:bookmarkStart w:id="16988" w:name="_Toc70512397"/>
        <w:bookmarkStart w:id="16989" w:name="_Toc89250121"/>
        <w:bookmarkStart w:id="16990" w:name="_Toc89440064"/>
        <w:bookmarkEnd w:id="16966"/>
        <w:bookmarkEnd w:id="16967"/>
        <w:bookmarkEnd w:id="16968"/>
        <w:bookmarkEnd w:id="16969"/>
        <w:bookmarkEnd w:id="16970"/>
        <w:bookmarkEnd w:id="16971"/>
        <w:bookmarkEnd w:id="16972"/>
        <w:bookmarkEnd w:id="16973"/>
        <w:bookmarkEnd w:id="16974"/>
        <w:bookmarkEnd w:id="16975"/>
        <w:bookmarkEnd w:id="16976"/>
        <w:bookmarkEnd w:id="16977"/>
        <w:bookmarkEnd w:id="16978"/>
        <w:bookmarkEnd w:id="16979"/>
        <w:bookmarkEnd w:id="16980"/>
        <w:bookmarkEnd w:id="16981"/>
        <w:bookmarkEnd w:id="16982"/>
        <w:bookmarkEnd w:id="16983"/>
        <w:bookmarkEnd w:id="16984"/>
        <w:bookmarkEnd w:id="16985"/>
        <w:bookmarkEnd w:id="16986"/>
        <w:bookmarkEnd w:id="16987"/>
        <w:bookmarkEnd w:id="16988"/>
        <w:bookmarkEnd w:id="16989"/>
        <w:bookmarkEnd w:id="16990"/>
      </w:tr>
      <w:tr w:rsidR="005E5FD8" w:rsidRPr="00717330" w:rsidDel="00FE7BE1" w14:paraId="2C6A809C" w14:textId="727BED79" w:rsidTr="00E9170A">
        <w:trPr>
          <w:trHeight w:val="252"/>
          <w:del w:id="16991" w:author="Strzelczyk, Anthony (A.)" w:date="2021-01-05T13:01:00Z"/>
        </w:trPr>
        <w:tc>
          <w:tcPr>
            <w:tcW w:w="1560" w:type="dxa"/>
            <w:vAlign w:val="center"/>
          </w:tcPr>
          <w:p w14:paraId="428B1D85" w14:textId="03F4B53C" w:rsidR="005E5FD8" w:rsidDel="00FE7BE1" w:rsidRDefault="005E5FD8">
            <w:pPr>
              <w:spacing w:line="240" w:lineRule="atLeast"/>
              <w:rPr>
                <w:del w:id="16992" w:author="Strzelczyk, Anthony (A.)" w:date="2021-01-05T13:01:00Z"/>
                <w:rFonts w:cs="Arial"/>
              </w:rPr>
              <w:pPrChange w:id="16993" w:author="Strzelczyk, Anthony (A.)" w:date="2020-12-11T12:24:00Z">
                <w:pPr/>
              </w:pPrChange>
            </w:pPr>
            <w:del w:id="16994" w:author="Strzelczyk, Anthony (A.)" w:date="2020-12-21T12:17:00Z">
              <w:r w:rsidDel="00D8005F">
                <w:rPr>
                  <w:rFonts w:cs="Arial"/>
                </w:rPr>
                <w:delText>Feedback</w:delText>
              </w:r>
            </w:del>
            <w:bookmarkStart w:id="16995" w:name="_Toc60752492"/>
            <w:bookmarkStart w:id="16996" w:name="_Toc61061283"/>
            <w:bookmarkStart w:id="16997" w:name="_Toc61517080"/>
            <w:bookmarkStart w:id="16998" w:name="_Toc61517485"/>
            <w:bookmarkStart w:id="16999" w:name="_Toc61517890"/>
            <w:bookmarkStart w:id="17000" w:name="_Toc62469576"/>
            <w:bookmarkStart w:id="17001" w:name="_Toc62469982"/>
            <w:bookmarkStart w:id="17002" w:name="_Toc62806321"/>
            <w:bookmarkStart w:id="17003" w:name="_Toc63149112"/>
            <w:bookmarkStart w:id="17004" w:name="_Toc64530388"/>
            <w:bookmarkStart w:id="17005" w:name="_Toc65959357"/>
            <w:bookmarkStart w:id="17006" w:name="_Toc66036304"/>
            <w:bookmarkStart w:id="17007" w:name="_Toc66170113"/>
            <w:bookmarkStart w:id="17008" w:name="_Toc66170527"/>
            <w:bookmarkStart w:id="17009" w:name="_Toc66171279"/>
            <w:bookmarkStart w:id="17010" w:name="_Toc66171662"/>
            <w:bookmarkStart w:id="17011" w:name="_Toc66172045"/>
            <w:bookmarkStart w:id="17012" w:name="_Toc70443132"/>
            <w:bookmarkStart w:id="17013" w:name="_Toc70495068"/>
            <w:bookmarkStart w:id="17014" w:name="_Toc70511238"/>
            <w:bookmarkStart w:id="17015" w:name="_Toc70511632"/>
            <w:bookmarkStart w:id="17016" w:name="_Toc70512015"/>
            <w:bookmarkStart w:id="17017" w:name="_Toc70512398"/>
            <w:bookmarkStart w:id="17018" w:name="_Toc89250122"/>
            <w:bookmarkStart w:id="17019" w:name="_Toc89440065"/>
            <w:bookmarkEnd w:id="16995"/>
            <w:bookmarkEnd w:id="16996"/>
            <w:bookmarkEnd w:id="16997"/>
            <w:bookmarkEnd w:id="16998"/>
            <w:bookmarkEnd w:id="16999"/>
            <w:bookmarkEnd w:id="17000"/>
            <w:bookmarkEnd w:id="17001"/>
            <w:bookmarkEnd w:id="17002"/>
            <w:bookmarkEnd w:id="17003"/>
            <w:bookmarkEnd w:id="17004"/>
            <w:bookmarkEnd w:id="17005"/>
            <w:bookmarkEnd w:id="17006"/>
            <w:bookmarkEnd w:id="17007"/>
            <w:bookmarkEnd w:id="17008"/>
            <w:bookmarkEnd w:id="17009"/>
            <w:bookmarkEnd w:id="17010"/>
            <w:bookmarkEnd w:id="17011"/>
            <w:bookmarkEnd w:id="17012"/>
            <w:bookmarkEnd w:id="17013"/>
            <w:bookmarkEnd w:id="17014"/>
            <w:bookmarkEnd w:id="17015"/>
            <w:bookmarkEnd w:id="17016"/>
            <w:bookmarkEnd w:id="17017"/>
            <w:bookmarkEnd w:id="17018"/>
            <w:bookmarkEnd w:id="17019"/>
          </w:p>
        </w:tc>
        <w:tc>
          <w:tcPr>
            <w:tcW w:w="1842" w:type="dxa"/>
            <w:vAlign w:val="center"/>
          </w:tcPr>
          <w:p w14:paraId="6DF84517" w14:textId="5DD97A97" w:rsidR="005E5FD8" w:rsidDel="00FE7BE1" w:rsidRDefault="005E5FD8">
            <w:pPr>
              <w:overflowPunct/>
              <w:autoSpaceDE/>
              <w:autoSpaceDN/>
              <w:adjustRightInd/>
              <w:spacing w:line="240" w:lineRule="atLeast"/>
              <w:textAlignment w:val="auto"/>
              <w:rPr>
                <w:del w:id="17020" w:author="Strzelczyk, Anthony (A.)" w:date="2021-01-05T13:01:00Z"/>
                <w:rFonts w:cs="Arial"/>
              </w:rPr>
              <w:pPrChange w:id="17021" w:author="Strzelczyk, Anthony (A.)" w:date="2020-12-11T12:24:00Z">
                <w:pPr>
                  <w:overflowPunct/>
                  <w:autoSpaceDE/>
                  <w:autoSpaceDN/>
                  <w:adjustRightInd/>
                  <w:textAlignment w:val="auto"/>
                </w:pPr>
              </w:pPrChange>
            </w:pPr>
            <w:bookmarkStart w:id="17022" w:name="_Toc60752493"/>
            <w:bookmarkStart w:id="17023" w:name="_Toc61061284"/>
            <w:bookmarkStart w:id="17024" w:name="_Toc61517081"/>
            <w:bookmarkStart w:id="17025" w:name="_Toc61517486"/>
            <w:bookmarkStart w:id="17026" w:name="_Toc61517891"/>
            <w:bookmarkStart w:id="17027" w:name="_Toc62469577"/>
            <w:bookmarkStart w:id="17028" w:name="_Toc62469983"/>
            <w:bookmarkStart w:id="17029" w:name="_Toc62806322"/>
            <w:bookmarkStart w:id="17030" w:name="_Toc63149113"/>
            <w:bookmarkStart w:id="17031" w:name="_Toc64530389"/>
            <w:bookmarkStart w:id="17032" w:name="_Toc65959358"/>
            <w:bookmarkStart w:id="17033" w:name="_Toc66036305"/>
            <w:bookmarkStart w:id="17034" w:name="_Toc66170114"/>
            <w:bookmarkStart w:id="17035" w:name="_Toc66170528"/>
            <w:bookmarkStart w:id="17036" w:name="_Toc66171280"/>
            <w:bookmarkStart w:id="17037" w:name="_Toc66171663"/>
            <w:bookmarkStart w:id="17038" w:name="_Toc66172046"/>
            <w:bookmarkStart w:id="17039" w:name="_Toc70443133"/>
            <w:bookmarkStart w:id="17040" w:name="_Toc70495069"/>
            <w:bookmarkStart w:id="17041" w:name="_Toc70511239"/>
            <w:bookmarkStart w:id="17042" w:name="_Toc70511633"/>
            <w:bookmarkStart w:id="17043" w:name="_Toc70512016"/>
            <w:bookmarkStart w:id="17044" w:name="_Toc70512399"/>
            <w:bookmarkStart w:id="17045" w:name="_Toc89250123"/>
            <w:bookmarkStart w:id="17046" w:name="_Toc89440066"/>
            <w:bookmarkEnd w:id="17022"/>
            <w:bookmarkEnd w:id="17023"/>
            <w:bookmarkEnd w:id="17024"/>
            <w:bookmarkEnd w:id="17025"/>
            <w:bookmarkEnd w:id="17026"/>
            <w:bookmarkEnd w:id="17027"/>
            <w:bookmarkEnd w:id="17028"/>
            <w:bookmarkEnd w:id="17029"/>
            <w:bookmarkEnd w:id="17030"/>
            <w:bookmarkEnd w:id="17031"/>
            <w:bookmarkEnd w:id="17032"/>
            <w:bookmarkEnd w:id="17033"/>
            <w:bookmarkEnd w:id="17034"/>
            <w:bookmarkEnd w:id="17035"/>
            <w:bookmarkEnd w:id="17036"/>
            <w:bookmarkEnd w:id="17037"/>
            <w:bookmarkEnd w:id="17038"/>
            <w:bookmarkEnd w:id="17039"/>
            <w:bookmarkEnd w:id="17040"/>
            <w:bookmarkEnd w:id="17041"/>
            <w:bookmarkEnd w:id="17042"/>
            <w:bookmarkEnd w:id="17043"/>
            <w:bookmarkEnd w:id="17044"/>
            <w:bookmarkEnd w:id="17045"/>
            <w:bookmarkEnd w:id="17046"/>
          </w:p>
        </w:tc>
        <w:tc>
          <w:tcPr>
            <w:tcW w:w="4404" w:type="dxa"/>
            <w:vAlign w:val="center"/>
          </w:tcPr>
          <w:p w14:paraId="687F7206" w14:textId="7B40CABE" w:rsidR="005E5FD8" w:rsidDel="00FE7BE1" w:rsidRDefault="005E5FD8">
            <w:pPr>
              <w:overflowPunct/>
              <w:autoSpaceDE/>
              <w:autoSpaceDN/>
              <w:adjustRightInd/>
              <w:spacing w:line="240" w:lineRule="atLeast"/>
              <w:textAlignment w:val="auto"/>
              <w:rPr>
                <w:del w:id="17047" w:author="Strzelczyk, Anthony (A.)" w:date="2021-01-05T13:01:00Z"/>
                <w:rFonts w:cs="Arial"/>
              </w:rPr>
              <w:pPrChange w:id="17048" w:author="Strzelczyk, Anthony (A.)" w:date="2020-12-11T12:24:00Z">
                <w:pPr>
                  <w:overflowPunct/>
                  <w:autoSpaceDE/>
                  <w:autoSpaceDN/>
                  <w:adjustRightInd/>
                  <w:textAlignment w:val="auto"/>
                </w:pPr>
              </w:pPrChange>
            </w:pPr>
            <w:bookmarkStart w:id="17049" w:name="_Toc60752494"/>
            <w:bookmarkStart w:id="17050" w:name="_Toc61061285"/>
            <w:bookmarkStart w:id="17051" w:name="_Toc61517082"/>
            <w:bookmarkStart w:id="17052" w:name="_Toc61517487"/>
            <w:bookmarkStart w:id="17053" w:name="_Toc61517892"/>
            <w:bookmarkStart w:id="17054" w:name="_Toc62469578"/>
            <w:bookmarkStart w:id="17055" w:name="_Toc62469984"/>
            <w:bookmarkStart w:id="17056" w:name="_Toc62806323"/>
            <w:bookmarkStart w:id="17057" w:name="_Toc63149114"/>
            <w:bookmarkStart w:id="17058" w:name="_Toc64530390"/>
            <w:bookmarkStart w:id="17059" w:name="_Toc65959359"/>
            <w:bookmarkStart w:id="17060" w:name="_Toc66036306"/>
            <w:bookmarkStart w:id="17061" w:name="_Toc66170115"/>
            <w:bookmarkStart w:id="17062" w:name="_Toc66170529"/>
            <w:bookmarkStart w:id="17063" w:name="_Toc66171281"/>
            <w:bookmarkStart w:id="17064" w:name="_Toc66171664"/>
            <w:bookmarkStart w:id="17065" w:name="_Toc66172047"/>
            <w:bookmarkStart w:id="17066" w:name="_Toc70443134"/>
            <w:bookmarkStart w:id="17067" w:name="_Toc70495070"/>
            <w:bookmarkStart w:id="17068" w:name="_Toc70511240"/>
            <w:bookmarkStart w:id="17069" w:name="_Toc70511634"/>
            <w:bookmarkStart w:id="17070" w:name="_Toc70512017"/>
            <w:bookmarkStart w:id="17071" w:name="_Toc70512400"/>
            <w:bookmarkStart w:id="17072" w:name="_Toc89250124"/>
            <w:bookmarkStart w:id="17073" w:name="_Toc89440067"/>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bookmarkEnd w:id="17068"/>
            <w:bookmarkEnd w:id="17069"/>
            <w:bookmarkEnd w:id="17070"/>
            <w:bookmarkEnd w:id="17071"/>
            <w:bookmarkEnd w:id="17072"/>
            <w:bookmarkEnd w:id="17073"/>
          </w:p>
        </w:tc>
        <w:tc>
          <w:tcPr>
            <w:tcW w:w="2400" w:type="dxa"/>
            <w:vAlign w:val="center"/>
          </w:tcPr>
          <w:p w14:paraId="7C4634F4" w14:textId="7FAEDDB2" w:rsidR="005E5FD8" w:rsidDel="00FE7BE1" w:rsidRDefault="005E5FD8">
            <w:pPr>
              <w:overflowPunct/>
              <w:autoSpaceDE/>
              <w:autoSpaceDN/>
              <w:adjustRightInd/>
              <w:spacing w:line="240" w:lineRule="atLeast"/>
              <w:textAlignment w:val="auto"/>
              <w:rPr>
                <w:del w:id="17074" w:author="Strzelczyk, Anthony (A.)" w:date="2021-01-05T13:01:00Z"/>
                <w:rFonts w:cs="Arial"/>
              </w:rPr>
              <w:pPrChange w:id="17075" w:author="Strzelczyk, Anthony (A.)" w:date="2020-12-11T12:24:00Z">
                <w:pPr>
                  <w:overflowPunct/>
                  <w:autoSpaceDE/>
                  <w:autoSpaceDN/>
                  <w:adjustRightInd/>
                  <w:textAlignment w:val="auto"/>
                </w:pPr>
              </w:pPrChange>
            </w:pPr>
            <w:bookmarkStart w:id="17076" w:name="_Toc60752495"/>
            <w:bookmarkStart w:id="17077" w:name="_Toc61061286"/>
            <w:bookmarkStart w:id="17078" w:name="_Toc61517083"/>
            <w:bookmarkStart w:id="17079" w:name="_Toc61517488"/>
            <w:bookmarkStart w:id="17080" w:name="_Toc61517893"/>
            <w:bookmarkStart w:id="17081" w:name="_Toc62469579"/>
            <w:bookmarkStart w:id="17082" w:name="_Toc62469985"/>
            <w:bookmarkStart w:id="17083" w:name="_Toc62806324"/>
            <w:bookmarkStart w:id="17084" w:name="_Toc63149115"/>
            <w:bookmarkStart w:id="17085" w:name="_Toc64530391"/>
            <w:bookmarkStart w:id="17086" w:name="_Toc65959360"/>
            <w:bookmarkStart w:id="17087" w:name="_Toc66036307"/>
            <w:bookmarkStart w:id="17088" w:name="_Toc66170116"/>
            <w:bookmarkStart w:id="17089" w:name="_Toc66170530"/>
            <w:bookmarkStart w:id="17090" w:name="_Toc66171282"/>
            <w:bookmarkStart w:id="17091" w:name="_Toc66171665"/>
            <w:bookmarkStart w:id="17092" w:name="_Toc66172048"/>
            <w:bookmarkStart w:id="17093" w:name="_Toc70443135"/>
            <w:bookmarkStart w:id="17094" w:name="_Toc70495071"/>
            <w:bookmarkStart w:id="17095" w:name="_Toc70511241"/>
            <w:bookmarkStart w:id="17096" w:name="_Toc70511635"/>
            <w:bookmarkStart w:id="17097" w:name="_Toc70512018"/>
            <w:bookmarkStart w:id="17098" w:name="_Toc70512401"/>
            <w:bookmarkStart w:id="17099" w:name="_Toc89250125"/>
            <w:bookmarkStart w:id="17100" w:name="_Toc89440068"/>
            <w:bookmarkEnd w:id="17076"/>
            <w:bookmarkEnd w:id="17077"/>
            <w:bookmarkEnd w:id="17078"/>
            <w:bookmarkEnd w:id="17079"/>
            <w:bookmarkEnd w:id="17080"/>
            <w:bookmarkEnd w:id="17081"/>
            <w:bookmarkEnd w:id="17082"/>
            <w:bookmarkEnd w:id="17083"/>
            <w:bookmarkEnd w:id="17084"/>
            <w:bookmarkEnd w:id="17085"/>
            <w:bookmarkEnd w:id="17086"/>
            <w:bookmarkEnd w:id="17087"/>
            <w:bookmarkEnd w:id="17088"/>
            <w:bookmarkEnd w:id="17089"/>
            <w:bookmarkEnd w:id="17090"/>
            <w:bookmarkEnd w:id="17091"/>
            <w:bookmarkEnd w:id="17092"/>
            <w:bookmarkEnd w:id="17093"/>
            <w:bookmarkEnd w:id="17094"/>
            <w:bookmarkEnd w:id="17095"/>
            <w:bookmarkEnd w:id="17096"/>
            <w:bookmarkEnd w:id="17097"/>
            <w:bookmarkEnd w:id="17098"/>
            <w:bookmarkEnd w:id="17099"/>
            <w:bookmarkEnd w:id="17100"/>
          </w:p>
        </w:tc>
        <w:bookmarkStart w:id="17101" w:name="_Toc60752496"/>
        <w:bookmarkStart w:id="17102" w:name="_Toc61061287"/>
        <w:bookmarkStart w:id="17103" w:name="_Toc61517084"/>
        <w:bookmarkStart w:id="17104" w:name="_Toc61517489"/>
        <w:bookmarkStart w:id="17105" w:name="_Toc61517894"/>
        <w:bookmarkStart w:id="17106" w:name="_Toc62469580"/>
        <w:bookmarkStart w:id="17107" w:name="_Toc62469986"/>
        <w:bookmarkStart w:id="17108" w:name="_Toc62806325"/>
        <w:bookmarkStart w:id="17109" w:name="_Toc63149116"/>
        <w:bookmarkStart w:id="17110" w:name="_Toc64530392"/>
        <w:bookmarkStart w:id="17111" w:name="_Toc65959361"/>
        <w:bookmarkStart w:id="17112" w:name="_Toc66036308"/>
        <w:bookmarkStart w:id="17113" w:name="_Toc66170117"/>
        <w:bookmarkStart w:id="17114" w:name="_Toc66170531"/>
        <w:bookmarkStart w:id="17115" w:name="_Toc66171283"/>
        <w:bookmarkStart w:id="17116" w:name="_Toc66171666"/>
        <w:bookmarkStart w:id="17117" w:name="_Toc66172049"/>
        <w:bookmarkStart w:id="17118" w:name="_Toc70443136"/>
        <w:bookmarkStart w:id="17119" w:name="_Toc70495072"/>
        <w:bookmarkStart w:id="17120" w:name="_Toc70511242"/>
        <w:bookmarkStart w:id="17121" w:name="_Toc70511636"/>
        <w:bookmarkStart w:id="17122" w:name="_Toc70512019"/>
        <w:bookmarkStart w:id="17123" w:name="_Toc70512402"/>
        <w:bookmarkStart w:id="17124" w:name="_Toc89250126"/>
        <w:bookmarkStart w:id="17125" w:name="_Toc89440069"/>
        <w:bookmarkEnd w:id="17101"/>
        <w:bookmarkEnd w:id="17102"/>
        <w:bookmarkEnd w:id="17103"/>
        <w:bookmarkEnd w:id="17104"/>
        <w:bookmarkEnd w:id="17105"/>
        <w:bookmarkEnd w:id="17106"/>
        <w:bookmarkEnd w:id="17107"/>
        <w:bookmarkEnd w:id="17108"/>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bookmarkEnd w:id="17123"/>
        <w:bookmarkEnd w:id="17124"/>
        <w:bookmarkEnd w:id="17125"/>
      </w:tr>
      <w:tr w:rsidR="005E5FD8" w:rsidRPr="00717330" w:rsidDel="00FE7BE1" w14:paraId="533FC949" w14:textId="3AC17DA7" w:rsidTr="00E9170A">
        <w:trPr>
          <w:trHeight w:val="252"/>
          <w:del w:id="17126" w:author="Strzelczyk, Anthony (A.)" w:date="2021-01-05T13:01:00Z"/>
        </w:trPr>
        <w:tc>
          <w:tcPr>
            <w:tcW w:w="1560" w:type="dxa"/>
            <w:vAlign w:val="center"/>
          </w:tcPr>
          <w:p w14:paraId="0CD49FD7" w14:textId="175225E2" w:rsidR="005E5FD8" w:rsidDel="00FE7BE1" w:rsidRDefault="005E5FD8">
            <w:pPr>
              <w:spacing w:line="240" w:lineRule="atLeast"/>
              <w:rPr>
                <w:del w:id="17127" w:author="Strzelczyk, Anthony (A.)" w:date="2021-01-05T13:01:00Z"/>
                <w:rFonts w:cs="Arial"/>
              </w:rPr>
              <w:pPrChange w:id="17128" w:author="Strzelczyk, Anthony (A.)" w:date="2020-12-11T12:24:00Z">
                <w:pPr/>
              </w:pPrChange>
            </w:pPr>
            <w:del w:id="17129" w:author="Strzelczyk, Anthony (A.)" w:date="2020-12-21T12:17:00Z">
              <w:r w:rsidDel="00D8005F">
                <w:rPr>
                  <w:rFonts w:cs="Arial"/>
                </w:rPr>
                <w:delText>Request Feature</w:delText>
              </w:r>
            </w:del>
            <w:bookmarkStart w:id="17130" w:name="_Toc60752497"/>
            <w:bookmarkStart w:id="17131" w:name="_Toc61061288"/>
            <w:bookmarkStart w:id="17132" w:name="_Toc61517085"/>
            <w:bookmarkStart w:id="17133" w:name="_Toc61517490"/>
            <w:bookmarkStart w:id="17134" w:name="_Toc61517895"/>
            <w:bookmarkStart w:id="17135" w:name="_Toc62469581"/>
            <w:bookmarkStart w:id="17136" w:name="_Toc62469987"/>
            <w:bookmarkStart w:id="17137" w:name="_Toc62806326"/>
            <w:bookmarkStart w:id="17138" w:name="_Toc63149117"/>
            <w:bookmarkStart w:id="17139" w:name="_Toc64530393"/>
            <w:bookmarkStart w:id="17140" w:name="_Toc65959362"/>
            <w:bookmarkStart w:id="17141" w:name="_Toc66036309"/>
            <w:bookmarkStart w:id="17142" w:name="_Toc66170118"/>
            <w:bookmarkStart w:id="17143" w:name="_Toc66170532"/>
            <w:bookmarkStart w:id="17144" w:name="_Toc66171284"/>
            <w:bookmarkStart w:id="17145" w:name="_Toc66171667"/>
            <w:bookmarkStart w:id="17146" w:name="_Toc66172050"/>
            <w:bookmarkStart w:id="17147" w:name="_Toc70443137"/>
            <w:bookmarkStart w:id="17148" w:name="_Toc70495073"/>
            <w:bookmarkStart w:id="17149" w:name="_Toc70511243"/>
            <w:bookmarkStart w:id="17150" w:name="_Toc70511637"/>
            <w:bookmarkStart w:id="17151" w:name="_Toc70512020"/>
            <w:bookmarkStart w:id="17152" w:name="_Toc70512403"/>
            <w:bookmarkStart w:id="17153" w:name="_Toc89250127"/>
            <w:bookmarkStart w:id="17154" w:name="_Toc89440070"/>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p>
        </w:tc>
        <w:tc>
          <w:tcPr>
            <w:tcW w:w="1842" w:type="dxa"/>
            <w:vAlign w:val="center"/>
          </w:tcPr>
          <w:p w14:paraId="5404B34D" w14:textId="45840A5F" w:rsidR="005E5FD8" w:rsidRPr="003A41FA" w:rsidDel="00FE7BE1" w:rsidRDefault="005E5FD8">
            <w:pPr>
              <w:overflowPunct/>
              <w:autoSpaceDE/>
              <w:autoSpaceDN/>
              <w:adjustRightInd/>
              <w:spacing w:line="240" w:lineRule="atLeast"/>
              <w:textAlignment w:val="auto"/>
              <w:rPr>
                <w:del w:id="17155" w:author="Strzelczyk, Anthony (A.)" w:date="2021-01-05T13:01:00Z"/>
                <w:rFonts w:cs="Arial"/>
              </w:rPr>
              <w:pPrChange w:id="17156" w:author="Strzelczyk, Anthony (A.)" w:date="2020-12-11T12:24:00Z">
                <w:pPr>
                  <w:overflowPunct/>
                  <w:autoSpaceDE/>
                  <w:autoSpaceDN/>
                  <w:adjustRightInd/>
                  <w:textAlignment w:val="auto"/>
                </w:pPr>
              </w:pPrChange>
            </w:pPr>
            <w:bookmarkStart w:id="17157" w:name="_Toc60752498"/>
            <w:bookmarkStart w:id="17158" w:name="_Toc61061289"/>
            <w:bookmarkStart w:id="17159" w:name="_Toc61517086"/>
            <w:bookmarkStart w:id="17160" w:name="_Toc61517491"/>
            <w:bookmarkStart w:id="17161" w:name="_Toc61517896"/>
            <w:bookmarkStart w:id="17162" w:name="_Toc62469582"/>
            <w:bookmarkStart w:id="17163" w:name="_Toc62469988"/>
            <w:bookmarkStart w:id="17164" w:name="_Toc62806327"/>
            <w:bookmarkStart w:id="17165" w:name="_Toc63149118"/>
            <w:bookmarkStart w:id="17166" w:name="_Toc64530394"/>
            <w:bookmarkStart w:id="17167" w:name="_Toc65959363"/>
            <w:bookmarkStart w:id="17168" w:name="_Toc66036310"/>
            <w:bookmarkStart w:id="17169" w:name="_Toc66170119"/>
            <w:bookmarkStart w:id="17170" w:name="_Toc66170533"/>
            <w:bookmarkStart w:id="17171" w:name="_Toc66171285"/>
            <w:bookmarkStart w:id="17172" w:name="_Toc66171668"/>
            <w:bookmarkStart w:id="17173" w:name="_Toc66172051"/>
            <w:bookmarkStart w:id="17174" w:name="_Toc70443138"/>
            <w:bookmarkStart w:id="17175" w:name="_Toc70495074"/>
            <w:bookmarkStart w:id="17176" w:name="_Toc70511244"/>
            <w:bookmarkStart w:id="17177" w:name="_Toc70511638"/>
            <w:bookmarkStart w:id="17178" w:name="_Toc70512021"/>
            <w:bookmarkStart w:id="17179" w:name="_Toc70512404"/>
            <w:bookmarkStart w:id="17180" w:name="_Toc89250128"/>
            <w:bookmarkStart w:id="17181" w:name="_Toc89440071"/>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p>
        </w:tc>
        <w:tc>
          <w:tcPr>
            <w:tcW w:w="4404" w:type="dxa"/>
            <w:vAlign w:val="center"/>
          </w:tcPr>
          <w:p w14:paraId="535F73A7" w14:textId="758EABFC" w:rsidR="005E5FD8" w:rsidDel="00FE7BE1" w:rsidRDefault="005E5FD8">
            <w:pPr>
              <w:overflowPunct/>
              <w:autoSpaceDE/>
              <w:autoSpaceDN/>
              <w:adjustRightInd/>
              <w:spacing w:line="240" w:lineRule="atLeast"/>
              <w:textAlignment w:val="auto"/>
              <w:rPr>
                <w:del w:id="17182" w:author="Strzelczyk, Anthony (A.)" w:date="2021-01-05T13:01:00Z"/>
                <w:rFonts w:cs="Arial"/>
              </w:rPr>
              <w:pPrChange w:id="17183" w:author="Strzelczyk, Anthony (A.)" w:date="2020-12-11T12:24:00Z">
                <w:pPr>
                  <w:overflowPunct/>
                  <w:autoSpaceDE/>
                  <w:autoSpaceDN/>
                  <w:adjustRightInd/>
                  <w:textAlignment w:val="auto"/>
                </w:pPr>
              </w:pPrChange>
            </w:pPr>
            <w:bookmarkStart w:id="17184" w:name="_Toc60752499"/>
            <w:bookmarkStart w:id="17185" w:name="_Toc61061290"/>
            <w:bookmarkStart w:id="17186" w:name="_Toc61517087"/>
            <w:bookmarkStart w:id="17187" w:name="_Toc61517492"/>
            <w:bookmarkStart w:id="17188" w:name="_Toc61517897"/>
            <w:bookmarkStart w:id="17189" w:name="_Toc62469583"/>
            <w:bookmarkStart w:id="17190" w:name="_Toc62469989"/>
            <w:bookmarkStart w:id="17191" w:name="_Toc62806328"/>
            <w:bookmarkStart w:id="17192" w:name="_Toc63149119"/>
            <w:bookmarkStart w:id="17193" w:name="_Toc64530395"/>
            <w:bookmarkStart w:id="17194" w:name="_Toc65959364"/>
            <w:bookmarkStart w:id="17195" w:name="_Toc66036311"/>
            <w:bookmarkStart w:id="17196" w:name="_Toc66170120"/>
            <w:bookmarkStart w:id="17197" w:name="_Toc66170534"/>
            <w:bookmarkStart w:id="17198" w:name="_Toc66171286"/>
            <w:bookmarkStart w:id="17199" w:name="_Toc66171669"/>
            <w:bookmarkStart w:id="17200" w:name="_Toc66172052"/>
            <w:bookmarkStart w:id="17201" w:name="_Toc70443139"/>
            <w:bookmarkStart w:id="17202" w:name="_Toc70495075"/>
            <w:bookmarkStart w:id="17203" w:name="_Toc70511245"/>
            <w:bookmarkStart w:id="17204" w:name="_Toc70511639"/>
            <w:bookmarkStart w:id="17205" w:name="_Toc70512022"/>
            <w:bookmarkStart w:id="17206" w:name="_Toc70512405"/>
            <w:bookmarkStart w:id="17207" w:name="_Toc89250129"/>
            <w:bookmarkStart w:id="17208" w:name="_Toc89440072"/>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p>
        </w:tc>
        <w:tc>
          <w:tcPr>
            <w:tcW w:w="2400" w:type="dxa"/>
            <w:vAlign w:val="center"/>
          </w:tcPr>
          <w:p w14:paraId="0FE4AFFA" w14:textId="7D68DBB4" w:rsidR="005E5FD8" w:rsidRPr="003A41FA" w:rsidDel="00FE7BE1" w:rsidRDefault="005E5FD8">
            <w:pPr>
              <w:overflowPunct/>
              <w:autoSpaceDE/>
              <w:autoSpaceDN/>
              <w:adjustRightInd/>
              <w:spacing w:line="240" w:lineRule="atLeast"/>
              <w:textAlignment w:val="auto"/>
              <w:rPr>
                <w:del w:id="17209" w:author="Strzelczyk, Anthony (A.)" w:date="2021-01-05T13:01:00Z"/>
                <w:rFonts w:cs="Arial"/>
              </w:rPr>
              <w:pPrChange w:id="17210" w:author="Strzelczyk, Anthony (A.)" w:date="2020-12-11T12:24:00Z">
                <w:pPr>
                  <w:overflowPunct/>
                  <w:autoSpaceDE/>
                  <w:autoSpaceDN/>
                  <w:adjustRightInd/>
                  <w:textAlignment w:val="auto"/>
                </w:pPr>
              </w:pPrChange>
            </w:pPr>
            <w:bookmarkStart w:id="17211" w:name="_Toc60752500"/>
            <w:bookmarkStart w:id="17212" w:name="_Toc61061291"/>
            <w:bookmarkStart w:id="17213" w:name="_Toc61517088"/>
            <w:bookmarkStart w:id="17214" w:name="_Toc61517493"/>
            <w:bookmarkStart w:id="17215" w:name="_Toc61517898"/>
            <w:bookmarkStart w:id="17216" w:name="_Toc62469584"/>
            <w:bookmarkStart w:id="17217" w:name="_Toc62469990"/>
            <w:bookmarkStart w:id="17218" w:name="_Toc62806329"/>
            <w:bookmarkStart w:id="17219" w:name="_Toc63149120"/>
            <w:bookmarkStart w:id="17220" w:name="_Toc64530396"/>
            <w:bookmarkStart w:id="17221" w:name="_Toc65959365"/>
            <w:bookmarkStart w:id="17222" w:name="_Toc66036312"/>
            <w:bookmarkStart w:id="17223" w:name="_Toc66170121"/>
            <w:bookmarkStart w:id="17224" w:name="_Toc66170535"/>
            <w:bookmarkStart w:id="17225" w:name="_Toc66171287"/>
            <w:bookmarkStart w:id="17226" w:name="_Toc66171670"/>
            <w:bookmarkStart w:id="17227" w:name="_Toc66172053"/>
            <w:bookmarkStart w:id="17228" w:name="_Toc70443140"/>
            <w:bookmarkStart w:id="17229" w:name="_Toc70495076"/>
            <w:bookmarkStart w:id="17230" w:name="_Toc70511246"/>
            <w:bookmarkStart w:id="17231" w:name="_Toc70511640"/>
            <w:bookmarkStart w:id="17232" w:name="_Toc70512023"/>
            <w:bookmarkStart w:id="17233" w:name="_Toc70512406"/>
            <w:bookmarkStart w:id="17234" w:name="_Toc89250130"/>
            <w:bookmarkStart w:id="17235" w:name="_Toc89440073"/>
            <w:bookmarkEnd w:id="17211"/>
            <w:bookmarkEnd w:id="17212"/>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bookmarkEnd w:id="17233"/>
            <w:bookmarkEnd w:id="17234"/>
            <w:bookmarkEnd w:id="17235"/>
          </w:p>
        </w:tc>
        <w:bookmarkStart w:id="17236" w:name="_Toc60752501"/>
        <w:bookmarkStart w:id="17237" w:name="_Toc61061292"/>
        <w:bookmarkStart w:id="17238" w:name="_Toc61517089"/>
        <w:bookmarkStart w:id="17239" w:name="_Toc61517494"/>
        <w:bookmarkStart w:id="17240" w:name="_Toc61517899"/>
        <w:bookmarkStart w:id="17241" w:name="_Toc62469585"/>
        <w:bookmarkStart w:id="17242" w:name="_Toc62469991"/>
        <w:bookmarkStart w:id="17243" w:name="_Toc62806330"/>
        <w:bookmarkStart w:id="17244" w:name="_Toc63149121"/>
        <w:bookmarkStart w:id="17245" w:name="_Toc64530397"/>
        <w:bookmarkStart w:id="17246" w:name="_Toc65959366"/>
        <w:bookmarkStart w:id="17247" w:name="_Toc66036313"/>
        <w:bookmarkStart w:id="17248" w:name="_Toc66170122"/>
        <w:bookmarkStart w:id="17249" w:name="_Toc66170536"/>
        <w:bookmarkStart w:id="17250" w:name="_Toc66171288"/>
        <w:bookmarkStart w:id="17251" w:name="_Toc66171671"/>
        <w:bookmarkStart w:id="17252" w:name="_Toc66172054"/>
        <w:bookmarkStart w:id="17253" w:name="_Toc70443141"/>
        <w:bookmarkStart w:id="17254" w:name="_Toc70495077"/>
        <w:bookmarkStart w:id="17255" w:name="_Toc70511247"/>
        <w:bookmarkStart w:id="17256" w:name="_Toc70511641"/>
        <w:bookmarkStart w:id="17257" w:name="_Toc70512024"/>
        <w:bookmarkStart w:id="17258" w:name="_Toc70512407"/>
        <w:bookmarkStart w:id="17259" w:name="_Toc89250131"/>
        <w:bookmarkStart w:id="17260" w:name="_Toc89440074"/>
        <w:bookmarkEnd w:id="17236"/>
        <w:bookmarkEnd w:id="17237"/>
        <w:bookmarkEnd w:id="17238"/>
        <w:bookmarkEnd w:id="17239"/>
        <w:bookmarkEnd w:id="17240"/>
        <w:bookmarkEnd w:id="17241"/>
        <w:bookmarkEnd w:id="17242"/>
        <w:bookmarkEnd w:id="17243"/>
        <w:bookmarkEnd w:id="17244"/>
        <w:bookmarkEnd w:id="17245"/>
        <w:bookmarkEnd w:id="17246"/>
        <w:bookmarkEnd w:id="17247"/>
        <w:bookmarkEnd w:id="17248"/>
        <w:bookmarkEnd w:id="17249"/>
        <w:bookmarkEnd w:id="17250"/>
        <w:bookmarkEnd w:id="17251"/>
        <w:bookmarkEnd w:id="17252"/>
        <w:bookmarkEnd w:id="17253"/>
        <w:bookmarkEnd w:id="17254"/>
        <w:bookmarkEnd w:id="17255"/>
        <w:bookmarkEnd w:id="17256"/>
        <w:bookmarkEnd w:id="17257"/>
        <w:bookmarkEnd w:id="17258"/>
        <w:bookmarkEnd w:id="17259"/>
        <w:bookmarkEnd w:id="17260"/>
      </w:tr>
    </w:tbl>
    <w:p w14:paraId="707CB04C" w14:textId="77777777" w:rsidR="00FB0CAE" w:rsidDel="00FB0CAE" w:rsidRDefault="00517B59">
      <w:pPr>
        <w:pStyle w:val="Heading1"/>
        <w:pageBreakBefore w:val="0"/>
        <w:spacing w:line="240" w:lineRule="atLeast"/>
        <w:rPr>
          <w:del w:id="17261" w:author="Strzelczyk, Anthony (A.)" w:date="2020-12-19T20:02:00Z"/>
        </w:rPr>
        <w:pPrChange w:id="17262" w:author="Strzelczyk, Anthony (A.)" w:date="2020-12-11T12:24:00Z">
          <w:pPr>
            <w:pStyle w:val="Heading1"/>
            <w:pageBreakBefore w:val="0"/>
          </w:pPr>
        </w:pPrChange>
      </w:pPr>
      <w:bookmarkStart w:id="17263" w:name="_Toc450041245"/>
      <w:bookmarkStart w:id="17264" w:name="_Toc472492830"/>
      <w:del w:id="17265" w:author="Strzelczyk, Anthony (A.)" w:date="2021-01-05T13:01:00Z">
        <w:r w:rsidRPr="00C75AE5" w:rsidDel="00FE7BE1">
          <w:delText xml:space="preserve">Table </w:delText>
        </w:r>
        <w:r w:rsidDel="00FE7BE1">
          <w:rPr>
            <w:bCs w:val="0"/>
          </w:rPr>
          <w:fldChar w:fldCharType="begin"/>
        </w:r>
        <w:r w:rsidDel="00FE7BE1">
          <w:rPr>
            <w:noProof/>
          </w:rPr>
          <w:delInstrText xml:space="preserve"> SEQ Table \* ARABIC </w:delInstrText>
        </w:r>
        <w:r w:rsidDel="00FE7BE1">
          <w:rPr>
            <w:bCs w:val="0"/>
          </w:rPr>
          <w:fldChar w:fldCharType="separate"/>
        </w:r>
      </w:del>
      <w:del w:id="17266" w:author="Strzelczyk, Anthony (A.)" w:date="2020-12-10T12:02:00Z">
        <w:r w:rsidR="00935748" w:rsidDel="00C24607">
          <w:rPr>
            <w:noProof/>
          </w:rPr>
          <w:delText>21</w:delText>
        </w:r>
      </w:del>
      <w:del w:id="17267" w:author="Strzelczyk, Anthony (A.)" w:date="2021-01-05T13:01:00Z">
        <w:r w:rsidDel="00FE7BE1">
          <w:rPr>
            <w:bCs w:val="0"/>
          </w:rPr>
          <w:fldChar w:fldCharType="end"/>
        </w:r>
        <w:r w:rsidRPr="00C75AE5" w:rsidDel="00FE7BE1">
          <w:delText xml:space="preserve">: </w:delText>
        </w:r>
        <w:r w:rsidR="009C2467" w:rsidDel="00FE7BE1">
          <w:delText>Logical Interfaces</w:delText>
        </w:r>
      </w:del>
      <w:bookmarkStart w:id="17268" w:name="_Toc59300931"/>
      <w:bookmarkStart w:id="17269" w:name="_Toc59303647"/>
      <w:bookmarkStart w:id="17270" w:name="_Toc59515483"/>
      <w:bookmarkStart w:id="17271" w:name="_Toc59628731"/>
      <w:bookmarkStart w:id="17272" w:name="_Toc60752502"/>
      <w:bookmarkStart w:id="17273" w:name="_Toc61061293"/>
      <w:bookmarkStart w:id="17274" w:name="_Toc61517090"/>
      <w:bookmarkStart w:id="17275" w:name="_Toc61517495"/>
      <w:bookmarkStart w:id="17276" w:name="_Toc61517900"/>
      <w:bookmarkStart w:id="17277" w:name="_Toc62469586"/>
      <w:bookmarkStart w:id="17278" w:name="_Toc62469992"/>
      <w:bookmarkStart w:id="17279" w:name="_Toc62806331"/>
      <w:bookmarkStart w:id="17280" w:name="_Toc63149122"/>
      <w:bookmarkStart w:id="17281" w:name="_Toc64530398"/>
      <w:bookmarkStart w:id="17282" w:name="_Toc65959367"/>
      <w:bookmarkStart w:id="17283" w:name="_Toc66036314"/>
      <w:bookmarkStart w:id="17284" w:name="_Toc66170123"/>
      <w:bookmarkStart w:id="17285" w:name="_Toc66170537"/>
      <w:bookmarkStart w:id="17286" w:name="_Toc66171289"/>
      <w:bookmarkStart w:id="17287" w:name="_Toc66171672"/>
      <w:bookmarkStart w:id="17288" w:name="_Toc66172055"/>
      <w:bookmarkStart w:id="17289" w:name="_Toc70443142"/>
      <w:bookmarkStart w:id="17290" w:name="_Toc70495078"/>
      <w:bookmarkStart w:id="17291" w:name="_Toc70511248"/>
      <w:bookmarkStart w:id="17292" w:name="_Toc70511642"/>
      <w:bookmarkStart w:id="17293" w:name="_Toc70512025"/>
      <w:bookmarkStart w:id="17294" w:name="_Toc70512408"/>
      <w:bookmarkStart w:id="17295" w:name="_Toc89250132"/>
      <w:bookmarkStart w:id="17296" w:name="_Toc89440075"/>
      <w:bookmarkEnd w:id="17263"/>
      <w:bookmarkEnd w:id="17264"/>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bookmarkEnd w:id="17283"/>
      <w:bookmarkEnd w:id="17284"/>
      <w:bookmarkEnd w:id="17285"/>
      <w:bookmarkEnd w:id="17286"/>
      <w:bookmarkEnd w:id="17287"/>
      <w:bookmarkEnd w:id="17288"/>
      <w:bookmarkEnd w:id="17289"/>
      <w:bookmarkEnd w:id="17290"/>
      <w:bookmarkEnd w:id="17291"/>
      <w:bookmarkEnd w:id="17292"/>
      <w:bookmarkEnd w:id="17293"/>
      <w:bookmarkEnd w:id="17294"/>
      <w:bookmarkEnd w:id="17295"/>
      <w:bookmarkEnd w:id="17296"/>
    </w:p>
    <w:p w14:paraId="6557780D" w14:textId="7005EA1A" w:rsidR="00517B59" w:rsidDel="00FB0CAE" w:rsidRDefault="00517B59">
      <w:pPr>
        <w:spacing w:line="240" w:lineRule="atLeast"/>
        <w:rPr>
          <w:del w:id="17297" w:author="Strzelczyk, Anthony (A.)" w:date="2020-12-19T20:01:00Z"/>
        </w:rPr>
        <w:pPrChange w:id="17298" w:author="Strzelczyk, Anthony (A.)" w:date="2020-12-11T12:24:00Z">
          <w:pPr/>
        </w:pPrChange>
      </w:pPr>
      <w:bookmarkStart w:id="17299" w:name="_Toc59300932"/>
      <w:bookmarkStart w:id="17300" w:name="_Toc59303648"/>
      <w:bookmarkStart w:id="17301" w:name="_Toc59515484"/>
      <w:bookmarkStart w:id="17302" w:name="_Toc59628732"/>
      <w:bookmarkStart w:id="17303" w:name="_Toc60752503"/>
      <w:bookmarkStart w:id="17304" w:name="_Toc61061294"/>
      <w:bookmarkStart w:id="17305" w:name="_Toc61517091"/>
      <w:bookmarkStart w:id="17306" w:name="_Toc61517496"/>
      <w:bookmarkStart w:id="17307" w:name="_Toc61517901"/>
      <w:bookmarkStart w:id="17308" w:name="_Toc62469587"/>
      <w:bookmarkStart w:id="17309" w:name="_Toc62469993"/>
      <w:bookmarkStart w:id="17310" w:name="_Toc62806332"/>
      <w:bookmarkStart w:id="17311" w:name="_Toc63149123"/>
      <w:bookmarkStart w:id="17312" w:name="_Toc64530399"/>
      <w:bookmarkStart w:id="17313" w:name="_Toc65959368"/>
      <w:bookmarkStart w:id="17314" w:name="_Toc66036315"/>
      <w:bookmarkStart w:id="17315" w:name="_Toc66170124"/>
      <w:bookmarkStart w:id="17316" w:name="_Toc66170538"/>
      <w:bookmarkStart w:id="17317" w:name="_Toc66171290"/>
      <w:bookmarkStart w:id="17318" w:name="_Toc66171673"/>
      <w:bookmarkStart w:id="17319" w:name="_Toc66172056"/>
      <w:bookmarkStart w:id="17320" w:name="_Toc70443143"/>
      <w:bookmarkStart w:id="17321" w:name="_Toc70495079"/>
      <w:bookmarkStart w:id="17322" w:name="_Toc70511249"/>
      <w:bookmarkStart w:id="17323" w:name="_Toc70511643"/>
      <w:bookmarkStart w:id="17324" w:name="_Toc70512026"/>
      <w:bookmarkStart w:id="17325" w:name="_Toc70512409"/>
      <w:bookmarkStart w:id="17326" w:name="_Toc89250133"/>
      <w:bookmarkStart w:id="17327" w:name="_Toc89440076"/>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bookmarkEnd w:id="17313"/>
      <w:bookmarkEnd w:id="17314"/>
      <w:bookmarkEnd w:id="17315"/>
      <w:bookmarkEnd w:id="17316"/>
      <w:bookmarkEnd w:id="17317"/>
      <w:bookmarkEnd w:id="17318"/>
      <w:bookmarkEnd w:id="17319"/>
      <w:bookmarkEnd w:id="17320"/>
      <w:bookmarkEnd w:id="17321"/>
      <w:bookmarkEnd w:id="17322"/>
      <w:bookmarkEnd w:id="17323"/>
      <w:bookmarkEnd w:id="17324"/>
      <w:bookmarkEnd w:id="17325"/>
      <w:bookmarkEnd w:id="17326"/>
      <w:bookmarkEnd w:id="17327"/>
    </w:p>
    <w:p w14:paraId="67A56E86" w14:textId="55F42C44" w:rsidR="00C44829" w:rsidRDefault="00C44829">
      <w:pPr>
        <w:pStyle w:val="Heading1"/>
        <w:spacing w:line="240" w:lineRule="atLeast"/>
        <w:pPrChange w:id="17328" w:author="Strzelczyk, Anthony (A.)" w:date="2020-12-11T12:24:00Z">
          <w:pPr>
            <w:pStyle w:val="Heading1"/>
          </w:pPr>
        </w:pPrChange>
      </w:pPr>
      <w:bookmarkStart w:id="17329" w:name="_Ref51772645"/>
      <w:bookmarkStart w:id="17330" w:name="_Toc89440077"/>
      <w:bookmarkEnd w:id="193"/>
      <w:r>
        <w:lastRenderedPageBreak/>
        <w:t>Traceability Matrix</w:t>
      </w:r>
      <w:bookmarkEnd w:id="17329"/>
      <w:bookmarkEnd w:id="17330"/>
    </w:p>
    <w:p w14:paraId="508E08C9" w14:textId="77777777" w:rsidR="00C44829" w:rsidRPr="004C0A84" w:rsidRDefault="00C44829">
      <w:pPr>
        <w:shd w:val="clear" w:color="auto" w:fill="D6E3BC" w:themeFill="accent3" w:themeFillTint="66"/>
        <w:spacing w:line="240" w:lineRule="atLeast"/>
        <w:rPr>
          <w:rStyle w:val="SubtleEmphasis"/>
          <w:rFonts w:cs="Arial"/>
          <w:b/>
          <w:bCs/>
          <w:caps/>
          <w:kern w:val="32"/>
          <w:sz w:val="32"/>
          <w:szCs w:val="32"/>
        </w:rPr>
        <w:pPrChange w:id="17331" w:author="Strzelczyk, Anthony (A.)" w:date="2020-12-11T12:24:00Z">
          <w:pPr>
            <w:shd w:val="clear" w:color="auto" w:fill="D6E3BC" w:themeFill="accent3" w:themeFillTint="66"/>
          </w:pPr>
        </w:pPrChange>
      </w:pPr>
      <w:r>
        <w:rPr>
          <w:rStyle w:val="SubtleEmphasis"/>
          <w:b/>
        </w:rPr>
        <w:t xml:space="preserve">#Hint: </w:t>
      </w:r>
      <w:r>
        <w:rPr>
          <w:rStyle w:val="SubtleEmphasis"/>
        </w:rPr>
        <w:t xml:space="preserve">The traceability matrix </w:t>
      </w:r>
      <w:r w:rsidR="00E8611B">
        <w:rPr>
          <w:rStyle w:val="SubtleEmphasis"/>
        </w:rPr>
        <w:t>is ideally</w:t>
      </w:r>
      <w:r>
        <w:rPr>
          <w:rStyle w:val="SubtleEmphasis"/>
        </w:rPr>
        <w:t xml:space="preserve"> generated from a Requirement Management tool </w:t>
      </w:r>
      <w:r w:rsidR="00E8611B">
        <w:rPr>
          <w:rStyle w:val="SubtleEmphasis"/>
        </w:rPr>
        <w:t xml:space="preserve">(e.g. VSEM RM) once the specification is imported to the tool </w:t>
      </w:r>
      <w:r>
        <w:rPr>
          <w:rStyle w:val="SubtleEmphasis"/>
        </w:rPr>
        <w:t>and all trace links are drawn</w:t>
      </w:r>
      <w:r w:rsidR="00E8611B">
        <w:rPr>
          <w:rStyle w:val="SubtleEmphasis"/>
        </w:rPr>
        <w:t xml:space="preserve"> in the tool</w:t>
      </w:r>
      <w:r>
        <w:rPr>
          <w:rStyle w:val="SubtleEmphasis"/>
        </w:rPr>
        <w:t>.</w:t>
      </w:r>
    </w:p>
    <w:p w14:paraId="73F3D564" w14:textId="259831BF" w:rsidR="00E8611B" w:rsidRPr="00347A88" w:rsidRDefault="00E8611B">
      <w:pPr>
        <w:pStyle w:val="REUserHint"/>
        <w:spacing w:line="240" w:lineRule="atLeast"/>
        <w:rPr>
          <w:rStyle w:val="SubtleEmphasis"/>
        </w:rPr>
        <w:pPrChange w:id="17332" w:author="Strzelczyk, Anthony (A.)" w:date="2020-12-11T12:24:00Z">
          <w:pPr>
            <w:pStyle w:val="REUserHint"/>
          </w:pPr>
        </w:pPrChange>
      </w:pPr>
      <w:r w:rsidRPr="00347A88">
        <w:rPr>
          <w:rStyle w:val="SubtleEmphasis"/>
          <w:b/>
        </w:rPr>
        <w:t>#Link:</w:t>
      </w:r>
      <w:r w:rsidRPr="00347A88">
        <w:rPr>
          <w:rStyle w:val="SubtleEmphasis"/>
        </w:rPr>
        <w:t xml:space="preserve"> </w:t>
      </w:r>
      <w:r>
        <w:rPr>
          <w:rStyle w:val="SubtleEmphasis"/>
        </w:rPr>
        <w:t xml:space="preserve">Refer to “Backward Traceability” at </w:t>
      </w:r>
      <w:r w:rsidR="002824A3">
        <w:fldChar w:fldCharType="begin"/>
      </w:r>
      <w:r w:rsidR="002824A3">
        <w:instrText xml:space="preserve"> HYPERLINK "https://bd101001.pd2.ford.com/stages/" \l "/workspace/209/_vv/(process/artifact/_ZbIhsK4EkzaN49uPh7SLuQ)" </w:instrText>
      </w:r>
      <w:r w:rsidR="002824A3">
        <w:fldChar w:fldCharType="separate"/>
      </w:r>
      <w:r w:rsidRPr="00E8611B">
        <w:rPr>
          <w:rStyle w:val="Hyperlink"/>
        </w:rPr>
        <w:t xml:space="preserve">Stages – </w:t>
      </w:r>
      <w:r>
        <w:rPr>
          <w:rStyle w:val="Hyperlink"/>
        </w:rPr>
        <w:t>RE Traceabilty Record</w:t>
      </w:r>
      <w:r w:rsidR="002824A3">
        <w:rPr>
          <w:rStyle w:val="Hyperlink"/>
        </w:rPr>
        <w:fldChar w:fldCharType="end"/>
      </w:r>
    </w:p>
    <w:p w14:paraId="19B309CB" w14:textId="77777777" w:rsidR="00B45B70" w:rsidRDefault="00B45B70" w:rsidP="00B45B70">
      <w:pPr>
        <w:pStyle w:val="BodyText"/>
        <w:spacing w:line="240" w:lineRule="atLeast"/>
        <w:jc w:val="center"/>
        <w:rPr>
          <w:ins w:id="17333" w:author="Strzelczyk, Anthony (A.)" w:date="2020-12-23T15:06:00Z"/>
          <w:b/>
          <w:sz w:val="28"/>
          <w:szCs w:val="28"/>
          <w:lang w:val="en-US"/>
        </w:rPr>
      </w:pPr>
    </w:p>
    <w:p w14:paraId="6C4E5D61" w14:textId="78CD95E3" w:rsidR="00C44829" w:rsidRDefault="003D4469">
      <w:pPr>
        <w:spacing w:line="240" w:lineRule="atLeast"/>
      </w:pPr>
      <w:r>
        <w:rPr>
          <w:noProof/>
        </w:rPr>
        <w:drawing>
          <wp:inline distT="0" distB="0" distL="0" distR="0" wp14:anchorId="692D025B" wp14:editId="7EC049DA">
            <wp:extent cx="6466205" cy="3108152"/>
            <wp:effectExtent l="0" t="0" r="0" b="0"/>
            <wp:docPr id="52" name="Picture -1468121641.jpg" descr="-1468121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68121641.jpg"/>
                    <pic:cNvPicPr/>
                  </pic:nvPicPr>
                  <pic:blipFill>
                    <a:blip r:embed="rId58" cstate="print"/>
                    <a:stretch>
                      <a:fillRect/>
                    </a:stretch>
                  </pic:blipFill>
                  <pic:spPr>
                    <a:xfrm>
                      <a:off x="0" y="0"/>
                      <a:ext cx="6466205" cy="3108152"/>
                    </a:xfrm>
                    <a:prstGeom prst="rect">
                      <a:avLst/>
                    </a:prstGeom>
                  </pic:spPr>
                </pic:pic>
              </a:graphicData>
            </a:graphic>
          </wp:inline>
        </w:drawing>
      </w:r>
    </w:p>
    <w:p w14:paraId="01FC193C" w14:textId="3F60B856" w:rsidR="00090E9A" w:rsidRDefault="00090E9A" w:rsidP="00090E9A">
      <w:pPr>
        <w:spacing w:line="240" w:lineRule="atLeast"/>
      </w:pPr>
    </w:p>
    <w:p w14:paraId="7C8C9528" w14:textId="37769964" w:rsidR="00090E9A" w:rsidRDefault="00090E9A" w:rsidP="00090E9A">
      <w:pPr>
        <w:spacing w:line="240" w:lineRule="atLeast"/>
      </w:pPr>
    </w:p>
    <w:p w14:paraId="5BE75164" w14:textId="575125B0" w:rsidR="00090E9A" w:rsidRDefault="00090E9A" w:rsidP="00090E9A">
      <w:pPr>
        <w:spacing w:line="240" w:lineRule="atLeast"/>
      </w:pPr>
    </w:p>
    <w:p w14:paraId="5F1FB2DE" w14:textId="696DDF62" w:rsidR="00090E9A" w:rsidRPr="00176A29" w:rsidRDefault="00090E9A" w:rsidP="00090E9A">
      <w:pPr>
        <w:spacing w:line="240" w:lineRule="atLeast"/>
      </w:pPr>
      <w:r>
        <w:rPr>
          <w:noProof/>
        </w:rPr>
        <w:lastRenderedPageBreak/>
        <w:drawing>
          <wp:inline distT="0" distB="0" distL="0" distR="0" wp14:anchorId="371FA804" wp14:editId="547D6D21">
            <wp:extent cx="6466205" cy="5006565"/>
            <wp:effectExtent l="0" t="0" r="0" b="0"/>
            <wp:docPr id="54" name="Picture -1157640186.jpg" descr="-1157640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57640186.jpg"/>
                    <pic:cNvPicPr/>
                  </pic:nvPicPr>
                  <pic:blipFill>
                    <a:blip r:embed="rId59" cstate="print"/>
                    <a:stretch>
                      <a:fillRect/>
                    </a:stretch>
                  </pic:blipFill>
                  <pic:spPr>
                    <a:xfrm>
                      <a:off x="0" y="0"/>
                      <a:ext cx="6466205" cy="5006565"/>
                    </a:xfrm>
                    <a:prstGeom prst="rect">
                      <a:avLst/>
                    </a:prstGeom>
                  </pic:spPr>
                </pic:pic>
              </a:graphicData>
            </a:graphic>
          </wp:inline>
        </w:drawing>
      </w:r>
    </w:p>
    <w:p w14:paraId="15613C6A" w14:textId="77777777" w:rsidR="00AF3D6B" w:rsidRDefault="00DB513B">
      <w:pPr>
        <w:pStyle w:val="Heading1"/>
        <w:spacing w:line="240" w:lineRule="atLeast"/>
        <w:pPrChange w:id="17334" w:author="Strzelczyk, Anthony (A.)" w:date="2020-12-11T12:24:00Z">
          <w:pPr>
            <w:pStyle w:val="Heading1"/>
          </w:pPr>
        </w:pPrChange>
      </w:pPr>
      <w:bookmarkStart w:id="17335" w:name="_Ref51772651"/>
      <w:bookmarkStart w:id="17336" w:name="_Toc89440078"/>
      <w:r>
        <w:lastRenderedPageBreak/>
        <w:t>Open Concerns</w:t>
      </w:r>
      <w:bookmarkEnd w:id="17335"/>
      <w:bookmarkEnd w:id="17336"/>
    </w:p>
    <w:p w14:paraId="4E5770D2" w14:textId="77777777" w:rsidR="00E91D99" w:rsidRPr="004C0A84" w:rsidRDefault="00E91D99">
      <w:pPr>
        <w:shd w:val="clear" w:color="auto" w:fill="D6E3BC" w:themeFill="accent3" w:themeFillTint="66"/>
        <w:spacing w:line="240" w:lineRule="atLeast"/>
        <w:rPr>
          <w:rStyle w:val="SubtleEmphasis"/>
          <w:rFonts w:cs="Arial"/>
          <w:b/>
          <w:bCs/>
          <w:caps/>
          <w:kern w:val="32"/>
          <w:sz w:val="32"/>
          <w:szCs w:val="32"/>
        </w:rPr>
        <w:pPrChange w:id="17337" w:author="Strzelczyk, Anthony (A.)" w:date="2020-12-11T12:24:00Z">
          <w:pPr>
            <w:shd w:val="clear" w:color="auto" w:fill="D6E3BC" w:themeFill="accent3" w:themeFillTint="66"/>
          </w:pPr>
        </w:pPrChange>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0B8FF89E" w14:textId="77777777" w:rsidR="00E91D99" w:rsidRPr="00176A29" w:rsidRDefault="00E91D99">
      <w:pPr>
        <w:spacing w:line="240" w:lineRule="atLeast"/>
        <w:pPrChange w:id="17338" w:author="Strzelczyk, Anthony (A.)" w:date="2020-12-11T12:24:00Z">
          <w:pPr/>
        </w:pPrChange>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9A7C67" w:rsidRPr="007C20FA" w14:paraId="5A21BFE1" w14:textId="77777777" w:rsidTr="00CC23F4">
        <w:trPr>
          <w:tblHeader/>
        </w:trPr>
        <w:tc>
          <w:tcPr>
            <w:tcW w:w="567" w:type="dxa"/>
            <w:shd w:val="clear" w:color="auto" w:fill="D9D9D9" w:themeFill="background1" w:themeFillShade="D9"/>
          </w:tcPr>
          <w:p w14:paraId="2D416E16" w14:textId="77777777" w:rsidR="0066130F" w:rsidRPr="007C20FA" w:rsidRDefault="0066130F">
            <w:pPr>
              <w:pStyle w:val="Caption"/>
              <w:spacing w:line="240" w:lineRule="atLeast"/>
              <w:pPrChange w:id="17339" w:author="Strzelczyk, Anthony (A.)" w:date="2020-12-11T12:24:00Z">
                <w:pPr>
                  <w:pStyle w:val="Caption"/>
                </w:pPr>
              </w:pPrChange>
            </w:pPr>
            <w:r w:rsidRPr="007C20FA">
              <w:t>ID</w:t>
            </w:r>
          </w:p>
        </w:tc>
        <w:tc>
          <w:tcPr>
            <w:tcW w:w="3686" w:type="dxa"/>
            <w:shd w:val="clear" w:color="auto" w:fill="D9D9D9" w:themeFill="background1" w:themeFillShade="D9"/>
          </w:tcPr>
          <w:p w14:paraId="42290DAC" w14:textId="77777777" w:rsidR="0066130F" w:rsidRPr="007C20FA" w:rsidRDefault="00F00E75">
            <w:pPr>
              <w:pStyle w:val="Caption"/>
              <w:spacing w:line="240" w:lineRule="atLeast"/>
              <w:pPrChange w:id="17340" w:author="Strzelczyk, Anthony (A.)" w:date="2020-12-11T12:24:00Z">
                <w:pPr>
                  <w:pStyle w:val="Caption"/>
                </w:pPr>
              </w:pPrChange>
            </w:pPr>
            <w:r>
              <w:t>Concern</w:t>
            </w:r>
            <w:r w:rsidR="0066130F" w:rsidRPr="007C20FA">
              <w:t xml:space="preserve"> Description</w:t>
            </w:r>
          </w:p>
        </w:tc>
        <w:tc>
          <w:tcPr>
            <w:tcW w:w="1417" w:type="dxa"/>
            <w:shd w:val="clear" w:color="auto" w:fill="D9D9D9" w:themeFill="background1" w:themeFillShade="D9"/>
          </w:tcPr>
          <w:p w14:paraId="3BFE447E" w14:textId="77777777" w:rsidR="0066130F" w:rsidRPr="007C20FA" w:rsidRDefault="0066130F">
            <w:pPr>
              <w:pStyle w:val="Caption"/>
              <w:spacing w:line="240" w:lineRule="atLeast"/>
              <w:pPrChange w:id="17341" w:author="Strzelczyk, Anthony (A.)" w:date="2020-12-11T12:24:00Z">
                <w:pPr>
                  <w:pStyle w:val="Caption"/>
                </w:pPr>
              </w:pPrChange>
            </w:pPr>
            <w:r w:rsidRPr="007C20FA">
              <w:t xml:space="preserve">e-Tracker </w:t>
            </w:r>
            <w:r w:rsidR="00F75591">
              <w:t xml:space="preserve">/ </w:t>
            </w:r>
            <w:r w:rsidRPr="007C20FA">
              <w:t>Reference</w:t>
            </w:r>
          </w:p>
        </w:tc>
        <w:tc>
          <w:tcPr>
            <w:tcW w:w="1134" w:type="dxa"/>
            <w:shd w:val="clear" w:color="auto" w:fill="D9D9D9" w:themeFill="background1" w:themeFillShade="D9"/>
          </w:tcPr>
          <w:p w14:paraId="24967AC7" w14:textId="77777777" w:rsidR="0066130F" w:rsidRPr="007C20FA" w:rsidRDefault="0066130F">
            <w:pPr>
              <w:pStyle w:val="Caption"/>
              <w:spacing w:line="240" w:lineRule="atLeast"/>
              <w:pPrChange w:id="17342" w:author="Strzelczyk, Anthony (A.)" w:date="2020-12-11T12:24:00Z">
                <w:pPr>
                  <w:pStyle w:val="Caption"/>
                </w:pPr>
              </w:pPrChange>
            </w:pPr>
            <w:r>
              <w:t>Responsible</w:t>
            </w:r>
          </w:p>
        </w:tc>
        <w:tc>
          <w:tcPr>
            <w:tcW w:w="1134" w:type="dxa"/>
            <w:shd w:val="clear" w:color="auto" w:fill="D9D9D9" w:themeFill="background1" w:themeFillShade="D9"/>
          </w:tcPr>
          <w:p w14:paraId="3BF0F870" w14:textId="77777777" w:rsidR="0066130F" w:rsidRPr="007C20FA" w:rsidRDefault="0066130F">
            <w:pPr>
              <w:pStyle w:val="Caption"/>
              <w:spacing w:line="240" w:lineRule="atLeast"/>
              <w:pPrChange w:id="17343" w:author="Strzelczyk, Anthony (A.)" w:date="2020-12-11T12:24:00Z">
                <w:pPr>
                  <w:pStyle w:val="Caption"/>
                </w:pPr>
              </w:pPrChange>
            </w:pPr>
            <w:r w:rsidRPr="007C20FA">
              <w:t>Status</w:t>
            </w:r>
          </w:p>
        </w:tc>
        <w:tc>
          <w:tcPr>
            <w:tcW w:w="2268" w:type="dxa"/>
            <w:shd w:val="clear" w:color="auto" w:fill="D9D9D9" w:themeFill="background1" w:themeFillShade="D9"/>
          </w:tcPr>
          <w:p w14:paraId="2677B9DB" w14:textId="77777777" w:rsidR="0066130F" w:rsidRPr="007C20FA" w:rsidRDefault="0066130F">
            <w:pPr>
              <w:pStyle w:val="Caption"/>
              <w:spacing w:line="240" w:lineRule="atLeast"/>
              <w:pPrChange w:id="17344" w:author="Strzelczyk, Anthony (A.)" w:date="2020-12-11T12:24:00Z">
                <w:pPr>
                  <w:pStyle w:val="Caption"/>
                </w:pPr>
              </w:pPrChange>
            </w:pPr>
            <w:r w:rsidRPr="007C20FA">
              <w:t>Solution</w:t>
            </w:r>
          </w:p>
        </w:tc>
      </w:tr>
      <w:tr w:rsidR="0066130F" w:rsidRPr="007C20FA" w14:paraId="7B63E725" w14:textId="77777777" w:rsidTr="00982747">
        <w:tc>
          <w:tcPr>
            <w:tcW w:w="567" w:type="dxa"/>
          </w:tcPr>
          <w:p w14:paraId="5BCAF2DA" w14:textId="77777777" w:rsidR="0066130F" w:rsidRPr="007C20FA" w:rsidRDefault="0066130F">
            <w:pPr>
              <w:pStyle w:val="BodyText"/>
              <w:spacing w:line="240" w:lineRule="atLeast"/>
              <w:rPr>
                <w:lang w:val="en-US"/>
              </w:rPr>
              <w:pPrChange w:id="17345" w:author="Strzelczyk, Anthony (A.)" w:date="2020-12-11T12:24:00Z">
                <w:pPr>
                  <w:pStyle w:val="BodyText"/>
                </w:pPr>
              </w:pPrChange>
            </w:pPr>
            <w:r w:rsidRPr="007C20FA">
              <w:rPr>
                <w:lang w:val="en-US"/>
              </w:rPr>
              <w:t>1</w:t>
            </w:r>
          </w:p>
        </w:tc>
        <w:tc>
          <w:tcPr>
            <w:tcW w:w="3686" w:type="dxa"/>
          </w:tcPr>
          <w:p w14:paraId="13D3866A" w14:textId="77777777" w:rsidR="0066130F" w:rsidRPr="00387CDD" w:rsidRDefault="0066130F">
            <w:pPr>
              <w:spacing w:line="240" w:lineRule="atLeast"/>
              <w:rPr>
                <w:snapToGrid w:val="0"/>
              </w:rPr>
              <w:pPrChange w:id="17346" w:author="Strzelczyk, Anthony (A.)" w:date="2020-12-11T12:24:00Z">
                <w:pPr/>
              </w:pPrChange>
            </w:pPr>
          </w:p>
        </w:tc>
        <w:tc>
          <w:tcPr>
            <w:tcW w:w="1417" w:type="dxa"/>
          </w:tcPr>
          <w:p w14:paraId="34D85598" w14:textId="77777777" w:rsidR="0066130F" w:rsidRPr="007C20FA" w:rsidRDefault="0066130F">
            <w:pPr>
              <w:pStyle w:val="BodyText"/>
              <w:spacing w:line="240" w:lineRule="atLeast"/>
              <w:rPr>
                <w:lang w:val="en-US"/>
              </w:rPr>
              <w:pPrChange w:id="17347" w:author="Strzelczyk, Anthony (A.)" w:date="2020-12-11T12:24:00Z">
                <w:pPr>
                  <w:pStyle w:val="BodyText"/>
                </w:pPr>
              </w:pPrChange>
            </w:pPr>
          </w:p>
        </w:tc>
        <w:tc>
          <w:tcPr>
            <w:tcW w:w="1134" w:type="dxa"/>
          </w:tcPr>
          <w:p w14:paraId="6A586DD3" w14:textId="77777777" w:rsidR="0066130F" w:rsidRPr="007C20FA" w:rsidRDefault="0066130F">
            <w:pPr>
              <w:spacing w:line="240" w:lineRule="atLeast"/>
              <w:pPrChange w:id="17348" w:author="Strzelczyk, Anthony (A.)" w:date="2020-12-11T12:24:00Z">
                <w:pPr/>
              </w:pPrChange>
            </w:pPr>
          </w:p>
        </w:tc>
        <w:tc>
          <w:tcPr>
            <w:tcW w:w="1134" w:type="dxa"/>
          </w:tcPr>
          <w:p w14:paraId="5D7A2E0A" w14:textId="77777777" w:rsidR="0066130F" w:rsidRPr="007C20FA" w:rsidRDefault="0066130F">
            <w:pPr>
              <w:spacing w:line="240" w:lineRule="atLeast"/>
              <w:pPrChange w:id="17349" w:author="Strzelczyk, Anthony (A.)" w:date="2020-12-11T12:24:00Z">
                <w:pPr/>
              </w:pPrChange>
            </w:pPr>
          </w:p>
        </w:tc>
        <w:tc>
          <w:tcPr>
            <w:tcW w:w="2268" w:type="dxa"/>
          </w:tcPr>
          <w:p w14:paraId="33450F2C" w14:textId="77777777" w:rsidR="0066130F" w:rsidRPr="007C20FA" w:rsidRDefault="0066130F">
            <w:pPr>
              <w:spacing w:line="240" w:lineRule="atLeast"/>
              <w:pPrChange w:id="17350" w:author="Strzelczyk, Anthony (A.)" w:date="2020-12-11T12:24:00Z">
                <w:pPr/>
              </w:pPrChange>
            </w:pPr>
          </w:p>
        </w:tc>
      </w:tr>
      <w:tr w:rsidR="0066130F" w:rsidRPr="00806157" w14:paraId="608B433C" w14:textId="77777777" w:rsidTr="00982747">
        <w:tc>
          <w:tcPr>
            <w:tcW w:w="567" w:type="dxa"/>
          </w:tcPr>
          <w:p w14:paraId="42A76051" w14:textId="77777777" w:rsidR="0066130F" w:rsidRPr="007C20FA" w:rsidRDefault="0066130F">
            <w:pPr>
              <w:pStyle w:val="BodyText"/>
              <w:spacing w:line="240" w:lineRule="atLeast"/>
              <w:rPr>
                <w:lang w:val="en-US"/>
              </w:rPr>
              <w:pPrChange w:id="17351" w:author="Strzelczyk, Anthony (A.)" w:date="2020-12-11T12:24:00Z">
                <w:pPr>
                  <w:pStyle w:val="BodyText"/>
                </w:pPr>
              </w:pPrChange>
            </w:pPr>
            <w:r w:rsidRPr="007C20FA">
              <w:rPr>
                <w:lang w:val="en-US"/>
              </w:rPr>
              <w:t>2</w:t>
            </w:r>
          </w:p>
        </w:tc>
        <w:tc>
          <w:tcPr>
            <w:tcW w:w="3686" w:type="dxa"/>
          </w:tcPr>
          <w:p w14:paraId="2A26D03B" w14:textId="77777777" w:rsidR="0066130F" w:rsidRPr="00806157" w:rsidRDefault="0066130F">
            <w:pPr>
              <w:pStyle w:val="BodyText"/>
              <w:spacing w:line="240" w:lineRule="atLeast"/>
              <w:rPr>
                <w:lang w:val="en-US"/>
              </w:rPr>
              <w:pPrChange w:id="17352" w:author="Strzelczyk, Anthony (A.)" w:date="2020-12-11T12:24:00Z">
                <w:pPr>
                  <w:pStyle w:val="BodyText"/>
                </w:pPr>
              </w:pPrChange>
            </w:pPr>
          </w:p>
        </w:tc>
        <w:tc>
          <w:tcPr>
            <w:tcW w:w="1417" w:type="dxa"/>
          </w:tcPr>
          <w:p w14:paraId="2E0F21E1" w14:textId="77777777" w:rsidR="0066130F" w:rsidRPr="007C20FA" w:rsidRDefault="0066130F">
            <w:pPr>
              <w:pStyle w:val="BodyText"/>
              <w:spacing w:line="240" w:lineRule="atLeast"/>
              <w:rPr>
                <w:lang w:val="en-US"/>
              </w:rPr>
              <w:pPrChange w:id="17353" w:author="Strzelczyk, Anthony (A.)" w:date="2020-12-11T12:24:00Z">
                <w:pPr>
                  <w:pStyle w:val="BodyText"/>
                </w:pPr>
              </w:pPrChange>
            </w:pPr>
          </w:p>
        </w:tc>
        <w:tc>
          <w:tcPr>
            <w:tcW w:w="1134" w:type="dxa"/>
          </w:tcPr>
          <w:p w14:paraId="1593824B" w14:textId="77777777" w:rsidR="0066130F" w:rsidRPr="00806157" w:rsidRDefault="0066130F">
            <w:pPr>
              <w:pStyle w:val="BodyText"/>
              <w:spacing w:line="240" w:lineRule="atLeast"/>
              <w:rPr>
                <w:lang w:val="en-US"/>
              </w:rPr>
              <w:pPrChange w:id="17354" w:author="Strzelczyk, Anthony (A.)" w:date="2020-12-11T12:24:00Z">
                <w:pPr>
                  <w:pStyle w:val="BodyText"/>
                </w:pPr>
              </w:pPrChange>
            </w:pPr>
          </w:p>
        </w:tc>
        <w:tc>
          <w:tcPr>
            <w:tcW w:w="1134" w:type="dxa"/>
          </w:tcPr>
          <w:p w14:paraId="56FA2AA5" w14:textId="77777777" w:rsidR="0066130F" w:rsidRPr="00806157" w:rsidRDefault="0066130F">
            <w:pPr>
              <w:pStyle w:val="BodyText"/>
              <w:spacing w:line="240" w:lineRule="atLeast"/>
              <w:rPr>
                <w:lang w:val="en-US"/>
              </w:rPr>
              <w:pPrChange w:id="17355" w:author="Strzelczyk, Anthony (A.)" w:date="2020-12-11T12:24:00Z">
                <w:pPr>
                  <w:pStyle w:val="BodyText"/>
                </w:pPr>
              </w:pPrChange>
            </w:pPr>
          </w:p>
        </w:tc>
        <w:tc>
          <w:tcPr>
            <w:tcW w:w="2268" w:type="dxa"/>
          </w:tcPr>
          <w:p w14:paraId="5642ED02" w14:textId="77777777" w:rsidR="0066130F" w:rsidRPr="00806157" w:rsidRDefault="0066130F">
            <w:pPr>
              <w:pStyle w:val="BodyText"/>
              <w:spacing w:line="240" w:lineRule="atLeast"/>
              <w:rPr>
                <w:lang w:val="en-US"/>
              </w:rPr>
              <w:pPrChange w:id="17356" w:author="Strzelczyk, Anthony (A.)" w:date="2020-12-11T12:24:00Z">
                <w:pPr>
                  <w:pStyle w:val="BodyText"/>
                </w:pPr>
              </w:pPrChange>
            </w:pPr>
          </w:p>
        </w:tc>
      </w:tr>
      <w:tr w:rsidR="0066130F" w:rsidRPr="00806157" w14:paraId="1D7A3C89" w14:textId="77777777" w:rsidTr="00982747">
        <w:tc>
          <w:tcPr>
            <w:tcW w:w="567" w:type="dxa"/>
          </w:tcPr>
          <w:p w14:paraId="599F4902" w14:textId="77777777" w:rsidR="0066130F" w:rsidRPr="007C20FA" w:rsidRDefault="0066130F">
            <w:pPr>
              <w:pStyle w:val="BodyText"/>
              <w:spacing w:line="240" w:lineRule="atLeast"/>
              <w:rPr>
                <w:lang w:val="en-US"/>
              </w:rPr>
              <w:pPrChange w:id="17357" w:author="Strzelczyk, Anthony (A.)" w:date="2020-12-11T12:24:00Z">
                <w:pPr>
                  <w:pStyle w:val="BodyText"/>
                </w:pPr>
              </w:pPrChange>
            </w:pPr>
            <w:r>
              <w:rPr>
                <w:lang w:val="en-US"/>
              </w:rPr>
              <w:t>3</w:t>
            </w:r>
          </w:p>
        </w:tc>
        <w:tc>
          <w:tcPr>
            <w:tcW w:w="3686" w:type="dxa"/>
          </w:tcPr>
          <w:p w14:paraId="4EC0C75D" w14:textId="77777777" w:rsidR="0066130F" w:rsidRPr="00806157" w:rsidRDefault="0066130F">
            <w:pPr>
              <w:pStyle w:val="BodyText"/>
              <w:spacing w:line="240" w:lineRule="atLeast"/>
              <w:rPr>
                <w:lang w:val="en-US"/>
              </w:rPr>
              <w:pPrChange w:id="17358" w:author="Strzelczyk, Anthony (A.)" w:date="2020-12-11T12:24:00Z">
                <w:pPr>
                  <w:pStyle w:val="BodyText"/>
                </w:pPr>
              </w:pPrChange>
            </w:pPr>
          </w:p>
        </w:tc>
        <w:tc>
          <w:tcPr>
            <w:tcW w:w="1417" w:type="dxa"/>
          </w:tcPr>
          <w:p w14:paraId="54AD1B5E" w14:textId="77777777" w:rsidR="0066130F" w:rsidRPr="007C20FA" w:rsidRDefault="0066130F">
            <w:pPr>
              <w:pStyle w:val="BodyText"/>
              <w:spacing w:line="240" w:lineRule="atLeast"/>
              <w:rPr>
                <w:lang w:val="en-US"/>
              </w:rPr>
              <w:pPrChange w:id="17359" w:author="Strzelczyk, Anthony (A.)" w:date="2020-12-11T12:24:00Z">
                <w:pPr>
                  <w:pStyle w:val="BodyText"/>
                </w:pPr>
              </w:pPrChange>
            </w:pPr>
          </w:p>
        </w:tc>
        <w:tc>
          <w:tcPr>
            <w:tcW w:w="1134" w:type="dxa"/>
          </w:tcPr>
          <w:p w14:paraId="0FFFC429" w14:textId="77777777" w:rsidR="0066130F" w:rsidRPr="00806157" w:rsidRDefault="0066130F">
            <w:pPr>
              <w:pStyle w:val="BodyText"/>
              <w:spacing w:line="240" w:lineRule="atLeast"/>
              <w:rPr>
                <w:lang w:val="en-US"/>
              </w:rPr>
              <w:pPrChange w:id="17360" w:author="Strzelczyk, Anthony (A.)" w:date="2020-12-11T12:24:00Z">
                <w:pPr>
                  <w:pStyle w:val="BodyText"/>
                </w:pPr>
              </w:pPrChange>
            </w:pPr>
          </w:p>
        </w:tc>
        <w:tc>
          <w:tcPr>
            <w:tcW w:w="1134" w:type="dxa"/>
          </w:tcPr>
          <w:p w14:paraId="621518A8" w14:textId="77777777" w:rsidR="0066130F" w:rsidRPr="00806157" w:rsidRDefault="0066130F">
            <w:pPr>
              <w:pStyle w:val="BodyText"/>
              <w:spacing w:line="240" w:lineRule="atLeast"/>
              <w:rPr>
                <w:lang w:val="en-US"/>
              </w:rPr>
              <w:pPrChange w:id="17361" w:author="Strzelczyk, Anthony (A.)" w:date="2020-12-11T12:24:00Z">
                <w:pPr>
                  <w:pStyle w:val="BodyText"/>
                </w:pPr>
              </w:pPrChange>
            </w:pPr>
          </w:p>
        </w:tc>
        <w:tc>
          <w:tcPr>
            <w:tcW w:w="2268" w:type="dxa"/>
          </w:tcPr>
          <w:p w14:paraId="5E5FD4F9" w14:textId="77777777" w:rsidR="0066130F" w:rsidRPr="00806157" w:rsidRDefault="0066130F">
            <w:pPr>
              <w:pStyle w:val="BodyText"/>
              <w:spacing w:line="240" w:lineRule="atLeast"/>
              <w:rPr>
                <w:lang w:val="en-US"/>
              </w:rPr>
              <w:pPrChange w:id="17362" w:author="Strzelczyk, Anthony (A.)" w:date="2020-12-11T12:24:00Z">
                <w:pPr>
                  <w:pStyle w:val="BodyText"/>
                </w:pPr>
              </w:pPrChange>
            </w:pPr>
          </w:p>
        </w:tc>
      </w:tr>
      <w:tr w:rsidR="0066130F" w:rsidRPr="00806157" w14:paraId="07829C67" w14:textId="77777777" w:rsidTr="00982747">
        <w:tc>
          <w:tcPr>
            <w:tcW w:w="567" w:type="dxa"/>
          </w:tcPr>
          <w:p w14:paraId="757112B5" w14:textId="77777777" w:rsidR="0066130F" w:rsidRPr="007C20FA" w:rsidRDefault="00806157">
            <w:pPr>
              <w:pStyle w:val="BodyText"/>
              <w:spacing w:line="240" w:lineRule="atLeast"/>
              <w:rPr>
                <w:lang w:val="en-US"/>
              </w:rPr>
              <w:pPrChange w:id="17363" w:author="Strzelczyk, Anthony (A.)" w:date="2020-12-11T12:24:00Z">
                <w:pPr>
                  <w:pStyle w:val="BodyText"/>
                </w:pPr>
              </w:pPrChange>
            </w:pPr>
            <w:r>
              <w:rPr>
                <w:lang w:val="en-US"/>
              </w:rPr>
              <w:t>4</w:t>
            </w:r>
          </w:p>
        </w:tc>
        <w:tc>
          <w:tcPr>
            <w:tcW w:w="3686" w:type="dxa"/>
          </w:tcPr>
          <w:p w14:paraId="0DE799C6" w14:textId="77777777" w:rsidR="0066130F" w:rsidRPr="00806157" w:rsidRDefault="0066130F">
            <w:pPr>
              <w:pStyle w:val="BodyText"/>
              <w:spacing w:line="240" w:lineRule="atLeast"/>
              <w:rPr>
                <w:lang w:val="en-US"/>
              </w:rPr>
              <w:pPrChange w:id="17364" w:author="Strzelczyk, Anthony (A.)" w:date="2020-12-11T12:24:00Z">
                <w:pPr>
                  <w:pStyle w:val="BodyText"/>
                </w:pPr>
              </w:pPrChange>
            </w:pPr>
          </w:p>
        </w:tc>
        <w:tc>
          <w:tcPr>
            <w:tcW w:w="1417" w:type="dxa"/>
          </w:tcPr>
          <w:p w14:paraId="090309B0" w14:textId="77777777" w:rsidR="0066130F" w:rsidRPr="007C20FA" w:rsidRDefault="0066130F">
            <w:pPr>
              <w:pStyle w:val="BodyText"/>
              <w:spacing w:line="240" w:lineRule="atLeast"/>
              <w:rPr>
                <w:lang w:val="en-US"/>
              </w:rPr>
              <w:pPrChange w:id="17365" w:author="Strzelczyk, Anthony (A.)" w:date="2020-12-11T12:24:00Z">
                <w:pPr>
                  <w:pStyle w:val="BodyText"/>
                </w:pPr>
              </w:pPrChange>
            </w:pPr>
          </w:p>
        </w:tc>
        <w:tc>
          <w:tcPr>
            <w:tcW w:w="1134" w:type="dxa"/>
          </w:tcPr>
          <w:p w14:paraId="549766B9" w14:textId="77777777" w:rsidR="0066130F" w:rsidRPr="00806157" w:rsidRDefault="0066130F">
            <w:pPr>
              <w:pStyle w:val="BodyText"/>
              <w:spacing w:line="240" w:lineRule="atLeast"/>
              <w:rPr>
                <w:lang w:val="en-US"/>
              </w:rPr>
              <w:pPrChange w:id="17366" w:author="Strzelczyk, Anthony (A.)" w:date="2020-12-11T12:24:00Z">
                <w:pPr>
                  <w:pStyle w:val="BodyText"/>
                </w:pPr>
              </w:pPrChange>
            </w:pPr>
          </w:p>
        </w:tc>
        <w:tc>
          <w:tcPr>
            <w:tcW w:w="1134" w:type="dxa"/>
          </w:tcPr>
          <w:p w14:paraId="4F4CB37A" w14:textId="77777777" w:rsidR="0066130F" w:rsidRPr="00806157" w:rsidRDefault="0066130F">
            <w:pPr>
              <w:pStyle w:val="BodyText"/>
              <w:spacing w:line="240" w:lineRule="atLeast"/>
              <w:rPr>
                <w:lang w:val="en-US"/>
              </w:rPr>
              <w:pPrChange w:id="17367" w:author="Strzelczyk, Anthony (A.)" w:date="2020-12-11T12:24:00Z">
                <w:pPr>
                  <w:pStyle w:val="BodyText"/>
                </w:pPr>
              </w:pPrChange>
            </w:pPr>
          </w:p>
        </w:tc>
        <w:tc>
          <w:tcPr>
            <w:tcW w:w="2268" w:type="dxa"/>
          </w:tcPr>
          <w:p w14:paraId="4C8E3B37" w14:textId="77777777" w:rsidR="0066130F" w:rsidRPr="00806157" w:rsidRDefault="0066130F">
            <w:pPr>
              <w:pStyle w:val="BodyText"/>
              <w:spacing w:line="240" w:lineRule="atLeast"/>
              <w:rPr>
                <w:lang w:val="en-US"/>
              </w:rPr>
              <w:pPrChange w:id="17368" w:author="Strzelczyk, Anthony (A.)" w:date="2020-12-11T12:24:00Z">
                <w:pPr>
                  <w:pStyle w:val="BodyText"/>
                </w:pPr>
              </w:pPrChange>
            </w:pPr>
          </w:p>
        </w:tc>
      </w:tr>
      <w:tr w:rsidR="00806157" w:rsidRPr="00806157" w14:paraId="3BE2947D" w14:textId="77777777" w:rsidTr="00982747">
        <w:tc>
          <w:tcPr>
            <w:tcW w:w="567" w:type="dxa"/>
          </w:tcPr>
          <w:p w14:paraId="38B6D2B7" w14:textId="77777777" w:rsidR="00806157" w:rsidRDefault="00806157">
            <w:pPr>
              <w:pStyle w:val="BodyText"/>
              <w:spacing w:line="240" w:lineRule="atLeast"/>
              <w:rPr>
                <w:lang w:val="en-US"/>
              </w:rPr>
              <w:pPrChange w:id="17369" w:author="Strzelczyk, Anthony (A.)" w:date="2020-12-11T12:24:00Z">
                <w:pPr>
                  <w:pStyle w:val="BodyText"/>
                </w:pPr>
              </w:pPrChange>
            </w:pPr>
            <w:r>
              <w:rPr>
                <w:lang w:val="en-US"/>
              </w:rPr>
              <w:t>5</w:t>
            </w:r>
          </w:p>
        </w:tc>
        <w:tc>
          <w:tcPr>
            <w:tcW w:w="3686" w:type="dxa"/>
          </w:tcPr>
          <w:p w14:paraId="58BE9244" w14:textId="77777777" w:rsidR="00806157" w:rsidRPr="00806157" w:rsidRDefault="00806157">
            <w:pPr>
              <w:pStyle w:val="BodyText"/>
              <w:spacing w:line="240" w:lineRule="atLeast"/>
              <w:rPr>
                <w:lang w:val="en-US"/>
              </w:rPr>
              <w:pPrChange w:id="17370" w:author="Strzelczyk, Anthony (A.)" w:date="2020-12-11T12:24:00Z">
                <w:pPr>
                  <w:pStyle w:val="BodyText"/>
                </w:pPr>
              </w:pPrChange>
            </w:pPr>
          </w:p>
        </w:tc>
        <w:tc>
          <w:tcPr>
            <w:tcW w:w="1417" w:type="dxa"/>
          </w:tcPr>
          <w:p w14:paraId="21FE281A" w14:textId="77777777" w:rsidR="00806157" w:rsidRPr="007C20FA" w:rsidRDefault="00806157">
            <w:pPr>
              <w:pStyle w:val="BodyText"/>
              <w:spacing w:line="240" w:lineRule="atLeast"/>
              <w:rPr>
                <w:lang w:val="en-US"/>
              </w:rPr>
              <w:pPrChange w:id="17371" w:author="Strzelczyk, Anthony (A.)" w:date="2020-12-11T12:24:00Z">
                <w:pPr>
                  <w:pStyle w:val="BodyText"/>
                </w:pPr>
              </w:pPrChange>
            </w:pPr>
          </w:p>
        </w:tc>
        <w:tc>
          <w:tcPr>
            <w:tcW w:w="1134" w:type="dxa"/>
          </w:tcPr>
          <w:p w14:paraId="2E55286A" w14:textId="77777777" w:rsidR="00806157" w:rsidRPr="00806157" w:rsidRDefault="00806157">
            <w:pPr>
              <w:pStyle w:val="BodyText"/>
              <w:spacing w:line="240" w:lineRule="atLeast"/>
              <w:rPr>
                <w:lang w:val="en-US"/>
              </w:rPr>
              <w:pPrChange w:id="17372" w:author="Strzelczyk, Anthony (A.)" w:date="2020-12-11T12:24:00Z">
                <w:pPr>
                  <w:pStyle w:val="BodyText"/>
                </w:pPr>
              </w:pPrChange>
            </w:pPr>
          </w:p>
        </w:tc>
        <w:tc>
          <w:tcPr>
            <w:tcW w:w="1134" w:type="dxa"/>
          </w:tcPr>
          <w:p w14:paraId="13FC427A" w14:textId="77777777" w:rsidR="00806157" w:rsidRPr="00806157" w:rsidRDefault="00806157">
            <w:pPr>
              <w:pStyle w:val="BodyText"/>
              <w:spacing w:line="240" w:lineRule="atLeast"/>
              <w:rPr>
                <w:lang w:val="en-US"/>
              </w:rPr>
              <w:pPrChange w:id="17373" w:author="Strzelczyk, Anthony (A.)" w:date="2020-12-11T12:24:00Z">
                <w:pPr>
                  <w:pStyle w:val="BodyText"/>
                </w:pPr>
              </w:pPrChange>
            </w:pPr>
          </w:p>
        </w:tc>
        <w:tc>
          <w:tcPr>
            <w:tcW w:w="2268" w:type="dxa"/>
          </w:tcPr>
          <w:p w14:paraId="4F8EFF3D" w14:textId="77777777" w:rsidR="00806157" w:rsidRPr="00806157" w:rsidRDefault="00806157">
            <w:pPr>
              <w:pStyle w:val="BodyText"/>
              <w:spacing w:line="240" w:lineRule="atLeast"/>
              <w:rPr>
                <w:lang w:val="en-US"/>
              </w:rPr>
              <w:pPrChange w:id="17374" w:author="Strzelczyk, Anthony (A.)" w:date="2020-12-11T12:24:00Z">
                <w:pPr>
                  <w:pStyle w:val="BodyText"/>
                </w:pPr>
              </w:pPrChange>
            </w:pPr>
          </w:p>
        </w:tc>
      </w:tr>
      <w:tr w:rsidR="003D6993" w:rsidRPr="00806157" w14:paraId="493E515F" w14:textId="77777777" w:rsidTr="00982747">
        <w:tc>
          <w:tcPr>
            <w:tcW w:w="567" w:type="dxa"/>
          </w:tcPr>
          <w:p w14:paraId="7E674444" w14:textId="77777777" w:rsidR="003D6993" w:rsidRDefault="003D6993">
            <w:pPr>
              <w:pStyle w:val="BodyText"/>
              <w:spacing w:line="240" w:lineRule="atLeast"/>
              <w:rPr>
                <w:lang w:val="en-US"/>
              </w:rPr>
              <w:pPrChange w:id="17375" w:author="Strzelczyk, Anthony (A.)" w:date="2020-12-11T12:24:00Z">
                <w:pPr>
                  <w:pStyle w:val="BodyText"/>
                </w:pPr>
              </w:pPrChange>
            </w:pPr>
            <w:r>
              <w:rPr>
                <w:lang w:val="en-US"/>
              </w:rPr>
              <w:t>6</w:t>
            </w:r>
          </w:p>
        </w:tc>
        <w:tc>
          <w:tcPr>
            <w:tcW w:w="3686" w:type="dxa"/>
          </w:tcPr>
          <w:p w14:paraId="5AB2E222" w14:textId="77777777" w:rsidR="003D6993" w:rsidRPr="00806157" w:rsidRDefault="003D6993">
            <w:pPr>
              <w:pStyle w:val="BodyText"/>
              <w:spacing w:line="240" w:lineRule="atLeast"/>
              <w:rPr>
                <w:lang w:val="en-US"/>
              </w:rPr>
              <w:pPrChange w:id="17376" w:author="Strzelczyk, Anthony (A.)" w:date="2020-12-11T12:24:00Z">
                <w:pPr>
                  <w:pStyle w:val="BodyText"/>
                </w:pPr>
              </w:pPrChange>
            </w:pPr>
          </w:p>
        </w:tc>
        <w:tc>
          <w:tcPr>
            <w:tcW w:w="1417" w:type="dxa"/>
          </w:tcPr>
          <w:p w14:paraId="1B9A0EE4" w14:textId="77777777" w:rsidR="003D6993" w:rsidRPr="007C20FA" w:rsidRDefault="003D6993">
            <w:pPr>
              <w:pStyle w:val="BodyText"/>
              <w:spacing w:line="240" w:lineRule="atLeast"/>
              <w:rPr>
                <w:lang w:val="en-US"/>
              </w:rPr>
              <w:pPrChange w:id="17377" w:author="Strzelczyk, Anthony (A.)" w:date="2020-12-11T12:24:00Z">
                <w:pPr>
                  <w:pStyle w:val="BodyText"/>
                </w:pPr>
              </w:pPrChange>
            </w:pPr>
          </w:p>
        </w:tc>
        <w:tc>
          <w:tcPr>
            <w:tcW w:w="1134" w:type="dxa"/>
          </w:tcPr>
          <w:p w14:paraId="003A00D2" w14:textId="77777777" w:rsidR="003D6993" w:rsidRDefault="003D6993">
            <w:pPr>
              <w:pStyle w:val="BodyText"/>
              <w:spacing w:line="240" w:lineRule="atLeast"/>
              <w:rPr>
                <w:lang w:val="en-US"/>
              </w:rPr>
              <w:pPrChange w:id="17378" w:author="Strzelczyk, Anthony (A.)" w:date="2020-12-11T12:24:00Z">
                <w:pPr>
                  <w:pStyle w:val="BodyText"/>
                </w:pPr>
              </w:pPrChange>
            </w:pPr>
          </w:p>
        </w:tc>
        <w:tc>
          <w:tcPr>
            <w:tcW w:w="1134" w:type="dxa"/>
          </w:tcPr>
          <w:p w14:paraId="4C3E3069" w14:textId="77777777" w:rsidR="003D6993" w:rsidRDefault="003D6993">
            <w:pPr>
              <w:pStyle w:val="BodyText"/>
              <w:spacing w:line="240" w:lineRule="atLeast"/>
              <w:rPr>
                <w:lang w:val="en-US"/>
              </w:rPr>
              <w:pPrChange w:id="17379" w:author="Strzelczyk, Anthony (A.)" w:date="2020-12-11T12:24:00Z">
                <w:pPr>
                  <w:pStyle w:val="BodyText"/>
                </w:pPr>
              </w:pPrChange>
            </w:pPr>
          </w:p>
        </w:tc>
        <w:tc>
          <w:tcPr>
            <w:tcW w:w="2268" w:type="dxa"/>
          </w:tcPr>
          <w:p w14:paraId="08D407DD" w14:textId="77777777" w:rsidR="003D6993" w:rsidRPr="00806157" w:rsidRDefault="003D6993">
            <w:pPr>
              <w:pStyle w:val="BodyText"/>
              <w:spacing w:line="240" w:lineRule="atLeast"/>
              <w:rPr>
                <w:lang w:val="en-US"/>
              </w:rPr>
              <w:pPrChange w:id="17380" w:author="Strzelczyk, Anthony (A.)" w:date="2020-12-11T12:24:00Z">
                <w:pPr>
                  <w:pStyle w:val="BodyText"/>
                </w:pPr>
              </w:pPrChange>
            </w:pPr>
          </w:p>
        </w:tc>
      </w:tr>
      <w:tr w:rsidR="00F75591" w:rsidRPr="00806157" w14:paraId="2FCC71BD" w14:textId="77777777" w:rsidTr="00982747">
        <w:tc>
          <w:tcPr>
            <w:tcW w:w="567" w:type="dxa"/>
          </w:tcPr>
          <w:p w14:paraId="76C48A2B" w14:textId="77777777" w:rsidR="00F75591" w:rsidRDefault="00F75591">
            <w:pPr>
              <w:pStyle w:val="BodyText"/>
              <w:spacing w:line="240" w:lineRule="atLeast"/>
              <w:rPr>
                <w:lang w:val="en-US"/>
              </w:rPr>
              <w:pPrChange w:id="17381" w:author="Strzelczyk, Anthony (A.)" w:date="2020-12-11T12:24:00Z">
                <w:pPr>
                  <w:pStyle w:val="BodyText"/>
                </w:pPr>
              </w:pPrChange>
            </w:pPr>
            <w:r>
              <w:rPr>
                <w:lang w:val="en-US"/>
              </w:rPr>
              <w:t>7</w:t>
            </w:r>
          </w:p>
        </w:tc>
        <w:tc>
          <w:tcPr>
            <w:tcW w:w="3686" w:type="dxa"/>
          </w:tcPr>
          <w:p w14:paraId="6CF57999" w14:textId="77777777" w:rsidR="00F75591" w:rsidRPr="003D6993" w:rsidRDefault="00F75591">
            <w:pPr>
              <w:pStyle w:val="BodyText"/>
              <w:spacing w:line="240" w:lineRule="atLeast"/>
              <w:rPr>
                <w:lang w:val="en-US"/>
              </w:rPr>
              <w:pPrChange w:id="17382" w:author="Strzelczyk, Anthony (A.)" w:date="2020-12-11T12:24:00Z">
                <w:pPr>
                  <w:pStyle w:val="BodyText"/>
                </w:pPr>
              </w:pPrChange>
            </w:pPr>
          </w:p>
        </w:tc>
        <w:tc>
          <w:tcPr>
            <w:tcW w:w="1417" w:type="dxa"/>
          </w:tcPr>
          <w:p w14:paraId="2046C4AA" w14:textId="77777777" w:rsidR="00F75591" w:rsidRPr="007C20FA" w:rsidRDefault="00F75591">
            <w:pPr>
              <w:pStyle w:val="BodyText"/>
              <w:spacing w:line="240" w:lineRule="atLeast"/>
              <w:rPr>
                <w:lang w:val="en-US"/>
              </w:rPr>
              <w:pPrChange w:id="17383" w:author="Strzelczyk, Anthony (A.)" w:date="2020-12-11T12:24:00Z">
                <w:pPr>
                  <w:pStyle w:val="BodyText"/>
                </w:pPr>
              </w:pPrChange>
            </w:pPr>
          </w:p>
        </w:tc>
        <w:tc>
          <w:tcPr>
            <w:tcW w:w="1134" w:type="dxa"/>
          </w:tcPr>
          <w:p w14:paraId="55F37EC1" w14:textId="77777777" w:rsidR="00F75591" w:rsidRDefault="00F75591">
            <w:pPr>
              <w:pStyle w:val="BodyText"/>
              <w:spacing w:line="240" w:lineRule="atLeast"/>
              <w:rPr>
                <w:lang w:val="en-US"/>
              </w:rPr>
              <w:pPrChange w:id="17384" w:author="Strzelczyk, Anthony (A.)" w:date="2020-12-11T12:24:00Z">
                <w:pPr>
                  <w:pStyle w:val="BodyText"/>
                </w:pPr>
              </w:pPrChange>
            </w:pPr>
          </w:p>
        </w:tc>
        <w:tc>
          <w:tcPr>
            <w:tcW w:w="1134" w:type="dxa"/>
          </w:tcPr>
          <w:p w14:paraId="79529983" w14:textId="77777777" w:rsidR="00F75591" w:rsidRDefault="00F75591">
            <w:pPr>
              <w:pStyle w:val="BodyText"/>
              <w:spacing w:line="240" w:lineRule="atLeast"/>
              <w:rPr>
                <w:lang w:val="en-US"/>
              </w:rPr>
              <w:pPrChange w:id="17385" w:author="Strzelczyk, Anthony (A.)" w:date="2020-12-11T12:24:00Z">
                <w:pPr>
                  <w:pStyle w:val="BodyText"/>
                </w:pPr>
              </w:pPrChange>
            </w:pPr>
          </w:p>
        </w:tc>
        <w:tc>
          <w:tcPr>
            <w:tcW w:w="2268" w:type="dxa"/>
          </w:tcPr>
          <w:p w14:paraId="70D829E7" w14:textId="77777777" w:rsidR="00F75591" w:rsidRPr="00806157" w:rsidRDefault="00F75591">
            <w:pPr>
              <w:pStyle w:val="BodyText"/>
              <w:spacing w:line="240" w:lineRule="atLeast"/>
              <w:rPr>
                <w:lang w:val="en-US"/>
              </w:rPr>
              <w:pPrChange w:id="17386" w:author="Strzelczyk, Anthony (A.)" w:date="2020-12-11T12:24:00Z">
                <w:pPr>
                  <w:pStyle w:val="BodyText"/>
                </w:pPr>
              </w:pPrChange>
            </w:pPr>
          </w:p>
        </w:tc>
      </w:tr>
      <w:tr w:rsidR="00934859" w:rsidRPr="00806157" w14:paraId="6100023D" w14:textId="77777777" w:rsidTr="00982747">
        <w:tc>
          <w:tcPr>
            <w:tcW w:w="567" w:type="dxa"/>
          </w:tcPr>
          <w:p w14:paraId="51342C03" w14:textId="77777777" w:rsidR="00934859" w:rsidRDefault="00934859">
            <w:pPr>
              <w:pStyle w:val="BodyText"/>
              <w:spacing w:line="240" w:lineRule="atLeast"/>
              <w:rPr>
                <w:lang w:val="en-US"/>
              </w:rPr>
              <w:pPrChange w:id="17387" w:author="Strzelczyk, Anthony (A.)" w:date="2020-12-11T12:24:00Z">
                <w:pPr>
                  <w:pStyle w:val="BodyText"/>
                </w:pPr>
              </w:pPrChange>
            </w:pPr>
            <w:r>
              <w:rPr>
                <w:lang w:val="en-US"/>
              </w:rPr>
              <w:t>8</w:t>
            </w:r>
          </w:p>
        </w:tc>
        <w:tc>
          <w:tcPr>
            <w:tcW w:w="3686" w:type="dxa"/>
          </w:tcPr>
          <w:p w14:paraId="59894C73" w14:textId="77777777" w:rsidR="00934859" w:rsidRDefault="00934859">
            <w:pPr>
              <w:pStyle w:val="BodyText"/>
              <w:spacing w:line="240" w:lineRule="atLeast"/>
              <w:rPr>
                <w:lang w:val="en-US"/>
              </w:rPr>
              <w:pPrChange w:id="17388" w:author="Strzelczyk, Anthony (A.)" w:date="2020-12-11T12:24:00Z">
                <w:pPr>
                  <w:pStyle w:val="BodyText"/>
                </w:pPr>
              </w:pPrChange>
            </w:pPr>
          </w:p>
        </w:tc>
        <w:tc>
          <w:tcPr>
            <w:tcW w:w="1417" w:type="dxa"/>
          </w:tcPr>
          <w:p w14:paraId="0346BE0F" w14:textId="77777777" w:rsidR="00934859" w:rsidRDefault="00934859">
            <w:pPr>
              <w:pStyle w:val="BodyText"/>
              <w:spacing w:line="240" w:lineRule="atLeast"/>
              <w:rPr>
                <w:lang w:val="en-US"/>
              </w:rPr>
              <w:pPrChange w:id="17389" w:author="Strzelczyk, Anthony (A.)" w:date="2020-12-11T12:24:00Z">
                <w:pPr>
                  <w:pStyle w:val="BodyText"/>
                </w:pPr>
              </w:pPrChange>
            </w:pPr>
          </w:p>
        </w:tc>
        <w:tc>
          <w:tcPr>
            <w:tcW w:w="1134" w:type="dxa"/>
          </w:tcPr>
          <w:p w14:paraId="4BF5F69A" w14:textId="77777777" w:rsidR="00934859" w:rsidRDefault="00934859">
            <w:pPr>
              <w:pStyle w:val="BodyText"/>
              <w:spacing w:line="240" w:lineRule="atLeast"/>
              <w:rPr>
                <w:lang w:val="en-US"/>
              </w:rPr>
              <w:pPrChange w:id="17390" w:author="Strzelczyk, Anthony (A.)" w:date="2020-12-11T12:24:00Z">
                <w:pPr>
                  <w:pStyle w:val="BodyText"/>
                </w:pPr>
              </w:pPrChange>
            </w:pPr>
          </w:p>
        </w:tc>
        <w:tc>
          <w:tcPr>
            <w:tcW w:w="1134" w:type="dxa"/>
          </w:tcPr>
          <w:p w14:paraId="360251C8" w14:textId="77777777" w:rsidR="00934859" w:rsidRDefault="00934859">
            <w:pPr>
              <w:pStyle w:val="BodyText"/>
              <w:spacing w:line="240" w:lineRule="atLeast"/>
              <w:rPr>
                <w:lang w:val="en-US"/>
              </w:rPr>
              <w:pPrChange w:id="17391" w:author="Strzelczyk, Anthony (A.)" w:date="2020-12-11T12:24:00Z">
                <w:pPr>
                  <w:pStyle w:val="BodyText"/>
                </w:pPr>
              </w:pPrChange>
            </w:pPr>
          </w:p>
        </w:tc>
        <w:tc>
          <w:tcPr>
            <w:tcW w:w="2268" w:type="dxa"/>
          </w:tcPr>
          <w:p w14:paraId="12083C5A" w14:textId="77777777" w:rsidR="00934859" w:rsidRPr="00806157" w:rsidRDefault="00934859">
            <w:pPr>
              <w:pStyle w:val="BodyText"/>
              <w:spacing w:line="240" w:lineRule="atLeast"/>
              <w:rPr>
                <w:lang w:val="en-US"/>
              </w:rPr>
              <w:pPrChange w:id="17392" w:author="Strzelczyk, Anthony (A.)" w:date="2020-12-11T12:24:00Z">
                <w:pPr>
                  <w:pStyle w:val="BodyText"/>
                </w:pPr>
              </w:pPrChange>
            </w:pPr>
          </w:p>
        </w:tc>
      </w:tr>
      <w:tr w:rsidR="00FE7C19" w:rsidRPr="00806157" w14:paraId="2FB727CA" w14:textId="77777777" w:rsidTr="00982747">
        <w:tc>
          <w:tcPr>
            <w:tcW w:w="567" w:type="dxa"/>
          </w:tcPr>
          <w:p w14:paraId="5862CB2E" w14:textId="77777777" w:rsidR="00FE7C19" w:rsidRDefault="00FE7C19">
            <w:pPr>
              <w:pStyle w:val="BodyText"/>
              <w:spacing w:line="240" w:lineRule="atLeast"/>
              <w:rPr>
                <w:lang w:val="en-US"/>
              </w:rPr>
              <w:pPrChange w:id="17393" w:author="Strzelczyk, Anthony (A.)" w:date="2020-12-11T12:24:00Z">
                <w:pPr>
                  <w:pStyle w:val="BodyText"/>
                </w:pPr>
              </w:pPrChange>
            </w:pPr>
            <w:r>
              <w:rPr>
                <w:lang w:val="en-US"/>
              </w:rPr>
              <w:t>9</w:t>
            </w:r>
          </w:p>
        </w:tc>
        <w:tc>
          <w:tcPr>
            <w:tcW w:w="3686" w:type="dxa"/>
          </w:tcPr>
          <w:p w14:paraId="61198890" w14:textId="77777777" w:rsidR="00FE7C19" w:rsidRDefault="00FE7C19">
            <w:pPr>
              <w:pStyle w:val="BodyText"/>
              <w:spacing w:line="240" w:lineRule="atLeast"/>
              <w:rPr>
                <w:lang w:val="en-US"/>
              </w:rPr>
              <w:pPrChange w:id="17394" w:author="Strzelczyk, Anthony (A.)" w:date="2020-12-11T12:24:00Z">
                <w:pPr>
                  <w:pStyle w:val="BodyText"/>
                </w:pPr>
              </w:pPrChange>
            </w:pPr>
          </w:p>
        </w:tc>
        <w:tc>
          <w:tcPr>
            <w:tcW w:w="1417" w:type="dxa"/>
          </w:tcPr>
          <w:p w14:paraId="2B98E8E3" w14:textId="77777777" w:rsidR="00FE7C19" w:rsidRDefault="00FE7C19">
            <w:pPr>
              <w:pStyle w:val="BodyText"/>
              <w:spacing w:line="240" w:lineRule="atLeast"/>
              <w:rPr>
                <w:lang w:val="en-US"/>
              </w:rPr>
              <w:pPrChange w:id="17395" w:author="Strzelczyk, Anthony (A.)" w:date="2020-12-11T12:24:00Z">
                <w:pPr>
                  <w:pStyle w:val="BodyText"/>
                </w:pPr>
              </w:pPrChange>
            </w:pPr>
          </w:p>
        </w:tc>
        <w:tc>
          <w:tcPr>
            <w:tcW w:w="1134" w:type="dxa"/>
          </w:tcPr>
          <w:p w14:paraId="242B0783" w14:textId="77777777" w:rsidR="00FE7C19" w:rsidRDefault="00FE7C19">
            <w:pPr>
              <w:pStyle w:val="BodyText"/>
              <w:spacing w:line="240" w:lineRule="atLeast"/>
              <w:rPr>
                <w:lang w:val="en-US"/>
              </w:rPr>
              <w:pPrChange w:id="17396" w:author="Strzelczyk, Anthony (A.)" w:date="2020-12-11T12:24:00Z">
                <w:pPr>
                  <w:pStyle w:val="BodyText"/>
                </w:pPr>
              </w:pPrChange>
            </w:pPr>
          </w:p>
        </w:tc>
        <w:tc>
          <w:tcPr>
            <w:tcW w:w="1134" w:type="dxa"/>
          </w:tcPr>
          <w:p w14:paraId="21CBE52A" w14:textId="77777777" w:rsidR="00FE7C19" w:rsidRDefault="00FE7C19">
            <w:pPr>
              <w:pStyle w:val="BodyText"/>
              <w:spacing w:line="240" w:lineRule="atLeast"/>
              <w:rPr>
                <w:lang w:val="en-US"/>
              </w:rPr>
              <w:pPrChange w:id="17397" w:author="Strzelczyk, Anthony (A.)" w:date="2020-12-11T12:24:00Z">
                <w:pPr>
                  <w:pStyle w:val="BodyText"/>
                </w:pPr>
              </w:pPrChange>
            </w:pPr>
          </w:p>
        </w:tc>
        <w:tc>
          <w:tcPr>
            <w:tcW w:w="2268" w:type="dxa"/>
          </w:tcPr>
          <w:p w14:paraId="2623350E" w14:textId="77777777" w:rsidR="00FE7C19" w:rsidRPr="00806157" w:rsidRDefault="00FE7C19">
            <w:pPr>
              <w:pStyle w:val="BodyText"/>
              <w:spacing w:line="240" w:lineRule="atLeast"/>
              <w:rPr>
                <w:lang w:val="en-US"/>
              </w:rPr>
              <w:pPrChange w:id="17398" w:author="Strzelczyk, Anthony (A.)" w:date="2020-12-11T12:24:00Z">
                <w:pPr>
                  <w:pStyle w:val="BodyText"/>
                </w:pPr>
              </w:pPrChange>
            </w:pPr>
          </w:p>
        </w:tc>
      </w:tr>
    </w:tbl>
    <w:p w14:paraId="207E31B9" w14:textId="1DD42493" w:rsidR="00AF3D6B" w:rsidRDefault="004754E9">
      <w:pPr>
        <w:pStyle w:val="Caption"/>
        <w:spacing w:line="240" w:lineRule="atLeast"/>
        <w:pPrChange w:id="17399" w:author="Strzelczyk, Anthony (A.)" w:date="2020-12-11T12:24:00Z">
          <w:pPr>
            <w:pStyle w:val="Caption"/>
          </w:pPr>
        </w:pPrChange>
      </w:pPr>
      <w:bookmarkStart w:id="17400" w:name="_Toc8944011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5277C2">
        <w:rPr>
          <w:noProof/>
        </w:rPr>
        <w:t>24</w:t>
      </w:r>
      <w:r w:rsidR="002C1D22">
        <w:rPr>
          <w:noProof/>
        </w:rPr>
        <w:fldChar w:fldCharType="end"/>
      </w:r>
      <w:r w:rsidRPr="00C75AE5">
        <w:t xml:space="preserve">: </w:t>
      </w:r>
      <w:r>
        <w:t>Open Concerns</w:t>
      </w:r>
      <w:bookmarkEnd w:id="17400"/>
    </w:p>
    <w:p w14:paraId="244648AC" w14:textId="77777777" w:rsidR="005E1709" w:rsidRDefault="005E1709">
      <w:pPr>
        <w:spacing w:line="240" w:lineRule="atLeast"/>
        <w:pPrChange w:id="17401" w:author="Strzelczyk, Anthony (A.)" w:date="2020-12-11T12:24:00Z">
          <w:pPr/>
        </w:pPrChange>
      </w:pPr>
    </w:p>
    <w:p w14:paraId="375EA662" w14:textId="77777777" w:rsidR="00AF3D6B" w:rsidRPr="007C20FA" w:rsidRDefault="00C4581C">
      <w:pPr>
        <w:pStyle w:val="Heading1"/>
        <w:spacing w:line="240" w:lineRule="atLeast"/>
        <w:pPrChange w:id="17402" w:author="Strzelczyk, Anthony (A.)" w:date="2020-12-11T12:24:00Z">
          <w:pPr>
            <w:pStyle w:val="Heading1"/>
          </w:pPr>
        </w:pPrChange>
      </w:pPr>
      <w:bookmarkStart w:id="17403" w:name="_Ref51772662"/>
      <w:bookmarkStart w:id="17404" w:name="_Toc89440079"/>
      <w:r>
        <w:lastRenderedPageBreak/>
        <w:t>Revision</w:t>
      </w:r>
      <w:r w:rsidR="00DB513B">
        <w:t xml:space="preserve"> History</w:t>
      </w:r>
      <w:bookmarkEnd w:id="17403"/>
      <w:bookmarkEnd w:id="17404"/>
    </w:p>
    <w:p w14:paraId="1E286AE9" w14:textId="77777777" w:rsidR="00B3198F" w:rsidRDefault="00B3198F">
      <w:pPr>
        <w:spacing w:line="240" w:lineRule="atLeast"/>
        <w:pPrChange w:id="17405" w:author="Strzelczyk, Anthony (A.)" w:date="2020-12-11T12:24:00Z">
          <w:pPr/>
        </w:pPrChange>
      </w:pPr>
    </w:p>
    <w:p w14:paraId="0F9A273E" w14:textId="77777777" w:rsidR="00EA4337" w:rsidRDefault="00EA4337">
      <w:pPr>
        <w:pStyle w:val="Heading2"/>
        <w:tabs>
          <w:tab w:val="left" w:pos="709"/>
        </w:tabs>
        <w:spacing w:line="240" w:lineRule="atLeast"/>
        <w:ind w:left="0" w:firstLine="0"/>
        <w:rPr>
          <w:vanish/>
        </w:rPr>
        <w:pPrChange w:id="17406" w:author="Strzelczyk, Anthony (A.)" w:date="2020-12-11T12:24:00Z">
          <w:pPr>
            <w:pStyle w:val="Heading2"/>
            <w:tabs>
              <w:tab w:val="left" w:pos="709"/>
            </w:tabs>
            <w:ind w:left="0" w:firstLine="0"/>
          </w:pPr>
        </w:pPrChange>
      </w:pPr>
      <w:r w:rsidRPr="00EB5501">
        <w:rPr>
          <w:vanish/>
        </w:rPr>
        <w:t>Template Revisions</w:t>
      </w:r>
      <w:bookmarkStart w:id="17407" w:name="_Toc426532436"/>
      <w:bookmarkStart w:id="17408" w:name="_Toc426532709"/>
      <w:bookmarkStart w:id="17409" w:name="_Toc429735065"/>
      <w:bookmarkStart w:id="17410" w:name="_Toc429736056"/>
      <w:bookmarkStart w:id="17411" w:name="_Toc429740130"/>
      <w:bookmarkStart w:id="17412" w:name="_Toc435105691"/>
      <w:bookmarkStart w:id="17413" w:name="_Toc435447975"/>
      <w:bookmarkStart w:id="17414" w:name="_Toc446338187"/>
      <w:bookmarkStart w:id="17415" w:name="_Toc446338376"/>
      <w:bookmarkStart w:id="17416" w:name="_Toc446338442"/>
      <w:bookmarkStart w:id="17417" w:name="_Toc446338500"/>
      <w:bookmarkStart w:id="17418" w:name="_Toc446401092"/>
      <w:bookmarkStart w:id="17419" w:name="_Toc446401345"/>
      <w:bookmarkStart w:id="17420" w:name="_Toc446401403"/>
      <w:bookmarkStart w:id="17421" w:name="_Toc446403147"/>
      <w:bookmarkStart w:id="17422" w:name="_Toc446420100"/>
      <w:bookmarkStart w:id="17423" w:name="_Toc446420218"/>
      <w:bookmarkStart w:id="17424" w:name="_Toc448921022"/>
      <w:bookmarkStart w:id="17425" w:name="_Toc455758197"/>
      <w:bookmarkStart w:id="17426" w:name="_Toc455943205"/>
      <w:bookmarkStart w:id="17427" w:name="_Toc455943280"/>
      <w:bookmarkStart w:id="17428" w:name="_Toc455943355"/>
      <w:bookmarkStart w:id="17429" w:name="_Toc455987353"/>
      <w:bookmarkStart w:id="17430" w:name="_Toc455987426"/>
      <w:bookmarkStart w:id="17431" w:name="_Toc455989378"/>
      <w:bookmarkStart w:id="17432" w:name="_Toc456007567"/>
      <w:bookmarkStart w:id="17433" w:name="_Toc466873871"/>
      <w:bookmarkStart w:id="17434" w:name="_Toc466874038"/>
      <w:bookmarkStart w:id="17435" w:name="_Toc471214513"/>
      <w:bookmarkStart w:id="17436" w:name="_Toc471216892"/>
      <w:bookmarkStart w:id="17437" w:name="_Toc472080263"/>
      <w:bookmarkStart w:id="17438" w:name="_Toc472492808"/>
      <w:bookmarkStart w:id="17439" w:name="_Toc479868722"/>
      <w:bookmarkStart w:id="17440" w:name="_Toc481143298"/>
      <w:bookmarkStart w:id="17441" w:name="_Toc498522497"/>
      <w:bookmarkStart w:id="17442" w:name="_Toc498523514"/>
      <w:bookmarkStart w:id="17443" w:name="_Toc498524039"/>
      <w:bookmarkStart w:id="17444" w:name="_Toc513649582"/>
      <w:bookmarkStart w:id="17445" w:name="_Toc521186202"/>
      <w:bookmarkStart w:id="17446" w:name="_Toc528759264"/>
      <w:bookmarkStart w:id="17447" w:name="_Toc528768570"/>
      <w:bookmarkStart w:id="17448" w:name="_Toc528770517"/>
      <w:bookmarkStart w:id="17449" w:name="_Toc530745390"/>
      <w:bookmarkStart w:id="17450" w:name="_Toc531340120"/>
      <w:bookmarkStart w:id="17451" w:name="_Toc532390833"/>
      <w:bookmarkStart w:id="17452" w:name="_Toc532391139"/>
      <w:bookmarkStart w:id="17453" w:name="_Toc4161892"/>
      <w:bookmarkStart w:id="17454" w:name="_Toc4162044"/>
      <w:bookmarkStart w:id="17455" w:name="_Toc10201377"/>
      <w:bookmarkStart w:id="17456" w:name="_Toc11687280"/>
      <w:bookmarkStart w:id="17457" w:name="_Toc11740880"/>
      <w:bookmarkStart w:id="17458" w:name="_Toc12461805"/>
      <w:bookmarkStart w:id="17459" w:name="_Toc12639640"/>
      <w:bookmarkStart w:id="17460" w:name="_Toc12949038"/>
      <w:bookmarkStart w:id="17461" w:name="_Toc12958641"/>
      <w:bookmarkStart w:id="17462" w:name="_Toc12962784"/>
      <w:bookmarkStart w:id="17463" w:name="_Toc19090935"/>
      <w:bookmarkStart w:id="17464" w:name="_Toc19091031"/>
      <w:bookmarkStart w:id="17465" w:name="_Toc23857962"/>
      <w:bookmarkStart w:id="17466" w:name="_Toc23858173"/>
      <w:bookmarkStart w:id="17467" w:name="_Toc23858268"/>
      <w:bookmarkStart w:id="17468" w:name="_Toc25321835"/>
      <w:bookmarkStart w:id="17469" w:name="_Toc26370926"/>
      <w:bookmarkStart w:id="17470" w:name="_Toc26371672"/>
      <w:bookmarkStart w:id="17471" w:name="_Toc26441122"/>
      <w:bookmarkStart w:id="17472" w:name="_Toc26450484"/>
      <w:bookmarkStart w:id="17473" w:name="_Toc26887530"/>
      <w:bookmarkStart w:id="17474" w:name="_Toc26887624"/>
      <w:bookmarkStart w:id="17475" w:name="_Toc32420652"/>
      <w:bookmarkStart w:id="17476" w:name="_Toc33001423"/>
      <w:bookmarkStart w:id="17477" w:name="_Toc33002751"/>
      <w:bookmarkStart w:id="17478" w:name="_Toc33027729"/>
      <w:bookmarkStart w:id="17479" w:name="_Toc34681989"/>
      <w:bookmarkStart w:id="17480" w:name="_Toc51770234"/>
      <w:bookmarkStart w:id="17481" w:name="_Toc51773285"/>
      <w:bookmarkStart w:id="17482" w:name="_Toc51773823"/>
      <w:bookmarkStart w:id="17483" w:name="_Toc57127306"/>
      <w:bookmarkStart w:id="17484" w:name="_Toc57128820"/>
      <w:bookmarkStart w:id="17485" w:name="_Toc57129037"/>
      <w:bookmarkStart w:id="17486" w:name="_Toc57191997"/>
      <w:bookmarkStart w:id="17487" w:name="_Toc57193691"/>
      <w:bookmarkStart w:id="17488" w:name="_Toc57194116"/>
      <w:bookmarkStart w:id="17489" w:name="_Toc57194731"/>
      <w:bookmarkStart w:id="17490" w:name="_Toc58258091"/>
      <w:bookmarkStart w:id="17491" w:name="_Toc58310500"/>
      <w:bookmarkStart w:id="17492" w:name="_Toc58496279"/>
      <w:bookmarkStart w:id="17493" w:name="_Toc58497363"/>
      <w:bookmarkStart w:id="17494" w:name="_Toc58587056"/>
      <w:bookmarkStart w:id="17495" w:name="_Toc58938193"/>
      <w:bookmarkStart w:id="17496" w:name="_Toc58939532"/>
      <w:bookmarkStart w:id="17497" w:name="_Toc59108429"/>
      <w:bookmarkStart w:id="17498" w:name="_Toc59300936"/>
      <w:bookmarkStart w:id="17499" w:name="_Toc59303652"/>
      <w:bookmarkStart w:id="17500" w:name="_Toc59515488"/>
      <w:bookmarkStart w:id="17501" w:name="_Toc59628736"/>
      <w:bookmarkStart w:id="17502" w:name="_Toc60752507"/>
      <w:bookmarkStart w:id="17503" w:name="_Toc61061298"/>
      <w:bookmarkStart w:id="17504" w:name="_Toc61517095"/>
      <w:bookmarkStart w:id="17505" w:name="_Toc61517500"/>
      <w:bookmarkStart w:id="17506" w:name="_Toc61517905"/>
      <w:bookmarkStart w:id="17507" w:name="_Toc62469591"/>
      <w:bookmarkStart w:id="17508" w:name="_Toc62469997"/>
      <w:bookmarkStart w:id="17509" w:name="_Toc62806336"/>
      <w:bookmarkStart w:id="17510" w:name="_Toc63149127"/>
      <w:bookmarkStart w:id="17511" w:name="_Toc64530403"/>
      <w:bookmarkStart w:id="17512" w:name="_Toc65959372"/>
      <w:bookmarkStart w:id="17513" w:name="_Toc66036319"/>
      <w:bookmarkStart w:id="17514" w:name="_Toc66170128"/>
      <w:bookmarkStart w:id="17515" w:name="_Toc66170542"/>
      <w:bookmarkStart w:id="17516" w:name="_Toc66171294"/>
      <w:bookmarkStart w:id="17517" w:name="_Toc66171677"/>
      <w:bookmarkStart w:id="17518" w:name="_Toc66172060"/>
      <w:bookmarkStart w:id="17519" w:name="_Toc70443147"/>
      <w:bookmarkStart w:id="17520" w:name="_Toc70495083"/>
      <w:bookmarkStart w:id="17521" w:name="_Toc70511253"/>
      <w:bookmarkStart w:id="17522" w:name="_Toc70511647"/>
      <w:bookmarkStart w:id="17523" w:name="_Toc70512030"/>
      <w:bookmarkStart w:id="17524" w:name="_Toc70512413"/>
      <w:bookmarkStart w:id="17525" w:name="_Toc89250137"/>
      <w:bookmarkStart w:id="17526" w:name="_Toc89440080"/>
      <w:bookmarkEnd w:id="17407"/>
      <w:bookmarkEnd w:id="17408"/>
      <w:bookmarkEnd w:id="17409"/>
      <w:bookmarkEnd w:id="17410"/>
      <w:bookmarkEnd w:id="17411"/>
      <w:bookmarkEnd w:id="17412"/>
      <w:bookmarkEnd w:id="17413"/>
      <w:bookmarkEnd w:id="17414"/>
      <w:bookmarkEnd w:id="17415"/>
      <w:bookmarkEnd w:id="17416"/>
      <w:bookmarkEnd w:id="17417"/>
      <w:bookmarkEnd w:id="17418"/>
      <w:bookmarkEnd w:id="17419"/>
      <w:bookmarkEnd w:id="17420"/>
      <w:bookmarkEnd w:id="17421"/>
      <w:bookmarkEnd w:id="17422"/>
      <w:bookmarkEnd w:id="17423"/>
      <w:bookmarkEnd w:id="17424"/>
      <w:bookmarkEnd w:id="17425"/>
      <w:bookmarkEnd w:id="17426"/>
      <w:bookmarkEnd w:id="17427"/>
      <w:bookmarkEnd w:id="17428"/>
      <w:bookmarkEnd w:id="17429"/>
      <w:bookmarkEnd w:id="17430"/>
      <w:bookmarkEnd w:id="17431"/>
      <w:bookmarkEnd w:id="17432"/>
      <w:bookmarkEnd w:id="17433"/>
      <w:bookmarkEnd w:id="17434"/>
      <w:bookmarkEnd w:id="17435"/>
      <w:bookmarkEnd w:id="17436"/>
      <w:bookmarkEnd w:id="17437"/>
      <w:bookmarkEnd w:id="17438"/>
      <w:bookmarkEnd w:id="17439"/>
      <w:bookmarkEnd w:id="17440"/>
      <w:bookmarkEnd w:id="17441"/>
      <w:bookmarkEnd w:id="17442"/>
      <w:bookmarkEnd w:id="17443"/>
      <w:bookmarkEnd w:id="17444"/>
      <w:bookmarkEnd w:id="17445"/>
      <w:bookmarkEnd w:id="17446"/>
      <w:bookmarkEnd w:id="17447"/>
      <w:bookmarkEnd w:id="17448"/>
      <w:bookmarkEnd w:id="17449"/>
      <w:bookmarkEnd w:id="17450"/>
      <w:bookmarkEnd w:id="17451"/>
      <w:bookmarkEnd w:id="17452"/>
      <w:bookmarkEnd w:id="17453"/>
      <w:bookmarkEnd w:id="17454"/>
      <w:bookmarkEnd w:id="17455"/>
      <w:bookmarkEnd w:id="17456"/>
      <w:bookmarkEnd w:id="17457"/>
      <w:bookmarkEnd w:id="17458"/>
      <w:bookmarkEnd w:id="17459"/>
      <w:bookmarkEnd w:id="17460"/>
      <w:bookmarkEnd w:id="17461"/>
      <w:bookmarkEnd w:id="17462"/>
      <w:bookmarkEnd w:id="17463"/>
      <w:bookmarkEnd w:id="17464"/>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bookmarkEnd w:id="17478"/>
      <w:bookmarkEnd w:id="17479"/>
      <w:bookmarkEnd w:id="17480"/>
      <w:bookmarkEnd w:id="17481"/>
      <w:bookmarkEnd w:id="17482"/>
      <w:bookmarkEnd w:id="17483"/>
      <w:bookmarkEnd w:id="17484"/>
      <w:bookmarkEnd w:id="17485"/>
      <w:bookmarkEnd w:id="17486"/>
      <w:bookmarkEnd w:id="17487"/>
      <w:bookmarkEnd w:id="17488"/>
      <w:bookmarkEnd w:id="17489"/>
      <w:bookmarkEnd w:id="17490"/>
      <w:bookmarkEnd w:id="17491"/>
      <w:bookmarkEnd w:id="17492"/>
      <w:bookmarkEnd w:id="17493"/>
      <w:bookmarkEnd w:id="17494"/>
      <w:bookmarkEnd w:id="17495"/>
      <w:bookmarkEnd w:id="17496"/>
      <w:bookmarkEnd w:id="17497"/>
      <w:bookmarkEnd w:id="17498"/>
      <w:bookmarkEnd w:id="17499"/>
      <w:bookmarkEnd w:id="17500"/>
      <w:bookmarkEnd w:id="17501"/>
      <w:bookmarkEnd w:id="17502"/>
      <w:bookmarkEnd w:id="17503"/>
      <w:bookmarkEnd w:id="17504"/>
      <w:bookmarkEnd w:id="17505"/>
      <w:bookmarkEnd w:id="17506"/>
      <w:bookmarkEnd w:id="17507"/>
      <w:bookmarkEnd w:id="17508"/>
      <w:bookmarkEnd w:id="17509"/>
      <w:bookmarkEnd w:id="17510"/>
      <w:bookmarkEnd w:id="17511"/>
      <w:bookmarkEnd w:id="17512"/>
      <w:bookmarkEnd w:id="17513"/>
      <w:bookmarkEnd w:id="17514"/>
      <w:bookmarkEnd w:id="17515"/>
      <w:bookmarkEnd w:id="17516"/>
      <w:bookmarkEnd w:id="17517"/>
      <w:bookmarkEnd w:id="17518"/>
      <w:bookmarkEnd w:id="17519"/>
      <w:bookmarkEnd w:id="17520"/>
      <w:bookmarkEnd w:id="17521"/>
      <w:bookmarkEnd w:id="17522"/>
      <w:bookmarkEnd w:id="17523"/>
      <w:bookmarkEnd w:id="17524"/>
      <w:bookmarkEnd w:id="17525"/>
      <w:bookmarkEnd w:id="17526"/>
    </w:p>
    <w:p w14:paraId="27E02AA6" w14:textId="77777777" w:rsidR="006E0CC3" w:rsidRPr="00A30716" w:rsidRDefault="006E0CC3">
      <w:pPr>
        <w:shd w:val="clear" w:color="auto" w:fill="D6E3BC" w:themeFill="accent3" w:themeFillTint="66"/>
        <w:spacing w:line="240" w:lineRule="atLeast"/>
        <w:rPr>
          <w:i/>
          <w:vanish/>
          <w:color w:val="808080" w:themeColor="background1" w:themeShade="80"/>
        </w:rPr>
        <w:pPrChange w:id="17527" w:author="Strzelczyk, Anthony (A.)" w:date="2020-12-11T12:24:00Z">
          <w:pPr>
            <w:shd w:val="clear" w:color="auto" w:fill="D6E3BC" w:themeFill="accent3" w:themeFillTint="66"/>
          </w:pPr>
        </w:pPrChange>
      </w:pPr>
      <w:r>
        <w:rPr>
          <w:i/>
          <w:vanish/>
          <w:color w:val="808080" w:themeColor="background1" w:themeShade="80"/>
        </w:rPr>
        <w:t>#Important: Do not change this section</w:t>
      </w:r>
    </w:p>
    <w:p w14:paraId="0B6A1CB4" w14:textId="77777777" w:rsidR="00106AC9" w:rsidRPr="00EB5501" w:rsidRDefault="00106AC9" w:rsidP="00106AC9">
      <w:pPr>
        <w:spacing w:line="240" w:lineRule="atLeast"/>
      </w:pPr>
      <w:r>
        <w:t>No revision history found.</w:t>
      </w:r>
    </w:p>
    <w:p w14:paraId="5DD0F3D3" w14:textId="77777777" w:rsidR="00EA4337" w:rsidRPr="00EB5501" w:rsidRDefault="00EA4337">
      <w:pPr>
        <w:spacing w:line="240" w:lineRule="atLeast"/>
        <w:pPrChange w:id="17528" w:author="Strzelczyk, Anthony (A.)" w:date="2020-12-11T12:24:00Z">
          <w:pPr/>
        </w:pPrChange>
      </w:pPr>
    </w:p>
    <w:p w14:paraId="3B1E2EEC" w14:textId="77777777" w:rsidR="00EA4337" w:rsidRPr="007D0A79" w:rsidRDefault="00EA4337">
      <w:pPr>
        <w:spacing w:line="240" w:lineRule="atLeast"/>
        <w:rPr>
          <w:vanish/>
        </w:rPr>
        <w:pPrChange w:id="17529" w:author="Strzelczyk, Anthony (A.)" w:date="2020-12-11T12:24:00Z">
          <w:pPr/>
        </w:pPrChange>
      </w:pPr>
    </w:p>
    <w:p w14:paraId="0FFAE350" w14:textId="77777777" w:rsidR="00781321" w:rsidRDefault="00DB513B">
      <w:pPr>
        <w:pStyle w:val="Heading1"/>
        <w:tabs>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line="240" w:lineRule="atLeast"/>
        <w:ind w:left="0" w:firstLine="0"/>
        <w:textAlignment w:val="auto"/>
        <w:pPrChange w:id="17530" w:author="Strzelczyk, Anthony (A.)" w:date="2020-12-11T12:24:00Z">
          <w:pPr>
            <w:pStyle w:val="Heading1"/>
            <w:tabs>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pPrChange>
      </w:pPr>
      <w:bookmarkStart w:id="17531" w:name="_Ref51772676"/>
      <w:bookmarkStart w:id="17532" w:name="_Toc89440081"/>
      <w:r>
        <w:lastRenderedPageBreak/>
        <w:t>Appendix</w:t>
      </w:r>
      <w:bookmarkEnd w:id="17531"/>
      <w:bookmarkEnd w:id="17532"/>
    </w:p>
    <w:p w14:paraId="26EF23CB" w14:textId="77777777" w:rsidR="00EA6652" w:rsidRDefault="00EA6652">
      <w:pPr>
        <w:spacing w:line="240" w:lineRule="atLeast"/>
        <w:pPrChange w:id="17533" w:author="Strzelczyk, Anthony (A.)" w:date="2020-12-11T12:24:00Z">
          <w:pPr/>
        </w:pPrChange>
      </w:pPr>
    </w:p>
    <w:p w14:paraId="3F3CF145" w14:textId="77777777" w:rsidR="00EA6652" w:rsidRDefault="00EA6652">
      <w:pPr>
        <w:overflowPunct/>
        <w:autoSpaceDE/>
        <w:autoSpaceDN/>
        <w:adjustRightInd/>
        <w:spacing w:line="240" w:lineRule="atLeast"/>
        <w:textAlignment w:val="auto"/>
        <w:pPrChange w:id="17534" w:author="Strzelczyk, Anthony (A.)" w:date="2020-12-11T12:24:00Z">
          <w:pPr>
            <w:overflowPunct/>
            <w:autoSpaceDE/>
            <w:autoSpaceDN/>
            <w:adjustRightInd/>
            <w:textAlignment w:val="auto"/>
          </w:pPr>
        </w:pPrChange>
      </w:pPr>
      <w:r>
        <w:br w:type="page"/>
      </w:r>
    </w:p>
    <w:p w14:paraId="2000CBB2" w14:textId="77777777" w:rsidR="00EA6652" w:rsidRPr="00EA6652" w:rsidRDefault="00EA6652">
      <w:pPr>
        <w:spacing w:line="240" w:lineRule="atLeast"/>
        <w:pPrChange w:id="17535" w:author="Strzelczyk, Anthony (A.)" w:date="2020-12-11T12:24:00Z">
          <w:pPr/>
        </w:pPrChange>
      </w:pPr>
    </w:p>
    <w:p w14:paraId="59932728" w14:textId="77777777" w:rsidR="009A5EBD" w:rsidRPr="00DA6CFF" w:rsidRDefault="009A5EBD">
      <w:pPr>
        <w:spacing w:before="1440" w:line="240" w:lineRule="atLeast"/>
        <w:jc w:val="center"/>
        <w:rPr>
          <w:sz w:val="32"/>
        </w:rPr>
        <w:pPrChange w:id="17536" w:author="Strzelczyk, Anthony (A.)" w:date="2020-12-11T12:24:00Z">
          <w:pPr>
            <w:spacing w:before="1440"/>
            <w:jc w:val="center"/>
          </w:pPr>
        </w:pPrChange>
      </w:pPr>
      <w:r w:rsidRPr="00DA6CFF">
        <w:rPr>
          <w:sz w:val="32"/>
        </w:rPr>
        <w:t>Document ends here.</w:t>
      </w:r>
    </w:p>
    <w:sectPr w:rsidR="009A5EBD" w:rsidRPr="00DA6CFF" w:rsidSect="00D93E13">
      <w:headerReference w:type="default" r:id="rId60"/>
      <w:footerReference w:type="default" r:id="rId61"/>
      <w:pgSz w:w="11907" w:h="16840" w:code="9"/>
      <w:pgMar w:top="720" w:right="720" w:bottom="720" w:left="720"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49862" w14:textId="77777777" w:rsidR="00BC0CB7" w:rsidRDefault="00BC0CB7">
      <w:r>
        <w:separator/>
      </w:r>
    </w:p>
    <w:p w14:paraId="67E6A69D" w14:textId="77777777" w:rsidR="00BC0CB7" w:rsidRDefault="00BC0CB7"/>
    <w:p w14:paraId="1692CC06" w14:textId="77777777" w:rsidR="00BC0CB7" w:rsidRDefault="00BC0CB7"/>
  </w:endnote>
  <w:endnote w:type="continuationSeparator" w:id="0">
    <w:p w14:paraId="443A2238" w14:textId="77777777" w:rsidR="00BC0CB7" w:rsidRDefault="00BC0CB7">
      <w:r>
        <w:continuationSeparator/>
      </w:r>
    </w:p>
    <w:p w14:paraId="053F84DB" w14:textId="77777777" w:rsidR="00BC0CB7" w:rsidRDefault="00BC0CB7"/>
    <w:p w14:paraId="70D8761C" w14:textId="77777777" w:rsidR="00BC0CB7" w:rsidRDefault="00BC0CB7"/>
  </w:endnote>
  <w:endnote w:type="continuationNotice" w:id="1">
    <w:p w14:paraId="6F241847" w14:textId="77777777" w:rsidR="00BC0CB7" w:rsidRDefault="00BC0C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DC1B2" w14:textId="56F3EAA2" w:rsidR="0024755E" w:rsidRPr="004D7C06" w:rsidRDefault="0024755E"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w:instrText>
    </w:r>
    <w:r w:rsidRPr="00414956">
      <w:rPr>
        <w:rFonts w:ascii="Arial" w:hAnsi="Arial" w:cs="Arial"/>
        <w:i/>
        <w:color w:val="auto"/>
      </w:rPr>
      <w:fldChar w:fldCharType="separate"/>
    </w:r>
    <w:r>
      <w:rPr>
        <w:rFonts w:ascii="Arial" w:hAnsi="Arial" w:cs="Arial"/>
        <w:i/>
        <w:color w:val="auto"/>
      </w:rPr>
      <w:t>MyName</w:t>
    </w:r>
    <w:r w:rsidRPr="00414956">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 xml:space="preserve"> </w:t>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36</w:t>
    </w:r>
    <w:r w:rsidRPr="00A94C23">
      <w:rPr>
        <w:rFonts w:ascii="Arial" w:hAnsi="Arial" w:cs="Arial"/>
        <w:i/>
        <w:color w:val="auto"/>
        <w:lang w:val="de-DE"/>
      </w:rPr>
      <w:fldChar w:fldCharType="end"/>
    </w:r>
    <w:r>
      <w:rPr>
        <w:rFonts w:ascii="Arial" w:hAnsi="Arial" w:cs="Arial"/>
        <w:i/>
        <w:color w:val="auto"/>
      </w:rPr>
      <w:tab/>
      <w:t>Document ID: FD001010 – Fog Lights</w:t>
    </w:r>
  </w:p>
  <w:p w14:paraId="427C9C4F" w14:textId="3416A35D" w:rsidR="0024755E" w:rsidRPr="004D7C06" w:rsidRDefault="0024755E"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14:paraId="418569F3" w14:textId="3EEE8CB6" w:rsidR="0024755E" w:rsidRPr="004D7C06" w:rsidRDefault="0024755E"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2020</w:t>
    </w:r>
    <w:r w:rsidRPr="003F64F8">
      <w:rPr>
        <w:rFonts w:ascii="Arial" w:hAnsi="Arial" w:cs="Arial"/>
        <w:i/>
        <w:color w:val="auto"/>
      </w:rPr>
      <w:fldChar w:fldCharType="end"/>
    </w:r>
    <w:r w:rsidRPr="003F64F8">
      <w:rPr>
        <w:rFonts w:ascii="Arial" w:hAnsi="Arial" w:cs="Arial"/>
        <w:i/>
        <w:color w:val="auto"/>
      </w:rPr>
      <w:t>, Ford Motor Company</w:t>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E52A2" w14:textId="77777777" w:rsidR="00BC0CB7" w:rsidRDefault="00BC0CB7">
      <w:r>
        <w:separator/>
      </w:r>
    </w:p>
    <w:p w14:paraId="4BC4D483" w14:textId="77777777" w:rsidR="00BC0CB7" w:rsidRDefault="00BC0CB7"/>
    <w:p w14:paraId="59198040" w14:textId="77777777" w:rsidR="00BC0CB7" w:rsidRDefault="00BC0CB7"/>
  </w:footnote>
  <w:footnote w:type="continuationSeparator" w:id="0">
    <w:p w14:paraId="14065D0B" w14:textId="77777777" w:rsidR="00BC0CB7" w:rsidRDefault="00BC0CB7">
      <w:r>
        <w:continuationSeparator/>
      </w:r>
    </w:p>
    <w:p w14:paraId="532C1AFA" w14:textId="77777777" w:rsidR="00BC0CB7" w:rsidRDefault="00BC0CB7"/>
    <w:p w14:paraId="5E13DA8F" w14:textId="77777777" w:rsidR="00BC0CB7" w:rsidRDefault="00BC0CB7"/>
  </w:footnote>
  <w:footnote w:type="continuationNotice" w:id="1">
    <w:p w14:paraId="3CE41BB0" w14:textId="77777777" w:rsidR="00BC0CB7" w:rsidRDefault="00BC0C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672FC" w14:textId="6B129F71" w:rsidR="0024755E" w:rsidRPr="00547D09" w:rsidRDefault="0024755E" w:rsidP="004204E5">
    <w:pPr>
      <w:ind w:left="-142"/>
      <w:jc w:val="center"/>
      <w:rPr>
        <w:rFonts w:cs="Arial"/>
        <w:sz w:val="32"/>
        <w:szCs w:val="32"/>
      </w:rPr>
    </w:pPr>
    <w:r w:rsidRPr="00547D09">
      <w:rPr>
        <w:rFonts w:cs="Arial"/>
        <w:noProof/>
        <w:sz w:val="28"/>
        <w:szCs w:val="32"/>
      </w:rPr>
      <w:drawing>
        <wp:anchor distT="0" distB="0" distL="114300" distR="114300" simplePos="0" relativeHeight="251657216" behindDoc="1" locked="0" layoutInCell="1" allowOverlap="1" wp14:anchorId="5A2DEE97" wp14:editId="2F26F86A">
          <wp:simplePos x="0" y="0"/>
          <wp:positionH relativeFrom="column">
            <wp:align>left</wp:align>
          </wp:positionH>
          <wp:positionV relativeFrom="paragraph">
            <wp:posOffset>-33655</wp:posOffset>
          </wp:positionV>
          <wp:extent cx="1217295" cy="608965"/>
          <wp:effectExtent l="0" t="0" r="1905" b="635"/>
          <wp:wrapNone/>
          <wp:docPr id="28" name="Picture 2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547D09">
      <w:rPr>
        <w:rFonts w:cs="Arial"/>
        <w:sz w:val="32"/>
        <w:szCs w:val="32"/>
      </w:rPr>
      <w:fldChar w:fldCharType="begin"/>
    </w:r>
    <w:r w:rsidRPr="00547D09">
      <w:rPr>
        <w:rFonts w:cs="Arial"/>
        <w:sz w:val="32"/>
        <w:szCs w:val="32"/>
      </w:rPr>
      <w:instrText xml:space="preserve"> DOCPROPERTY  DocType  \* MERGEFORMAT </w:instrText>
    </w:r>
    <w:r w:rsidRPr="00547D09">
      <w:rPr>
        <w:rFonts w:cs="Arial"/>
        <w:sz w:val="32"/>
        <w:szCs w:val="32"/>
      </w:rPr>
      <w:fldChar w:fldCharType="separate"/>
    </w:r>
    <w:r>
      <w:rPr>
        <w:rFonts w:cs="Arial"/>
        <w:sz w:val="32"/>
        <w:szCs w:val="32"/>
      </w:rPr>
      <w:t>Feature Document (FD)</w:t>
    </w:r>
    <w:r w:rsidRPr="00547D09">
      <w:rPr>
        <w:rFonts w:cs="Arial"/>
        <w:sz w:val="32"/>
        <w:szCs w:val="32"/>
      </w:rPr>
      <w:fldChar w:fldCharType="end"/>
    </w:r>
  </w:p>
  <w:p w14:paraId="1D462E93" w14:textId="77777777" w:rsidR="0024755E" w:rsidRPr="00FC5500" w:rsidRDefault="0024755E"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C56C" w14:textId="77777777" w:rsidR="0024755E" w:rsidRPr="00CB029A" w:rsidRDefault="0024755E" w:rsidP="00CC0D22">
    <w:pPr>
      <w:jc w:val="center"/>
      <w:rPr>
        <w:rFonts w:cs="Arial"/>
        <w:sz w:val="22"/>
        <w:szCs w:val="22"/>
      </w:rPr>
    </w:pPr>
    <w:r w:rsidRPr="00CB029A">
      <w:rPr>
        <w:noProof/>
        <w:sz w:val="22"/>
        <w:szCs w:val="22"/>
      </w:rPr>
      <w:drawing>
        <wp:anchor distT="0" distB="0" distL="114300" distR="114300" simplePos="0" relativeHeight="251658241" behindDoc="1" locked="0" layoutInCell="1" allowOverlap="1" wp14:anchorId="0514C105" wp14:editId="083D8D60">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CB029A">
      <w:rPr>
        <w:rFonts w:cs="Arial"/>
        <w:sz w:val="22"/>
        <w:szCs w:val="22"/>
      </w:rPr>
      <w:t>Feature Document</w:t>
    </w:r>
  </w:p>
  <w:p w14:paraId="15D19295" w14:textId="04EF1CF5" w:rsidR="0024755E" w:rsidRDefault="0024755E" w:rsidP="006C5444">
    <w:pPr>
      <w:pStyle w:val="CoverpageTitle"/>
      <w:spacing w:before="0" w:after="0"/>
    </w:pPr>
    <w:del w:id="17537" w:author="Strzelczyk, Anthony (A.)" w:date="2021-01-20T09:26:00Z">
      <w:r w:rsidDel="005279B3">
        <w:delText xml:space="preserve">Front and Rear </w:delText>
      </w:r>
    </w:del>
    <w:r>
      <w:t xml:space="preserve">Fog </w:t>
    </w:r>
    <w:del w:id="17538" w:author="Strzelczyk, Anthony (A.)" w:date="2021-01-20T05:55:00Z">
      <w:r w:rsidDel="0007604D">
        <w:delText>Light</w:delText>
      </w:r>
    </w:del>
    <w:ins w:id="17539" w:author="Strzelczyk, Anthony (A.)" w:date="2021-01-20T05:55:00Z">
      <w:r>
        <w:t xml:space="preserve">Lamps </w:t>
      </w:r>
    </w:ins>
    <w:ins w:id="17540" w:author="Strzelczyk, Anthony (A.)" w:date="2020-12-11T13:47:00Z">
      <w:r>
        <w:t>FD</w:t>
      </w:r>
    </w:ins>
    <w:r>
      <w:t xml:space="preserve"> </w:t>
    </w:r>
  </w:p>
  <w:p w14:paraId="23F12982" w14:textId="77777777" w:rsidR="0024755E" w:rsidRPr="00F96466" w:rsidRDefault="0024755E"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78"/>
    <w:multiLevelType w:val="hybridMultilevel"/>
    <w:tmpl w:val="56F68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875787"/>
    <w:multiLevelType w:val="hybridMultilevel"/>
    <w:tmpl w:val="0262B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74AA6"/>
    <w:multiLevelType w:val="hybridMultilevel"/>
    <w:tmpl w:val="2FD421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F445D2"/>
    <w:multiLevelType w:val="hybridMultilevel"/>
    <w:tmpl w:val="9A10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77409"/>
    <w:multiLevelType w:val="hybridMultilevel"/>
    <w:tmpl w:val="FBCE901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02301"/>
    <w:multiLevelType w:val="hybridMultilevel"/>
    <w:tmpl w:val="97528962"/>
    <w:lvl w:ilvl="0" w:tplc="767C0D18">
      <w:start w:val="10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F543F53"/>
    <w:multiLevelType w:val="hybridMultilevel"/>
    <w:tmpl w:val="F96C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4A9750F5"/>
    <w:multiLevelType w:val="hybridMultilevel"/>
    <w:tmpl w:val="01627888"/>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AC23B9"/>
    <w:multiLevelType w:val="hybridMultilevel"/>
    <w:tmpl w:val="56F68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82699"/>
    <w:multiLevelType w:val="multilevel"/>
    <w:tmpl w:val="B3FA24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sz w:val="24"/>
        <w:szCs w:val="24"/>
        <w:u w:val="none"/>
      </w:rPr>
    </w:lvl>
    <w:lvl w:ilvl="3">
      <w:start w:val="1"/>
      <w:numFmt w:val="decimal"/>
      <w:pStyle w:val="Heading4"/>
      <w:lvlText w:val="%1.%2.%3.%4"/>
      <w:lvlJc w:val="left"/>
      <w:pPr>
        <w:ind w:left="86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b/>
        <w:bCs/>
        <w:i w:val="0"/>
        <w:iCs w:val="0"/>
        <w:caps w:val="0"/>
        <w:smallCaps w:val="0"/>
        <w:strike w:val="0"/>
        <w:dstrike w:val="0"/>
        <w:color w:val="auto"/>
        <w:spacing w:val="0"/>
        <w:w w:val="100"/>
        <w:kern w:val="0"/>
        <w:position w:val="0"/>
        <w:sz w:val="24"/>
        <w:u w:val="none"/>
        <w:effect w:val="none"/>
        <w:em w:val="none"/>
      </w:rPr>
    </w:lvl>
    <w:lvl w:ilvl="5">
      <w:start w:val="1"/>
      <w:numFmt w:val="decimal"/>
      <w:pStyle w:val="Heading6"/>
      <w:lvlText w:val="%1.%2.%3.%4.%5.%6"/>
      <w:lvlJc w:val="left"/>
      <w:pPr>
        <w:ind w:left="1152" w:hanging="1152"/>
      </w:pPr>
      <w:rPr>
        <w:rFonts w:ascii="Arial" w:hAnsi="Arial" w:cs="Arial" w:hint="default"/>
        <w:b/>
        <w:i w:val="0"/>
        <w:color w:val="auto"/>
        <w:sz w:val="24"/>
        <w:szCs w:val="24"/>
        <w:u w:val="no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73611DE"/>
    <w:multiLevelType w:val="hybridMultilevel"/>
    <w:tmpl w:val="911C4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C57335"/>
    <w:multiLevelType w:val="hybridMultilevel"/>
    <w:tmpl w:val="F2CAB9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9"/>
  </w:num>
  <w:num w:numId="4">
    <w:abstractNumId w:val="10"/>
  </w:num>
  <w:num w:numId="5">
    <w:abstractNumId w:val="19"/>
  </w:num>
  <w:num w:numId="6">
    <w:abstractNumId w:val="17"/>
  </w:num>
  <w:num w:numId="7">
    <w:abstractNumId w:val="6"/>
  </w:num>
  <w:num w:numId="8">
    <w:abstractNumId w:val="19"/>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abstractNumId w:val="6"/>
  </w:num>
  <w:num w:numId="10">
    <w:abstractNumId w:val="15"/>
  </w:num>
  <w:num w:numId="11">
    <w:abstractNumId w:val="12"/>
  </w:num>
  <w:num w:numId="12">
    <w:abstractNumId w:val="1"/>
  </w:num>
  <w:num w:numId="13">
    <w:abstractNumId w:val="16"/>
  </w:num>
  <w:num w:numId="14">
    <w:abstractNumId w:val="5"/>
  </w:num>
  <w:num w:numId="15">
    <w:abstractNumId w:val="2"/>
  </w:num>
  <w:num w:numId="16">
    <w:abstractNumId w:val="20"/>
  </w:num>
  <w:num w:numId="17">
    <w:abstractNumId w:val="11"/>
  </w:num>
  <w:num w:numId="18">
    <w:abstractNumId w:val="8"/>
  </w:num>
  <w:num w:numId="19">
    <w:abstractNumId w:val="7"/>
  </w:num>
  <w:num w:numId="20">
    <w:abstractNumId w:val="0"/>
  </w:num>
  <w:num w:numId="21">
    <w:abstractNumId w:val="18"/>
  </w:num>
  <w:num w:numId="22">
    <w:abstractNumId w:val="3"/>
  </w:num>
  <w:num w:numId="23">
    <w:abstractNumId w:val="21"/>
  </w:num>
  <w:num w:numId="24">
    <w:abstractNumId w:val="14"/>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607"/>
    <w:rsid w:val="00000A8E"/>
    <w:rsid w:val="00000D42"/>
    <w:rsid w:val="00000D58"/>
    <w:rsid w:val="00000D93"/>
    <w:rsid w:val="000017C9"/>
    <w:rsid w:val="0000230D"/>
    <w:rsid w:val="00003F11"/>
    <w:rsid w:val="00004E55"/>
    <w:rsid w:val="00005A92"/>
    <w:rsid w:val="00005FC3"/>
    <w:rsid w:val="000065DB"/>
    <w:rsid w:val="00007E89"/>
    <w:rsid w:val="000104BD"/>
    <w:rsid w:val="00010A44"/>
    <w:rsid w:val="0001147E"/>
    <w:rsid w:val="00011592"/>
    <w:rsid w:val="00011BFD"/>
    <w:rsid w:val="00012252"/>
    <w:rsid w:val="00012953"/>
    <w:rsid w:val="00012C77"/>
    <w:rsid w:val="00014199"/>
    <w:rsid w:val="000141E0"/>
    <w:rsid w:val="00014948"/>
    <w:rsid w:val="00014E53"/>
    <w:rsid w:val="000157E2"/>
    <w:rsid w:val="0001799A"/>
    <w:rsid w:val="00020476"/>
    <w:rsid w:val="000213B0"/>
    <w:rsid w:val="00023F68"/>
    <w:rsid w:val="000249DB"/>
    <w:rsid w:val="000251F3"/>
    <w:rsid w:val="00025AAB"/>
    <w:rsid w:val="00025B33"/>
    <w:rsid w:val="00026128"/>
    <w:rsid w:val="000267A0"/>
    <w:rsid w:val="00026B33"/>
    <w:rsid w:val="00026C75"/>
    <w:rsid w:val="00027267"/>
    <w:rsid w:val="000276DD"/>
    <w:rsid w:val="000277AA"/>
    <w:rsid w:val="000300C8"/>
    <w:rsid w:val="00031695"/>
    <w:rsid w:val="0003206B"/>
    <w:rsid w:val="000339B4"/>
    <w:rsid w:val="00033EF2"/>
    <w:rsid w:val="00034BE4"/>
    <w:rsid w:val="00035E9B"/>
    <w:rsid w:val="00036220"/>
    <w:rsid w:val="00036948"/>
    <w:rsid w:val="00036D31"/>
    <w:rsid w:val="00037570"/>
    <w:rsid w:val="0003780F"/>
    <w:rsid w:val="00037930"/>
    <w:rsid w:val="00037C2E"/>
    <w:rsid w:val="00037E7D"/>
    <w:rsid w:val="000400AF"/>
    <w:rsid w:val="0004024D"/>
    <w:rsid w:val="000404FA"/>
    <w:rsid w:val="00040A23"/>
    <w:rsid w:val="00042248"/>
    <w:rsid w:val="00042A25"/>
    <w:rsid w:val="00042E88"/>
    <w:rsid w:val="00042FA9"/>
    <w:rsid w:val="0004342B"/>
    <w:rsid w:val="00043512"/>
    <w:rsid w:val="0004382F"/>
    <w:rsid w:val="00043E22"/>
    <w:rsid w:val="000443E6"/>
    <w:rsid w:val="00045382"/>
    <w:rsid w:val="0004581D"/>
    <w:rsid w:val="000458AF"/>
    <w:rsid w:val="00046457"/>
    <w:rsid w:val="00046727"/>
    <w:rsid w:val="000472DD"/>
    <w:rsid w:val="00047314"/>
    <w:rsid w:val="00047820"/>
    <w:rsid w:val="0005083B"/>
    <w:rsid w:val="000508F5"/>
    <w:rsid w:val="00051F4F"/>
    <w:rsid w:val="00052AF0"/>
    <w:rsid w:val="00054662"/>
    <w:rsid w:val="00054A51"/>
    <w:rsid w:val="00054DF3"/>
    <w:rsid w:val="00055C92"/>
    <w:rsid w:val="000560BB"/>
    <w:rsid w:val="0005681C"/>
    <w:rsid w:val="00057D40"/>
    <w:rsid w:val="00060A65"/>
    <w:rsid w:val="00060BD1"/>
    <w:rsid w:val="00060FBD"/>
    <w:rsid w:val="00061059"/>
    <w:rsid w:val="000621D8"/>
    <w:rsid w:val="000626F1"/>
    <w:rsid w:val="000627AC"/>
    <w:rsid w:val="00063792"/>
    <w:rsid w:val="000646B8"/>
    <w:rsid w:val="000647CA"/>
    <w:rsid w:val="00064A88"/>
    <w:rsid w:val="0006574F"/>
    <w:rsid w:val="0006587C"/>
    <w:rsid w:val="00065E57"/>
    <w:rsid w:val="00066407"/>
    <w:rsid w:val="00066C54"/>
    <w:rsid w:val="000670B8"/>
    <w:rsid w:val="00067D6E"/>
    <w:rsid w:val="00067D88"/>
    <w:rsid w:val="0007004B"/>
    <w:rsid w:val="00070FAA"/>
    <w:rsid w:val="000711DE"/>
    <w:rsid w:val="000712AC"/>
    <w:rsid w:val="00071585"/>
    <w:rsid w:val="00071894"/>
    <w:rsid w:val="00071ADB"/>
    <w:rsid w:val="00071D03"/>
    <w:rsid w:val="000720C3"/>
    <w:rsid w:val="0007281D"/>
    <w:rsid w:val="00072F14"/>
    <w:rsid w:val="00073824"/>
    <w:rsid w:val="00073BBB"/>
    <w:rsid w:val="00073CC5"/>
    <w:rsid w:val="0007468D"/>
    <w:rsid w:val="000746EE"/>
    <w:rsid w:val="0007492E"/>
    <w:rsid w:val="0007499F"/>
    <w:rsid w:val="00074CEF"/>
    <w:rsid w:val="00075343"/>
    <w:rsid w:val="00075B27"/>
    <w:rsid w:val="0007604D"/>
    <w:rsid w:val="00076352"/>
    <w:rsid w:val="0007668F"/>
    <w:rsid w:val="0007751C"/>
    <w:rsid w:val="000808AA"/>
    <w:rsid w:val="00080BEC"/>
    <w:rsid w:val="00082C43"/>
    <w:rsid w:val="0008379F"/>
    <w:rsid w:val="00083867"/>
    <w:rsid w:val="00084E40"/>
    <w:rsid w:val="00085AF3"/>
    <w:rsid w:val="00085DBC"/>
    <w:rsid w:val="00086B39"/>
    <w:rsid w:val="00087486"/>
    <w:rsid w:val="00087C76"/>
    <w:rsid w:val="00090ADB"/>
    <w:rsid w:val="00090D79"/>
    <w:rsid w:val="00090D80"/>
    <w:rsid w:val="00090DA5"/>
    <w:rsid w:val="00090E9A"/>
    <w:rsid w:val="00091145"/>
    <w:rsid w:val="00091580"/>
    <w:rsid w:val="00091786"/>
    <w:rsid w:val="0009179A"/>
    <w:rsid w:val="00092119"/>
    <w:rsid w:val="00092FA9"/>
    <w:rsid w:val="0009339D"/>
    <w:rsid w:val="000933B6"/>
    <w:rsid w:val="00093A74"/>
    <w:rsid w:val="00093FCD"/>
    <w:rsid w:val="000946C3"/>
    <w:rsid w:val="000949AC"/>
    <w:rsid w:val="00094F0D"/>
    <w:rsid w:val="00095508"/>
    <w:rsid w:val="000970F1"/>
    <w:rsid w:val="0009740D"/>
    <w:rsid w:val="00097435"/>
    <w:rsid w:val="000977BD"/>
    <w:rsid w:val="0009798B"/>
    <w:rsid w:val="000A0113"/>
    <w:rsid w:val="000A05AC"/>
    <w:rsid w:val="000A0A1A"/>
    <w:rsid w:val="000A0B5A"/>
    <w:rsid w:val="000A0BDB"/>
    <w:rsid w:val="000A16CE"/>
    <w:rsid w:val="000A20CC"/>
    <w:rsid w:val="000A27E3"/>
    <w:rsid w:val="000A2FB6"/>
    <w:rsid w:val="000A3258"/>
    <w:rsid w:val="000A3524"/>
    <w:rsid w:val="000A38CB"/>
    <w:rsid w:val="000A3FDA"/>
    <w:rsid w:val="000A4790"/>
    <w:rsid w:val="000A4DDF"/>
    <w:rsid w:val="000A5804"/>
    <w:rsid w:val="000A698B"/>
    <w:rsid w:val="000A6D39"/>
    <w:rsid w:val="000A7D1B"/>
    <w:rsid w:val="000A7EA5"/>
    <w:rsid w:val="000B116C"/>
    <w:rsid w:val="000B12A5"/>
    <w:rsid w:val="000B16A4"/>
    <w:rsid w:val="000B178D"/>
    <w:rsid w:val="000B1E0D"/>
    <w:rsid w:val="000B20D0"/>
    <w:rsid w:val="000B2108"/>
    <w:rsid w:val="000B2438"/>
    <w:rsid w:val="000B26A8"/>
    <w:rsid w:val="000B2F3C"/>
    <w:rsid w:val="000B30FE"/>
    <w:rsid w:val="000B3953"/>
    <w:rsid w:val="000B3D35"/>
    <w:rsid w:val="000B4C5A"/>
    <w:rsid w:val="000B6108"/>
    <w:rsid w:val="000B61E3"/>
    <w:rsid w:val="000B658F"/>
    <w:rsid w:val="000B6D55"/>
    <w:rsid w:val="000B7188"/>
    <w:rsid w:val="000B71E5"/>
    <w:rsid w:val="000B786C"/>
    <w:rsid w:val="000B7AD0"/>
    <w:rsid w:val="000B7E93"/>
    <w:rsid w:val="000C06E1"/>
    <w:rsid w:val="000C0934"/>
    <w:rsid w:val="000C0AF7"/>
    <w:rsid w:val="000C0B77"/>
    <w:rsid w:val="000C13B7"/>
    <w:rsid w:val="000C1483"/>
    <w:rsid w:val="000C15BC"/>
    <w:rsid w:val="000C1EE1"/>
    <w:rsid w:val="000C22EA"/>
    <w:rsid w:val="000C27F8"/>
    <w:rsid w:val="000C2B87"/>
    <w:rsid w:val="000C30F0"/>
    <w:rsid w:val="000C35A4"/>
    <w:rsid w:val="000C375C"/>
    <w:rsid w:val="000C412A"/>
    <w:rsid w:val="000C469D"/>
    <w:rsid w:val="000C4944"/>
    <w:rsid w:val="000C5593"/>
    <w:rsid w:val="000C6558"/>
    <w:rsid w:val="000C6EE8"/>
    <w:rsid w:val="000D15E6"/>
    <w:rsid w:val="000D1DCF"/>
    <w:rsid w:val="000D1E91"/>
    <w:rsid w:val="000D2C74"/>
    <w:rsid w:val="000D2EC1"/>
    <w:rsid w:val="000D3E2E"/>
    <w:rsid w:val="000D42CA"/>
    <w:rsid w:val="000D48B1"/>
    <w:rsid w:val="000D4F7F"/>
    <w:rsid w:val="000D4FEC"/>
    <w:rsid w:val="000D52D5"/>
    <w:rsid w:val="000D6456"/>
    <w:rsid w:val="000E03B2"/>
    <w:rsid w:val="000E1F8D"/>
    <w:rsid w:val="000E2939"/>
    <w:rsid w:val="000E2A90"/>
    <w:rsid w:val="000E2BFA"/>
    <w:rsid w:val="000E3BDF"/>
    <w:rsid w:val="000E3F7C"/>
    <w:rsid w:val="000E43D8"/>
    <w:rsid w:val="000E56E8"/>
    <w:rsid w:val="000E57F4"/>
    <w:rsid w:val="000E6032"/>
    <w:rsid w:val="000E6CB4"/>
    <w:rsid w:val="000E6EA0"/>
    <w:rsid w:val="000F0B10"/>
    <w:rsid w:val="000F1A00"/>
    <w:rsid w:val="000F2AEC"/>
    <w:rsid w:val="000F309E"/>
    <w:rsid w:val="000F3582"/>
    <w:rsid w:val="000F4184"/>
    <w:rsid w:val="000F6669"/>
    <w:rsid w:val="000F690F"/>
    <w:rsid w:val="000F6C5F"/>
    <w:rsid w:val="000F70C2"/>
    <w:rsid w:val="000F71C1"/>
    <w:rsid w:val="000F784F"/>
    <w:rsid w:val="000F7CC2"/>
    <w:rsid w:val="000F7EE0"/>
    <w:rsid w:val="000F7FE0"/>
    <w:rsid w:val="0010066B"/>
    <w:rsid w:val="0010118F"/>
    <w:rsid w:val="0010196D"/>
    <w:rsid w:val="00101A89"/>
    <w:rsid w:val="00102947"/>
    <w:rsid w:val="00103094"/>
    <w:rsid w:val="001039E4"/>
    <w:rsid w:val="00103D55"/>
    <w:rsid w:val="00104CA0"/>
    <w:rsid w:val="00106164"/>
    <w:rsid w:val="00106AC9"/>
    <w:rsid w:val="00106C17"/>
    <w:rsid w:val="00106ED4"/>
    <w:rsid w:val="001070AC"/>
    <w:rsid w:val="00111141"/>
    <w:rsid w:val="00111316"/>
    <w:rsid w:val="001118C1"/>
    <w:rsid w:val="001121C5"/>
    <w:rsid w:val="001125BF"/>
    <w:rsid w:val="00114598"/>
    <w:rsid w:val="001146FF"/>
    <w:rsid w:val="00114F8A"/>
    <w:rsid w:val="001163FD"/>
    <w:rsid w:val="00116D18"/>
    <w:rsid w:val="001171E7"/>
    <w:rsid w:val="001172BB"/>
    <w:rsid w:val="0011794C"/>
    <w:rsid w:val="00120696"/>
    <w:rsid w:val="00120BB1"/>
    <w:rsid w:val="00120F22"/>
    <w:rsid w:val="00120F40"/>
    <w:rsid w:val="00121845"/>
    <w:rsid w:val="00121A0D"/>
    <w:rsid w:val="00121F27"/>
    <w:rsid w:val="001225BC"/>
    <w:rsid w:val="00122743"/>
    <w:rsid w:val="00122B66"/>
    <w:rsid w:val="00124D0D"/>
    <w:rsid w:val="00124DEF"/>
    <w:rsid w:val="00125DFC"/>
    <w:rsid w:val="00125E59"/>
    <w:rsid w:val="00126248"/>
    <w:rsid w:val="00126516"/>
    <w:rsid w:val="0012740B"/>
    <w:rsid w:val="00127C21"/>
    <w:rsid w:val="00130FF4"/>
    <w:rsid w:val="0013137D"/>
    <w:rsid w:val="001319B8"/>
    <w:rsid w:val="001329F6"/>
    <w:rsid w:val="00134783"/>
    <w:rsid w:val="00135115"/>
    <w:rsid w:val="0013520C"/>
    <w:rsid w:val="00135741"/>
    <w:rsid w:val="00135D70"/>
    <w:rsid w:val="00135DB5"/>
    <w:rsid w:val="00136228"/>
    <w:rsid w:val="0013656E"/>
    <w:rsid w:val="00136D92"/>
    <w:rsid w:val="00136E97"/>
    <w:rsid w:val="001405C4"/>
    <w:rsid w:val="001417F6"/>
    <w:rsid w:val="001418FF"/>
    <w:rsid w:val="00141CCE"/>
    <w:rsid w:val="00141E9C"/>
    <w:rsid w:val="00141F2A"/>
    <w:rsid w:val="001424E5"/>
    <w:rsid w:val="0014290D"/>
    <w:rsid w:val="001435C8"/>
    <w:rsid w:val="001436C5"/>
    <w:rsid w:val="0014375F"/>
    <w:rsid w:val="00143B16"/>
    <w:rsid w:val="00144238"/>
    <w:rsid w:val="00146ACB"/>
    <w:rsid w:val="00146D01"/>
    <w:rsid w:val="00146E3A"/>
    <w:rsid w:val="0014772F"/>
    <w:rsid w:val="00147ABB"/>
    <w:rsid w:val="00147B75"/>
    <w:rsid w:val="00147BF9"/>
    <w:rsid w:val="00147ED0"/>
    <w:rsid w:val="00150421"/>
    <w:rsid w:val="00150F8D"/>
    <w:rsid w:val="0015143E"/>
    <w:rsid w:val="001519CE"/>
    <w:rsid w:val="00151B0F"/>
    <w:rsid w:val="0015297D"/>
    <w:rsid w:val="00152D69"/>
    <w:rsid w:val="00152FF4"/>
    <w:rsid w:val="00153539"/>
    <w:rsid w:val="00153B49"/>
    <w:rsid w:val="00153C45"/>
    <w:rsid w:val="00154140"/>
    <w:rsid w:val="00154544"/>
    <w:rsid w:val="00155160"/>
    <w:rsid w:val="00155B6A"/>
    <w:rsid w:val="00156326"/>
    <w:rsid w:val="001565A7"/>
    <w:rsid w:val="001568B0"/>
    <w:rsid w:val="001569C5"/>
    <w:rsid w:val="00157011"/>
    <w:rsid w:val="00157BC5"/>
    <w:rsid w:val="00157CD4"/>
    <w:rsid w:val="00160FCC"/>
    <w:rsid w:val="00161115"/>
    <w:rsid w:val="0016122A"/>
    <w:rsid w:val="00161DE0"/>
    <w:rsid w:val="00161E29"/>
    <w:rsid w:val="00161F2C"/>
    <w:rsid w:val="001626BB"/>
    <w:rsid w:val="00162B37"/>
    <w:rsid w:val="00162DBF"/>
    <w:rsid w:val="0016335F"/>
    <w:rsid w:val="001637D5"/>
    <w:rsid w:val="0016425F"/>
    <w:rsid w:val="001648C5"/>
    <w:rsid w:val="001648F9"/>
    <w:rsid w:val="00164B2A"/>
    <w:rsid w:val="00164E65"/>
    <w:rsid w:val="001656A2"/>
    <w:rsid w:val="0016593B"/>
    <w:rsid w:val="00165B1D"/>
    <w:rsid w:val="001676A0"/>
    <w:rsid w:val="00167F8A"/>
    <w:rsid w:val="0017042F"/>
    <w:rsid w:val="001704B9"/>
    <w:rsid w:val="0017067E"/>
    <w:rsid w:val="00170A79"/>
    <w:rsid w:val="00170BA8"/>
    <w:rsid w:val="00170F54"/>
    <w:rsid w:val="00171623"/>
    <w:rsid w:val="00172736"/>
    <w:rsid w:val="001730C2"/>
    <w:rsid w:val="001732B9"/>
    <w:rsid w:val="00173E0F"/>
    <w:rsid w:val="00174E11"/>
    <w:rsid w:val="00175E24"/>
    <w:rsid w:val="00175E7B"/>
    <w:rsid w:val="001761FE"/>
    <w:rsid w:val="001763F1"/>
    <w:rsid w:val="0017713F"/>
    <w:rsid w:val="0017795E"/>
    <w:rsid w:val="00177A46"/>
    <w:rsid w:val="00180184"/>
    <w:rsid w:val="00180373"/>
    <w:rsid w:val="0018150A"/>
    <w:rsid w:val="00181F54"/>
    <w:rsid w:val="001821A6"/>
    <w:rsid w:val="00182E23"/>
    <w:rsid w:val="001830A7"/>
    <w:rsid w:val="0018357A"/>
    <w:rsid w:val="0018449F"/>
    <w:rsid w:val="00184575"/>
    <w:rsid w:val="001846FF"/>
    <w:rsid w:val="00185015"/>
    <w:rsid w:val="0018532F"/>
    <w:rsid w:val="00187019"/>
    <w:rsid w:val="001870E4"/>
    <w:rsid w:val="00187252"/>
    <w:rsid w:val="00187961"/>
    <w:rsid w:val="00187F04"/>
    <w:rsid w:val="001906DA"/>
    <w:rsid w:val="00190FF2"/>
    <w:rsid w:val="0019173C"/>
    <w:rsid w:val="001917E0"/>
    <w:rsid w:val="00191F34"/>
    <w:rsid w:val="00191FA0"/>
    <w:rsid w:val="00192B9C"/>
    <w:rsid w:val="00193446"/>
    <w:rsid w:val="00193CCC"/>
    <w:rsid w:val="0019434A"/>
    <w:rsid w:val="001944A6"/>
    <w:rsid w:val="00194D8C"/>
    <w:rsid w:val="00195910"/>
    <w:rsid w:val="001961B9"/>
    <w:rsid w:val="00196344"/>
    <w:rsid w:val="001970A0"/>
    <w:rsid w:val="001A141E"/>
    <w:rsid w:val="001A180F"/>
    <w:rsid w:val="001A25FB"/>
    <w:rsid w:val="001A2E2E"/>
    <w:rsid w:val="001A3514"/>
    <w:rsid w:val="001A43C8"/>
    <w:rsid w:val="001A44BD"/>
    <w:rsid w:val="001A5A71"/>
    <w:rsid w:val="001A5A78"/>
    <w:rsid w:val="001A6310"/>
    <w:rsid w:val="001A66D9"/>
    <w:rsid w:val="001A6D1F"/>
    <w:rsid w:val="001A72A2"/>
    <w:rsid w:val="001A7873"/>
    <w:rsid w:val="001A7C58"/>
    <w:rsid w:val="001B0323"/>
    <w:rsid w:val="001B0A6A"/>
    <w:rsid w:val="001B179D"/>
    <w:rsid w:val="001B17F6"/>
    <w:rsid w:val="001B1B7E"/>
    <w:rsid w:val="001B1D89"/>
    <w:rsid w:val="001B20C5"/>
    <w:rsid w:val="001B26E8"/>
    <w:rsid w:val="001B2A6A"/>
    <w:rsid w:val="001B2B80"/>
    <w:rsid w:val="001B2FE8"/>
    <w:rsid w:val="001B3180"/>
    <w:rsid w:val="001B319E"/>
    <w:rsid w:val="001B3548"/>
    <w:rsid w:val="001B36E9"/>
    <w:rsid w:val="001B37B3"/>
    <w:rsid w:val="001B3CC7"/>
    <w:rsid w:val="001B4A1E"/>
    <w:rsid w:val="001B61A1"/>
    <w:rsid w:val="001B6238"/>
    <w:rsid w:val="001B64D2"/>
    <w:rsid w:val="001B66CB"/>
    <w:rsid w:val="001B6D3D"/>
    <w:rsid w:val="001B6F78"/>
    <w:rsid w:val="001C0129"/>
    <w:rsid w:val="001C1C16"/>
    <w:rsid w:val="001C1C8C"/>
    <w:rsid w:val="001C1ED9"/>
    <w:rsid w:val="001C1F1D"/>
    <w:rsid w:val="001C264C"/>
    <w:rsid w:val="001C2B01"/>
    <w:rsid w:val="001C378E"/>
    <w:rsid w:val="001C3815"/>
    <w:rsid w:val="001C3945"/>
    <w:rsid w:val="001C43D2"/>
    <w:rsid w:val="001C5217"/>
    <w:rsid w:val="001C5AF7"/>
    <w:rsid w:val="001C5D2D"/>
    <w:rsid w:val="001C6137"/>
    <w:rsid w:val="001C62AC"/>
    <w:rsid w:val="001C72FE"/>
    <w:rsid w:val="001C745B"/>
    <w:rsid w:val="001C750C"/>
    <w:rsid w:val="001C7CA2"/>
    <w:rsid w:val="001D0250"/>
    <w:rsid w:val="001D03A7"/>
    <w:rsid w:val="001D0420"/>
    <w:rsid w:val="001D2338"/>
    <w:rsid w:val="001D28C1"/>
    <w:rsid w:val="001D3716"/>
    <w:rsid w:val="001D3CE7"/>
    <w:rsid w:val="001D469E"/>
    <w:rsid w:val="001D5373"/>
    <w:rsid w:val="001D652D"/>
    <w:rsid w:val="001D6F74"/>
    <w:rsid w:val="001D7BA4"/>
    <w:rsid w:val="001D7D82"/>
    <w:rsid w:val="001E084B"/>
    <w:rsid w:val="001E0D22"/>
    <w:rsid w:val="001E1331"/>
    <w:rsid w:val="001E1521"/>
    <w:rsid w:val="001E2542"/>
    <w:rsid w:val="001E275F"/>
    <w:rsid w:val="001E37CE"/>
    <w:rsid w:val="001E38CF"/>
    <w:rsid w:val="001E438D"/>
    <w:rsid w:val="001E439E"/>
    <w:rsid w:val="001E47BE"/>
    <w:rsid w:val="001E4D16"/>
    <w:rsid w:val="001E4F01"/>
    <w:rsid w:val="001E5646"/>
    <w:rsid w:val="001E5E75"/>
    <w:rsid w:val="001E6364"/>
    <w:rsid w:val="001E6BBB"/>
    <w:rsid w:val="001E730E"/>
    <w:rsid w:val="001E769B"/>
    <w:rsid w:val="001F0A8B"/>
    <w:rsid w:val="001F0C07"/>
    <w:rsid w:val="001F0C7D"/>
    <w:rsid w:val="001F110B"/>
    <w:rsid w:val="001F1CFD"/>
    <w:rsid w:val="001F2983"/>
    <w:rsid w:val="001F2DC1"/>
    <w:rsid w:val="001F2E4E"/>
    <w:rsid w:val="001F2F3B"/>
    <w:rsid w:val="001F343A"/>
    <w:rsid w:val="001F34EE"/>
    <w:rsid w:val="001F3627"/>
    <w:rsid w:val="001F3994"/>
    <w:rsid w:val="001F39C6"/>
    <w:rsid w:val="001F4996"/>
    <w:rsid w:val="001F559F"/>
    <w:rsid w:val="001F57FA"/>
    <w:rsid w:val="001F717F"/>
    <w:rsid w:val="00200CF1"/>
    <w:rsid w:val="0020144A"/>
    <w:rsid w:val="00201A9E"/>
    <w:rsid w:val="002021DA"/>
    <w:rsid w:val="0020273E"/>
    <w:rsid w:val="00202DA3"/>
    <w:rsid w:val="0020338E"/>
    <w:rsid w:val="00203794"/>
    <w:rsid w:val="00203A18"/>
    <w:rsid w:val="00203E78"/>
    <w:rsid w:val="00203F7F"/>
    <w:rsid w:val="00204108"/>
    <w:rsid w:val="00204577"/>
    <w:rsid w:val="00204C82"/>
    <w:rsid w:val="0020500B"/>
    <w:rsid w:val="00205706"/>
    <w:rsid w:val="00205AA7"/>
    <w:rsid w:val="00205F8D"/>
    <w:rsid w:val="002067ED"/>
    <w:rsid w:val="00206BBE"/>
    <w:rsid w:val="00207209"/>
    <w:rsid w:val="0020727C"/>
    <w:rsid w:val="002075CF"/>
    <w:rsid w:val="00207A9F"/>
    <w:rsid w:val="002111D0"/>
    <w:rsid w:val="00211622"/>
    <w:rsid w:val="00211F2D"/>
    <w:rsid w:val="00212A62"/>
    <w:rsid w:val="00212B05"/>
    <w:rsid w:val="00213590"/>
    <w:rsid w:val="00214233"/>
    <w:rsid w:val="00214827"/>
    <w:rsid w:val="00214B15"/>
    <w:rsid w:val="0021570A"/>
    <w:rsid w:val="002159E8"/>
    <w:rsid w:val="00215B3B"/>
    <w:rsid w:val="00216013"/>
    <w:rsid w:val="0021655F"/>
    <w:rsid w:val="00216617"/>
    <w:rsid w:val="00216876"/>
    <w:rsid w:val="00216F02"/>
    <w:rsid w:val="0021703E"/>
    <w:rsid w:val="00220E2F"/>
    <w:rsid w:val="002211F0"/>
    <w:rsid w:val="0022147D"/>
    <w:rsid w:val="00221E93"/>
    <w:rsid w:val="0022242B"/>
    <w:rsid w:val="00222798"/>
    <w:rsid w:val="00222932"/>
    <w:rsid w:val="00222E60"/>
    <w:rsid w:val="0022399B"/>
    <w:rsid w:val="00223E9B"/>
    <w:rsid w:val="00223F5F"/>
    <w:rsid w:val="00224B90"/>
    <w:rsid w:val="00224E33"/>
    <w:rsid w:val="00225AAB"/>
    <w:rsid w:val="00227418"/>
    <w:rsid w:val="00227BB0"/>
    <w:rsid w:val="00227C58"/>
    <w:rsid w:val="002307F2"/>
    <w:rsid w:val="00230828"/>
    <w:rsid w:val="00230DAE"/>
    <w:rsid w:val="002321C0"/>
    <w:rsid w:val="002324D2"/>
    <w:rsid w:val="00235061"/>
    <w:rsid w:val="00235234"/>
    <w:rsid w:val="0023577F"/>
    <w:rsid w:val="00235B7C"/>
    <w:rsid w:val="0023629A"/>
    <w:rsid w:val="002363BB"/>
    <w:rsid w:val="00236A5F"/>
    <w:rsid w:val="00236BFB"/>
    <w:rsid w:val="00236EFB"/>
    <w:rsid w:val="0023700E"/>
    <w:rsid w:val="0023713F"/>
    <w:rsid w:val="0023784D"/>
    <w:rsid w:val="00240403"/>
    <w:rsid w:val="002406E6"/>
    <w:rsid w:val="002418B5"/>
    <w:rsid w:val="00242866"/>
    <w:rsid w:val="00242A4D"/>
    <w:rsid w:val="00242A9B"/>
    <w:rsid w:val="00242DD7"/>
    <w:rsid w:val="00242F50"/>
    <w:rsid w:val="00243D84"/>
    <w:rsid w:val="00244028"/>
    <w:rsid w:val="00244587"/>
    <w:rsid w:val="00244994"/>
    <w:rsid w:val="002449E1"/>
    <w:rsid w:val="002452BF"/>
    <w:rsid w:val="0024559C"/>
    <w:rsid w:val="00245C7F"/>
    <w:rsid w:val="00246757"/>
    <w:rsid w:val="00246C57"/>
    <w:rsid w:val="00247164"/>
    <w:rsid w:val="0024755E"/>
    <w:rsid w:val="00247F37"/>
    <w:rsid w:val="00247FCF"/>
    <w:rsid w:val="00250400"/>
    <w:rsid w:val="00250B48"/>
    <w:rsid w:val="00251B46"/>
    <w:rsid w:val="0025203E"/>
    <w:rsid w:val="0025205F"/>
    <w:rsid w:val="0025233C"/>
    <w:rsid w:val="00252726"/>
    <w:rsid w:val="00253FF5"/>
    <w:rsid w:val="00254A95"/>
    <w:rsid w:val="00255BF4"/>
    <w:rsid w:val="00256375"/>
    <w:rsid w:val="00256696"/>
    <w:rsid w:val="00256697"/>
    <w:rsid w:val="002567BE"/>
    <w:rsid w:val="00256828"/>
    <w:rsid w:val="00256922"/>
    <w:rsid w:val="00256C68"/>
    <w:rsid w:val="00257284"/>
    <w:rsid w:val="002573C6"/>
    <w:rsid w:val="00257721"/>
    <w:rsid w:val="00260899"/>
    <w:rsid w:val="00260BC6"/>
    <w:rsid w:val="00260BE6"/>
    <w:rsid w:val="00261168"/>
    <w:rsid w:val="002613A1"/>
    <w:rsid w:val="00261583"/>
    <w:rsid w:val="002615F8"/>
    <w:rsid w:val="002617AB"/>
    <w:rsid w:val="00263C0A"/>
    <w:rsid w:val="00263C12"/>
    <w:rsid w:val="00263EBF"/>
    <w:rsid w:val="00263FB5"/>
    <w:rsid w:val="00264E80"/>
    <w:rsid w:val="002653B9"/>
    <w:rsid w:val="002657F8"/>
    <w:rsid w:val="00265EA7"/>
    <w:rsid w:val="0026616D"/>
    <w:rsid w:val="00266BC6"/>
    <w:rsid w:val="0026773B"/>
    <w:rsid w:val="002703F6"/>
    <w:rsid w:val="00270DA5"/>
    <w:rsid w:val="00272545"/>
    <w:rsid w:val="0027285F"/>
    <w:rsid w:val="00272DE2"/>
    <w:rsid w:val="002738FE"/>
    <w:rsid w:val="00273A52"/>
    <w:rsid w:val="00273AB3"/>
    <w:rsid w:val="00273D51"/>
    <w:rsid w:val="00273D6E"/>
    <w:rsid w:val="00273FCA"/>
    <w:rsid w:val="00274128"/>
    <w:rsid w:val="00274C8E"/>
    <w:rsid w:val="00275660"/>
    <w:rsid w:val="002756C0"/>
    <w:rsid w:val="002758B8"/>
    <w:rsid w:val="00275DB1"/>
    <w:rsid w:val="002763E7"/>
    <w:rsid w:val="0027671B"/>
    <w:rsid w:val="002771A0"/>
    <w:rsid w:val="002774B4"/>
    <w:rsid w:val="0027787E"/>
    <w:rsid w:val="002804D1"/>
    <w:rsid w:val="00280EB2"/>
    <w:rsid w:val="00281471"/>
    <w:rsid w:val="00281A60"/>
    <w:rsid w:val="002824A3"/>
    <w:rsid w:val="002824CB"/>
    <w:rsid w:val="0028259E"/>
    <w:rsid w:val="00282FBA"/>
    <w:rsid w:val="00283611"/>
    <w:rsid w:val="00283F44"/>
    <w:rsid w:val="0028488D"/>
    <w:rsid w:val="002849D7"/>
    <w:rsid w:val="00284CB5"/>
    <w:rsid w:val="00285A61"/>
    <w:rsid w:val="00285A91"/>
    <w:rsid w:val="002861F5"/>
    <w:rsid w:val="00286311"/>
    <w:rsid w:val="0028699D"/>
    <w:rsid w:val="00286BD9"/>
    <w:rsid w:val="002872F4"/>
    <w:rsid w:val="00287A9F"/>
    <w:rsid w:val="00287EB7"/>
    <w:rsid w:val="0029031B"/>
    <w:rsid w:val="00291311"/>
    <w:rsid w:val="002914FD"/>
    <w:rsid w:val="0029159A"/>
    <w:rsid w:val="00291AF3"/>
    <w:rsid w:val="00291D00"/>
    <w:rsid w:val="00292926"/>
    <w:rsid w:val="0029320B"/>
    <w:rsid w:val="00293FCF"/>
    <w:rsid w:val="00294894"/>
    <w:rsid w:val="002956C6"/>
    <w:rsid w:val="00296248"/>
    <w:rsid w:val="002971C6"/>
    <w:rsid w:val="0029722E"/>
    <w:rsid w:val="00297825"/>
    <w:rsid w:val="002A15B4"/>
    <w:rsid w:val="002A1EEE"/>
    <w:rsid w:val="002A340D"/>
    <w:rsid w:val="002A4403"/>
    <w:rsid w:val="002A49AB"/>
    <w:rsid w:val="002A4E39"/>
    <w:rsid w:val="002A4FDE"/>
    <w:rsid w:val="002A56D0"/>
    <w:rsid w:val="002A62AA"/>
    <w:rsid w:val="002A630B"/>
    <w:rsid w:val="002A69A2"/>
    <w:rsid w:val="002A6A71"/>
    <w:rsid w:val="002A6EE4"/>
    <w:rsid w:val="002A7224"/>
    <w:rsid w:val="002A7B77"/>
    <w:rsid w:val="002B025A"/>
    <w:rsid w:val="002B1398"/>
    <w:rsid w:val="002B1564"/>
    <w:rsid w:val="002B1FC9"/>
    <w:rsid w:val="002B2079"/>
    <w:rsid w:val="002B227F"/>
    <w:rsid w:val="002B2F33"/>
    <w:rsid w:val="002B343C"/>
    <w:rsid w:val="002B35B3"/>
    <w:rsid w:val="002B4FB9"/>
    <w:rsid w:val="002B5227"/>
    <w:rsid w:val="002B5F22"/>
    <w:rsid w:val="002B64E0"/>
    <w:rsid w:val="002B68F5"/>
    <w:rsid w:val="002B7280"/>
    <w:rsid w:val="002B7524"/>
    <w:rsid w:val="002B7A5F"/>
    <w:rsid w:val="002C05BB"/>
    <w:rsid w:val="002C0D66"/>
    <w:rsid w:val="002C0E30"/>
    <w:rsid w:val="002C0E56"/>
    <w:rsid w:val="002C1D22"/>
    <w:rsid w:val="002C406F"/>
    <w:rsid w:val="002C4126"/>
    <w:rsid w:val="002C4C6A"/>
    <w:rsid w:val="002C58C5"/>
    <w:rsid w:val="002C63E5"/>
    <w:rsid w:val="002C6922"/>
    <w:rsid w:val="002C6C9A"/>
    <w:rsid w:val="002C6E32"/>
    <w:rsid w:val="002C7AF9"/>
    <w:rsid w:val="002C7FEB"/>
    <w:rsid w:val="002D130E"/>
    <w:rsid w:val="002D133E"/>
    <w:rsid w:val="002D1E9E"/>
    <w:rsid w:val="002D393F"/>
    <w:rsid w:val="002D40BD"/>
    <w:rsid w:val="002D4CFC"/>
    <w:rsid w:val="002D4EFD"/>
    <w:rsid w:val="002D543F"/>
    <w:rsid w:val="002D5AF4"/>
    <w:rsid w:val="002D5BC9"/>
    <w:rsid w:val="002D6092"/>
    <w:rsid w:val="002D7418"/>
    <w:rsid w:val="002D7589"/>
    <w:rsid w:val="002D7F05"/>
    <w:rsid w:val="002E086D"/>
    <w:rsid w:val="002E0945"/>
    <w:rsid w:val="002E0CCD"/>
    <w:rsid w:val="002E1583"/>
    <w:rsid w:val="002E16EF"/>
    <w:rsid w:val="002E21A2"/>
    <w:rsid w:val="002E42C6"/>
    <w:rsid w:val="002E5613"/>
    <w:rsid w:val="002E5BAA"/>
    <w:rsid w:val="002E64FC"/>
    <w:rsid w:val="002E69AA"/>
    <w:rsid w:val="002E6D11"/>
    <w:rsid w:val="002E7447"/>
    <w:rsid w:val="002E7472"/>
    <w:rsid w:val="002E765B"/>
    <w:rsid w:val="002E7B9A"/>
    <w:rsid w:val="002E7D18"/>
    <w:rsid w:val="002F03B5"/>
    <w:rsid w:val="002F0466"/>
    <w:rsid w:val="002F0DBB"/>
    <w:rsid w:val="002F1183"/>
    <w:rsid w:val="002F165E"/>
    <w:rsid w:val="002F2051"/>
    <w:rsid w:val="002F22CA"/>
    <w:rsid w:val="002F2B9B"/>
    <w:rsid w:val="002F3170"/>
    <w:rsid w:val="002F35B6"/>
    <w:rsid w:val="002F362A"/>
    <w:rsid w:val="002F3C3B"/>
    <w:rsid w:val="002F3CCF"/>
    <w:rsid w:val="002F41C2"/>
    <w:rsid w:val="002F439E"/>
    <w:rsid w:val="002F4558"/>
    <w:rsid w:val="002F470F"/>
    <w:rsid w:val="002F49A7"/>
    <w:rsid w:val="002F5C24"/>
    <w:rsid w:val="002F68A2"/>
    <w:rsid w:val="002F71B6"/>
    <w:rsid w:val="002F7336"/>
    <w:rsid w:val="00300289"/>
    <w:rsid w:val="00300676"/>
    <w:rsid w:val="0030091C"/>
    <w:rsid w:val="00301519"/>
    <w:rsid w:val="00301DBE"/>
    <w:rsid w:val="00301FF4"/>
    <w:rsid w:val="003027B6"/>
    <w:rsid w:val="00303188"/>
    <w:rsid w:val="003032D9"/>
    <w:rsid w:val="003036CD"/>
    <w:rsid w:val="00303D58"/>
    <w:rsid w:val="00303DFA"/>
    <w:rsid w:val="003040B4"/>
    <w:rsid w:val="00304D47"/>
    <w:rsid w:val="00305341"/>
    <w:rsid w:val="0030537B"/>
    <w:rsid w:val="00306DBF"/>
    <w:rsid w:val="0030728E"/>
    <w:rsid w:val="003076BD"/>
    <w:rsid w:val="003105B2"/>
    <w:rsid w:val="0031079C"/>
    <w:rsid w:val="00310A2B"/>
    <w:rsid w:val="00310AA6"/>
    <w:rsid w:val="00311921"/>
    <w:rsid w:val="00312249"/>
    <w:rsid w:val="0031257E"/>
    <w:rsid w:val="00312A73"/>
    <w:rsid w:val="00312F92"/>
    <w:rsid w:val="00314554"/>
    <w:rsid w:val="00315F80"/>
    <w:rsid w:val="003164E8"/>
    <w:rsid w:val="00316D80"/>
    <w:rsid w:val="00316EB3"/>
    <w:rsid w:val="003172BB"/>
    <w:rsid w:val="003178C0"/>
    <w:rsid w:val="003179A2"/>
    <w:rsid w:val="00320454"/>
    <w:rsid w:val="0032086B"/>
    <w:rsid w:val="0032094C"/>
    <w:rsid w:val="00320E7E"/>
    <w:rsid w:val="003210D1"/>
    <w:rsid w:val="00321177"/>
    <w:rsid w:val="00321231"/>
    <w:rsid w:val="003212D7"/>
    <w:rsid w:val="003213C9"/>
    <w:rsid w:val="0032175E"/>
    <w:rsid w:val="003219E5"/>
    <w:rsid w:val="00321A33"/>
    <w:rsid w:val="00321C1E"/>
    <w:rsid w:val="00322B93"/>
    <w:rsid w:val="003230F4"/>
    <w:rsid w:val="0032337F"/>
    <w:rsid w:val="00323C21"/>
    <w:rsid w:val="0032452C"/>
    <w:rsid w:val="00324757"/>
    <w:rsid w:val="00324FC4"/>
    <w:rsid w:val="003266F9"/>
    <w:rsid w:val="00326F35"/>
    <w:rsid w:val="00327003"/>
    <w:rsid w:val="003274B2"/>
    <w:rsid w:val="0032752D"/>
    <w:rsid w:val="003279A5"/>
    <w:rsid w:val="00327F3D"/>
    <w:rsid w:val="00331B5E"/>
    <w:rsid w:val="0033374A"/>
    <w:rsid w:val="0033430B"/>
    <w:rsid w:val="00334A20"/>
    <w:rsid w:val="00334A6A"/>
    <w:rsid w:val="00334EA5"/>
    <w:rsid w:val="00335181"/>
    <w:rsid w:val="00336E6D"/>
    <w:rsid w:val="003403AE"/>
    <w:rsid w:val="003408EC"/>
    <w:rsid w:val="00340F0C"/>
    <w:rsid w:val="00341CC2"/>
    <w:rsid w:val="00341CEA"/>
    <w:rsid w:val="00342621"/>
    <w:rsid w:val="00342E29"/>
    <w:rsid w:val="0034323A"/>
    <w:rsid w:val="0034400A"/>
    <w:rsid w:val="0034423D"/>
    <w:rsid w:val="00344CB1"/>
    <w:rsid w:val="00344F18"/>
    <w:rsid w:val="00345605"/>
    <w:rsid w:val="00346503"/>
    <w:rsid w:val="003471D9"/>
    <w:rsid w:val="00347794"/>
    <w:rsid w:val="003477CB"/>
    <w:rsid w:val="00347A88"/>
    <w:rsid w:val="00350294"/>
    <w:rsid w:val="00350D4F"/>
    <w:rsid w:val="00350F76"/>
    <w:rsid w:val="0035112F"/>
    <w:rsid w:val="00351532"/>
    <w:rsid w:val="00351826"/>
    <w:rsid w:val="00351C85"/>
    <w:rsid w:val="00351DB7"/>
    <w:rsid w:val="0035260B"/>
    <w:rsid w:val="00352D86"/>
    <w:rsid w:val="00352F3E"/>
    <w:rsid w:val="003531D5"/>
    <w:rsid w:val="0035370B"/>
    <w:rsid w:val="00353758"/>
    <w:rsid w:val="00353CC7"/>
    <w:rsid w:val="0035461D"/>
    <w:rsid w:val="00354652"/>
    <w:rsid w:val="00354F46"/>
    <w:rsid w:val="00356ACE"/>
    <w:rsid w:val="00357325"/>
    <w:rsid w:val="00357384"/>
    <w:rsid w:val="00360399"/>
    <w:rsid w:val="00361BC1"/>
    <w:rsid w:val="003637CD"/>
    <w:rsid w:val="00363E7F"/>
    <w:rsid w:val="00364280"/>
    <w:rsid w:val="00364C4F"/>
    <w:rsid w:val="00364F4A"/>
    <w:rsid w:val="00365E51"/>
    <w:rsid w:val="00366516"/>
    <w:rsid w:val="00366EFB"/>
    <w:rsid w:val="003670C9"/>
    <w:rsid w:val="00367469"/>
    <w:rsid w:val="00367AB7"/>
    <w:rsid w:val="0037035C"/>
    <w:rsid w:val="003705E9"/>
    <w:rsid w:val="00370E3B"/>
    <w:rsid w:val="00371BD4"/>
    <w:rsid w:val="00371DFF"/>
    <w:rsid w:val="003720C3"/>
    <w:rsid w:val="003726C3"/>
    <w:rsid w:val="00372953"/>
    <w:rsid w:val="00372D88"/>
    <w:rsid w:val="00373281"/>
    <w:rsid w:val="00373B92"/>
    <w:rsid w:val="003740C3"/>
    <w:rsid w:val="00374351"/>
    <w:rsid w:val="00374545"/>
    <w:rsid w:val="00374A30"/>
    <w:rsid w:val="003751D8"/>
    <w:rsid w:val="003755CE"/>
    <w:rsid w:val="003759B6"/>
    <w:rsid w:val="00375E7E"/>
    <w:rsid w:val="00376C42"/>
    <w:rsid w:val="003772DE"/>
    <w:rsid w:val="00377C65"/>
    <w:rsid w:val="00380F20"/>
    <w:rsid w:val="00381120"/>
    <w:rsid w:val="00382A7B"/>
    <w:rsid w:val="00382D86"/>
    <w:rsid w:val="00383893"/>
    <w:rsid w:val="003838E8"/>
    <w:rsid w:val="00383EF0"/>
    <w:rsid w:val="00384727"/>
    <w:rsid w:val="003848B1"/>
    <w:rsid w:val="00384A57"/>
    <w:rsid w:val="00385120"/>
    <w:rsid w:val="00386045"/>
    <w:rsid w:val="003863C1"/>
    <w:rsid w:val="0038672D"/>
    <w:rsid w:val="0038681A"/>
    <w:rsid w:val="00386D1A"/>
    <w:rsid w:val="00386E0C"/>
    <w:rsid w:val="0038760F"/>
    <w:rsid w:val="00387CDD"/>
    <w:rsid w:val="00390A83"/>
    <w:rsid w:val="003915E4"/>
    <w:rsid w:val="00391862"/>
    <w:rsid w:val="00392D50"/>
    <w:rsid w:val="0039310F"/>
    <w:rsid w:val="0039332A"/>
    <w:rsid w:val="00393D65"/>
    <w:rsid w:val="00394FEA"/>
    <w:rsid w:val="00395A22"/>
    <w:rsid w:val="00395BA3"/>
    <w:rsid w:val="00396CA5"/>
    <w:rsid w:val="00397126"/>
    <w:rsid w:val="0039713C"/>
    <w:rsid w:val="0039791B"/>
    <w:rsid w:val="00397F8C"/>
    <w:rsid w:val="003A1067"/>
    <w:rsid w:val="003A1F2F"/>
    <w:rsid w:val="003A311D"/>
    <w:rsid w:val="003A35F9"/>
    <w:rsid w:val="003A3C6D"/>
    <w:rsid w:val="003A3CDA"/>
    <w:rsid w:val="003A3E68"/>
    <w:rsid w:val="003A4F7E"/>
    <w:rsid w:val="003A65BF"/>
    <w:rsid w:val="003A6846"/>
    <w:rsid w:val="003A6992"/>
    <w:rsid w:val="003A69D1"/>
    <w:rsid w:val="003A6C3E"/>
    <w:rsid w:val="003A7EA6"/>
    <w:rsid w:val="003B019C"/>
    <w:rsid w:val="003B024C"/>
    <w:rsid w:val="003B0342"/>
    <w:rsid w:val="003B0FA2"/>
    <w:rsid w:val="003B13D0"/>
    <w:rsid w:val="003B1DA9"/>
    <w:rsid w:val="003B20ED"/>
    <w:rsid w:val="003B368D"/>
    <w:rsid w:val="003B3CF7"/>
    <w:rsid w:val="003B40EE"/>
    <w:rsid w:val="003B412B"/>
    <w:rsid w:val="003B4FAE"/>
    <w:rsid w:val="003B54ED"/>
    <w:rsid w:val="003B57E8"/>
    <w:rsid w:val="003B5D15"/>
    <w:rsid w:val="003B6040"/>
    <w:rsid w:val="003B64D4"/>
    <w:rsid w:val="003B64DC"/>
    <w:rsid w:val="003B68A9"/>
    <w:rsid w:val="003B6926"/>
    <w:rsid w:val="003B6C6C"/>
    <w:rsid w:val="003B7795"/>
    <w:rsid w:val="003C0C4A"/>
    <w:rsid w:val="003C0E5C"/>
    <w:rsid w:val="003C0E91"/>
    <w:rsid w:val="003C1812"/>
    <w:rsid w:val="003C1D6F"/>
    <w:rsid w:val="003C2E5C"/>
    <w:rsid w:val="003C301B"/>
    <w:rsid w:val="003C41BB"/>
    <w:rsid w:val="003C7153"/>
    <w:rsid w:val="003C787A"/>
    <w:rsid w:val="003D0006"/>
    <w:rsid w:val="003D08C8"/>
    <w:rsid w:val="003D0E61"/>
    <w:rsid w:val="003D237C"/>
    <w:rsid w:val="003D27F8"/>
    <w:rsid w:val="003D3502"/>
    <w:rsid w:val="003D361A"/>
    <w:rsid w:val="003D3C5E"/>
    <w:rsid w:val="003D4469"/>
    <w:rsid w:val="003D4541"/>
    <w:rsid w:val="003D51DB"/>
    <w:rsid w:val="003D573A"/>
    <w:rsid w:val="003D5CCA"/>
    <w:rsid w:val="003D5D4C"/>
    <w:rsid w:val="003D5D69"/>
    <w:rsid w:val="003D5DD8"/>
    <w:rsid w:val="003D624E"/>
    <w:rsid w:val="003D647C"/>
    <w:rsid w:val="003D64A2"/>
    <w:rsid w:val="003D6993"/>
    <w:rsid w:val="003D6E36"/>
    <w:rsid w:val="003E1083"/>
    <w:rsid w:val="003E1502"/>
    <w:rsid w:val="003E157F"/>
    <w:rsid w:val="003E1D65"/>
    <w:rsid w:val="003E2365"/>
    <w:rsid w:val="003E27B1"/>
    <w:rsid w:val="003E2A98"/>
    <w:rsid w:val="003E2FF5"/>
    <w:rsid w:val="003E39E7"/>
    <w:rsid w:val="003E420F"/>
    <w:rsid w:val="003E43BB"/>
    <w:rsid w:val="003E47EB"/>
    <w:rsid w:val="003E4A3D"/>
    <w:rsid w:val="003E5634"/>
    <w:rsid w:val="003E600E"/>
    <w:rsid w:val="003E6C87"/>
    <w:rsid w:val="003E7518"/>
    <w:rsid w:val="003E75BB"/>
    <w:rsid w:val="003F09A2"/>
    <w:rsid w:val="003F1091"/>
    <w:rsid w:val="003F2175"/>
    <w:rsid w:val="003F21D5"/>
    <w:rsid w:val="003F2A6C"/>
    <w:rsid w:val="003F34A8"/>
    <w:rsid w:val="003F4154"/>
    <w:rsid w:val="003F42DC"/>
    <w:rsid w:val="003F460C"/>
    <w:rsid w:val="003F47F1"/>
    <w:rsid w:val="003F496B"/>
    <w:rsid w:val="003F496D"/>
    <w:rsid w:val="003F4BB6"/>
    <w:rsid w:val="003F4EA4"/>
    <w:rsid w:val="003F510E"/>
    <w:rsid w:val="003F54D8"/>
    <w:rsid w:val="003F58BC"/>
    <w:rsid w:val="003F64F8"/>
    <w:rsid w:val="003F6EBD"/>
    <w:rsid w:val="003F7C5C"/>
    <w:rsid w:val="00400186"/>
    <w:rsid w:val="00400551"/>
    <w:rsid w:val="004005C1"/>
    <w:rsid w:val="00401150"/>
    <w:rsid w:val="00402341"/>
    <w:rsid w:val="00402420"/>
    <w:rsid w:val="004032D9"/>
    <w:rsid w:val="00403C33"/>
    <w:rsid w:val="00403F7B"/>
    <w:rsid w:val="00404666"/>
    <w:rsid w:val="00405AE9"/>
    <w:rsid w:val="004060D4"/>
    <w:rsid w:val="00406B2D"/>
    <w:rsid w:val="004071BA"/>
    <w:rsid w:val="00407332"/>
    <w:rsid w:val="004101D4"/>
    <w:rsid w:val="00410632"/>
    <w:rsid w:val="00410752"/>
    <w:rsid w:val="00410ABF"/>
    <w:rsid w:val="00410C08"/>
    <w:rsid w:val="00410FB2"/>
    <w:rsid w:val="00411789"/>
    <w:rsid w:val="004119F0"/>
    <w:rsid w:val="00411A04"/>
    <w:rsid w:val="00412038"/>
    <w:rsid w:val="00412488"/>
    <w:rsid w:val="00412491"/>
    <w:rsid w:val="00413472"/>
    <w:rsid w:val="00413568"/>
    <w:rsid w:val="004140C2"/>
    <w:rsid w:val="004142BA"/>
    <w:rsid w:val="00414956"/>
    <w:rsid w:val="0041518D"/>
    <w:rsid w:val="00415A92"/>
    <w:rsid w:val="00415F06"/>
    <w:rsid w:val="004172A5"/>
    <w:rsid w:val="00417731"/>
    <w:rsid w:val="00417746"/>
    <w:rsid w:val="00417949"/>
    <w:rsid w:val="004200A7"/>
    <w:rsid w:val="004204E5"/>
    <w:rsid w:val="004208F4"/>
    <w:rsid w:val="004209C2"/>
    <w:rsid w:val="00420A17"/>
    <w:rsid w:val="00421A80"/>
    <w:rsid w:val="00421FEC"/>
    <w:rsid w:val="0042293B"/>
    <w:rsid w:val="00422B85"/>
    <w:rsid w:val="00423987"/>
    <w:rsid w:val="00423F4B"/>
    <w:rsid w:val="0042486B"/>
    <w:rsid w:val="00424A00"/>
    <w:rsid w:val="00424ABD"/>
    <w:rsid w:val="00424D2D"/>
    <w:rsid w:val="004257F5"/>
    <w:rsid w:val="004260D0"/>
    <w:rsid w:val="004268F7"/>
    <w:rsid w:val="00426978"/>
    <w:rsid w:val="00427017"/>
    <w:rsid w:val="0042730A"/>
    <w:rsid w:val="004274DE"/>
    <w:rsid w:val="00427687"/>
    <w:rsid w:val="004279DC"/>
    <w:rsid w:val="00430079"/>
    <w:rsid w:val="00430358"/>
    <w:rsid w:val="00430896"/>
    <w:rsid w:val="00431153"/>
    <w:rsid w:val="004324B5"/>
    <w:rsid w:val="00432930"/>
    <w:rsid w:val="00432DF6"/>
    <w:rsid w:val="0043460A"/>
    <w:rsid w:val="004356EC"/>
    <w:rsid w:val="00435804"/>
    <w:rsid w:val="004365E5"/>
    <w:rsid w:val="004369A9"/>
    <w:rsid w:val="0043732B"/>
    <w:rsid w:val="004377AB"/>
    <w:rsid w:val="00437928"/>
    <w:rsid w:val="00440154"/>
    <w:rsid w:val="004405FC"/>
    <w:rsid w:val="00441866"/>
    <w:rsid w:val="00441C24"/>
    <w:rsid w:val="004428ED"/>
    <w:rsid w:val="00443E12"/>
    <w:rsid w:val="0044456E"/>
    <w:rsid w:val="004446BB"/>
    <w:rsid w:val="004447BA"/>
    <w:rsid w:val="00444C22"/>
    <w:rsid w:val="00445629"/>
    <w:rsid w:val="004456B6"/>
    <w:rsid w:val="00445F4C"/>
    <w:rsid w:val="004467A8"/>
    <w:rsid w:val="00447A60"/>
    <w:rsid w:val="004502B3"/>
    <w:rsid w:val="0045108E"/>
    <w:rsid w:val="00451134"/>
    <w:rsid w:val="004516AB"/>
    <w:rsid w:val="004525A0"/>
    <w:rsid w:val="00452756"/>
    <w:rsid w:val="004532E8"/>
    <w:rsid w:val="00454268"/>
    <w:rsid w:val="004545A0"/>
    <w:rsid w:val="004546CF"/>
    <w:rsid w:val="004550B1"/>
    <w:rsid w:val="004559F0"/>
    <w:rsid w:val="00456101"/>
    <w:rsid w:val="004574B4"/>
    <w:rsid w:val="004575E6"/>
    <w:rsid w:val="004577D6"/>
    <w:rsid w:val="00457BEF"/>
    <w:rsid w:val="0046113F"/>
    <w:rsid w:val="00461BE8"/>
    <w:rsid w:val="00461FF3"/>
    <w:rsid w:val="00462237"/>
    <w:rsid w:val="00462970"/>
    <w:rsid w:val="00463D61"/>
    <w:rsid w:val="004644D0"/>
    <w:rsid w:val="004645B1"/>
    <w:rsid w:val="00464F28"/>
    <w:rsid w:val="00464F91"/>
    <w:rsid w:val="00465C26"/>
    <w:rsid w:val="00465D97"/>
    <w:rsid w:val="00465E01"/>
    <w:rsid w:val="00465E9E"/>
    <w:rsid w:val="00466D18"/>
    <w:rsid w:val="00466DFD"/>
    <w:rsid w:val="00467068"/>
    <w:rsid w:val="00467A55"/>
    <w:rsid w:val="00467C8F"/>
    <w:rsid w:val="00470169"/>
    <w:rsid w:val="0047026F"/>
    <w:rsid w:val="0047181F"/>
    <w:rsid w:val="00471D37"/>
    <w:rsid w:val="00471EA0"/>
    <w:rsid w:val="00472686"/>
    <w:rsid w:val="00472868"/>
    <w:rsid w:val="004734BD"/>
    <w:rsid w:val="004736C1"/>
    <w:rsid w:val="0047377C"/>
    <w:rsid w:val="00473DB1"/>
    <w:rsid w:val="0047406D"/>
    <w:rsid w:val="00474136"/>
    <w:rsid w:val="004743D7"/>
    <w:rsid w:val="00474D58"/>
    <w:rsid w:val="0047509D"/>
    <w:rsid w:val="004754E9"/>
    <w:rsid w:val="00476E7E"/>
    <w:rsid w:val="004771B6"/>
    <w:rsid w:val="00477B0B"/>
    <w:rsid w:val="00477EB6"/>
    <w:rsid w:val="00477FD5"/>
    <w:rsid w:val="00480145"/>
    <w:rsid w:val="00480BA6"/>
    <w:rsid w:val="00480FA6"/>
    <w:rsid w:val="004816B4"/>
    <w:rsid w:val="00481F9E"/>
    <w:rsid w:val="004827CE"/>
    <w:rsid w:val="00482E08"/>
    <w:rsid w:val="004843B3"/>
    <w:rsid w:val="00484966"/>
    <w:rsid w:val="0048498E"/>
    <w:rsid w:val="004849C9"/>
    <w:rsid w:val="00484A2C"/>
    <w:rsid w:val="00484DDD"/>
    <w:rsid w:val="00485DE9"/>
    <w:rsid w:val="00487062"/>
    <w:rsid w:val="00487164"/>
    <w:rsid w:val="00490D50"/>
    <w:rsid w:val="0049143C"/>
    <w:rsid w:val="004915D0"/>
    <w:rsid w:val="00491725"/>
    <w:rsid w:val="00491749"/>
    <w:rsid w:val="00491C1E"/>
    <w:rsid w:val="00491CCA"/>
    <w:rsid w:val="00493565"/>
    <w:rsid w:val="00493771"/>
    <w:rsid w:val="004938E1"/>
    <w:rsid w:val="0049427E"/>
    <w:rsid w:val="00494E0F"/>
    <w:rsid w:val="004951BE"/>
    <w:rsid w:val="00495373"/>
    <w:rsid w:val="00495415"/>
    <w:rsid w:val="00495DD0"/>
    <w:rsid w:val="0049660D"/>
    <w:rsid w:val="00497150"/>
    <w:rsid w:val="00497BD5"/>
    <w:rsid w:val="00497C77"/>
    <w:rsid w:val="00497FFA"/>
    <w:rsid w:val="004A073D"/>
    <w:rsid w:val="004A2B06"/>
    <w:rsid w:val="004A2C27"/>
    <w:rsid w:val="004A3377"/>
    <w:rsid w:val="004A3BC8"/>
    <w:rsid w:val="004A42EE"/>
    <w:rsid w:val="004A5FA9"/>
    <w:rsid w:val="004A7A84"/>
    <w:rsid w:val="004A7E6E"/>
    <w:rsid w:val="004B02FE"/>
    <w:rsid w:val="004B0DD7"/>
    <w:rsid w:val="004B13C8"/>
    <w:rsid w:val="004B1808"/>
    <w:rsid w:val="004B1816"/>
    <w:rsid w:val="004B1A69"/>
    <w:rsid w:val="004B1BBC"/>
    <w:rsid w:val="004B212D"/>
    <w:rsid w:val="004B2E1F"/>
    <w:rsid w:val="004B2E8E"/>
    <w:rsid w:val="004B31CB"/>
    <w:rsid w:val="004B383D"/>
    <w:rsid w:val="004B3B6F"/>
    <w:rsid w:val="004B41D0"/>
    <w:rsid w:val="004B4873"/>
    <w:rsid w:val="004B4C12"/>
    <w:rsid w:val="004B4F3B"/>
    <w:rsid w:val="004B58C7"/>
    <w:rsid w:val="004B590A"/>
    <w:rsid w:val="004B63B2"/>
    <w:rsid w:val="004B645A"/>
    <w:rsid w:val="004B68AE"/>
    <w:rsid w:val="004B6CD7"/>
    <w:rsid w:val="004B77E4"/>
    <w:rsid w:val="004C05C2"/>
    <w:rsid w:val="004C05F1"/>
    <w:rsid w:val="004C0AD5"/>
    <w:rsid w:val="004C0E3B"/>
    <w:rsid w:val="004C161F"/>
    <w:rsid w:val="004C167D"/>
    <w:rsid w:val="004C1C3D"/>
    <w:rsid w:val="004C1C62"/>
    <w:rsid w:val="004C2FC2"/>
    <w:rsid w:val="004C30A1"/>
    <w:rsid w:val="004C3530"/>
    <w:rsid w:val="004C3736"/>
    <w:rsid w:val="004C3877"/>
    <w:rsid w:val="004C38ED"/>
    <w:rsid w:val="004C4101"/>
    <w:rsid w:val="004C4279"/>
    <w:rsid w:val="004C43C4"/>
    <w:rsid w:val="004C45DC"/>
    <w:rsid w:val="004C52A2"/>
    <w:rsid w:val="004C5B51"/>
    <w:rsid w:val="004C5FC2"/>
    <w:rsid w:val="004C63EB"/>
    <w:rsid w:val="004C6B74"/>
    <w:rsid w:val="004C6CCE"/>
    <w:rsid w:val="004C73C9"/>
    <w:rsid w:val="004C7C3E"/>
    <w:rsid w:val="004C7F18"/>
    <w:rsid w:val="004D00C1"/>
    <w:rsid w:val="004D07B8"/>
    <w:rsid w:val="004D0BB7"/>
    <w:rsid w:val="004D1123"/>
    <w:rsid w:val="004D202D"/>
    <w:rsid w:val="004D2268"/>
    <w:rsid w:val="004D27ED"/>
    <w:rsid w:val="004D2F8F"/>
    <w:rsid w:val="004D2FC5"/>
    <w:rsid w:val="004D3082"/>
    <w:rsid w:val="004D3465"/>
    <w:rsid w:val="004D3589"/>
    <w:rsid w:val="004D3CA2"/>
    <w:rsid w:val="004D4C3B"/>
    <w:rsid w:val="004D602D"/>
    <w:rsid w:val="004D65D4"/>
    <w:rsid w:val="004D6B90"/>
    <w:rsid w:val="004D7D5B"/>
    <w:rsid w:val="004D7DC4"/>
    <w:rsid w:val="004E0F3F"/>
    <w:rsid w:val="004E149B"/>
    <w:rsid w:val="004E1A6D"/>
    <w:rsid w:val="004E22FA"/>
    <w:rsid w:val="004E261A"/>
    <w:rsid w:val="004E28E1"/>
    <w:rsid w:val="004E2CAE"/>
    <w:rsid w:val="004E2EB4"/>
    <w:rsid w:val="004E3100"/>
    <w:rsid w:val="004E312F"/>
    <w:rsid w:val="004E36C7"/>
    <w:rsid w:val="004E37DE"/>
    <w:rsid w:val="004E385D"/>
    <w:rsid w:val="004E427B"/>
    <w:rsid w:val="004E4344"/>
    <w:rsid w:val="004E4A52"/>
    <w:rsid w:val="004E54DD"/>
    <w:rsid w:val="004E56AD"/>
    <w:rsid w:val="004E5A31"/>
    <w:rsid w:val="004E603E"/>
    <w:rsid w:val="004E60F8"/>
    <w:rsid w:val="004E653A"/>
    <w:rsid w:val="004E6E4A"/>
    <w:rsid w:val="004E6E62"/>
    <w:rsid w:val="004E6FE4"/>
    <w:rsid w:val="004E7F25"/>
    <w:rsid w:val="004E7F5E"/>
    <w:rsid w:val="004F0A20"/>
    <w:rsid w:val="004F15BC"/>
    <w:rsid w:val="004F164C"/>
    <w:rsid w:val="004F1719"/>
    <w:rsid w:val="004F2268"/>
    <w:rsid w:val="004F2639"/>
    <w:rsid w:val="004F2871"/>
    <w:rsid w:val="004F29F6"/>
    <w:rsid w:val="004F2ACE"/>
    <w:rsid w:val="004F3A97"/>
    <w:rsid w:val="004F3C13"/>
    <w:rsid w:val="004F469D"/>
    <w:rsid w:val="004F4A56"/>
    <w:rsid w:val="004F4BA1"/>
    <w:rsid w:val="004F5156"/>
    <w:rsid w:val="004F5857"/>
    <w:rsid w:val="004F5B5D"/>
    <w:rsid w:val="004F5C79"/>
    <w:rsid w:val="004F5ED4"/>
    <w:rsid w:val="004F678E"/>
    <w:rsid w:val="004F6941"/>
    <w:rsid w:val="004F6956"/>
    <w:rsid w:val="004F6B92"/>
    <w:rsid w:val="004F74E3"/>
    <w:rsid w:val="004F7AD6"/>
    <w:rsid w:val="005017CD"/>
    <w:rsid w:val="005019DD"/>
    <w:rsid w:val="00502522"/>
    <w:rsid w:val="00503B91"/>
    <w:rsid w:val="00504131"/>
    <w:rsid w:val="00504274"/>
    <w:rsid w:val="0050439B"/>
    <w:rsid w:val="00504679"/>
    <w:rsid w:val="00504724"/>
    <w:rsid w:val="00505673"/>
    <w:rsid w:val="0050778C"/>
    <w:rsid w:val="005101C8"/>
    <w:rsid w:val="00510540"/>
    <w:rsid w:val="00510723"/>
    <w:rsid w:val="005108F7"/>
    <w:rsid w:val="00510F8C"/>
    <w:rsid w:val="005120AD"/>
    <w:rsid w:val="00513063"/>
    <w:rsid w:val="00513376"/>
    <w:rsid w:val="005134D4"/>
    <w:rsid w:val="00513854"/>
    <w:rsid w:val="00513CF7"/>
    <w:rsid w:val="00514292"/>
    <w:rsid w:val="005145C4"/>
    <w:rsid w:val="005145CB"/>
    <w:rsid w:val="00514EE8"/>
    <w:rsid w:val="005155D0"/>
    <w:rsid w:val="00515EBE"/>
    <w:rsid w:val="00515F1A"/>
    <w:rsid w:val="005168AD"/>
    <w:rsid w:val="00517B59"/>
    <w:rsid w:val="00517D88"/>
    <w:rsid w:val="00520391"/>
    <w:rsid w:val="00520784"/>
    <w:rsid w:val="00521E16"/>
    <w:rsid w:val="00522C3B"/>
    <w:rsid w:val="00522CA1"/>
    <w:rsid w:val="00523745"/>
    <w:rsid w:val="00523B10"/>
    <w:rsid w:val="00524520"/>
    <w:rsid w:val="005245CA"/>
    <w:rsid w:val="005249F6"/>
    <w:rsid w:val="00526E0A"/>
    <w:rsid w:val="005277C2"/>
    <w:rsid w:val="005279B3"/>
    <w:rsid w:val="005279C7"/>
    <w:rsid w:val="00527DE6"/>
    <w:rsid w:val="005300DD"/>
    <w:rsid w:val="00530659"/>
    <w:rsid w:val="00530BA0"/>
    <w:rsid w:val="005317E2"/>
    <w:rsid w:val="005334F5"/>
    <w:rsid w:val="00533842"/>
    <w:rsid w:val="00534591"/>
    <w:rsid w:val="00534916"/>
    <w:rsid w:val="005356F8"/>
    <w:rsid w:val="00535E5D"/>
    <w:rsid w:val="005360A5"/>
    <w:rsid w:val="005366D0"/>
    <w:rsid w:val="00536EB5"/>
    <w:rsid w:val="00540039"/>
    <w:rsid w:val="0054064B"/>
    <w:rsid w:val="005406E5"/>
    <w:rsid w:val="00540C61"/>
    <w:rsid w:val="0054198B"/>
    <w:rsid w:val="00542711"/>
    <w:rsid w:val="005428B0"/>
    <w:rsid w:val="00542E30"/>
    <w:rsid w:val="005432B4"/>
    <w:rsid w:val="005437C7"/>
    <w:rsid w:val="00543B92"/>
    <w:rsid w:val="0054429D"/>
    <w:rsid w:val="0054436F"/>
    <w:rsid w:val="005449D5"/>
    <w:rsid w:val="00546078"/>
    <w:rsid w:val="0054618A"/>
    <w:rsid w:val="00546A6F"/>
    <w:rsid w:val="00547D09"/>
    <w:rsid w:val="00547DA9"/>
    <w:rsid w:val="005509FE"/>
    <w:rsid w:val="005510E4"/>
    <w:rsid w:val="0055185F"/>
    <w:rsid w:val="00551CA0"/>
    <w:rsid w:val="0055234F"/>
    <w:rsid w:val="00552E31"/>
    <w:rsid w:val="00553A76"/>
    <w:rsid w:val="005544F5"/>
    <w:rsid w:val="005546A0"/>
    <w:rsid w:val="00554C09"/>
    <w:rsid w:val="00554D7A"/>
    <w:rsid w:val="005556A8"/>
    <w:rsid w:val="00555A14"/>
    <w:rsid w:val="00555D91"/>
    <w:rsid w:val="00556312"/>
    <w:rsid w:val="005564B9"/>
    <w:rsid w:val="00556760"/>
    <w:rsid w:val="00556A61"/>
    <w:rsid w:val="00556C0F"/>
    <w:rsid w:val="0055716C"/>
    <w:rsid w:val="00557A01"/>
    <w:rsid w:val="00560826"/>
    <w:rsid w:val="005609F9"/>
    <w:rsid w:val="00560A13"/>
    <w:rsid w:val="0056124B"/>
    <w:rsid w:val="0056163C"/>
    <w:rsid w:val="00561D6A"/>
    <w:rsid w:val="0056212A"/>
    <w:rsid w:val="00562735"/>
    <w:rsid w:val="0056287C"/>
    <w:rsid w:val="005630BC"/>
    <w:rsid w:val="005642E6"/>
    <w:rsid w:val="00564D4B"/>
    <w:rsid w:val="00564D85"/>
    <w:rsid w:val="00564D9F"/>
    <w:rsid w:val="00565061"/>
    <w:rsid w:val="005655DE"/>
    <w:rsid w:val="005657E2"/>
    <w:rsid w:val="00566609"/>
    <w:rsid w:val="00566DB3"/>
    <w:rsid w:val="00566FB1"/>
    <w:rsid w:val="005673EC"/>
    <w:rsid w:val="00567721"/>
    <w:rsid w:val="00567B81"/>
    <w:rsid w:val="00567EE6"/>
    <w:rsid w:val="00570407"/>
    <w:rsid w:val="00570494"/>
    <w:rsid w:val="0057105C"/>
    <w:rsid w:val="005715F1"/>
    <w:rsid w:val="005719E2"/>
    <w:rsid w:val="00572A49"/>
    <w:rsid w:val="00572F40"/>
    <w:rsid w:val="00573067"/>
    <w:rsid w:val="00573211"/>
    <w:rsid w:val="00573C18"/>
    <w:rsid w:val="00573CF5"/>
    <w:rsid w:val="00573D95"/>
    <w:rsid w:val="00574F5A"/>
    <w:rsid w:val="00575970"/>
    <w:rsid w:val="00575A38"/>
    <w:rsid w:val="00576278"/>
    <w:rsid w:val="005769F2"/>
    <w:rsid w:val="00576E96"/>
    <w:rsid w:val="00577ADE"/>
    <w:rsid w:val="00580A0C"/>
    <w:rsid w:val="00581AF7"/>
    <w:rsid w:val="00582037"/>
    <w:rsid w:val="00582998"/>
    <w:rsid w:val="00582A3F"/>
    <w:rsid w:val="00583265"/>
    <w:rsid w:val="005833AE"/>
    <w:rsid w:val="00584519"/>
    <w:rsid w:val="005846B6"/>
    <w:rsid w:val="00584BE7"/>
    <w:rsid w:val="0058551D"/>
    <w:rsid w:val="005857E5"/>
    <w:rsid w:val="0058580B"/>
    <w:rsid w:val="0058586F"/>
    <w:rsid w:val="00585EB6"/>
    <w:rsid w:val="005871AA"/>
    <w:rsid w:val="005875FC"/>
    <w:rsid w:val="00587B72"/>
    <w:rsid w:val="00587DD5"/>
    <w:rsid w:val="0059165F"/>
    <w:rsid w:val="00592AAC"/>
    <w:rsid w:val="0059357B"/>
    <w:rsid w:val="00593BFE"/>
    <w:rsid w:val="0059457D"/>
    <w:rsid w:val="00594FDC"/>
    <w:rsid w:val="00595250"/>
    <w:rsid w:val="00595366"/>
    <w:rsid w:val="00595C8F"/>
    <w:rsid w:val="005960F9"/>
    <w:rsid w:val="00596611"/>
    <w:rsid w:val="0059666E"/>
    <w:rsid w:val="0059750F"/>
    <w:rsid w:val="00597B55"/>
    <w:rsid w:val="00597B9E"/>
    <w:rsid w:val="00597D3F"/>
    <w:rsid w:val="005A01B6"/>
    <w:rsid w:val="005A0810"/>
    <w:rsid w:val="005A0C6E"/>
    <w:rsid w:val="005A11D6"/>
    <w:rsid w:val="005A180C"/>
    <w:rsid w:val="005A19FF"/>
    <w:rsid w:val="005A1ABE"/>
    <w:rsid w:val="005A1D57"/>
    <w:rsid w:val="005A31A0"/>
    <w:rsid w:val="005A3906"/>
    <w:rsid w:val="005A3CAF"/>
    <w:rsid w:val="005A470D"/>
    <w:rsid w:val="005A4A02"/>
    <w:rsid w:val="005A50ED"/>
    <w:rsid w:val="005A5482"/>
    <w:rsid w:val="005A671B"/>
    <w:rsid w:val="005A6BF8"/>
    <w:rsid w:val="005A6C15"/>
    <w:rsid w:val="005A7245"/>
    <w:rsid w:val="005A74F6"/>
    <w:rsid w:val="005A7AAA"/>
    <w:rsid w:val="005A7BE8"/>
    <w:rsid w:val="005B0251"/>
    <w:rsid w:val="005B03B3"/>
    <w:rsid w:val="005B055F"/>
    <w:rsid w:val="005B0EC9"/>
    <w:rsid w:val="005B0F67"/>
    <w:rsid w:val="005B12A4"/>
    <w:rsid w:val="005B1702"/>
    <w:rsid w:val="005B2DA7"/>
    <w:rsid w:val="005B37B4"/>
    <w:rsid w:val="005B4BCD"/>
    <w:rsid w:val="005B5A41"/>
    <w:rsid w:val="005B5EF0"/>
    <w:rsid w:val="005B65CE"/>
    <w:rsid w:val="005B6DC6"/>
    <w:rsid w:val="005B766F"/>
    <w:rsid w:val="005C03F1"/>
    <w:rsid w:val="005C0C6B"/>
    <w:rsid w:val="005C0DCD"/>
    <w:rsid w:val="005C13FC"/>
    <w:rsid w:val="005C171D"/>
    <w:rsid w:val="005C1C4A"/>
    <w:rsid w:val="005C30BA"/>
    <w:rsid w:val="005C492B"/>
    <w:rsid w:val="005C4B7F"/>
    <w:rsid w:val="005C5372"/>
    <w:rsid w:val="005C5D64"/>
    <w:rsid w:val="005C5EA1"/>
    <w:rsid w:val="005C6A56"/>
    <w:rsid w:val="005C6F6B"/>
    <w:rsid w:val="005D03FE"/>
    <w:rsid w:val="005D0E3A"/>
    <w:rsid w:val="005D1319"/>
    <w:rsid w:val="005D2026"/>
    <w:rsid w:val="005D29ED"/>
    <w:rsid w:val="005D2C43"/>
    <w:rsid w:val="005D3633"/>
    <w:rsid w:val="005D36BB"/>
    <w:rsid w:val="005D3786"/>
    <w:rsid w:val="005D3FD0"/>
    <w:rsid w:val="005D405F"/>
    <w:rsid w:val="005D4E0E"/>
    <w:rsid w:val="005D50A4"/>
    <w:rsid w:val="005D5119"/>
    <w:rsid w:val="005D6D9C"/>
    <w:rsid w:val="005D792F"/>
    <w:rsid w:val="005D7C52"/>
    <w:rsid w:val="005E023A"/>
    <w:rsid w:val="005E09E4"/>
    <w:rsid w:val="005E1709"/>
    <w:rsid w:val="005E20C6"/>
    <w:rsid w:val="005E2754"/>
    <w:rsid w:val="005E4614"/>
    <w:rsid w:val="005E57EA"/>
    <w:rsid w:val="005E5AC9"/>
    <w:rsid w:val="005E5B9F"/>
    <w:rsid w:val="005E5EE8"/>
    <w:rsid w:val="005E5FD8"/>
    <w:rsid w:val="005E6163"/>
    <w:rsid w:val="005E642E"/>
    <w:rsid w:val="005E70CF"/>
    <w:rsid w:val="005E7153"/>
    <w:rsid w:val="005E7451"/>
    <w:rsid w:val="005F0798"/>
    <w:rsid w:val="005F0CE2"/>
    <w:rsid w:val="005F1178"/>
    <w:rsid w:val="005F1916"/>
    <w:rsid w:val="005F1E5A"/>
    <w:rsid w:val="005F2648"/>
    <w:rsid w:val="005F2AC4"/>
    <w:rsid w:val="005F38DC"/>
    <w:rsid w:val="005F3DB9"/>
    <w:rsid w:val="005F43D1"/>
    <w:rsid w:val="005F4652"/>
    <w:rsid w:val="005F518F"/>
    <w:rsid w:val="005F5709"/>
    <w:rsid w:val="005F5764"/>
    <w:rsid w:val="005F625A"/>
    <w:rsid w:val="005F6421"/>
    <w:rsid w:val="005F68F1"/>
    <w:rsid w:val="005F6CA9"/>
    <w:rsid w:val="005F6D5E"/>
    <w:rsid w:val="005F6F24"/>
    <w:rsid w:val="005F7004"/>
    <w:rsid w:val="005F7FAB"/>
    <w:rsid w:val="0060230B"/>
    <w:rsid w:val="006025C2"/>
    <w:rsid w:val="00602F3D"/>
    <w:rsid w:val="00603DD4"/>
    <w:rsid w:val="00604B8C"/>
    <w:rsid w:val="006058B2"/>
    <w:rsid w:val="006058B9"/>
    <w:rsid w:val="0060635C"/>
    <w:rsid w:val="00606BB9"/>
    <w:rsid w:val="00607E0B"/>
    <w:rsid w:val="006104C6"/>
    <w:rsid w:val="006106FC"/>
    <w:rsid w:val="00610F6B"/>
    <w:rsid w:val="00610F97"/>
    <w:rsid w:val="006110B1"/>
    <w:rsid w:val="0061183F"/>
    <w:rsid w:val="00611DD2"/>
    <w:rsid w:val="006122F3"/>
    <w:rsid w:val="0061256B"/>
    <w:rsid w:val="00612DD0"/>
    <w:rsid w:val="00613717"/>
    <w:rsid w:val="0061385F"/>
    <w:rsid w:val="006143D2"/>
    <w:rsid w:val="006158F5"/>
    <w:rsid w:val="00615F94"/>
    <w:rsid w:val="00616218"/>
    <w:rsid w:val="006162C1"/>
    <w:rsid w:val="006167C3"/>
    <w:rsid w:val="0061694E"/>
    <w:rsid w:val="00620593"/>
    <w:rsid w:val="00621173"/>
    <w:rsid w:val="006212D1"/>
    <w:rsid w:val="00621B27"/>
    <w:rsid w:val="00621F1D"/>
    <w:rsid w:val="0062229D"/>
    <w:rsid w:val="00622DAA"/>
    <w:rsid w:val="00623D24"/>
    <w:rsid w:val="00624542"/>
    <w:rsid w:val="00624BFE"/>
    <w:rsid w:val="00624CD7"/>
    <w:rsid w:val="0062574E"/>
    <w:rsid w:val="006260D4"/>
    <w:rsid w:val="00626DED"/>
    <w:rsid w:val="0062710E"/>
    <w:rsid w:val="0062736E"/>
    <w:rsid w:val="00627576"/>
    <w:rsid w:val="006275C7"/>
    <w:rsid w:val="00627E37"/>
    <w:rsid w:val="0063010C"/>
    <w:rsid w:val="006304F4"/>
    <w:rsid w:val="00630922"/>
    <w:rsid w:val="006309FD"/>
    <w:rsid w:val="00631920"/>
    <w:rsid w:val="00631B6E"/>
    <w:rsid w:val="00631FBE"/>
    <w:rsid w:val="00632531"/>
    <w:rsid w:val="00633534"/>
    <w:rsid w:val="0063372E"/>
    <w:rsid w:val="00633ABB"/>
    <w:rsid w:val="00634470"/>
    <w:rsid w:val="0063632C"/>
    <w:rsid w:val="0063634C"/>
    <w:rsid w:val="00636484"/>
    <w:rsid w:val="00637DF4"/>
    <w:rsid w:val="00637F11"/>
    <w:rsid w:val="00637FA0"/>
    <w:rsid w:val="00640074"/>
    <w:rsid w:val="006403A3"/>
    <w:rsid w:val="006403C7"/>
    <w:rsid w:val="0064068B"/>
    <w:rsid w:val="00640E63"/>
    <w:rsid w:val="00641054"/>
    <w:rsid w:val="00642122"/>
    <w:rsid w:val="00642892"/>
    <w:rsid w:val="00642933"/>
    <w:rsid w:val="00642BAB"/>
    <w:rsid w:val="00643144"/>
    <w:rsid w:val="0064379F"/>
    <w:rsid w:val="006437BB"/>
    <w:rsid w:val="0064388E"/>
    <w:rsid w:val="00643EE2"/>
    <w:rsid w:val="00644604"/>
    <w:rsid w:val="0064561B"/>
    <w:rsid w:val="00646473"/>
    <w:rsid w:val="00646636"/>
    <w:rsid w:val="00646AAC"/>
    <w:rsid w:val="006473F9"/>
    <w:rsid w:val="0065061B"/>
    <w:rsid w:val="00650965"/>
    <w:rsid w:val="00650E42"/>
    <w:rsid w:val="00651680"/>
    <w:rsid w:val="00651729"/>
    <w:rsid w:val="00651CC8"/>
    <w:rsid w:val="00652747"/>
    <w:rsid w:val="00652D96"/>
    <w:rsid w:val="00652E1A"/>
    <w:rsid w:val="006537B5"/>
    <w:rsid w:val="00653804"/>
    <w:rsid w:val="00653AA4"/>
    <w:rsid w:val="00653F7B"/>
    <w:rsid w:val="0065445A"/>
    <w:rsid w:val="006555B5"/>
    <w:rsid w:val="0065679C"/>
    <w:rsid w:val="006568BD"/>
    <w:rsid w:val="00656A1A"/>
    <w:rsid w:val="00656A77"/>
    <w:rsid w:val="0066061B"/>
    <w:rsid w:val="00660C1D"/>
    <w:rsid w:val="0066130F"/>
    <w:rsid w:val="00661CCB"/>
    <w:rsid w:val="006622AE"/>
    <w:rsid w:val="006623A0"/>
    <w:rsid w:val="00662A06"/>
    <w:rsid w:val="00662A64"/>
    <w:rsid w:val="00662DEF"/>
    <w:rsid w:val="0066311C"/>
    <w:rsid w:val="00663FAD"/>
    <w:rsid w:val="0066402F"/>
    <w:rsid w:val="0066414E"/>
    <w:rsid w:val="00664632"/>
    <w:rsid w:val="00664D6B"/>
    <w:rsid w:val="006650E9"/>
    <w:rsid w:val="006658AA"/>
    <w:rsid w:val="00665C70"/>
    <w:rsid w:val="00666686"/>
    <w:rsid w:val="0066670E"/>
    <w:rsid w:val="00666719"/>
    <w:rsid w:val="006669BA"/>
    <w:rsid w:val="00666CC5"/>
    <w:rsid w:val="00666FB7"/>
    <w:rsid w:val="00667462"/>
    <w:rsid w:val="00667507"/>
    <w:rsid w:val="0066756A"/>
    <w:rsid w:val="00667EF4"/>
    <w:rsid w:val="00667FA6"/>
    <w:rsid w:val="0067089C"/>
    <w:rsid w:val="006709BF"/>
    <w:rsid w:val="00670CE3"/>
    <w:rsid w:val="006716CF"/>
    <w:rsid w:val="00671AC7"/>
    <w:rsid w:val="00671AD7"/>
    <w:rsid w:val="00674105"/>
    <w:rsid w:val="0067467E"/>
    <w:rsid w:val="00674883"/>
    <w:rsid w:val="00675038"/>
    <w:rsid w:val="00675CBD"/>
    <w:rsid w:val="00676304"/>
    <w:rsid w:val="0067679C"/>
    <w:rsid w:val="0067695B"/>
    <w:rsid w:val="00676A72"/>
    <w:rsid w:val="00677188"/>
    <w:rsid w:val="006773FF"/>
    <w:rsid w:val="006777C3"/>
    <w:rsid w:val="00677B2C"/>
    <w:rsid w:val="006808B5"/>
    <w:rsid w:val="006808F9"/>
    <w:rsid w:val="00680DE3"/>
    <w:rsid w:val="00680F5D"/>
    <w:rsid w:val="00681BE6"/>
    <w:rsid w:val="00682B23"/>
    <w:rsid w:val="00682E97"/>
    <w:rsid w:val="00683675"/>
    <w:rsid w:val="00683931"/>
    <w:rsid w:val="00684221"/>
    <w:rsid w:val="0068449A"/>
    <w:rsid w:val="00684D07"/>
    <w:rsid w:val="00684E7B"/>
    <w:rsid w:val="00684E94"/>
    <w:rsid w:val="00684FA8"/>
    <w:rsid w:val="00685040"/>
    <w:rsid w:val="00685B00"/>
    <w:rsid w:val="00685C0E"/>
    <w:rsid w:val="006862F4"/>
    <w:rsid w:val="00687733"/>
    <w:rsid w:val="0068776C"/>
    <w:rsid w:val="006879F4"/>
    <w:rsid w:val="00687CA0"/>
    <w:rsid w:val="00687F3B"/>
    <w:rsid w:val="00690FEA"/>
    <w:rsid w:val="0069138D"/>
    <w:rsid w:val="00691410"/>
    <w:rsid w:val="006921FE"/>
    <w:rsid w:val="006932EA"/>
    <w:rsid w:val="00693B4B"/>
    <w:rsid w:val="00693B7A"/>
    <w:rsid w:val="00693E33"/>
    <w:rsid w:val="00693FEB"/>
    <w:rsid w:val="00695583"/>
    <w:rsid w:val="006955B0"/>
    <w:rsid w:val="00695D4F"/>
    <w:rsid w:val="00695DDE"/>
    <w:rsid w:val="00696448"/>
    <w:rsid w:val="00696C9C"/>
    <w:rsid w:val="00696DD9"/>
    <w:rsid w:val="00696DFB"/>
    <w:rsid w:val="0069754E"/>
    <w:rsid w:val="00697983"/>
    <w:rsid w:val="00697B08"/>
    <w:rsid w:val="00697B83"/>
    <w:rsid w:val="00697F10"/>
    <w:rsid w:val="00697F1C"/>
    <w:rsid w:val="006A2664"/>
    <w:rsid w:val="006A2D33"/>
    <w:rsid w:val="006A2F40"/>
    <w:rsid w:val="006A30A6"/>
    <w:rsid w:val="006A3694"/>
    <w:rsid w:val="006A37B0"/>
    <w:rsid w:val="006A3D58"/>
    <w:rsid w:val="006A4616"/>
    <w:rsid w:val="006A5003"/>
    <w:rsid w:val="006A5415"/>
    <w:rsid w:val="006A56AE"/>
    <w:rsid w:val="006A58DD"/>
    <w:rsid w:val="006A5ABC"/>
    <w:rsid w:val="006A5C60"/>
    <w:rsid w:val="006A5EB1"/>
    <w:rsid w:val="006A6B6E"/>
    <w:rsid w:val="006B04F6"/>
    <w:rsid w:val="006B07A7"/>
    <w:rsid w:val="006B1599"/>
    <w:rsid w:val="006B1B07"/>
    <w:rsid w:val="006B1B9D"/>
    <w:rsid w:val="006B1C15"/>
    <w:rsid w:val="006B1E3A"/>
    <w:rsid w:val="006B20E0"/>
    <w:rsid w:val="006B2683"/>
    <w:rsid w:val="006B41AB"/>
    <w:rsid w:val="006B4EDE"/>
    <w:rsid w:val="006B50E1"/>
    <w:rsid w:val="006B52D9"/>
    <w:rsid w:val="006B53B8"/>
    <w:rsid w:val="006B5605"/>
    <w:rsid w:val="006B6060"/>
    <w:rsid w:val="006B686A"/>
    <w:rsid w:val="006B72FB"/>
    <w:rsid w:val="006B7340"/>
    <w:rsid w:val="006C0071"/>
    <w:rsid w:val="006C0963"/>
    <w:rsid w:val="006C0C74"/>
    <w:rsid w:val="006C1233"/>
    <w:rsid w:val="006C1973"/>
    <w:rsid w:val="006C1E98"/>
    <w:rsid w:val="006C31AA"/>
    <w:rsid w:val="006C3625"/>
    <w:rsid w:val="006C3C80"/>
    <w:rsid w:val="006C3CDA"/>
    <w:rsid w:val="006C3D6B"/>
    <w:rsid w:val="006C3F7C"/>
    <w:rsid w:val="006C4FBC"/>
    <w:rsid w:val="006C5253"/>
    <w:rsid w:val="006C5444"/>
    <w:rsid w:val="006C5FCA"/>
    <w:rsid w:val="006C61A1"/>
    <w:rsid w:val="006C6416"/>
    <w:rsid w:val="006C6EE0"/>
    <w:rsid w:val="006C6F5A"/>
    <w:rsid w:val="006C791C"/>
    <w:rsid w:val="006D0FB8"/>
    <w:rsid w:val="006D1AE0"/>
    <w:rsid w:val="006D1C07"/>
    <w:rsid w:val="006D2337"/>
    <w:rsid w:val="006D35D2"/>
    <w:rsid w:val="006D392B"/>
    <w:rsid w:val="006D3D7E"/>
    <w:rsid w:val="006D410E"/>
    <w:rsid w:val="006D5FE5"/>
    <w:rsid w:val="006D7233"/>
    <w:rsid w:val="006D7C4C"/>
    <w:rsid w:val="006E0ABA"/>
    <w:rsid w:val="006E0B91"/>
    <w:rsid w:val="006E0CC3"/>
    <w:rsid w:val="006E0DFD"/>
    <w:rsid w:val="006E1356"/>
    <w:rsid w:val="006E1CFF"/>
    <w:rsid w:val="006E1F3B"/>
    <w:rsid w:val="006E1F8C"/>
    <w:rsid w:val="006E2162"/>
    <w:rsid w:val="006E257D"/>
    <w:rsid w:val="006E266C"/>
    <w:rsid w:val="006E29F9"/>
    <w:rsid w:val="006E358B"/>
    <w:rsid w:val="006E3E94"/>
    <w:rsid w:val="006E424C"/>
    <w:rsid w:val="006E4413"/>
    <w:rsid w:val="006E4976"/>
    <w:rsid w:val="006E5191"/>
    <w:rsid w:val="006E5776"/>
    <w:rsid w:val="006E5A2A"/>
    <w:rsid w:val="006E5BF3"/>
    <w:rsid w:val="006E5CDF"/>
    <w:rsid w:val="006E6589"/>
    <w:rsid w:val="006E6C52"/>
    <w:rsid w:val="006F11E8"/>
    <w:rsid w:val="006F34E7"/>
    <w:rsid w:val="006F42F2"/>
    <w:rsid w:val="006F555A"/>
    <w:rsid w:val="006F6008"/>
    <w:rsid w:val="006F642F"/>
    <w:rsid w:val="006F7653"/>
    <w:rsid w:val="006F7853"/>
    <w:rsid w:val="007007B5"/>
    <w:rsid w:val="00700B3C"/>
    <w:rsid w:val="00701193"/>
    <w:rsid w:val="007014D1"/>
    <w:rsid w:val="00702117"/>
    <w:rsid w:val="007026F7"/>
    <w:rsid w:val="007037BB"/>
    <w:rsid w:val="00704812"/>
    <w:rsid w:val="00704877"/>
    <w:rsid w:val="00704B50"/>
    <w:rsid w:val="00704EE4"/>
    <w:rsid w:val="00704EFC"/>
    <w:rsid w:val="00705467"/>
    <w:rsid w:val="0070553F"/>
    <w:rsid w:val="00706141"/>
    <w:rsid w:val="00706F48"/>
    <w:rsid w:val="00706FCA"/>
    <w:rsid w:val="0071100D"/>
    <w:rsid w:val="0071125A"/>
    <w:rsid w:val="00711C2D"/>
    <w:rsid w:val="00713077"/>
    <w:rsid w:val="00713334"/>
    <w:rsid w:val="0071376E"/>
    <w:rsid w:val="00713CAB"/>
    <w:rsid w:val="00714365"/>
    <w:rsid w:val="007145BD"/>
    <w:rsid w:val="00714975"/>
    <w:rsid w:val="00714B6E"/>
    <w:rsid w:val="00715359"/>
    <w:rsid w:val="007156A8"/>
    <w:rsid w:val="007157C6"/>
    <w:rsid w:val="00715B09"/>
    <w:rsid w:val="00715EAF"/>
    <w:rsid w:val="00715F68"/>
    <w:rsid w:val="00716510"/>
    <w:rsid w:val="0071696D"/>
    <w:rsid w:val="00717914"/>
    <w:rsid w:val="0072037F"/>
    <w:rsid w:val="007207EF"/>
    <w:rsid w:val="00720CA5"/>
    <w:rsid w:val="00721772"/>
    <w:rsid w:val="00721B5B"/>
    <w:rsid w:val="00722B93"/>
    <w:rsid w:val="00722DB4"/>
    <w:rsid w:val="00724049"/>
    <w:rsid w:val="00724204"/>
    <w:rsid w:val="0072496E"/>
    <w:rsid w:val="00724977"/>
    <w:rsid w:val="007249CD"/>
    <w:rsid w:val="00724DD9"/>
    <w:rsid w:val="00724E90"/>
    <w:rsid w:val="00724EFB"/>
    <w:rsid w:val="0072514A"/>
    <w:rsid w:val="007258AD"/>
    <w:rsid w:val="00725ED0"/>
    <w:rsid w:val="00726350"/>
    <w:rsid w:val="00726487"/>
    <w:rsid w:val="00726859"/>
    <w:rsid w:val="007271D8"/>
    <w:rsid w:val="00727887"/>
    <w:rsid w:val="00727D56"/>
    <w:rsid w:val="0073038C"/>
    <w:rsid w:val="00730EB6"/>
    <w:rsid w:val="007324B2"/>
    <w:rsid w:val="007325EC"/>
    <w:rsid w:val="00732999"/>
    <w:rsid w:val="00733BA9"/>
    <w:rsid w:val="007342A6"/>
    <w:rsid w:val="00734D37"/>
    <w:rsid w:val="0073526B"/>
    <w:rsid w:val="00735807"/>
    <w:rsid w:val="007359F4"/>
    <w:rsid w:val="00735DD9"/>
    <w:rsid w:val="00736850"/>
    <w:rsid w:val="00736AE1"/>
    <w:rsid w:val="00736D7C"/>
    <w:rsid w:val="0073750B"/>
    <w:rsid w:val="007377C7"/>
    <w:rsid w:val="00737A6F"/>
    <w:rsid w:val="00740AF8"/>
    <w:rsid w:val="0074193A"/>
    <w:rsid w:val="00741AA6"/>
    <w:rsid w:val="00741C72"/>
    <w:rsid w:val="00741FC0"/>
    <w:rsid w:val="0074204D"/>
    <w:rsid w:val="0074221F"/>
    <w:rsid w:val="00742DB1"/>
    <w:rsid w:val="00742F7F"/>
    <w:rsid w:val="0074396C"/>
    <w:rsid w:val="007446BC"/>
    <w:rsid w:val="00744D1F"/>
    <w:rsid w:val="007453B3"/>
    <w:rsid w:val="007464E6"/>
    <w:rsid w:val="007467DD"/>
    <w:rsid w:val="00747F35"/>
    <w:rsid w:val="0075035B"/>
    <w:rsid w:val="00750C6D"/>
    <w:rsid w:val="0075124A"/>
    <w:rsid w:val="007515A0"/>
    <w:rsid w:val="007515EC"/>
    <w:rsid w:val="0075196F"/>
    <w:rsid w:val="00751B28"/>
    <w:rsid w:val="00752435"/>
    <w:rsid w:val="007527FF"/>
    <w:rsid w:val="00752AB2"/>
    <w:rsid w:val="00752CC1"/>
    <w:rsid w:val="007537F1"/>
    <w:rsid w:val="007541C4"/>
    <w:rsid w:val="007543A6"/>
    <w:rsid w:val="00754831"/>
    <w:rsid w:val="00754EB9"/>
    <w:rsid w:val="007552B3"/>
    <w:rsid w:val="0075585E"/>
    <w:rsid w:val="00756087"/>
    <w:rsid w:val="00757440"/>
    <w:rsid w:val="007579CD"/>
    <w:rsid w:val="00757E68"/>
    <w:rsid w:val="0076048E"/>
    <w:rsid w:val="00760C6F"/>
    <w:rsid w:val="00760CFA"/>
    <w:rsid w:val="007615C9"/>
    <w:rsid w:val="00761840"/>
    <w:rsid w:val="00761E88"/>
    <w:rsid w:val="0076218B"/>
    <w:rsid w:val="00762ECA"/>
    <w:rsid w:val="00763070"/>
    <w:rsid w:val="00764552"/>
    <w:rsid w:val="00764A0D"/>
    <w:rsid w:val="00764FBB"/>
    <w:rsid w:val="007659C8"/>
    <w:rsid w:val="00765BA5"/>
    <w:rsid w:val="0076635C"/>
    <w:rsid w:val="0076636D"/>
    <w:rsid w:val="0076676B"/>
    <w:rsid w:val="00766860"/>
    <w:rsid w:val="007674A6"/>
    <w:rsid w:val="0077040E"/>
    <w:rsid w:val="00770737"/>
    <w:rsid w:val="007708D5"/>
    <w:rsid w:val="00770E85"/>
    <w:rsid w:val="00771199"/>
    <w:rsid w:val="00771502"/>
    <w:rsid w:val="00771878"/>
    <w:rsid w:val="007725F8"/>
    <w:rsid w:val="00772DC4"/>
    <w:rsid w:val="0077341B"/>
    <w:rsid w:val="007739B0"/>
    <w:rsid w:val="007739E1"/>
    <w:rsid w:val="00773C6A"/>
    <w:rsid w:val="00773CDC"/>
    <w:rsid w:val="00774184"/>
    <w:rsid w:val="007745F8"/>
    <w:rsid w:val="00774613"/>
    <w:rsid w:val="00776014"/>
    <w:rsid w:val="00776A99"/>
    <w:rsid w:val="00777819"/>
    <w:rsid w:val="007801B3"/>
    <w:rsid w:val="00780E5B"/>
    <w:rsid w:val="00781274"/>
    <w:rsid w:val="00781321"/>
    <w:rsid w:val="00781EB1"/>
    <w:rsid w:val="007823F9"/>
    <w:rsid w:val="00782C75"/>
    <w:rsid w:val="00782E95"/>
    <w:rsid w:val="0078434B"/>
    <w:rsid w:val="00784A0B"/>
    <w:rsid w:val="00785444"/>
    <w:rsid w:val="0078550B"/>
    <w:rsid w:val="0078569D"/>
    <w:rsid w:val="00785F25"/>
    <w:rsid w:val="0078659F"/>
    <w:rsid w:val="00786761"/>
    <w:rsid w:val="007912C8"/>
    <w:rsid w:val="00791C89"/>
    <w:rsid w:val="00791DF4"/>
    <w:rsid w:val="0079237E"/>
    <w:rsid w:val="007924B1"/>
    <w:rsid w:val="0079429A"/>
    <w:rsid w:val="00794EE9"/>
    <w:rsid w:val="007954E4"/>
    <w:rsid w:val="00795F28"/>
    <w:rsid w:val="0079741A"/>
    <w:rsid w:val="00797AD9"/>
    <w:rsid w:val="00797C6D"/>
    <w:rsid w:val="007A0551"/>
    <w:rsid w:val="007A190B"/>
    <w:rsid w:val="007A1BC1"/>
    <w:rsid w:val="007A1CD5"/>
    <w:rsid w:val="007A253E"/>
    <w:rsid w:val="007A257B"/>
    <w:rsid w:val="007A2A09"/>
    <w:rsid w:val="007A36B7"/>
    <w:rsid w:val="007A4F8D"/>
    <w:rsid w:val="007A57E0"/>
    <w:rsid w:val="007A65BA"/>
    <w:rsid w:val="007A6A17"/>
    <w:rsid w:val="007A74F3"/>
    <w:rsid w:val="007A7E81"/>
    <w:rsid w:val="007B07A0"/>
    <w:rsid w:val="007B1F9C"/>
    <w:rsid w:val="007B2160"/>
    <w:rsid w:val="007B2A83"/>
    <w:rsid w:val="007B3654"/>
    <w:rsid w:val="007B3CDD"/>
    <w:rsid w:val="007B4215"/>
    <w:rsid w:val="007B48CF"/>
    <w:rsid w:val="007B69E4"/>
    <w:rsid w:val="007B734C"/>
    <w:rsid w:val="007B7C43"/>
    <w:rsid w:val="007C0678"/>
    <w:rsid w:val="007C069B"/>
    <w:rsid w:val="007C10EE"/>
    <w:rsid w:val="007C120F"/>
    <w:rsid w:val="007C192E"/>
    <w:rsid w:val="007C19A0"/>
    <w:rsid w:val="007C20FA"/>
    <w:rsid w:val="007C2385"/>
    <w:rsid w:val="007C2902"/>
    <w:rsid w:val="007C47B7"/>
    <w:rsid w:val="007C520C"/>
    <w:rsid w:val="007C5296"/>
    <w:rsid w:val="007C54E7"/>
    <w:rsid w:val="007C56E9"/>
    <w:rsid w:val="007C5C7D"/>
    <w:rsid w:val="007C5CAC"/>
    <w:rsid w:val="007C6041"/>
    <w:rsid w:val="007C64D1"/>
    <w:rsid w:val="007C6504"/>
    <w:rsid w:val="007C6548"/>
    <w:rsid w:val="007C6565"/>
    <w:rsid w:val="007C6D65"/>
    <w:rsid w:val="007C6E17"/>
    <w:rsid w:val="007C710C"/>
    <w:rsid w:val="007D0A79"/>
    <w:rsid w:val="007D19FC"/>
    <w:rsid w:val="007D1D30"/>
    <w:rsid w:val="007D2147"/>
    <w:rsid w:val="007D2516"/>
    <w:rsid w:val="007D415D"/>
    <w:rsid w:val="007D581F"/>
    <w:rsid w:val="007D6509"/>
    <w:rsid w:val="007D6A92"/>
    <w:rsid w:val="007D6B2F"/>
    <w:rsid w:val="007D6FFD"/>
    <w:rsid w:val="007D773D"/>
    <w:rsid w:val="007D78C6"/>
    <w:rsid w:val="007D7E3D"/>
    <w:rsid w:val="007E0737"/>
    <w:rsid w:val="007E081B"/>
    <w:rsid w:val="007E0B41"/>
    <w:rsid w:val="007E0C21"/>
    <w:rsid w:val="007E2103"/>
    <w:rsid w:val="007E2497"/>
    <w:rsid w:val="007E288E"/>
    <w:rsid w:val="007E32EF"/>
    <w:rsid w:val="007E34F0"/>
    <w:rsid w:val="007E37BB"/>
    <w:rsid w:val="007E3E23"/>
    <w:rsid w:val="007E5594"/>
    <w:rsid w:val="007E62EF"/>
    <w:rsid w:val="007E6945"/>
    <w:rsid w:val="007E7354"/>
    <w:rsid w:val="007E740B"/>
    <w:rsid w:val="007E77B3"/>
    <w:rsid w:val="007E7BB7"/>
    <w:rsid w:val="007F0532"/>
    <w:rsid w:val="007F057C"/>
    <w:rsid w:val="007F059E"/>
    <w:rsid w:val="007F0722"/>
    <w:rsid w:val="007F0FCD"/>
    <w:rsid w:val="007F19BD"/>
    <w:rsid w:val="007F1E00"/>
    <w:rsid w:val="007F1F6B"/>
    <w:rsid w:val="007F2A5A"/>
    <w:rsid w:val="007F2AE4"/>
    <w:rsid w:val="007F2AEC"/>
    <w:rsid w:val="007F2D77"/>
    <w:rsid w:val="007F2DB4"/>
    <w:rsid w:val="007F2DEA"/>
    <w:rsid w:val="007F3068"/>
    <w:rsid w:val="007F30D6"/>
    <w:rsid w:val="007F3839"/>
    <w:rsid w:val="007F3B38"/>
    <w:rsid w:val="007F44B7"/>
    <w:rsid w:val="007F5128"/>
    <w:rsid w:val="007F5362"/>
    <w:rsid w:val="007F5AB7"/>
    <w:rsid w:val="007F5CFB"/>
    <w:rsid w:val="007F5F81"/>
    <w:rsid w:val="008010FF"/>
    <w:rsid w:val="008013AB"/>
    <w:rsid w:val="00801C4D"/>
    <w:rsid w:val="0080219D"/>
    <w:rsid w:val="008023EE"/>
    <w:rsid w:val="008026FD"/>
    <w:rsid w:val="00802957"/>
    <w:rsid w:val="00802C50"/>
    <w:rsid w:val="00802F28"/>
    <w:rsid w:val="008041E6"/>
    <w:rsid w:val="0080442E"/>
    <w:rsid w:val="00804FCA"/>
    <w:rsid w:val="00805D63"/>
    <w:rsid w:val="00805F9D"/>
    <w:rsid w:val="00806157"/>
    <w:rsid w:val="00806554"/>
    <w:rsid w:val="00807094"/>
    <w:rsid w:val="00807A81"/>
    <w:rsid w:val="00807D12"/>
    <w:rsid w:val="00810A68"/>
    <w:rsid w:val="008117FC"/>
    <w:rsid w:val="00811D4D"/>
    <w:rsid w:val="00812336"/>
    <w:rsid w:val="00814091"/>
    <w:rsid w:val="008142D5"/>
    <w:rsid w:val="00814743"/>
    <w:rsid w:val="00814ACA"/>
    <w:rsid w:val="0081532D"/>
    <w:rsid w:val="00815357"/>
    <w:rsid w:val="0081561B"/>
    <w:rsid w:val="00817265"/>
    <w:rsid w:val="0081728C"/>
    <w:rsid w:val="008176E6"/>
    <w:rsid w:val="008178E4"/>
    <w:rsid w:val="00817954"/>
    <w:rsid w:val="00817E3C"/>
    <w:rsid w:val="008210F6"/>
    <w:rsid w:val="008219A6"/>
    <w:rsid w:val="00821CC9"/>
    <w:rsid w:val="00821F9A"/>
    <w:rsid w:val="00822F4B"/>
    <w:rsid w:val="0082361D"/>
    <w:rsid w:val="00823E47"/>
    <w:rsid w:val="00825121"/>
    <w:rsid w:val="008254F0"/>
    <w:rsid w:val="00825634"/>
    <w:rsid w:val="00830B6C"/>
    <w:rsid w:val="00832096"/>
    <w:rsid w:val="00832B8C"/>
    <w:rsid w:val="00832CC1"/>
    <w:rsid w:val="00834054"/>
    <w:rsid w:val="00834662"/>
    <w:rsid w:val="00834888"/>
    <w:rsid w:val="00834ACA"/>
    <w:rsid w:val="008351B1"/>
    <w:rsid w:val="008370B0"/>
    <w:rsid w:val="00837C3D"/>
    <w:rsid w:val="00840605"/>
    <w:rsid w:val="0084071F"/>
    <w:rsid w:val="008407E9"/>
    <w:rsid w:val="0084091A"/>
    <w:rsid w:val="0084153D"/>
    <w:rsid w:val="00841664"/>
    <w:rsid w:val="00841832"/>
    <w:rsid w:val="0084203D"/>
    <w:rsid w:val="00843230"/>
    <w:rsid w:val="008439C2"/>
    <w:rsid w:val="00843B3E"/>
    <w:rsid w:val="00844210"/>
    <w:rsid w:val="00844D72"/>
    <w:rsid w:val="008452C9"/>
    <w:rsid w:val="00845E88"/>
    <w:rsid w:val="00846315"/>
    <w:rsid w:val="00850175"/>
    <w:rsid w:val="00851129"/>
    <w:rsid w:val="00851B4E"/>
    <w:rsid w:val="00851DB6"/>
    <w:rsid w:val="00851FA6"/>
    <w:rsid w:val="008525DD"/>
    <w:rsid w:val="008528BF"/>
    <w:rsid w:val="00853CB1"/>
    <w:rsid w:val="00853D04"/>
    <w:rsid w:val="00854056"/>
    <w:rsid w:val="00854695"/>
    <w:rsid w:val="008548C8"/>
    <w:rsid w:val="00854CC5"/>
    <w:rsid w:val="00855283"/>
    <w:rsid w:val="00855800"/>
    <w:rsid w:val="00855CD6"/>
    <w:rsid w:val="00857403"/>
    <w:rsid w:val="008607D6"/>
    <w:rsid w:val="00860D0A"/>
    <w:rsid w:val="00860D71"/>
    <w:rsid w:val="0086289D"/>
    <w:rsid w:val="0086303E"/>
    <w:rsid w:val="008633AC"/>
    <w:rsid w:val="008639A2"/>
    <w:rsid w:val="00864AB5"/>
    <w:rsid w:val="00864EF2"/>
    <w:rsid w:val="008659A6"/>
    <w:rsid w:val="00865A14"/>
    <w:rsid w:val="00866024"/>
    <w:rsid w:val="00866614"/>
    <w:rsid w:val="00867000"/>
    <w:rsid w:val="00867055"/>
    <w:rsid w:val="00867A3B"/>
    <w:rsid w:val="00870E7A"/>
    <w:rsid w:val="00870FD0"/>
    <w:rsid w:val="00871C5B"/>
    <w:rsid w:val="0087319E"/>
    <w:rsid w:val="00873239"/>
    <w:rsid w:val="008736C6"/>
    <w:rsid w:val="00873CF3"/>
    <w:rsid w:val="008741E3"/>
    <w:rsid w:val="00874314"/>
    <w:rsid w:val="0087452C"/>
    <w:rsid w:val="008749F2"/>
    <w:rsid w:val="00874DDD"/>
    <w:rsid w:val="008752D6"/>
    <w:rsid w:val="008759BF"/>
    <w:rsid w:val="00875A05"/>
    <w:rsid w:val="00875C4E"/>
    <w:rsid w:val="00875E8B"/>
    <w:rsid w:val="00876323"/>
    <w:rsid w:val="00876E0B"/>
    <w:rsid w:val="00877F01"/>
    <w:rsid w:val="00877FCB"/>
    <w:rsid w:val="008800B9"/>
    <w:rsid w:val="0088045C"/>
    <w:rsid w:val="00880523"/>
    <w:rsid w:val="00880E93"/>
    <w:rsid w:val="00880F06"/>
    <w:rsid w:val="008824BE"/>
    <w:rsid w:val="008825C6"/>
    <w:rsid w:val="0088265E"/>
    <w:rsid w:val="008827A2"/>
    <w:rsid w:val="008828C5"/>
    <w:rsid w:val="00883124"/>
    <w:rsid w:val="0088344B"/>
    <w:rsid w:val="0088369F"/>
    <w:rsid w:val="008839DB"/>
    <w:rsid w:val="00884210"/>
    <w:rsid w:val="008844BA"/>
    <w:rsid w:val="0088497E"/>
    <w:rsid w:val="00884CCF"/>
    <w:rsid w:val="00884E7B"/>
    <w:rsid w:val="00884E8C"/>
    <w:rsid w:val="00885194"/>
    <w:rsid w:val="00885281"/>
    <w:rsid w:val="00885618"/>
    <w:rsid w:val="00885B09"/>
    <w:rsid w:val="00885E4A"/>
    <w:rsid w:val="00885F23"/>
    <w:rsid w:val="00886737"/>
    <w:rsid w:val="00886938"/>
    <w:rsid w:val="00886C8F"/>
    <w:rsid w:val="00887624"/>
    <w:rsid w:val="00887BC6"/>
    <w:rsid w:val="00887DA9"/>
    <w:rsid w:val="00890A2E"/>
    <w:rsid w:val="00891099"/>
    <w:rsid w:val="00891BC9"/>
    <w:rsid w:val="0089289E"/>
    <w:rsid w:val="008939ED"/>
    <w:rsid w:val="00893BFD"/>
    <w:rsid w:val="00893E90"/>
    <w:rsid w:val="00894712"/>
    <w:rsid w:val="00894798"/>
    <w:rsid w:val="00894BB1"/>
    <w:rsid w:val="00895223"/>
    <w:rsid w:val="00895BB6"/>
    <w:rsid w:val="00895CD6"/>
    <w:rsid w:val="0089649A"/>
    <w:rsid w:val="00896559"/>
    <w:rsid w:val="008970B5"/>
    <w:rsid w:val="00897532"/>
    <w:rsid w:val="008975C5"/>
    <w:rsid w:val="00897A13"/>
    <w:rsid w:val="00897F6B"/>
    <w:rsid w:val="008A0AA4"/>
    <w:rsid w:val="008A0D89"/>
    <w:rsid w:val="008A18F9"/>
    <w:rsid w:val="008A2060"/>
    <w:rsid w:val="008A3B0E"/>
    <w:rsid w:val="008A4883"/>
    <w:rsid w:val="008A4C8A"/>
    <w:rsid w:val="008A5B78"/>
    <w:rsid w:val="008A60BC"/>
    <w:rsid w:val="008A6204"/>
    <w:rsid w:val="008A62CC"/>
    <w:rsid w:val="008A6983"/>
    <w:rsid w:val="008A720C"/>
    <w:rsid w:val="008B0233"/>
    <w:rsid w:val="008B0E56"/>
    <w:rsid w:val="008B124B"/>
    <w:rsid w:val="008B133D"/>
    <w:rsid w:val="008B1501"/>
    <w:rsid w:val="008B1591"/>
    <w:rsid w:val="008B18E2"/>
    <w:rsid w:val="008B195D"/>
    <w:rsid w:val="008B1DB1"/>
    <w:rsid w:val="008B21E9"/>
    <w:rsid w:val="008B2767"/>
    <w:rsid w:val="008B32F3"/>
    <w:rsid w:val="008B34E5"/>
    <w:rsid w:val="008B368E"/>
    <w:rsid w:val="008B3DA9"/>
    <w:rsid w:val="008B47FF"/>
    <w:rsid w:val="008B499B"/>
    <w:rsid w:val="008B50A8"/>
    <w:rsid w:val="008B57DC"/>
    <w:rsid w:val="008B5EDE"/>
    <w:rsid w:val="008B61F6"/>
    <w:rsid w:val="008B6486"/>
    <w:rsid w:val="008B6543"/>
    <w:rsid w:val="008B6D05"/>
    <w:rsid w:val="008B770A"/>
    <w:rsid w:val="008B77BB"/>
    <w:rsid w:val="008C03DA"/>
    <w:rsid w:val="008C0B3A"/>
    <w:rsid w:val="008C0E33"/>
    <w:rsid w:val="008C18D8"/>
    <w:rsid w:val="008C2258"/>
    <w:rsid w:val="008C228A"/>
    <w:rsid w:val="008C2DCF"/>
    <w:rsid w:val="008C30F8"/>
    <w:rsid w:val="008C3442"/>
    <w:rsid w:val="008C3D9D"/>
    <w:rsid w:val="008C49F4"/>
    <w:rsid w:val="008C4EB7"/>
    <w:rsid w:val="008C4FB2"/>
    <w:rsid w:val="008C6E16"/>
    <w:rsid w:val="008C70DE"/>
    <w:rsid w:val="008C726E"/>
    <w:rsid w:val="008C7A2B"/>
    <w:rsid w:val="008C7B60"/>
    <w:rsid w:val="008D0148"/>
    <w:rsid w:val="008D0269"/>
    <w:rsid w:val="008D05EA"/>
    <w:rsid w:val="008D0C3F"/>
    <w:rsid w:val="008D1140"/>
    <w:rsid w:val="008D1B0F"/>
    <w:rsid w:val="008D2137"/>
    <w:rsid w:val="008D373E"/>
    <w:rsid w:val="008D3EF8"/>
    <w:rsid w:val="008D412A"/>
    <w:rsid w:val="008D44F1"/>
    <w:rsid w:val="008D4EE1"/>
    <w:rsid w:val="008D545A"/>
    <w:rsid w:val="008D62E4"/>
    <w:rsid w:val="008D716E"/>
    <w:rsid w:val="008D7472"/>
    <w:rsid w:val="008D79E2"/>
    <w:rsid w:val="008D7FDF"/>
    <w:rsid w:val="008E012A"/>
    <w:rsid w:val="008E0390"/>
    <w:rsid w:val="008E050D"/>
    <w:rsid w:val="008E087A"/>
    <w:rsid w:val="008E0A77"/>
    <w:rsid w:val="008E10E4"/>
    <w:rsid w:val="008E1379"/>
    <w:rsid w:val="008E164C"/>
    <w:rsid w:val="008E1F23"/>
    <w:rsid w:val="008E3433"/>
    <w:rsid w:val="008E3D7A"/>
    <w:rsid w:val="008E4DB8"/>
    <w:rsid w:val="008E4E66"/>
    <w:rsid w:val="008E556E"/>
    <w:rsid w:val="008E55B1"/>
    <w:rsid w:val="008E6283"/>
    <w:rsid w:val="008E766C"/>
    <w:rsid w:val="008F003B"/>
    <w:rsid w:val="008F03A1"/>
    <w:rsid w:val="008F096A"/>
    <w:rsid w:val="008F0B7C"/>
    <w:rsid w:val="008F0CBF"/>
    <w:rsid w:val="008F0E7A"/>
    <w:rsid w:val="008F1483"/>
    <w:rsid w:val="008F1543"/>
    <w:rsid w:val="008F20C3"/>
    <w:rsid w:val="008F2B07"/>
    <w:rsid w:val="008F2BB0"/>
    <w:rsid w:val="008F3667"/>
    <w:rsid w:val="008F3992"/>
    <w:rsid w:val="008F39B4"/>
    <w:rsid w:val="008F3DA5"/>
    <w:rsid w:val="008F3DDA"/>
    <w:rsid w:val="008F420D"/>
    <w:rsid w:val="008F4DA8"/>
    <w:rsid w:val="008F4FFF"/>
    <w:rsid w:val="008F5B67"/>
    <w:rsid w:val="008F76CC"/>
    <w:rsid w:val="008F7A8D"/>
    <w:rsid w:val="008F7B83"/>
    <w:rsid w:val="008F7B98"/>
    <w:rsid w:val="008F7DC3"/>
    <w:rsid w:val="0090025C"/>
    <w:rsid w:val="00900316"/>
    <w:rsid w:val="009009F3"/>
    <w:rsid w:val="00900C31"/>
    <w:rsid w:val="00900C8D"/>
    <w:rsid w:val="00900FA6"/>
    <w:rsid w:val="00901501"/>
    <w:rsid w:val="009016FB"/>
    <w:rsid w:val="00902E7D"/>
    <w:rsid w:val="0090320B"/>
    <w:rsid w:val="00903D28"/>
    <w:rsid w:val="009041AC"/>
    <w:rsid w:val="0090498F"/>
    <w:rsid w:val="00904A46"/>
    <w:rsid w:val="009050D3"/>
    <w:rsid w:val="00905A90"/>
    <w:rsid w:val="00906B5C"/>
    <w:rsid w:val="00906EBF"/>
    <w:rsid w:val="00907528"/>
    <w:rsid w:val="009075E0"/>
    <w:rsid w:val="0091088D"/>
    <w:rsid w:val="00910AAE"/>
    <w:rsid w:val="00910D28"/>
    <w:rsid w:val="009111D4"/>
    <w:rsid w:val="00911650"/>
    <w:rsid w:val="00911F08"/>
    <w:rsid w:val="00912E8A"/>
    <w:rsid w:val="0091325F"/>
    <w:rsid w:val="009141BE"/>
    <w:rsid w:val="009145A3"/>
    <w:rsid w:val="00915133"/>
    <w:rsid w:val="00915829"/>
    <w:rsid w:val="00915A5B"/>
    <w:rsid w:val="00916434"/>
    <w:rsid w:val="009208F7"/>
    <w:rsid w:val="009219DB"/>
    <w:rsid w:val="00922366"/>
    <w:rsid w:val="00922448"/>
    <w:rsid w:val="0092264C"/>
    <w:rsid w:val="009229EE"/>
    <w:rsid w:val="00922DFA"/>
    <w:rsid w:val="00922F43"/>
    <w:rsid w:val="009237D0"/>
    <w:rsid w:val="009243E0"/>
    <w:rsid w:val="00924CBD"/>
    <w:rsid w:val="00927070"/>
    <w:rsid w:val="009273A7"/>
    <w:rsid w:val="00927585"/>
    <w:rsid w:val="00927D57"/>
    <w:rsid w:val="00931D5E"/>
    <w:rsid w:val="00932210"/>
    <w:rsid w:val="00932641"/>
    <w:rsid w:val="00933392"/>
    <w:rsid w:val="009335FF"/>
    <w:rsid w:val="00934859"/>
    <w:rsid w:val="00934DE0"/>
    <w:rsid w:val="00935649"/>
    <w:rsid w:val="00935748"/>
    <w:rsid w:val="00935BB1"/>
    <w:rsid w:val="00935BB8"/>
    <w:rsid w:val="0093658E"/>
    <w:rsid w:val="009368E3"/>
    <w:rsid w:val="00936C82"/>
    <w:rsid w:val="009371E6"/>
    <w:rsid w:val="00937256"/>
    <w:rsid w:val="009378A2"/>
    <w:rsid w:val="00937AA5"/>
    <w:rsid w:val="0094039C"/>
    <w:rsid w:val="00940E34"/>
    <w:rsid w:val="00940E97"/>
    <w:rsid w:val="009411D0"/>
    <w:rsid w:val="00942E16"/>
    <w:rsid w:val="009443B0"/>
    <w:rsid w:val="009455EE"/>
    <w:rsid w:val="00945E2E"/>
    <w:rsid w:val="009464DD"/>
    <w:rsid w:val="0094728A"/>
    <w:rsid w:val="00950687"/>
    <w:rsid w:val="00951077"/>
    <w:rsid w:val="0095165A"/>
    <w:rsid w:val="0095223B"/>
    <w:rsid w:val="009522C3"/>
    <w:rsid w:val="009534E6"/>
    <w:rsid w:val="00953690"/>
    <w:rsid w:val="00953F0D"/>
    <w:rsid w:val="009549F3"/>
    <w:rsid w:val="00956043"/>
    <w:rsid w:val="00956184"/>
    <w:rsid w:val="00956652"/>
    <w:rsid w:val="00956C32"/>
    <w:rsid w:val="00956F67"/>
    <w:rsid w:val="00957757"/>
    <w:rsid w:val="00960006"/>
    <w:rsid w:val="009601C0"/>
    <w:rsid w:val="00960C64"/>
    <w:rsid w:val="00960D4F"/>
    <w:rsid w:val="00961652"/>
    <w:rsid w:val="009618B0"/>
    <w:rsid w:val="009619C6"/>
    <w:rsid w:val="00961D77"/>
    <w:rsid w:val="00963332"/>
    <w:rsid w:val="00963BC5"/>
    <w:rsid w:val="00965066"/>
    <w:rsid w:val="009653FB"/>
    <w:rsid w:val="00965405"/>
    <w:rsid w:val="0096541A"/>
    <w:rsid w:val="00966374"/>
    <w:rsid w:val="00966941"/>
    <w:rsid w:val="00967568"/>
    <w:rsid w:val="00967A2F"/>
    <w:rsid w:val="00970043"/>
    <w:rsid w:val="009702E8"/>
    <w:rsid w:val="00970381"/>
    <w:rsid w:val="0097092C"/>
    <w:rsid w:val="009710A2"/>
    <w:rsid w:val="0097120E"/>
    <w:rsid w:val="00972511"/>
    <w:rsid w:val="00972BA0"/>
    <w:rsid w:val="0097363F"/>
    <w:rsid w:val="00973E71"/>
    <w:rsid w:val="00974CE0"/>
    <w:rsid w:val="009752DB"/>
    <w:rsid w:val="00975BDC"/>
    <w:rsid w:val="0097637E"/>
    <w:rsid w:val="009763BB"/>
    <w:rsid w:val="009765FE"/>
    <w:rsid w:val="00977035"/>
    <w:rsid w:val="0097768E"/>
    <w:rsid w:val="0097777D"/>
    <w:rsid w:val="00977B86"/>
    <w:rsid w:val="0098034F"/>
    <w:rsid w:val="009809D3"/>
    <w:rsid w:val="00981C69"/>
    <w:rsid w:val="00982747"/>
    <w:rsid w:val="00982861"/>
    <w:rsid w:val="00982912"/>
    <w:rsid w:val="00982947"/>
    <w:rsid w:val="00983263"/>
    <w:rsid w:val="00983473"/>
    <w:rsid w:val="00983B85"/>
    <w:rsid w:val="00983C81"/>
    <w:rsid w:val="00983F57"/>
    <w:rsid w:val="00984776"/>
    <w:rsid w:val="00985328"/>
    <w:rsid w:val="00986006"/>
    <w:rsid w:val="00986A98"/>
    <w:rsid w:val="00987D11"/>
    <w:rsid w:val="009903F0"/>
    <w:rsid w:val="009908B7"/>
    <w:rsid w:val="00991068"/>
    <w:rsid w:val="009918EF"/>
    <w:rsid w:val="009939F0"/>
    <w:rsid w:val="00993E18"/>
    <w:rsid w:val="009958E2"/>
    <w:rsid w:val="00996F9B"/>
    <w:rsid w:val="00997ACC"/>
    <w:rsid w:val="009A0E35"/>
    <w:rsid w:val="009A1719"/>
    <w:rsid w:val="009A21BF"/>
    <w:rsid w:val="009A27D7"/>
    <w:rsid w:val="009A3267"/>
    <w:rsid w:val="009A3AAD"/>
    <w:rsid w:val="009A3E6C"/>
    <w:rsid w:val="009A426D"/>
    <w:rsid w:val="009A44F3"/>
    <w:rsid w:val="009A4AF1"/>
    <w:rsid w:val="009A4BB3"/>
    <w:rsid w:val="009A51EA"/>
    <w:rsid w:val="009A5838"/>
    <w:rsid w:val="009A5B64"/>
    <w:rsid w:val="009A5BDD"/>
    <w:rsid w:val="009A5EBD"/>
    <w:rsid w:val="009A5F2F"/>
    <w:rsid w:val="009A6006"/>
    <w:rsid w:val="009A6201"/>
    <w:rsid w:val="009A6BA2"/>
    <w:rsid w:val="009A6C58"/>
    <w:rsid w:val="009A6ECA"/>
    <w:rsid w:val="009A75B4"/>
    <w:rsid w:val="009A7A48"/>
    <w:rsid w:val="009A7C67"/>
    <w:rsid w:val="009A7CBB"/>
    <w:rsid w:val="009B08C3"/>
    <w:rsid w:val="009B0958"/>
    <w:rsid w:val="009B1D23"/>
    <w:rsid w:val="009B1FF0"/>
    <w:rsid w:val="009B2022"/>
    <w:rsid w:val="009B212B"/>
    <w:rsid w:val="009B22D9"/>
    <w:rsid w:val="009B22DC"/>
    <w:rsid w:val="009B2304"/>
    <w:rsid w:val="009B233E"/>
    <w:rsid w:val="009B235A"/>
    <w:rsid w:val="009B2502"/>
    <w:rsid w:val="009B5204"/>
    <w:rsid w:val="009B5767"/>
    <w:rsid w:val="009B5FE3"/>
    <w:rsid w:val="009B6777"/>
    <w:rsid w:val="009B67B1"/>
    <w:rsid w:val="009B6D50"/>
    <w:rsid w:val="009B7F4F"/>
    <w:rsid w:val="009C03D1"/>
    <w:rsid w:val="009C067F"/>
    <w:rsid w:val="009C0B45"/>
    <w:rsid w:val="009C2384"/>
    <w:rsid w:val="009C2467"/>
    <w:rsid w:val="009C2487"/>
    <w:rsid w:val="009C24A6"/>
    <w:rsid w:val="009C26C8"/>
    <w:rsid w:val="009C2BF3"/>
    <w:rsid w:val="009C2E7C"/>
    <w:rsid w:val="009C2EBE"/>
    <w:rsid w:val="009C3055"/>
    <w:rsid w:val="009C30D4"/>
    <w:rsid w:val="009C3C48"/>
    <w:rsid w:val="009C4697"/>
    <w:rsid w:val="009C5190"/>
    <w:rsid w:val="009C60F9"/>
    <w:rsid w:val="009C6223"/>
    <w:rsid w:val="009C6EC5"/>
    <w:rsid w:val="009C733F"/>
    <w:rsid w:val="009C76CC"/>
    <w:rsid w:val="009D0004"/>
    <w:rsid w:val="009D127E"/>
    <w:rsid w:val="009D174A"/>
    <w:rsid w:val="009D2D3B"/>
    <w:rsid w:val="009D345A"/>
    <w:rsid w:val="009D3DD4"/>
    <w:rsid w:val="009D3E65"/>
    <w:rsid w:val="009D3EA2"/>
    <w:rsid w:val="009D4990"/>
    <w:rsid w:val="009D5642"/>
    <w:rsid w:val="009D6433"/>
    <w:rsid w:val="009D6C2F"/>
    <w:rsid w:val="009D6E77"/>
    <w:rsid w:val="009D72A2"/>
    <w:rsid w:val="009D74B5"/>
    <w:rsid w:val="009D7F4D"/>
    <w:rsid w:val="009E03E2"/>
    <w:rsid w:val="009E071B"/>
    <w:rsid w:val="009E2295"/>
    <w:rsid w:val="009E2454"/>
    <w:rsid w:val="009E274C"/>
    <w:rsid w:val="009E3A0D"/>
    <w:rsid w:val="009E3ED8"/>
    <w:rsid w:val="009E3FF4"/>
    <w:rsid w:val="009E450C"/>
    <w:rsid w:val="009E4C92"/>
    <w:rsid w:val="009E5D6D"/>
    <w:rsid w:val="009E6384"/>
    <w:rsid w:val="009E7364"/>
    <w:rsid w:val="009E75F0"/>
    <w:rsid w:val="009E7780"/>
    <w:rsid w:val="009E7985"/>
    <w:rsid w:val="009E7A0E"/>
    <w:rsid w:val="009F001E"/>
    <w:rsid w:val="009F0390"/>
    <w:rsid w:val="009F075D"/>
    <w:rsid w:val="009F1336"/>
    <w:rsid w:val="009F1352"/>
    <w:rsid w:val="009F14E9"/>
    <w:rsid w:val="009F161E"/>
    <w:rsid w:val="009F1D90"/>
    <w:rsid w:val="009F1E39"/>
    <w:rsid w:val="009F2159"/>
    <w:rsid w:val="009F2557"/>
    <w:rsid w:val="009F2F8C"/>
    <w:rsid w:val="009F46F1"/>
    <w:rsid w:val="009F4B2A"/>
    <w:rsid w:val="009F4BA0"/>
    <w:rsid w:val="009F4BD2"/>
    <w:rsid w:val="009F5B40"/>
    <w:rsid w:val="009F5DD0"/>
    <w:rsid w:val="009F608D"/>
    <w:rsid w:val="009F6FBD"/>
    <w:rsid w:val="009F7563"/>
    <w:rsid w:val="009F75CA"/>
    <w:rsid w:val="009F799E"/>
    <w:rsid w:val="009F79F6"/>
    <w:rsid w:val="00A00434"/>
    <w:rsid w:val="00A0083E"/>
    <w:rsid w:val="00A00C8B"/>
    <w:rsid w:val="00A011D7"/>
    <w:rsid w:val="00A021F8"/>
    <w:rsid w:val="00A02C2C"/>
    <w:rsid w:val="00A034FE"/>
    <w:rsid w:val="00A03C7E"/>
    <w:rsid w:val="00A045BA"/>
    <w:rsid w:val="00A04697"/>
    <w:rsid w:val="00A058D8"/>
    <w:rsid w:val="00A05A1B"/>
    <w:rsid w:val="00A05DC3"/>
    <w:rsid w:val="00A06898"/>
    <w:rsid w:val="00A06ABB"/>
    <w:rsid w:val="00A06FB1"/>
    <w:rsid w:val="00A07500"/>
    <w:rsid w:val="00A07EE9"/>
    <w:rsid w:val="00A07F0E"/>
    <w:rsid w:val="00A102B4"/>
    <w:rsid w:val="00A107D7"/>
    <w:rsid w:val="00A10832"/>
    <w:rsid w:val="00A1085B"/>
    <w:rsid w:val="00A10F82"/>
    <w:rsid w:val="00A115BE"/>
    <w:rsid w:val="00A11A39"/>
    <w:rsid w:val="00A11DA5"/>
    <w:rsid w:val="00A11E10"/>
    <w:rsid w:val="00A12761"/>
    <w:rsid w:val="00A12D5F"/>
    <w:rsid w:val="00A13631"/>
    <w:rsid w:val="00A13FC8"/>
    <w:rsid w:val="00A14699"/>
    <w:rsid w:val="00A147AA"/>
    <w:rsid w:val="00A14AA2"/>
    <w:rsid w:val="00A15C69"/>
    <w:rsid w:val="00A16328"/>
    <w:rsid w:val="00A16756"/>
    <w:rsid w:val="00A20123"/>
    <w:rsid w:val="00A2012F"/>
    <w:rsid w:val="00A20B0B"/>
    <w:rsid w:val="00A2163D"/>
    <w:rsid w:val="00A216AF"/>
    <w:rsid w:val="00A2191A"/>
    <w:rsid w:val="00A225E6"/>
    <w:rsid w:val="00A2373B"/>
    <w:rsid w:val="00A23886"/>
    <w:rsid w:val="00A2444B"/>
    <w:rsid w:val="00A24B36"/>
    <w:rsid w:val="00A24CF5"/>
    <w:rsid w:val="00A24FFF"/>
    <w:rsid w:val="00A260E2"/>
    <w:rsid w:val="00A264E5"/>
    <w:rsid w:val="00A2697B"/>
    <w:rsid w:val="00A26CA8"/>
    <w:rsid w:val="00A27545"/>
    <w:rsid w:val="00A27665"/>
    <w:rsid w:val="00A27DCC"/>
    <w:rsid w:val="00A30467"/>
    <w:rsid w:val="00A3092D"/>
    <w:rsid w:val="00A30B1B"/>
    <w:rsid w:val="00A31025"/>
    <w:rsid w:val="00A317B2"/>
    <w:rsid w:val="00A31DA0"/>
    <w:rsid w:val="00A325CF"/>
    <w:rsid w:val="00A337CE"/>
    <w:rsid w:val="00A33B79"/>
    <w:rsid w:val="00A33E7E"/>
    <w:rsid w:val="00A36329"/>
    <w:rsid w:val="00A36397"/>
    <w:rsid w:val="00A36715"/>
    <w:rsid w:val="00A36F64"/>
    <w:rsid w:val="00A36FDF"/>
    <w:rsid w:val="00A37E88"/>
    <w:rsid w:val="00A37FBA"/>
    <w:rsid w:val="00A40F4B"/>
    <w:rsid w:val="00A41AEE"/>
    <w:rsid w:val="00A41F79"/>
    <w:rsid w:val="00A4281C"/>
    <w:rsid w:val="00A42896"/>
    <w:rsid w:val="00A43306"/>
    <w:rsid w:val="00A436F5"/>
    <w:rsid w:val="00A43B54"/>
    <w:rsid w:val="00A44635"/>
    <w:rsid w:val="00A44B23"/>
    <w:rsid w:val="00A46296"/>
    <w:rsid w:val="00A479EC"/>
    <w:rsid w:val="00A5021F"/>
    <w:rsid w:val="00A5044B"/>
    <w:rsid w:val="00A5069F"/>
    <w:rsid w:val="00A51235"/>
    <w:rsid w:val="00A5144F"/>
    <w:rsid w:val="00A519DC"/>
    <w:rsid w:val="00A53F4A"/>
    <w:rsid w:val="00A544B4"/>
    <w:rsid w:val="00A546A3"/>
    <w:rsid w:val="00A54DC1"/>
    <w:rsid w:val="00A55732"/>
    <w:rsid w:val="00A55E53"/>
    <w:rsid w:val="00A55E9E"/>
    <w:rsid w:val="00A565CB"/>
    <w:rsid w:val="00A572CB"/>
    <w:rsid w:val="00A57B7F"/>
    <w:rsid w:val="00A60813"/>
    <w:rsid w:val="00A60AA9"/>
    <w:rsid w:val="00A61019"/>
    <w:rsid w:val="00A61D9C"/>
    <w:rsid w:val="00A62468"/>
    <w:rsid w:val="00A6274F"/>
    <w:rsid w:val="00A62901"/>
    <w:rsid w:val="00A637E9"/>
    <w:rsid w:val="00A639D4"/>
    <w:rsid w:val="00A63FAC"/>
    <w:rsid w:val="00A64543"/>
    <w:rsid w:val="00A6455E"/>
    <w:rsid w:val="00A6458B"/>
    <w:rsid w:val="00A645CA"/>
    <w:rsid w:val="00A6502A"/>
    <w:rsid w:val="00A651D6"/>
    <w:rsid w:val="00A65E6A"/>
    <w:rsid w:val="00A65F6F"/>
    <w:rsid w:val="00A669B0"/>
    <w:rsid w:val="00A66B27"/>
    <w:rsid w:val="00A66CE5"/>
    <w:rsid w:val="00A701CC"/>
    <w:rsid w:val="00A701DA"/>
    <w:rsid w:val="00A704FF"/>
    <w:rsid w:val="00A719B1"/>
    <w:rsid w:val="00A71CE7"/>
    <w:rsid w:val="00A726D7"/>
    <w:rsid w:val="00A72C26"/>
    <w:rsid w:val="00A73707"/>
    <w:rsid w:val="00A7414A"/>
    <w:rsid w:val="00A744E4"/>
    <w:rsid w:val="00A748A9"/>
    <w:rsid w:val="00A748EE"/>
    <w:rsid w:val="00A7501D"/>
    <w:rsid w:val="00A750A2"/>
    <w:rsid w:val="00A75B2B"/>
    <w:rsid w:val="00A76474"/>
    <w:rsid w:val="00A76FF6"/>
    <w:rsid w:val="00A770AE"/>
    <w:rsid w:val="00A7712B"/>
    <w:rsid w:val="00A771EF"/>
    <w:rsid w:val="00A772AF"/>
    <w:rsid w:val="00A80D8B"/>
    <w:rsid w:val="00A81527"/>
    <w:rsid w:val="00A81C77"/>
    <w:rsid w:val="00A82BF4"/>
    <w:rsid w:val="00A83AEF"/>
    <w:rsid w:val="00A841EB"/>
    <w:rsid w:val="00A8482F"/>
    <w:rsid w:val="00A85323"/>
    <w:rsid w:val="00A85749"/>
    <w:rsid w:val="00A8615A"/>
    <w:rsid w:val="00A86818"/>
    <w:rsid w:val="00A86C20"/>
    <w:rsid w:val="00A8754B"/>
    <w:rsid w:val="00A875B0"/>
    <w:rsid w:val="00A876DF"/>
    <w:rsid w:val="00A90144"/>
    <w:rsid w:val="00A904F0"/>
    <w:rsid w:val="00A90DE6"/>
    <w:rsid w:val="00A90E3A"/>
    <w:rsid w:val="00A90EE1"/>
    <w:rsid w:val="00A90F81"/>
    <w:rsid w:val="00A91EBC"/>
    <w:rsid w:val="00A925A6"/>
    <w:rsid w:val="00A92B95"/>
    <w:rsid w:val="00A93517"/>
    <w:rsid w:val="00A93B5F"/>
    <w:rsid w:val="00A93F40"/>
    <w:rsid w:val="00A93FEA"/>
    <w:rsid w:val="00A95A20"/>
    <w:rsid w:val="00A95B6D"/>
    <w:rsid w:val="00A95E5A"/>
    <w:rsid w:val="00A961B3"/>
    <w:rsid w:val="00A96342"/>
    <w:rsid w:val="00A96C30"/>
    <w:rsid w:val="00A974CE"/>
    <w:rsid w:val="00A97EC7"/>
    <w:rsid w:val="00AA047A"/>
    <w:rsid w:val="00AA0A8B"/>
    <w:rsid w:val="00AA0D2B"/>
    <w:rsid w:val="00AA1290"/>
    <w:rsid w:val="00AA1455"/>
    <w:rsid w:val="00AA1638"/>
    <w:rsid w:val="00AA2846"/>
    <w:rsid w:val="00AA2CD3"/>
    <w:rsid w:val="00AA2E48"/>
    <w:rsid w:val="00AA3404"/>
    <w:rsid w:val="00AA3A0B"/>
    <w:rsid w:val="00AA4629"/>
    <w:rsid w:val="00AA4A86"/>
    <w:rsid w:val="00AA4EFB"/>
    <w:rsid w:val="00AA53F0"/>
    <w:rsid w:val="00AA5656"/>
    <w:rsid w:val="00AA5870"/>
    <w:rsid w:val="00AA664E"/>
    <w:rsid w:val="00AA6775"/>
    <w:rsid w:val="00AA6803"/>
    <w:rsid w:val="00AA7289"/>
    <w:rsid w:val="00AB18FE"/>
    <w:rsid w:val="00AB1C98"/>
    <w:rsid w:val="00AB2156"/>
    <w:rsid w:val="00AB2894"/>
    <w:rsid w:val="00AB30FC"/>
    <w:rsid w:val="00AB40F8"/>
    <w:rsid w:val="00AB4694"/>
    <w:rsid w:val="00AB54C8"/>
    <w:rsid w:val="00AB5F0D"/>
    <w:rsid w:val="00AB6405"/>
    <w:rsid w:val="00AB6E7C"/>
    <w:rsid w:val="00AB6ED0"/>
    <w:rsid w:val="00AC189E"/>
    <w:rsid w:val="00AC1D51"/>
    <w:rsid w:val="00AC2419"/>
    <w:rsid w:val="00AC2AD0"/>
    <w:rsid w:val="00AC30BF"/>
    <w:rsid w:val="00AC3377"/>
    <w:rsid w:val="00AC33BE"/>
    <w:rsid w:val="00AC4501"/>
    <w:rsid w:val="00AC4F1D"/>
    <w:rsid w:val="00AC5770"/>
    <w:rsid w:val="00AC58F0"/>
    <w:rsid w:val="00AC5F61"/>
    <w:rsid w:val="00AC77B9"/>
    <w:rsid w:val="00AD056E"/>
    <w:rsid w:val="00AD07E4"/>
    <w:rsid w:val="00AD0BA5"/>
    <w:rsid w:val="00AD0F95"/>
    <w:rsid w:val="00AD139C"/>
    <w:rsid w:val="00AD13BC"/>
    <w:rsid w:val="00AD156E"/>
    <w:rsid w:val="00AD1800"/>
    <w:rsid w:val="00AD181F"/>
    <w:rsid w:val="00AD196F"/>
    <w:rsid w:val="00AD1C52"/>
    <w:rsid w:val="00AD1F55"/>
    <w:rsid w:val="00AD2571"/>
    <w:rsid w:val="00AD2F92"/>
    <w:rsid w:val="00AD3906"/>
    <w:rsid w:val="00AD3C4F"/>
    <w:rsid w:val="00AD4887"/>
    <w:rsid w:val="00AD492C"/>
    <w:rsid w:val="00AD4ECC"/>
    <w:rsid w:val="00AD4F82"/>
    <w:rsid w:val="00AD4F8A"/>
    <w:rsid w:val="00AD5495"/>
    <w:rsid w:val="00AD5808"/>
    <w:rsid w:val="00AD5BF1"/>
    <w:rsid w:val="00AD67F7"/>
    <w:rsid w:val="00AD6BDA"/>
    <w:rsid w:val="00AE017B"/>
    <w:rsid w:val="00AE0305"/>
    <w:rsid w:val="00AE0397"/>
    <w:rsid w:val="00AE0551"/>
    <w:rsid w:val="00AE086E"/>
    <w:rsid w:val="00AE09A1"/>
    <w:rsid w:val="00AE0F20"/>
    <w:rsid w:val="00AE1304"/>
    <w:rsid w:val="00AE147D"/>
    <w:rsid w:val="00AE17BA"/>
    <w:rsid w:val="00AE1C2C"/>
    <w:rsid w:val="00AE20DB"/>
    <w:rsid w:val="00AE293C"/>
    <w:rsid w:val="00AE35DC"/>
    <w:rsid w:val="00AE36DC"/>
    <w:rsid w:val="00AE3A29"/>
    <w:rsid w:val="00AE40BC"/>
    <w:rsid w:val="00AE4C32"/>
    <w:rsid w:val="00AE52B0"/>
    <w:rsid w:val="00AE5A20"/>
    <w:rsid w:val="00AE6168"/>
    <w:rsid w:val="00AE646F"/>
    <w:rsid w:val="00AE6ABB"/>
    <w:rsid w:val="00AE7439"/>
    <w:rsid w:val="00AE7871"/>
    <w:rsid w:val="00AE7B33"/>
    <w:rsid w:val="00AF015A"/>
    <w:rsid w:val="00AF0690"/>
    <w:rsid w:val="00AF2344"/>
    <w:rsid w:val="00AF2456"/>
    <w:rsid w:val="00AF32EE"/>
    <w:rsid w:val="00AF39BF"/>
    <w:rsid w:val="00AF3D6B"/>
    <w:rsid w:val="00AF4DEA"/>
    <w:rsid w:val="00AF525E"/>
    <w:rsid w:val="00AF5B5B"/>
    <w:rsid w:val="00AF5EDD"/>
    <w:rsid w:val="00AF6972"/>
    <w:rsid w:val="00AF6E00"/>
    <w:rsid w:val="00AF70CD"/>
    <w:rsid w:val="00AF7217"/>
    <w:rsid w:val="00AF7974"/>
    <w:rsid w:val="00AF7AA6"/>
    <w:rsid w:val="00B00A2C"/>
    <w:rsid w:val="00B00C17"/>
    <w:rsid w:val="00B00D37"/>
    <w:rsid w:val="00B01064"/>
    <w:rsid w:val="00B01B3B"/>
    <w:rsid w:val="00B02980"/>
    <w:rsid w:val="00B03389"/>
    <w:rsid w:val="00B03479"/>
    <w:rsid w:val="00B04744"/>
    <w:rsid w:val="00B05504"/>
    <w:rsid w:val="00B055E5"/>
    <w:rsid w:val="00B0562F"/>
    <w:rsid w:val="00B06BB4"/>
    <w:rsid w:val="00B06FDD"/>
    <w:rsid w:val="00B07267"/>
    <w:rsid w:val="00B072A1"/>
    <w:rsid w:val="00B0731C"/>
    <w:rsid w:val="00B076A9"/>
    <w:rsid w:val="00B07ED4"/>
    <w:rsid w:val="00B10035"/>
    <w:rsid w:val="00B10115"/>
    <w:rsid w:val="00B1056E"/>
    <w:rsid w:val="00B106BC"/>
    <w:rsid w:val="00B108E3"/>
    <w:rsid w:val="00B1129E"/>
    <w:rsid w:val="00B11EBA"/>
    <w:rsid w:val="00B132DB"/>
    <w:rsid w:val="00B13C45"/>
    <w:rsid w:val="00B13CC2"/>
    <w:rsid w:val="00B14E96"/>
    <w:rsid w:val="00B14FF3"/>
    <w:rsid w:val="00B151ED"/>
    <w:rsid w:val="00B15B62"/>
    <w:rsid w:val="00B15C79"/>
    <w:rsid w:val="00B16199"/>
    <w:rsid w:val="00B16BA8"/>
    <w:rsid w:val="00B172FE"/>
    <w:rsid w:val="00B17487"/>
    <w:rsid w:val="00B17FAD"/>
    <w:rsid w:val="00B20426"/>
    <w:rsid w:val="00B20760"/>
    <w:rsid w:val="00B208FE"/>
    <w:rsid w:val="00B20BA2"/>
    <w:rsid w:val="00B21463"/>
    <w:rsid w:val="00B2260B"/>
    <w:rsid w:val="00B22835"/>
    <w:rsid w:val="00B22854"/>
    <w:rsid w:val="00B22C25"/>
    <w:rsid w:val="00B22F00"/>
    <w:rsid w:val="00B233ED"/>
    <w:rsid w:val="00B23C24"/>
    <w:rsid w:val="00B24D37"/>
    <w:rsid w:val="00B24DC0"/>
    <w:rsid w:val="00B25123"/>
    <w:rsid w:val="00B26A01"/>
    <w:rsid w:val="00B272F5"/>
    <w:rsid w:val="00B27A78"/>
    <w:rsid w:val="00B27AB5"/>
    <w:rsid w:val="00B30B8B"/>
    <w:rsid w:val="00B3198F"/>
    <w:rsid w:val="00B32205"/>
    <w:rsid w:val="00B32964"/>
    <w:rsid w:val="00B334F7"/>
    <w:rsid w:val="00B33D17"/>
    <w:rsid w:val="00B33FAC"/>
    <w:rsid w:val="00B34AFF"/>
    <w:rsid w:val="00B359BA"/>
    <w:rsid w:val="00B35A8C"/>
    <w:rsid w:val="00B35D6A"/>
    <w:rsid w:val="00B35DEC"/>
    <w:rsid w:val="00B3620F"/>
    <w:rsid w:val="00B362C3"/>
    <w:rsid w:val="00B36D0B"/>
    <w:rsid w:val="00B36DB4"/>
    <w:rsid w:val="00B3794B"/>
    <w:rsid w:val="00B37F48"/>
    <w:rsid w:val="00B406DC"/>
    <w:rsid w:val="00B408E5"/>
    <w:rsid w:val="00B40B0A"/>
    <w:rsid w:val="00B41715"/>
    <w:rsid w:val="00B41876"/>
    <w:rsid w:val="00B4194E"/>
    <w:rsid w:val="00B41C41"/>
    <w:rsid w:val="00B4216A"/>
    <w:rsid w:val="00B4266A"/>
    <w:rsid w:val="00B42AE3"/>
    <w:rsid w:val="00B42CC4"/>
    <w:rsid w:val="00B43A0E"/>
    <w:rsid w:val="00B44510"/>
    <w:rsid w:val="00B44E67"/>
    <w:rsid w:val="00B453A2"/>
    <w:rsid w:val="00B45B70"/>
    <w:rsid w:val="00B462A7"/>
    <w:rsid w:val="00B4645E"/>
    <w:rsid w:val="00B46B54"/>
    <w:rsid w:val="00B46C63"/>
    <w:rsid w:val="00B476E1"/>
    <w:rsid w:val="00B47C78"/>
    <w:rsid w:val="00B47D89"/>
    <w:rsid w:val="00B503A3"/>
    <w:rsid w:val="00B509AD"/>
    <w:rsid w:val="00B50AC5"/>
    <w:rsid w:val="00B50BE9"/>
    <w:rsid w:val="00B51426"/>
    <w:rsid w:val="00B51621"/>
    <w:rsid w:val="00B51ABA"/>
    <w:rsid w:val="00B52EE0"/>
    <w:rsid w:val="00B53042"/>
    <w:rsid w:val="00B531D9"/>
    <w:rsid w:val="00B53E75"/>
    <w:rsid w:val="00B5471D"/>
    <w:rsid w:val="00B54BC6"/>
    <w:rsid w:val="00B54D4A"/>
    <w:rsid w:val="00B552B9"/>
    <w:rsid w:val="00B554C9"/>
    <w:rsid w:val="00B556D1"/>
    <w:rsid w:val="00B5596C"/>
    <w:rsid w:val="00B55A44"/>
    <w:rsid w:val="00B55C52"/>
    <w:rsid w:val="00B56326"/>
    <w:rsid w:val="00B5644D"/>
    <w:rsid w:val="00B5649D"/>
    <w:rsid w:val="00B568E3"/>
    <w:rsid w:val="00B60160"/>
    <w:rsid w:val="00B614AB"/>
    <w:rsid w:val="00B61559"/>
    <w:rsid w:val="00B618BF"/>
    <w:rsid w:val="00B61E09"/>
    <w:rsid w:val="00B62590"/>
    <w:rsid w:val="00B62D6B"/>
    <w:rsid w:val="00B63A1B"/>
    <w:rsid w:val="00B63A9E"/>
    <w:rsid w:val="00B63E1D"/>
    <w:rsid w:val="00B64DC0"/>
    <w:rsid w:val="00B65728"/>
    <w:rsid w:val="00B65C10"/>
    <w:rsid w:val="00B65C30"/>
    <w:rsid w:val="00B70EE5"/>
    <w:rsid w:val="00B71D35"/>
    <w:rsid w:val="00B72664"/>
    <w:rsid w:val="00B733BF"/>
    <w:rsid w:val="00B73485"/>
    <w:rsid w:val="00B74C1E"/>
    <w:rsid w:val="00B7501C"/>
    <w:rsid w:val="00B75491"/>
    <w:rsid w:val="00B754EF"/>
    <w:rsid w:val="00B759C9"/>
    <w:rsid w:val="00B76704"/>
    <w:rsid w:val="00B777FA"/>
    <w:rsid w:val="00B779F4"/>
    <w:rsid w:val="00B80711"/>
    <w:rsid w:val="00B81000"/>
    <w:rsid w:val="00B81AE8"/>
    <w:rsid w:val="00B81C87"/>
    <w:rsid w:val="00B82354"/>
    <w:rsid w:val="00B8294F"/>
    <w:rsid w:val="00B834B6"/>
    <w:rsid w:val="00B836D5"/>
    <w:rsid w:val="00B83840"/>
    <w:rsid w:val="00B83C32"/>
    <w:rsid w:val="00B83C99"/>
    <w:rsid w:val="00B85747"/>
    <w:rsid w:val="00B87148"/>
    <w:rsid w:val="00B900CB"/>
    <w:rsid w:val="00B91885"/>
    <w:rsid w:val="00B91910"/>
    <w:rsid w:val="00B91B50"/>
    <w:rsid w:val="00B91CD4"/>
    <w:rsid w:val="00B91E79"/>
    <w:rsid w:val="00B920DD"/>
    <w:rsid w:val="00B924AD"/>
    <w:rsid w:val="00B92683"/>
    <w:rsid w:val="00B92843"/>
    <w:rsid w:val="00B93031"/>
    <w:rsid w:val="00B93FEA"/>
    <w:rsid w:val="00B940AB"/>
    <w:rsid w:val="00B94676"/>
    <w:rsid w:val="00B94BC3"/>
    <w:rsid w:val="00B954F9"/>
    <w:rsid w:val="00B95512"/>
    <w:rsid w:val="00B95524"/>
    <w:rsid w:val="00B961EB"/>
    <w:rsid w:val="00B96936"/>
    <w:rsid w:val="00B97786"/>
    <w:rsid w:val="00B97B5F"/>
    <w:rsid w:val="00BA0C06"/>
    <w:rsid w:val="00BA169A"/>
    <w:rsid w:val="00BA24A5"/>
    <w:rsid w:val="00BA2536"/>
    <w:rsid w:val="00BA2854"/>
    <w:rsid w:val="00BA3010"/>
    <w:rsid w:val="00BA342A"/>
    <w:rsid w:val="00BA38C4"/>
    <w:rsid w:val="00BA4189"/>
    <w:rsid w:val="00BA4484"/>
    <w:rsid w:val="00BA44FA"/>
    <w:rsid w:val="00BA4B08"/>
    <w:rsid w:val="00BA4C0D"/>
    <w:rsid w:val="00BA593F"/>
    <w:rsid w:val="00BA690C"/>
    <w:rsid w:val="00BA6C91"/>
    <w:rsid w:val="00BA6D69"/>
    <w:rsid w:val="00BA7394"/>
    <w:rsid w:val="00BA769E"/>
    <w:rsid w:val="00BA7B22"/>
    <w:rsid w:val="00BB01E8"/>
    <w:rsid w:val="00BB068B"/>
    <w:rsid w:val="00BB0EAC"/>
    <w:rsid w:val="00BB0F49"/>
    <w:rsid w:val="00BB1C43"/>
    <w:rsid w:val="00BB2F2A"/>
    <w:rsid w:val="00BB33AC"/>
    <w:rsid w:val="00BB4A01"/>
    <w:rsid w:val="00BB4BD8"/>
    <w:rsid w:val="00BB502D"/>
    <w:rsid w:val="00BB5D5F"/>
    <w:rsid w:val="00BB6ABF"/>
    <w:rsid w:val="00BB6DF7"/>
    <w:rsid w:val="00BB7AB4"/>
    <w:rsid w:val="00BC0322"/>
    <w:rsid w:val="00BC0751"/>
    <w:rsid w:val="00BC0CB7"/>
    <w:rsid w:val="00BC103E"/>
    <w:rsid w:val="00BC1C50"/>
    <w:rsid w:val="00BC1FE8"/>
    <w:rsid w:val="00BC203E"/>
    <w:rsid w:val="00BC23B3"/>
    <w:rsid w:val="00BC24AD"/>
    <w:rsid w:val="00BC26F4"/>
    <w:rsid w:val="00BC2FB1"/>
    <w:rsid w:val="00BC37CA"/>
    <w:rsid w:val="00BC3B8F"/>
    <w:rsid w:val="00BC3CA9"/>
    <w:rsid w:val="00BC3CF2"/>
    <w:rsid w:val="00BC3D4F"/>
    <w:rsid w:val="00BC5A13"/>
    <w:rsid w:val="00BC625F"/>
    <w:rsid w:val="00BC697B"/>
    <w:rsid w:val="00BC7C92"/>
    <w:rsid w:val="00BD0046"/>
    <w:rsid w:val="00BD00F8"/>
    <w:rsid w:val="00BD1345"/>
    <w:rsid w:val="00BD23FF"/>
    <w:rsid w:val="00BD2D80"/>
    <w:rsid w:val="00BD3D82"/>
    <w:rsid w:val="00BD4AD7"/>
    <w:rsid w:val="00BD4DC1"/>
    <w:rsid w:val="00BD4F9B"/>
    <w:rsid w:val="00BD5379"/>
    <w:rsid w:val="00BD6698"/>
    <w:rsid w:val="00BD6CEB"/>
    <w:rsid w:val="00BD76FF"/>
    <w:rsid w:val="00BE0D5F"/>
    <w:rsid w:val="00BE2C9F"/>
    <w:rsid w:val="00BE3118"/>
    <w:rsid w:val="00BE3F09"/>
    <w:rsid w:val="00BE430C"/>
    <w:rsid w:val="00BE4652"/>
    <w:rsid w:val="00BE49BE"/>
    <w:rsid w:val="00BE4D4E"/>
    <w:rsid w:val="00BE4EB4"/>
    <w:rsid w:val="00BE5DD2"/>
    <w:rsid w:val="00BE6AB0"/>
    <w:rsid w:val="00BE6CBF"/>
    <w:rsid w:val="00BE7230"/>
    <w:rsid w:val="00BE75BF"/>
    <w:rsid w:val="00BF0421"/>
    <w:rsid w:val="00BF05CD"/>
    <w:rsid w:val="00BF0D19"/>
    <w:rsid w:val="00BF0FF6"/>
    <w:rsid w:val="00BF1217"/>
    <w:rsid w:val="00BF191B"/>
    <w:rsid w:val="00BF22A8"/>
    <w:rsid w:val="00BF25D7"/>
    <w:rsid w:val="00BF276A"/>
    <w:rsid w:val="00BF2B77"/>
    <w:rsid w:val="00BF318F"/>
    <w:rsid w:val="00BF3888"/>
    <w:rsid w:val="00BF3D85"/>
    <w:rsid w:val="00BF4C42"/>
    <w:rsid w:val="00BF51A2"/>
    <w:rsid w:val="00BF6EF6"/>
    <w:rsid w:val="00BF71C1"/>
    <w:rsid w:val="00C000B0"/>
    <w:rsid w:val="00C0023B"/>
    <w:rsid w:val="00C00395"/>
    <w:rsid w:val="00C00E93"/>
    <w:rsid w:val="00C01191"/>
    <w:rsid w:val="00C014F5"/>
    <w:rsid w:val="00C0254C"/>
    <w:rsid w:val="00C02CA6"/>
    <w:rsid w:val="00C03B09"/>
    <w:rsid w:val="00C04372"/>
    <w:rsid w:val="00C0451B"/>
    <w:rsid w:val="00C04BE5"/>
    <w:rsid w:val="00C05407"/>
    <w:rsid w:val="00C05CC6"/>
    <w:rsid w:val="00C070D7"/>
    <w:rsid w:val="00C07120"/>
    <w:rsid w:val="00C07474"/>
    <w:rsid w:val="00C079A5"/>
    <w:rsid w:val="00C1016C"/>
    <w:rsid w:val="00C1059C"/>
    <w:rsid w:val="00C10746"/>
    <w:rsid w:val="00C10BB1"/>
    <w:rsid w:val="00C11E1B"/>
    <w:rsid w:val="00C12058"/>
    <w:rsid w:val="00C12350"/>
    <w:rsid w:val="00C13571"/>
    <w:rsid w:val="00C136AC"/>
    <w:rsid w:val="00C13EF6"/>
    <w:rsid w:val="00C1443D"/>
    <w:rsid w:val="00C14CA8"/>
    <w:rsid w:val="00C15836"/>
    <w:rsid w:val="00C15E01"/>
    <w:rsid w:val="00C163F4"/>
    <w:rsid w:val="00C1679C"/>
    <w:rsid w:val="00C173C1"/>
    <w:rsid w:val="00C1795C"/>
    <w:rsid w:val="00C17CE5"/>
    <w:rsid w:val="00C17FCF"/>
    <w:rsid w:val="00C20BE4"/>
    <w:rsid w:val="00C20EAB"/>
    <w:rsid w:val="00C21279"/>
    <w:rsid w:val="00C2131B"/>
    <w:rsid w:val="00C21463"/>
    <w:rsid w:val="00C21797"/>
    <w:rsid w:val="00C21A47"/>
    <w:rsid w:val="00C21EC7"/>
    <w:rsid w:val="00C21FC6"/>
    <w:rsid w:val="00C22251"/>
    <w:rsid w:val="00C22732"/>
    <w:rsid w:val="00C23182"/>
    <w:rsid w:val="00C24607"/>
    <w:rsid w:val="00C246F9"/>
    <w:rsid w:val="00C254A0"/>
    <w:rsid w:val="00C2568C"/>
    <w:rsid w:val="00C26337"/>
    <w:rsid w:val="00C26992"/>
    <w:rsid w:val="00C26C17"/>
    <w:rsid w:val="00C27408"/>
    <w:rsid w:val="00C27441"/>
    <w:rsid w:val="00C275E4"/>
    <w:rsid w:val="00C2766A"/>
    <w:rsid w:val="00C31229"/>
    <w:rsid w:val="00C3131F"/>
    <w:rsid w:val="00C32EBF"/>
    <w:rsid w:val="00C33509"/>
    <w:rsid w:val="00C33A32"/>
    <w:rsid w:val="00C343ED"/>
    <w:rsid w:val="00C35116"/>
    <w:rsid w:val="00C3654D"/>
    <w:rsid w:val="00C36B08"/>
    <w:rsid w:val="00C370FF"/>
    <w:rsid w:val="00C37629"/>
    <w:rsid w:val="00C37AEC"/>
    <w:rsid w:val="00C37CC4"/>
    <w:rsid w:val="00C37F5C"/>
    <w:rsid w:val="00C40F25"/>
    <w:rsid w:val="00C414F7"/>
    <w:rsid w:val="00C42147"/>
    <w:rsid w:val="00C43475"/>
    <w:rsid w:val="00C446B4"/>
    <w:rsid w:val="00C44829"/>
    <w:rsid w:val="00C44C9F"/>
    <w:rsid w:val="00C4581C"/>
    <w:rsid w:val="00C46712"/>
    <w:rsid w:val="00C474DC"/>
    <w:rsid w:val="00C47550"/>
    <w:rsid w:val="00C477C2"/>
    <w:rsid w:val="00C47A97"/>
    <w:rsid w:val="00C5035A"/>
    <w:rsid w:val="00C50788"/>
    <w:rsid w:val="00C510A7"/>
    <w:rsid w:val="00C516C4"/>
    <w:rsid w:val="00C525FC"/>
    <w:rsid w:val="00C529D7"/>
    <w:rsid w:val="00C52C6F"/>
    <w:rsid w:val="00C52C94"/>
    <w:rsid w:val="00C532F3"/>
    <w:rsid w:val="00C53676"/>
    <w:rsid w:val="00C53F64"/>
    <w:rsid w:val="00C556B8"/>
    <w:rsid w:val="00C55DE5"/>
    <w:rsid w:val="00C564F2"/>
    <w:rsid w:val="00C567F9"/>
    <w:rsid w:val="00C568DC"/>
    <w:rsid w:val="00C57076"/>
    <w:rsid w:val="00C571A5"/>
    <w:rsid w:val="00C5744A"/>
    <w:rsid w:val="00C57576"/>
    <w:rsid w:val="00C62038"/>
    <w:rsid w:val="00C6207C"/>
    <w:rsid w:val="00C62283"/>
    <w:rsid w:val="00C62311"/>
    <w:rsid w:val="00C62773"/>
    <w:rsid w:val="00C6284D"/>
    <w:rsid w:val="00C62EA1"/>
    <w:rsid w:val="00C6303B"/>
    <w:rsid w:val="00C638AB"/>
    <w:rsid w:val="00C64666"/>
    <w:rsid w:val="00C64C40"/>
    <w:rsid w:val="00C64E49"/>
    <w:rsid w:val="00C64FF1"/>
    <w:rsid w:val="00C65A4B"/>
    <w:rsid w:val="00C65A4D"/>
    <w:rsid w:val="00C66666"/>
    <w:rsid w:val="00C703C2"/>
    <w:rsid w:val="00C70694"/>
    <w:rsid w:val="00C707B2"/>
    <w:rsid w:val="00C70955"/>
    <w:rsid w:val="00C710C3"/>
    <w:rsid w:val="00C71B88"/>
    <w:rsid w:val="00C72D20"/>
    <w:rsid w:val="00C734CB"/>
    <w:rsid w:val="00C7363D"/>
    <w:rsid w:val="00C749A5"/>
    <w:rsid w:val="00C74F79"/>
    <w:rsid w:val="00C755F5"/>
    <w:rsid w:val="00C75614"/>
    <w:rsid w:val="00C75AE5"/>
    <w:rsid w:val="00C760C6"/>
    <w:rsid w:val="00C7641C"/>
    <w:rsid w:val="00C7649D"/>
    <w:rsid w:val="00C76673"/>
    <w:rsid w:val="00C774EC"/>
    <w:rsid w:val="00C77809"/>
    <w:rsid w:val="00C77B9F"/>
    <w:rsid w:val="00C808A1"/>
    <w:rsid w:val="00C81276"/>
    <w:rsid w:val="00C81366"/>
    <w:rsid w:val="00C81632"/>
    <w:rsid w:val="00C817B3"/>
    <w:rsid w:val="00C81FF1"/>
    <w:rsid w:val="00C832FD"/>
    <w:rsid w:val="00C83459"/>
    <w:rsid w:val="00C838F6"/>
    <w:rsid w:val="00C83D88"/>
    <w:rsid w:val="00C846D8"/>
    <w:rsid w:val="00C8567E"/>
    <w:rsid w:val="00C85E7A"/>
    <w:rsid w:val="00C85F79"/>
    <w:rsid w:val="00C8633E"/>
    <w:rsid w:val="00C86CC9"/>
    <w:rsid w:val="00C86E1C"/>
    <w:rsid w:val="00C8736E"/>
    <w:rsid w:val="00C876B4"/>
    <w:rsid w:val="00C9048D"/>
    <w:rsid w:val="00C91ADD"/>
    <w:rsid w:val="00C9240D"/>
    <w:rsid w:val="00C924A2"/>
    <w:rsid w:val="00C92CDB"/>
    <w:rsid w:val="00C93D20"/>
    <w:rsid w:val="00C93E29"/>
    <w:rsid w:val="00C93FEB"/>
    <w:rsid w:val="00C95A79"/>
    <w:rsid w:val="00C95AC2"/>
    <w:rsid w:val="00C95DC1"/>
    <w:rsid w:val="00C976AD"/>
    <w:rsid w:val="00C97961"/>
    <w:rsid w:val="00C97AA2"/>
    <w:rsid w:val="00CA04C8"/>
    <w:rsid w:val="00CA1554"/>
    <w:rsid w:val="00CA1571"/>
    <w:rsid w:val="00CA2B20"/>
    <w:rsid w:val="00CA31E7"/>
    <w:rsid w:val="00CA33AB"/>
    <w:rsid w:val="00CA3423"/>
    <w:rsid w:val="00CA3CD4"/>
    <w:rsid w:val="00CA495B"/>
    <w:rsid w:val="00CA4B1D"/>
    <w:rsid w:val="00CA58A2"/>
    <w:rsid w:val="00CA5FC5"/>
    <w:rsid w:val="00CA6764"/>
    <w:rsid w:val="00CA6F74"/>
    <w:rsid w:val="00CA75D2"/>
    <w:rsid w:val="00CB009E"/>
    <w:rsid w:val="00CB029A"/>
    <w:rsid w:val="00CB089E"/>
    <w:rsid w:val="00CB09F2"/>
    <w:rsid w:val="00CB0BD2"/>
    <w:rsid w:val="00CB0E87"/>
    <w:rsid w:val="00CB0F9F"/>
    <w:rsid w:val="00CB10CF"/>
    <w:rsid w:val="00CB154D"/>
    <w:rsid w:val="00CB15BB"/>
    <w:rsid w:val="00CB17CB"/>
    <w:rsid w:val="00CB1C28"/>
    <w:rsid w:val="00CB21AC"/>
    <w:rsid w:val="00CB3E6F"/>
    <w:rsid w:val="00CB3F15"/>
    <w:rsid w:val="00CB45ED"/>
    <w:rsid w:val="00CB4688"/>
    <w:rsid w:val="00CB5AC7"/>
    <w:rsid w:val="00CB5CB1"/>
    <w:rsid w:val="00CB5CCD"/>
    <w:rsid w:val="00CB62DD"/>
    <w:rsid w:val="00CB641B"/>
    <w:rsid w:val="00CB6510"/>
    <w:rsid w:val="00CB691E"/>
    <w:rsid w:val="00CB7181"/>
    <w:rsid w:val="00CB76A7"/>
    <w:rsid w:val="00CB7A31"/>
    <w:rsid w:val="00CB7A75"/>
    <w:rsid w:val="00CB7B32"/>
    <w:rsid w:val="00CC0D22"/>
    <w:rsid w:val="00CC0FA7"/>
    <w:rsid w:val="00CC1179"/>
    <w:rsid w:val="00CC1758"/>
    <w:rsid w:val="00CC21FB"/>
    <w:rsid w:val="00CC22B6"/>
    <w:rsid w:val="00CC23F4"/>
    <w:rsid w:val="00CC2891"/>
    <w:rsid w:val="00CC2DEF"/>
    <w:rsid w:val="00CC3D14"/>
    <w:rsid w:val="00CC4404"/>
    <w:rsid w:val="00CC4DA9"/>
    <w:rsid w:val="00CC5B00"/>
    <w:rsid w:val="00CC5B40"/>
    <w:rsid w:val="00CC60FA"/>
    <w:rsid w:val="00CC617F"/>
    <w:rsid w:val="00CC6832"/>
    <w:rsid w:val="00CC7014"/>
    <w:rsid w:val="00CC7A26"/>
    <w:rsid w:val="00CC7D65"/>
    <w:rsid w:val="00CD0574"/>
    <w:rsid w:val="00CD0A09"/>
    <w:rsid w:val="00CD0D8A"/>
    <w:rsid w:val="00CD11D5"/>
    <w:rsid w:val="00CD12B3"/>
    <w:rsid w:val="00CD1471"/>
    <w:rsid w:val="00CD2CDD"/>
    <w:rsid w:val="00CD2D77"/>
    <w:rsid w:val="00CD390A"/>
    <w:rsid w:val="00CD3B7B"/>
    <w:rsid w:val="00CD408D"/>
    <w:rsid w:val="00CD40A5"/>
    <w:rsid w:val="00CD44B4"/>
    <w:rsid w:val="00CD47B3"/>
    <w:rsid w:val="00CD482E"/>
    <w:rsid w:val="00CD5544"/>
    <w:rsid w:val="00CD5D4D"/>
    <w:rsid w:val="00CD725A"/>
    <w:rsid w:val="00CD79C0"/>
    <w:rsid w:val="00CE01C9"/>
    <w:rsid w:val="00CE071F"/>
    <w:rsid w:val="00CE0746"/>
    <w:rsid w:val="00CE0FE4"/>
    <w:rsid w:val="00CE1573"/>
    <w:rsid w:val="00CE161B"/>
    <w:rsid w:val="00CE163F"/>
    <w:rsid w:val="00CE1950"/>
    <w:rsid w:val="00CE19D8"/>
    <w:rsid w:val="00CE1CA8"/>
    <w:rsid w:val="00CE1D45"/>
    <w:rsid w:val="00CE2DCB"/>
    <w:rsid w:val="00CE2FB7"/>
    <w:rsid w:val="00CE3829"/>
    <w:rsid w:val="00CE3BD6"/>
    <w:rsid w:val="00CE3DE2"/>
    <w:rsid w:val="00CE41A3"/>
    <w:rsid w:val="00CE46D9"/>
    <w:rsid w:val="00CE4FE5"/>
    <w:rsid w:val="00CE5F7B"/>
    <w:rsid w:val="00CE67A0"/>
    <w:rsid w:val="00CE695B"/>
    <w:rsid w:val="00CE7683"/>
    <w:rsid w:val="00CE7A41"/>
    <w:rsid w:val="00CF0179"/>
    <w:rsid w:val="00CF0189"/>
    <w:rsid w:val="00CF0CDA"/>
    <w:rsid w:val="00CF12F5"/>
    <w:rsid w:val="00CF1550"/>
    <w:rsid w:val="00CF2001"/>
    <w:rsid w:val="00CF319E"/>
    <w:rsid w:val="00CF3205"/>
    <w:rsid w:val="00CF3669"/>
    <w:rsid w:val="00CF45D5"/>
    <w:rsid w:val="00CF595B"/>
    <w:rsid w:val="00CF5D6B"/>
    <w:rsid w:val="00CF5F10"/>
    <w:rsid w:val="00CF6982"/>
    <w:rsid w:val="00D003AB"/>
    <w:rsid w:val="00D00458"/>
    <w:rsid w:val="00D00899"/>
    <w:rsid w:val="00D00E17"/>
    <w:rsid w:val="00D01050"/>
    <w:rsid w:val="00D01360"/>
    <w:rsid w:val="00D01458"/>
    <w:rsid w:val="00D01696"/>
    <w:rsid w:val="00D0182E"/>
    <w:rsid w:val="00D02009"/>
    <w:rsid w:val="00D02163"/>
    <w:rsid w:val="00D0287C"/>
    <w:rsid w:val="00D037A4"/>
    <w:rsid w:val="00D037AD"/>
    <w:rsid w:val="00D04003"/>
    <w:rsid w:val="00D042C3"/>
    <w:rsid w:val="00D04A06"/>
    <w:rsid w:val="00D054F8"/>
    <w:rsid w:val="00D06A8B"/>
    <w:rsid w:val="00D06BF0"/>
    <w:rsid w:val="00D071E8"/>
    <w:rsid w:val="00D0777A"/>
    <w:rsid w:val="00D07E2D"/>
    <w:rsid w:val="00D10250"/>
    <w:rsid w:val="00D10266"/>
    <w:rsid w:val="00D11027"/>
    <w:rsid w:val="00D11264"/>
    <w:rsid w:val="00D115B8"/>
    <w:rsid w:val="00D11B81"/>
    <w:rsid w:val="00D12C2A"/>
    <w:rsid w:val="00D13039"/>
    <w:rsid w:val="00D1304E"/>
    <w:rsid w:val="00D14060"/>
    <w:rsid w:val="00D142C1"/>
    <w:rsid w:val="00D14831"/>
    <w:rsid w:val="00D148B0"/>
    <w:rsid w:val="00D14C1D"/>
    <w:rsid w:val="00D15042"/>
    <w:rsid w:val="00D152AA"/>
    <w:rsid w:val="00D17734"/>
    <w:rsid w:val="00D1775E"/>
    <w:rsid w:val="00D17DB4"/>
    <w:rsid w:val="00D2074C"/>
    <w:rsid w:val="00D20D07"/>
    <w:rsid w:val="00D20F7F"/>
    <w:rsid w:val="00D212CB"/>
    <w:rsid w:val="00D21998"/>
    <w:rsid w:val="00D21F02"/>
    <w:rsid w:val="00D23162"/>
    <w:rsid w:val="00D233DD"/>
    <w:rsid w:val="00D23F87"/>
    <w:rsid w:val="00D242CA"/>
    <w:rsid w:val="00D25B5C"/>
    <w:rsid w:val="00D25C61"/>
    <w:rsid w:val="00D260FC"/>
    <w:rsid w:val="00D264D4"/>
    <w:rsid w:val="00D26A70"/>
    <w:rsid w:val="00D26CD6"/>
    <w:rsid w:val="00D27486"/>
    <w:rsid w:val="00D27529"/>
    <w:rsid w:val="00D27645"/>
    <w:rsid w:val="00D2784A"/>
    <w:rsid w:val="00D30029"/>
    <w:rsid w:val="00D303D8"/>
    <w:rsid w:val="00D304A2"/>
    <w:rsid w:val="00D30C5A"/>
    <w:rsid w:val="00D314A6"/>
    <w:rsid w:val="00D3177C"/>
    <w:rsid w:val="00D322F8"/>
    <w:rsid w:val="00D32D58"/>
    <w:rsid w:val="00D32FE7"/>
    <w:rsid w:val="00D34058"/>
    <w:rsid w:val="00D34368"/>
    <w:rsid w:val="00D3446D"/>
    <w:rsid w:val="00D355D6"/>
    <w:rsid w:val="00D35B92"/>
    <w:rsid w:val="00D363C7"/>
    <w:rsid w:val="00D36E75"/>
    <w:rsid w:val="00D3746A"/>
    <w:rsid w:val="00D37616"/>
    <w:rsid w:val="00D400E7"/>
    <w:rsid w:val="00D410AE"/>
    <w:rsid w:val="00D4144D"/>
    <w:rsid w:val="00D4165C"/>
    <w:rsid w:val="00D41852"/>
    <w:rsid w:val="00D427C6"/>
    <w:rsid w:val="00D42DBD"/>
    <w:rsid w:val="00D42DE6"/>
    <w:rsid w:val="00D432A3"/>
    <w:rsid w:val="00D43417"/>
    <w:rsid w:val="00D43664"/>
    <w:rsid w:val="00D43D9F"/>
    <w:rsid w:val="00D44512"/>
    <w:rsid w:val="00D44E11"/>
    <w:rsid w:val="00D454CF"/>
    <w:rsid w:val="00D454E7"/>
    <w:rsid w:val="00D4562E"/>
    <w:rsid w:val="00D4696D"/>
    <w:rsid w:val="00D475E3"/>
    <w:rsid w:val="00D47844"/>
    <w:rsid w:val="00D47F40"/>
    <w:rsid w:val="00D500C6"/>
    <w:rsid w:val="00D51E52"/>
    <w:rsid w:val="00D521AC"/>
    <w:rsid w:val="00D541F6"/>
    <w:rsid w:val="00D5492E"/>
    <w:rsid w:val="00D551E4"/>
    <w:rsid w:val="00D55D3D"/>
    <w:rsid w:val="00D5691F"/>
    <w:rsid w:val="00D56E43"/>
    <w:rsid w:val="00D57902"/>
    <w:rsid w:val="00D57EE8"/>
    <w:rsid w:val="00D61079"/>
    <w:rsid w:val="00D6110A"/>
    <w:rsid w:val="00D61271"/>
    <w:rsid w:val="00D6145D"/>
    <w:rsid w:val="00D6157D"/>
    <w:rsid w:val="00D618CD"/>
    <w:rsid w:val="00D619CF"/>
    <w:rsid w:val="00D6238B"/>
    <w:rsid w:val="00D6252D"/>
    <w:rsid w:val="00D62999"/>
    <w:rsid w:val="00D630C9"/>
    <w:rsid w:val="00D63BBF"/>
    <w:rsid w:val="00D63C09"/>
    <w:rsid w:val="00D64429"/>
    <w:rsid w:val="00D64487"/>
    <w:rsid w:val="00D64806"/>
    <w:rsid w:val="00D64A4C"/>
    <w:rsid w:val="00D672D3"/>
    <w:rsid w:val="00D679EE"/>
    <w:rsid w:val="00D67E3A"/>
    <w:rsid w:val="00D70157"/>
    <w:rsid w:val="00D70594"/>
    <w:rsid w:val="00D70AC7"/>
    <w:rsid w:val="00D71080"/>
    <w:rsid w:val="00D71C1E"/>
    <w:rsid w:val="00D71E7F"/>
    <w:rsid w:val="00D72475"/>
    <w:rsid w:val="00D725E0"/>
    <w:rsid w:val="00D72B37"/>
    <w:rsid w:val="00D7373D"/>
    <w:rsid w:val="00D742C2"/>
    <w:rsid w:val="00D7530A"/>
    <w:rsid w:val="00D760EA"/>
    <w:rsid w:val="00D770FA"/>
    <w:rsid w:val="00D77C1A"/>
    <w:rsid w:val="00D8010D"/>
    <w:rsid w:val="00D8033F"/>
    <w:rsid w:val="00D808DC"/>
    <w:rsid w:val="00D80DF3"/>
    <w:rsid w:val="00D81485"/>
    <w:rsid w:val="00D817D7"/>
    <w:rsid w:val="00D81E21"/>
    <w:rsid w:val="00D8338E"/>
    <w:rsid w:val="00D83768"/>
    <w:rsid w:val="00D843D9"/>
    <w:rsid w:val="00D8448F"/>
    <w:rsid w:val="00D845B5"/>
    <w:rsid w:val="00D84809"/>
    <w:rsid w:val="00D8483B"/>
    <w:rsid w:val="00D84864"/>
    <w:rsid w:val="00D84F9E"/>
    <w:rsid w:val="00D8538F"/>
    <w:rsid w:val="00D859D2"/>
    <w:rsid w:val="00D86148"/>
    <w:rsid w:val="00D8698C"/>
    <w:rsid w:val="00D872D3"/>
    <w:rsid w:val="00D87533"/>
    <w:rsid w:val="00D87FE3"/>
    <w:rsid w:val="00D911D5"/>
    <w:rsid w:val="00D918B9"/>
    <w:rsid w:val="00D918D2"/>
    <w:rsid w:val="00D93838"/>
    <w:rsid w:val="00D93A28"/>
    <w:rsid w:val="00D93B39"/>
    <w:rsid w:val="00D93E13"/>
    <w:rsid w:val="00D9442F"/>
    <w:rsid w:val="00D958CE"/>
    <w:rsid w:val="00D95F94"/>
    <w:rsid w:val="00D97677"/>
    <w:rsid w:val="00D97AA1"/>
    <w:rsid w:val="00DA145E"/>
    <w:rsid w:val="00DA1BBD"/>
    <w:rsid w:val="00DA21DA"/>
    <w:rsid w:val="00DA2E2E"/>
    <w:rsid w:val="00DA4DEC"/>
    <w:rsid w:val="00DA52AC"/>
    <w:rsid w:val="00DA5958"/>
    <w:rsid w:val="00DA6A85"/>
    <w:rsid w:val="00DA6CFF"/>
    <w:rsid w:val="00DA6D98"/>
    <w:rsid w:val="00DA75EB"/>
    <w:rsid w:val="00DB0513"/>
    <w:rsid w:val="00DB12B0"/>
    <w:rsid w:val="00DB1410"/>
    <w:rsid w:val="00DB1E76"/>
    <w:rsid w:val="00DB1F61"/>
    <w:rsid w:val="00DB2B24"/>
    <w:rsid w:val="00DB3DF8"/>
    <w:rsid w:val="00DB44AB"/>
    <w:rsid w:val="00DB4A44"/>
    <w:rsid w:val="00DB513B"/>
    <w:rsid w:val="00DB53D7"/>
    <w:rsid w:val="00DB5957"/>
    <w:rsid w:val="00DB5C83"/>
    <w:rsid w:val="00DB6819"/>
    <w:rsid w:val="00DB6DB7"/>
    <w:rsid w:val="00DB6EAE"/>
    <w:rsid w:val="00DB7033"/>
    <w:rsid w:val="00DB787F"/>
    <w:rsid w:val="00DB7F7A"/>
    <w:rsid w:val="00DC08A7"/>
    <w:rsid w:val="00DC1C3D"/>
    <w:rsid w:val="00DC1C5A"/>
    <w:rsid w:val="00DC2C70"/>
    <w:rsid w:val="00DC33DA"/>
    <w:rsid w:val="00DC357B"/>
    <w:rsid w:val="00DC3B39"/>
    <w:rsid w:val="00DC4182"/>
    <w:rsid w:val="00DC469A"/>
    <w:rsid w:val="00DC4904"/>
    <w:rsid w:val="00DC4B63"/>
    <w:rsid w:val="00DC4CA3"/>
    <w:rsid w:val="00DC4DCE"/>
    <w:rsid w:val="00DC4F63"/>
    <w:rsid w:val="00DC6625"/>
    <w:rsid w:val="00DC676F"/>
    <w:rsid w:val="00DC6A0D"/>
    <w:rsid w:val="00DC7654"/>
    <w:rsid w:val="00DC7BBE"/>
    <w:rsid w:val="00DD09C6"/>
    <w:rsid w:val="00DD1637"/>
    <w:rsid w:val="00DD1B85"/>
    <w:rsid w:val="00DD231D"/>
    <w:rsid w:val="00DD2681"/>
    <w:rsid w:val="00DD2BE1"/>
    <w:rsid w:val="00DD3176"/>
    <w:rsid w:val="00DD3663"/>
    <w:rsid w:val="00DD4816"/>
    <w:rsid w:val="00DD51E9"/>
    <w:rsid w:val="00DD59A3"/>
    <w:rsid w:val="00DD5A5E"/>
    <w:rsid w:val="00DD5C2A"/>
    <w:rsid w:val="00DD6369"/>
    <w:rsid w:val="00DD7A0E"/>
    <w:rsid w:val="00DE0400"/>
    <w:rsid w:val="00DE0438"/>
    <w:rsid w:val="00DE1291"/>
    <w:rsid w:val="00DE13A7"/>
    <w:rsid w:val="00DE200B"/>
    <w:rsid w:val="00DE28BC"/>
    <w:rsid w:val="00DE2AB6"/>
    <w:rsid w:val="00DE2D1E"/>
    <w:rsid w:val="00DE351C"/>
    <w:rsid w:val="00DE43BF"/>
    <w:rsid w:val="00DE4D02"/>
    <w:rsid w:val="00DE5775"/>
    <w:rsid w:val="00DE5C04"/>
    <w:rsid w:val="00DE5E08"/>
    <w:rsid w:val="00DE6299"/>
    <w:rsid w:val="00DE6E58"/>
    <w:rsid w:val="00DE7907"/>
    <w:rsid w:val="00DE7EB6"/>
    <w:rsid w:val="00DF0533"/>
    <w:rsid w:val="00DF1F1F"/>
    <w:rsid w:val="00DF2A09"/>
    <w:rsid w:val="00DF32D8"/>
    <w:rsid w:val="00DF341C"/>
    <w:rsid w:val="00DF3AB8"/>
    <w:rsid w:val="00DF3B8E"/>
    <w:rsid w:val="00DF3E2F"/>
    <w:rsid w:val="00DF428C"/>
    <w:rsid w:val="00DF45D9"/>
    <w:rsid w:val="00DF474F"/>
    <w:rsid w:val="00DF4900"/>
    <w:rsid w:val="00DF4DE5"/>
    <w:rsid w:val="00DF5B86"/>
    <w:rsid w:val="00DF6861"/>
    <w:rsid w:val="00DF7217"/>
    <w:rsid w:val="00DF78D1"/>
    <w:rsid w:val="00E001D6"/>
    <w:rsid w:val="00E0025B"/>
    <w:rsid w:val="00E00633"/>
    <w:rsid w:val="00E00B72"/>
    <w:rsid w:val="00E01253"/>
    <w:rsid w:val="00E01B4C"/>
    <w:rsid w:val="00E02889"/>
    <w:rsid w:val="00E030EF"/>
    <w:rsid w:val="00E035C5"/>
    <w:rsid w:val="00E0429B"/>
    <w:rsid w:val="00E049EE"/>
    <w:rsid w:val="00E04AAA"/>
    <w:rsid w:val="00E04E6F"/>
    <w:rsid w:val="00E06666"/>
    <w:rsid w:val="00E07803"/>
    <w:rsid w:val="00E07DF9"/>
    <w:rsid w:val="00E105D3"/>
    <w:rsid w:val="00E10F8F"/>
    <w:rsid w:val="00E11440"/>
    <w:rsid w:val="00E11755"/>
    <w:rsid w:val="00E12096"/>
    <w:rsid w:val="00E12524"/>
    <w:rsid w:val="00E12536"/>
    <w:rsid w:val="00E1280B"/>
    <w:rsid w:val="00E14CDA"/>
    <w:rsid w:val="00E14DF5"/>
    <w:rsid w:val="00E15A07"/>
    <w:rsid w:val="00E1641F"/>
    <w:rsid w:val="00E164E8"/>
    <w:rsid w:val="00E16705"/>
    <w:rsid w:val="00E16892"/>
    <w:rsid w:val="00E168C9"/>
    <w:rsid w:val="00E171B0"/>
    <w:rsid w:val="00E17335"/>
    <w:rsid w:val="00E17930"/>
    <w:rsid w:val="00E17E2B"/>
    <w:rsid w:val="00E20113"/>
    <w:rsid w:val="00E20A1E"/>
    <w:rsid w:val="00E21133"/>
    <w:rsid w:val="00E21BCB"/>
    <w:rsid w:val="00E2216F"/>
    <w:rsid w:val="00E2242F"/>
    <w:rsid w:val="00E237FF"/>
    <w:rsid w:val="00E239BB"/>
    <w:rsid w:val="00E2415F"/>
    <w:rsid w:val="00E2495E"/>
    <w:rsid w:val="00E25501"/>
    <w:rsid w:val="00E256E6"/>
    <w:rsid w:val="00E25815"/>
    <w:rsid w:val="00E26E04"/>
    <w:rsid w:val="00E27EA3"/>
    <w:rsid w:val="00E3037A"/>
    <w:rsid w:val="00E303A7"/>
    <w:rsid w:val="00E30A4A"/>
    <w:rsid w:val="00E30E58"/>
    <w:rsid w:val="00E3158B"/>
    <w:rsid w:val="00E31692"/>
    <w:rsid w:val="00E317AB"/>
    <w:rsid w:val="00E322B1"/>
    <w:rsid w:val="00E322B9"/>
    <w:rsid w:val="00E32B21"/>
    <w:rsid w:val="00E3315E"/>
    <w:rsid w:val="00E33A37"/>
    <w:rsid w:val="00E33B01"/>
    <w:rsid w:val="00E3566A"/>
    <w:rsid w:val="00E362DF"/>
    <w:rsid w:val="00E36498"/>
    <w:rsid w:val="00E36794"/>
    <w:rsid w:val="00E37978"/>
    <w:rsid w:val="00E41D70"/>
    <w:rsid w:val="00E41FE6"/>
    <w:rsid w:val="00E425CC"/>
    <w:rsid w:val="00E42B51"/>
    <w:rsid w:val="00E43064"/>
    <w:rsid w:val="00E4313B"/>
    <w:rsid w:val="00E43F65"/>
    <w:rsid w:val="00E445F9"/>
    <w:rsid w:val="00E44843"/>
    <w:rsid w:val="00E45085"/>
    <w:rsid w:val="00E454BD"/>
    <w:rsid w:val="00E45782"/>
    <w:rsid w:val="00E467BE"/>
    <w:rsid w:val="00E469B4"/>
    <w:rsid w:val="00E5074D"/>
    <w:rsid w:val="00E50DFE"/>
    <w:rsid w:val="00E50E69"/>
    <w:rsid w:val="00E518B1"/>
    <w:rsid w:val="00E51A09"/>
    <w:rsid w:val="00E51B7C"/>
    <w:rsid w:val="00E52544"/>
    <w:rsid w:val="00E529B8"/>
    <w:rsid w:val="00E52B4D"/>
    <w:rsid w:val="00E52DBB"/>
    <w:rsid w:val="00E531D1"/>
    <w:rsid w:val="00E533BB"/>
    <w:rsid w:val="00E53819"/>
    <w:rsid w:val="00E53D5F"/>
    <w:rsid w:val="00E5450C"/>
    <w:rsid w:val="00E55446"/>
    <w:rsid w:val="00E5546F"/>
    <w:rsid w:val="00E5576D"/>
    <w:rsid w:val="00E55A29"/>
    <w:rsid w:val="00E55FA2"/>
    <w:rsid w:val="00E56ABA"/>
    <w:rsid w:val="00E56E26"/>
    <w:rsid w:val="00E57415"/>
    <w:rsid w:val="00E574A1"/>
    <w:rsid w:val="00E600A5"/>
    <w:rsid w:val="00E601D3"/>
    <w:rsid w:val="00E61211"/>
    <w:rsid w:val="00E631C5"/>
    <w:rsid w:val="00E635F1"/>
    <w:rsid w:val="00E64488"/>
    <w:rsid w:val="00E644C3"/>
    <w:rsid w:val="00E64597"/>
    <w:rsid w:val="00E6490A"/>
    <w:rsid w:val="00E649C5"/>
    <w:rsid w:val="00E64A93"/>
    <w:rsid w:val="00E654DC"/>
    <w:rsid w:val="00E6645D"/>
    <w:rsid w:val="00E66845"/>
    <w:rsid w:val="00E66D56"/>
    <w:rsid w:val="00E6793C"/>
    <w:rsid w:val="00E707B1"/>
    <w:rsid w:val="00E709E0"/>
    <w:rsid w:val="00E7174F"/>
    <w:rsid w:val="00E7187F"/>
    <w:rsid w:val="00E7188D"/>
    <w:rsid w:val="00E71B65"/>
    <w:rsid w:val="00E72827"/>
    <w:rsid w:val="00E73B28"/>
    <w:rsid w:val="00E73BAB"/>
    <w:rsid w:val="00E73C5F"/>
    <w:rsid w:val="00E73E97"/>
    <w:rsid w:val="00E740D3"/>
    <w:rsid w:val="00E74475"/>
    <w:rsid w:val="00E74796"/>
    <w:rsid w:val="00E74912"/>
    <w:rsid w:val="00E7587A"/>
    <w:rsid w:val="00E76885"/>
    <w:rsid w:val="00E80917"/>
    <w:rsid w:val="00E80B63"/>
    <w:rsid w:val="00E80D43"/>
    <w:rsid w:val="00E810BE"/>
    <w:rsid w:val="00E81438"/>
    <w:rsid w:val="00E81476"/>
    <w:rsid w:val="00E82882"/>
    <w:rsid w:val="00E828A2"/>
    <w:rsid w:val="00E828FF"/>
    <w:rsid w:val="00E82FA1"/>
    <w:rsid w:val="00E83565"/>
    <w:rsid w:val="00E83932"/>
    <w:rsid w:val="00E83B1E"/>
    <w:rsid w:val="00E83CD9"/>
    <w:rsid w:val="00E851AE"/>
    <w:rsid w:val="00E858D5"/>
    <w:rsid w:val="00E8611B"/>
    <w:rsid w:val="00E86776"/>
    <w:rsid w:val="00E86D09"/>
    <w:rsid w:val="00E873CD"/>
    <w:rsid w:val="00E87C31"/>
    <w:rsid w:val="00E90483"/>
    <w:rsid w:val="00E914E2"/>
    <w:rsid w:val="00E9170A"/>
    <w:rsid w:val="00E91D99"/>
    <w:rsid w:val="00E923B4"/>
    <w:rsid w:val="00E92E90"/>
    <w:rsid w:val="00E9328A"/>
    <w:rsid w:val="00E937CA"/>
    <w:rsid w:val="00E93B5F"/>
    <w:rsid w:val="00E93C3D"/>
    <w:rsid w:val="00E94217"/>
    <w:rsid w:val="00E9446A"/>
    <w:rsid w:val="00E94A1D"/>
    <w:rsid w:val="00E94C5F"/>
    <w:rsid w:val="00E9558C"/>
    <w:rsid w:val="00E96E55"/>
    <w:rsid w:val="00EA04AA"/>
    <w:rsid w:val="00EA04E5"/>
    <w:rsid w:val="00EA1102"/>
    <w:rsid w:val="00EA19E1"/>
    <w:rsid w:val="00EA2121"/>
    <w:rsid w:val="00EA2999"/>
    <w:rsid w:val="00EA3AD6"/>
    <w:rsid w:val="00EA4337"/>
    <w:rsid w:val="00EA5059"/>
    <w:rsid w:val="00EA5B93"/>
    <w:rsid w:val="00EA5D7F"/>
    <w:rsid w:val="00EA6652"/>
    <w:rsid w:val="00EA6818"/>
    <w:rsid w:val="00EA694E"/>
    <w:rsid w:val="00EA6CEF"/>
    <w:rsid w:val="00EA7454"/>
    <w:rsid w:val="00EA75B1"/>
    <w:rsid w:val="00EA7E15"/>
    <w:rsid w:val="00EB0828"/>
    <w:rsid w:val="00EB22A2"/>
    <w:rsid w:val="00EB27A3"/>
    <w:rsid w:val="00EB2AE2"/>
    <w:rsid w:val="00EB339C"/>
    <w:rsid w:val="00EB38AF"/>
    <w:rsid w:val="00EB3AEA"/>
    <w:rsid w:val="00EB3B16"/>
    <w:rsid w:val="00EB41AC"/>
    <w:rsid w:val="00EB420D"/>
    <w:rsid w:val="00EB4CAC"/>
    <w:rsid w:val="00EB5389"/>
    <w:rsid w:val="00EB59A4"/>
    <w:rsid w:val="00EB62D6"/>
    <w:rsid w:val="00EB66DA"/>
    <w:rsid w:val="00EB6FD4"/>
    <w:rsid w:val="00EB7219"/>
    <w:rsid w:val="00EB72B4"/>
    <w:rsid w:val="00EB73EF"/>
    <w:rsid w:val="00EB7AB5"/>
    <w:rsid w:val="00EC0849"/>
    <w:rsid w:val="00EC0DB9"/>
    <w:rsid w:val="00EC118C"/>
    <w:rsid w:val="00EC11F9"/>
    <w:rsid w:val="00EC1ACD"/>
    <w:rsid w:val="00EC21A6"/>
    <w:rsid w:val="00EC227F"/>
    <w:rsid w:val="00EC2546"/>
    <w:rsid w:val="00EC25EA"/>
    <w:rsid w:val="00EC2CC4"/>
    <w:rsid w:val="00EC2D66"/>
    <w:rsid w:val="00EC3714"/>
    <w:rsid w:val="00EC4BA2"/>
    <w:rsid w:val="00EC52EE"/>
    <w:rsid w:val="00EC5CCC"/>
    <w:rsid w:val="00EC5F77"/>
    <w:rsid w:val="00EC63BD"/>
    <w:rsid w:val="00EC665D"/>
    <w:rsid w:val="00EC677C"/>
    <w:rsid w:val="00EC68C1"/>
    <w:rsid w:val="00EC6C03"/>
    <w:rsid w:val="00ED0144"/>
    <w:rsid w:val="00ED05EA"/>
    <w:rsid w:val="00ED0867"/>
    <w:rsid w:val="00ED0D2C"/>
    <w:rsid w:val="00ED1086"/>
    <w:rsid w:val="00ED1570"/>
    <w:rsid w:val="00ED19B5"/>
    <w:rsid w:val="00ED29D6"/>
    <w:rsid w:val="00ED31DD"/>
    <w:rsid w:val="00ED32C2"/>
    <w:rsid w:val="00ED3635"/>
    <w:rsid w:val="00ED3636"/>
    <w:rsid w:val="00ED4546"/>
    <w:rsid w:val="00ED6601"/>
    <w:rsid w:val="00ED6E4C"/>
    <w:rsid w:val="00ED732E"/>
    <w:rsid w:val="00ED78C2"/>
    <w:rsid w:val="00ED7B65"/>
    <w:rsid w:val="00EE07A0"/>
    <w:rsid w:val="00EE0E11"/>
    <w:rsid w:val="00EE112F"/>
    <w:rsid w:val="00EE13AD"/>
    <w:rsid w:val="00EE15C2"/>
    <w:rsid w:val="00EE16F1"/>
    <w:rsid w:val="00EE1DBC"/>
    <w:rsid w:val="00EE222C"/>
    <w:rsid w:val="00EE2257"/>
    <w:rsid w:val="00EE26C3"/>
    <w:rsid w:val="00EE28E1"/>
    <w:rsid w:val="00EE2D05"/>
    <w:rsid w:val="00EE38E2"/>
    <w:rsid w:val="00EE3CBD"/>
    <w:rsid w:val="00EE3F9E"/>
    <w:rsid w:val="00EE3FAE"/>
    <w:rsid w:val="00EE478B"/>
    <w:rsid w:val="00EE4803"/>
    <w:rsid w:val="00EE5CEF"/>
    <w:rsid w:val="00EE5EFD"/>
    <w:rsid w:val="00EE64A9"/>
    <w:rsid w:val="00EE66CC"/>
    <w:rsid w:val="00EE66F6"/>
    <w:rsid w:val="00EE6E88"/>
    <w:rsid w:val="00EE703A"/>
    <w:rsid w:val="00EE7142"/>
    <w:rsid w:val="00EF0135"/>
    <w:rsid w:val="00EF0C1A"/>
    <w:rsid w:val="00EF0CCE"/>
    <w:rsid w:val="00EF2926"/>
    <w:rsid w:val="00EF29ED"/>
    <w:rsid w:val="00EF3C4C"/>
    <w:rsid w:val="00EF3D36"/>
    <w:rsid w:val="00EF3DF1"/>
    <w:rsid w:val="00EF4151"/>
    <w:rsid w:val="00EF47C9"/>
    <w:rsid w:val="00EF497D"/>
    <w:rsid w:val="00EF571F"/>
    <w:rsid w:val="00EF57F0"/>
    <w:rsid w:val="00EF5C54"/>
    <w:rsid w:val="00EF5CBC"/>
    <w:rsid w:val="00EF61FC"/>
    <w:rsid w:val="00EF67FC"/>
    <w:rsid w:val="00EF6859"/>
    <w:rsid w:val="00EF6AAD"/>
    <w:rsid w:val="00EF701E"/>
    <w:rsid w:val="00F00E75"/>
    <w:rsid w:val="00F01062"/>
    <w:rsid w:val="00F015F4"/>
    <w:rsid w:val="00F0166D"/>
    <w:rsid w:val="00F0263E"/>
    <w:rsid w:val="00F02D32"/>
    <w:rsid w:val="00F03EA7"/>
    <w:rsid w:val="00F046BD"/>
    <w:rsid w:val="00F0506F"/>
    <w:rsid w:val="00F0530F"/>
    <w:rsid w:val="00F053E0"/>
    <w:rsid w:val="00F06128"/>
    <w:rsid w:val="00F06562"/>
    <w:rsid w:val="00F06906"/>
    <w:rsid w:val="00F06BA9"/>
    <w:rsid w:val="00F074A3"/>
    <w:rsid w:val="00F07DFA"/>
    <w:rsid w:val="00F10263"/>
    <w:rsid w:val="00F10BBA"/>
    <w:rsid w:val="00F11241"/>
    <w:rsid w:val="00F11636"/>
    <w:rsid w:val="00F11859"/>
    <w:rsid w:val="00F11B43"/>
    <w:rsid w:val="00F131DE"/>
    <w:rsid w:val="00F13438"/>
    <w:rsid w:val="00F14146"/>
    <w:rsid w:val="00F14287"/>
    <w:rsid w:val="00F15482"/>
    <w:rsid w:val="00F15BF4"/>
    <w:rsid w:val="00F15C4D"/>
    <w:rsid w:val="00F166CA"/>
    <w:rsid w:val="00F16707"/>
    <w:rsid w:val="00F17002"/>
    <w:rsid w:val="00F173E3"/>
    <w:rsid w:val="00F17D1E"/>
    <w:rsid w:val="00F2058E"/>
    <w:rsid w:val="00F21FF6"/>
    <w:rsid w:val="00F220C3"/>
    <w:rsid w:val="00F224FE"/>
    <w:rsid w:val="00F22516"/>
    <w:rsid w:val="00F22754"/>
    <w:rsid w:val="00F23402"/>
    <w:rsid w:val="00F23781"/>
    <w:rsid w:val="00F245B8"/>
    <w:rsid w:val="00F255B7"/>
    <w:rsid w:val="00F25E60"/>
    <w:rsid w:val="00F25FA1"/>
    <w:rsid w:val="00F27346"/>
    <w:rsid w:val="00F27513"/>
    <w:rsid w:val="00F27803"/>
    <w:rsid w:val="00F2791D"/>
    <w:rsid w:val="00F27D18"/>
    <w:rsid w:val="00F305E2"/>
    <w:rsid w:val="00F308A0"/>
    <w:rsid w:val="00F30AA4"/>
    <w:rsid w:val="00F31499"/>
    <w:rsid w:val="00F31541"/>
    <w:rsid w:val="00F31A01"/>
    <w:rsid w:val="00F329AC"/>
    <w:rsid w:val="00F3302C"/>
    <w:rsid w:val="00F33227"/>
    <w:rsid w:val="00F33940"/>
    <w:rsid w:val="00F339F9"/>
    <w:rsid w:val="00F347E5"/>
    <w:rsid w:val="00F348D5"/>
    <w:rsid w:val="00F34B58"/>
    <w:rsid w:val="00F3504C"/>
    <w:rsid w:val="00F359FE"/>
    <w:rsid w:val="00F35BA2"/>
    <w:rsid w:val="00F35DBF"/>
    <w:rsid w:val="00F365CF"/>
    <w:rsid w:val="00F366EE"/>
    <w:rsid w:val="00F3716C"/>
    <w:rsid w:val="00F37AC7"/>
    <w:rsid w:val="00F40267"/>
    <w:rsid w:val="00F4049B"/>
    <w:rsid w:val="00F409E2"/>
    <w:rsid w:val="00F40F4A"/>
    <w:rsid w:val="00F41502"/>
    <w:rsid w:val="00F4304F"/>
    <w:rsid w:val="00F43885"/>
    <w:rsid w:val="00F43BC0"/>
    <w:rsid w:val="00F446B2"/>
    <w:rsid w:val="00F44B35"/>
    <w:rsid w:val="00F44DEF"/>
    <w:rsid w:val="00F44EB5"/>
    <w:rsid w:val="00F4504B"/>
    <w:rsid w:val="00F45587"/>
    <w:rsid w:val="00F4580F"/>
    <w:rsid w:val="00F45E42"/>
    <w:rsid w:val="00F46F71"/>
    <w:rsid w:val="00F50514"/>
    <w:rsid w:val="00F5085D"/>
    <w:rsid w:val="00F50F54"/>
    <w:rsid w:val="00F51088"/>
    <w:rsid w:val="00F51EA3"/>
    <w:rsid w:val="00F5278E"/>
    <w:rsid w:val="00F5292F"/>
    <w:rsid w:val="00F53638"/>
    <w:rsid w:val="00F54418"/>
    <w:rsid w:val="00F54624"/>
    <w:rsid w:val="00F55B01"/>
    <w:rsid w:val="00F56742"/>
    <w:rsid w:val="00F60B97"/>
    <w:rsid w:val="00F6157B"/>
    <w:rsid w:val="00F62A88"/>
    <w:rsid w:val="00F6318D"/>
    <w:rsid w:val="00F635AD"/>
    <w:rsid w:val="00F63F22"/>
    <w:rsid w:val="00F6532B"/>
    <w:rsid w:val="00F655FA"/>
    <w:rsid w:val="00F660BC"/>
    <w:rsid w:val="00F66145"/>
    <w:rsid w:val="00F666B0"/>
    <w:rsid w:val="00F66880"/>
    <w:rsid w:val="00F6704C"/>
    <w:rsid w:val="00F678A9"/>
    <w:rsid w:val="00F67FF2"/>
    <w:rsid w:val="00F7024D"/>
    <w:rsid w:val="00F70529"/>
    <w:rsid w:val="00F705E4"/>
    <w:rsid w:val="00F70BF8"/>
    <w:rsid w:val="00F70D52"/>
    <w:rsid w:val="00F70F5A"/>
    <w:rsid w:val="00F71214"/>
    <w:rsid w:val="00F713A5"/>
    <w:rsid w:val="00F7144A"/>
    <w:rsid w:val="00F71A51"/>
    <w:rsid w:val="00F71ABD"/>
    <w:rsid w:val="00F71E5D"/>
    <w:rsid w:val="00F72B51"/>
    <w:rsid w:val="00F73A18"/>
    <w:rsid w:val="00F7476B"/>
    <w:rsid w:val="00F751E2"/>
    <w:rsid w:val="00F75591"/>
    <w:rsid w:val="00F76512"/>
    <w:rsid w:val="00F76C28"/>
    <w:rsid w:val="00F76FC3"/>
    <w:rsid w:val="00F771DE"/>
    <w:rsid w:val="00F774C9"/>
    <w:rsid w:val="00F774D2"/>
    <w:rsid w:val="00F778DA"/>
    <w:rsid w:val="00F80D68"/>
    <w:rsid w:val="00F810F3"/>
    <w:rsid w:val="00F818AE"/>
    <w:rsid w:val="00F82591"/>
    <w:rsid w:val="00F82E60"/>
    <w:rsid w:val="00F83F5B"/>
    <w:rsid w:val="00F84600"/>
    <w:rsid w:val="00F846DE"/>
    <w:rsid w:val="00F85AA9"/>
    <w:rsid w:val="00F875D3"/>
    <w:rsid w:val="00F9038E"/>
    <w:rsid w:val="00F909C2"/>
    <w:rsid w:val="00F91477"/>
    <w:rsid w:val="00F91511"/>
    <w:rsid w:val="00F91D20"/>
    <w:rsid w:val="00F927B7"/>
    <w:rsid w:val="00F92AFB"/>
    <w:rsid w:val="00F9381F"/>
    <w:rsid w:val="00F93A07"/>
    <w:rsid w:val="00F93C60"/>
    <w:rsid w:val="00F94535"/>
    <w:rsid w:val="00F94543"/>
    <w:rsid w:val="00F94821"/>
    <w:rsid w:val="00F950A9"/>
    <w:rsid w:val="00F95B9C"/>
    <w:rsid w:val="00F95D60"/>
    <w:rsid w:val="00F96466"/>
    <w:rsid w:val="00F97888"/>
    <w:rsid w:val="00F97CBA"/>
    <w:rsid w:val="00FA1C89"/>
    <w:rsid w:val="00FA2205"/>
    <w:rsid w:val="00FA2FA3"/>
    <w:rsid w:val="00FA30EC"/>
    <w:rsid w:val="00FA4E4D"/>
    <w:rsid w:val="00FA508C"/>
    <w:rsid w:val="00FA5B3B"/>
    <w:rsid w:val="00FA62B8"/>
    <w:rsid w:val="00FA66DE"/>
    <w:rsid w:val="00FA69CA"/>
    <w:rsid w:val="00FA6D43"/>
    <w:rsid w:val="00FA7191"/>
    <w:rsid w:val="00FA71AA"/>
    <w:rsid w:val="00FB0153"/>
    <w:rsid w:val="00FB01F6"/>
    <w:rsid w:val="00FB0CAE"/>
    <w:rsid w:val="00FB1ED9"/>
    <w:rsid w:val="00FB217D"/>
    <w:rsid w:val="00FB2510"/>
    <w:rsid w:val="00FB2CF2"/>
    <w:rsid w:val="00FB2D50"/>
    <w:rsid w:val="00FB3E65"/>
    <w:rsid w:val="00FB4286"/>
    <w:rsid w:val="00FB5320"/>
    <w:rsid w:val="00FB542A"/>
    <w:rsid w:val="00FB54FF"/>
    <w:rsid w:val="00FB5760"/>
    <w:rsid w:val="00FB5928"/>
    <w:rsid w:val="00FB6590"/>
    <w:rsid w:val="00FB6B4D"/>
    <w:rsid w:val="00FB710B"/>
    <w:rsid w:val="00FB7B3D"/>
    <w:rsid w:val="00FB7DD1"/>
    <w:rsid w:val="00FC00C4"/>
    <w:rsid w:val="00FC0148"/>
    <w:rsid w:val="00FC036D"/>
    <w:rsid w:val="00FC1008"/>
    <w:rsid w:val="00FC332E"/>
    <w:rsid w:val="00FC390D"/>
    <w:rsid w:val="00FC4406"/>
    <w:rsid w:val="00FC44FB"/>
    <w:rsid w:val="00FC4679"/>
    <w:rsid w:val="00FC4F50"/>
    <w:rsid w:val="00FC5500"/>
    <w:rsid w:val="00FC550B"/>
    <w:rsid w:val="00FC5C29"/>
    <w:rsid w:val="00FC5F13"/>
    <w:rsid w:val="00FC6ED2"/>
    <w:rsid w:val="00FC7AB2"/>
    <w:rsid w:val="00FD0A62"/>
    <w:rsid w:val="00FD0B84"/>
    <w:rsid w:val="00FD0EB7"/>
    <w:rsid w:val="00FD118C"/>
    <w:rsid w:val="00FD11C4"/>
    <w:rsid w:val="00FD19B6"/>
    <w:rsid w:val="00FD1AC3"/>
    <w:rsid w:val="00FD2813"/>
    <w:rsid w:val="00FD2F9C"/>
    <w:rsid w:val="00FD32F3"/>
    <w:rsid w:val="00FD347A"/>
    <w:rsid w:val="00FD4C77"/>
    <w:rsid w:val="00FD4CF8"/>
    <w:rsid w:val="00FD4E79"/>
    <w:rsid w:val="00FD4F71"/>
    <w:rsid w:val="00FD5D73"/>
    <w:rsid w:val="00FD6210"/>
    <w:rsid w:val="00FD66EC"/>
    <w:rsid w:val="00FD764A"/>
    <w:rsid w:val="00FD7AC6"/>
    <w:rsid w:val="00FD7E67"/>
    <w:rsid w:val="00FE11C4"/>
    <w:rsid w:val="00FE17AD"/>
    <w:rsid w:val="00FE1810"/>
    <w:rsid w:val="00FE1883"/>
    <w:rsid w:val="00FE1A74"/>
    <w:rsid w:val="00FE1CCB"/>
    <w:rsid w:val="00FE1D2F"/>
    <w:rsid w:val="00FE2475"/>
    <w:rsid w:val="00FE2AC2"/>
    <w:rsid w:val="00FE351F"/>
    <w:rsid w:val="00FE46DD"/>
    <w:rsid w:val="00FE50D2"/>
    <w:rsid w:val="00FE535D"/>
    <w:rsid w:val="00FE5698"/>
    <w:rsid w:val="00FE59EA"/>
    <w:rsid w:val="00FE5FD9"/>
    <w:rsid w:val="00FE6759"/>
    <w:rsid w:val="00FE6765"/>
    <w:rsid w:val="00FE6FD8"/>
    <w:rsid w:val="00FE7629"/>
    <w:rsid w:val="00FE7BE1"/>
    <w:rsid w:val="00FE7C19"/>
    <w:rsid w:val="00FF0369"/>
    <w:rsid w:val="00FF0738"/>
    <w:rsid w:val="00FF0C4A"/>
    <w:rsid w:val="00FF0EA2"/>
    <w:rsid w:val="00FF11D2"/>
    <w:rsid w:val="00FF141F"/>
    <w:rsid w:val="00FF1500"/>
    <w:rsid w:val="00FF1819"/>
    <w:rsid w:val="00FF1CA5"/>
    <w:rsid w:val="00FF2760"/>
    <w:rsid w:val="00FF2C07"/>
    <w:rsid w:val="00FF385A"/>
    <w:rsid w:val="00FF4158"/>
    <w:rsid w:val="00FF4CDA"/>
    <w:rsid w:val="00FF66A0"/>
    <w:rsid w:val="00FF6BA5"/>
    <w:rsid w:val="00FF6CA6"/>
    <w:rsid w:val="00FF7051"/>
    <w:rsid w:val="00FF72EF"/>
    <w:rsid w:val="00FF795F"/>
    <w:rsid w:val="00FF7A40"/>
    <w:rsid w:val="00FF7F4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DA0AA0"/>
  <w15:docId w15:val="{3301F371-F93E-4181-A89E-F4E30161E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C89"/>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CB76A7"/>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qFormat/>
    <w:rsid w:val="007E081B"/>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CB76A7"/>
    <w:pPr>
      <w:numPr>
        <w:ilvl w:val="3"/>
      </w:numPr>
      <w:outlineLvl w:val="3"/>
    </w:pPr>
    <w:rPr>
      <w:bCs w:val="0"/>
      <w:szCs w:val="28"/>
    </w:rPr>
  </w:style>
  <w:style w:type="paragraph" w:styleId="Heading5">
    <w:name w:val="heading 5"/>
    <w:aliases w:val="Heading 5 Char1 Char,Heading 5 Char Char Char,Heading 5 Char Char1"/>
    <w:basedOn w:val="Heading4"/>
    <w:next w:val="Normal"/>
    <w:link w:val="Heading5Char"/>
    <w:qFormat/>
    <w:rsid w:val="00CB76A7"/>
    <w:pPr>
      <w:numPr>
        <w:ilvl w:val="4"/>
      </w:numPr>
      <w:ind w:left="1134" w:hanging="1134"/>
      <w:outlineLvl w:val="4"/>
    </w:pPr>
    <w:rPr>
      <w:bCs/>
      <w:iCs w:val="0"/>
      <w:szCs w:val="26"/>
    </w:rPr>
  </w:style>
  <w:style w:type="paragraph" w:styleId="Heading6">
    <w:name w:val="heading 6"/>
    <w:basedOn w:val="Heading5"/>
    <w:next w:val="Normal"/>
    <w:link w:val="Heading6Char"/>
    <w:qFormat/>
    <w:rsid w:val="00CB76A7"/>
    <w:pPr>
      <w:numPr>
        <w:ilvl w:val="5"/>
      </w:numPr>
      <w:ind w:left="1304" w:hanging="1304"/>
      <w:outlineLvl w:val="5"/>
    </w:pPr>
    <w:rPr>
      <w:b w:val="0"/>
      <w:bCs w:val="0"/>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CB76A7"/>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CB76A7"/>
    <w:rPr>
      <w:rFonts w:ascii="Arial" w:hAnsi="Arial" w:cs="Arial"/>
      <w:b/>
      <w:iCs/>
      <w:kern w:val="32"/>
      <w:sz w:val="24"/>
      <w:szCs w:val="28"/>
    </w:rPr>
  </w:style>
  <w:style w:type="character" w:customStyle="1" w:styleId="Heading6Char">
    <w:name w:val="Heading 6 Char"/>
    <w:link w:val="Heading6"/>
    <w:rsid w:val="00CB76A7"/>
    <w:rPr>
      <w:rFonts w:ascii="Arial" w:hAnsi="Arial" w:cs="Arial"/>
      <w:kern w:val="32"/>
      <w:sz w:val="24"/>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ind w:left="0" w:firstLine="0"/>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rPr>
      <w:rFonts w:asciiTheme="minorHAnsi" w:hAnsiTheme="minorHAnsi"/>
      <w:caps/>
    </w:r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val="0"/>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Title1">
    <w:name w:val="Title1"/>
    <w:basedOn w:val="Normal"/>
    <w:rsid w:val="008752D6"/>
    <w:pPr>
      <w:overflowPunct/>
      <w:autoSpaceDE/>
      <w:autoSpaceDN/>
      <w:adjustRightInd/>
      <w:spacing w:before="100" w:beforeAutospacing="1" w:after="100" w:afterAutospacing="1"/>
      <w:textAlignment w:val="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3F64F8"/>
    <w:rPr>
      <w:color w:val="605E5C"/>
      <w:shd w:val="clear" w:color="auto" w:fill="E1DFDD"/>
    </w:rPr>
  </w:style>
  <w:style w:type="character" w:customStyle="1" w:styleId="Heading5Char">
    <w:name w:val="Heading 5 Char"/>
    <w:aliases w:val="Heading 5 Char1 Char Char,Heading 5 Char Char Char Char,Heading 5 Char Char1 Char"/>
    <w:basedOn w:val="Heading4Char"/>
    <w:link w:val="Heading5"/>
    <w:rsid w:val="00CB76A7"/>
    <w:rPr>
      <w:rFonts w:ascii="Arial" w:hAnsi="Arial" w:cs="Arial"/>
      <w:b/>
      <w:bCs/>
      <w:iCs w:val="0"/>
      <w:kern w:val="32"/>
      <w:sz w:val="24"/>
      <w:szCs w:val="26"/>
    </w:rPr>
  </w:style>
  <w:style w:type="paragraph" w:customStyle="1" w:styleId="REUserHint">
    <w:name w:val="RE_UserHint"/>
    <w:basedOn w:val="Normal"/>
    <w:next w:val="Normal"/>
    <w:qFormat/>
    <w:rsid w:val="00E9446A"/>
    <w:pPr>
      <w:shd w:val="clear" w:color="auto" w:fill="D6E3BC" w:themeFill="accent3" w:themeFillTint="66"/>
    </w:pPr>
  </w:style>
  <w:style w:type="paragraph" w:customStyle="1" w:styleId="Default">
    <w:name w:val="Default"/>
    <w:rsid w:val="008C7B60"/>
    <w:pPr>
      <w:autoSpaceDE w:val="0"/>
      <w:autoSpaceDN w:val="0"/>
      <w:adjustRightInd w:val="0"/>
    </w:pPr>
    <w:rPr>
      <w:rFonts w:ascii="Arial" w:hAnsi="Arial" w:cs="Arial"/>
      <w:color w:val="000000"/>
      <w:sz w:val="24"/>
      <w:szCs w:val="24"/>
      <w:lang w:val="de-DE"/>
    </w:rPr>
  </w:style>
  <w:style w:type="paragraph" w:customStyle="1" w:styleId="REScenario">
    <w:name w:val="RE_Scenario"/>
    <w:basedOn w:val="Heading8"/>
    <w:next w:val="Normal"/>
    <w:qFormat/>
    <w:rsid w:val="00C07474"/>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paragraph" w:customStyle="1" w:styleId="REUseCase">
    <w:name w:val="RE_UseCase"/>
    <w:basedOn w:val="Heading8"/>
    <w:next w:val="Normal"/>
    <w:qFormat/>
    <w:rsid w:val="002D40BD"/>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character" w:styleId="UnresolvedMention">
    <w:name w:val="Unresolved Mention"/>
    <w:basedOn w:val="DefaultParagraphFont"/>
    <w:uiPriority w:val="99"/>
    <w:semiHidden/>
    <w:unhideWhenUsed/>
    <w:rsid w:val="007A7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907693318">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19885147">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132604929">
          <w:marLeft w:val="2030"/>
          <w:marRight w:val="0"/>
          <w:marTop w:val="6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626543946">
          <w:marLeft w:val="59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18120085">
      <w:bodyDiv w:val="1"/>
      <w:marLeft w:val="0"/>
      <w:marRight w:val="0"/>
      <w:marTop w:val="0"/>
      <w:marBottom w:val="0"/>
      <w:divBdr>
        <w:top w:val="none" w:sz="0" w:space="0" w:color="auto"/>
        <w:left w:val="none" w:sz="0" w:space="0" w:color="auto"/>
        <w:bottom w:val="none" w:sz="0" w:space="0" w:color="auto"/>
        <w:right w:val="none" w:sz="0" w:space="0" w:color="auto"/>
      </w:divBdr>
      <w:divsChild>
        <w:div w:id="1555197807">
          <w:marLeft w:val="0"/>
          <w:marRight w:val="0"/>
          <w:marTop w:val="0"/>
          <w:marBottom w:val="0"/>
          <w:divBdr>
            <w:top w:val="none" w:sz="0" w:space="0" w:color="auto"/>
            <w:left w:val="none" w:sz="0" w:space="0" w:color="auto"/>
            <w:bottom w:val="none" w:sz="0" w:space="0" w:color="auto"/>
            <w:right w:val="none" w:sz="0" w:space="0" w:color="auto"/>
          </w:divBdr>
        </w:div>
      </w:divsChild>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45908367">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771024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07730943">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852767665">
          <w:marLeft w:val="1310"/>
          <w:marRight w:val="0"/>
          <w:marTop w:val="7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400711316">
          <w:marLeft w:val="59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75619030">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5833655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89397522">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819344944">
          <w:marLeft w:val="590"/>
          <w:marRight w:val="0"/>
          <w:marTop w:val="77"/>
          <w:marBottom w:val="12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05200874">
      <w:bodyDiv w:val="1"/>
      <w:marLeft w:val="0"/>
      <w:marRight w:val="0"/>
      <w:marTop w:val="0"/>
      <w:marBottom w:val="0"/>
      <w:divBdr>
        <w:top w:val="none" w:sz="0" w:space="0" w:color="auto"/>
        <w:left w:val="none" w:sz="0" w:space="0" w:color="auto"/>
        <w:bottom w:val="none" w:sz="0" w:space="0" w:color="auto"/>
        <w:right w:val="none" w:sz="0" w:space="0" w:color="auto"/>
      </w:divBdr>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872578330">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27612142">
          <w:marLeft w:val="1310"/>
          <w:marRight w:val="0"/>
          <w:marTop w:val="7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 w:id="950356891">
          <w:marLeft w:val="590"/>
          <w:marRight w:val="0"/>
          <w:marTop w:val="7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159197791">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805857322">
          <w:marLeft w:val="59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108864643">
          <w:marLeft w:val="1310"/>
          <w:marRight w:val="0"/>
          <w:marTop w:val="7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385639589">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37242775">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229998108">
          <w:marLeft w:val="59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sChild>
    </w:div>
    <w:div w:id="1030104375">
      <w:bodyDiv w:val="1"/>
      <w:marLeft w:val="0"/>
      <w:marRight w:val="0"/>
      <w:marTop w:val="0"/>
      <w:marBottom w:val="0"/>
      <w:divBdr>
        <w:top w:val="none" w:sz="0" w:space="0" w:color="auto"/>
        <w:left w:val="none" w:sz="0" w:space="0" w:color="auto"/>
        <w:bottom w:val="none" w:sz="0" w:space="0" w:color="auto"/>
        <w:right w:val="none" w:sz="0" w:space="0" w:color="auto"/>
      </w:divBdr>
    </w:div>
    <w:div w:id="1031686558">
      <w:bodyDiv w:val="1"/>
      <w:marLeft w:val="0"/>
      <w:marRight w:val="0"/>
      <w:marTop w:val="0"/>
      <w:marBottom w:val="0"/>
      <w:divBdr>
        <w:top w:val="none" w:sz="0" w:space="0" w:color="auto"/>
        <w:left w:val="none" w:sz="0" w:space="0" w:color="auto"/>
        <w:bottom w:val="none" w:sz="0" w:space="0" w:color="auto"/>
        <w:right w:val="none" w:sz="0" w:space="0" w:color="auto"/>
      </w:divBdr>
    </w:div>
    <w:div w:id="1073313469">
      <w:bodyDiv w:val="1"/>
      <w:marLeft w:val="0"/>
      <w:marRight w:val="0"/>
      <w:marTop w:val="0"/>
      <w:marBottom w:val="0"/>
      <w:divBdr>
        <w:top w:val="none" w:sz="0" w:space="0" w:color="auto"/>
        <w:left w:val="none" w:sz="0" w:space="0" w:color="auto"/>
        <w:bottom w:val="none" w:sz="0" w:space="0" w:color="auto"/>
        <w:right w:val="none" w:sz="0" w:space="0" w:color="auto"/>
      </w:divBdr>
    </w:div>
    <w:div w:id="1078820431">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696075151">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sChild>
    </w:div>
    <w:div w:id="1116216952">
      <w:bodyDiv w:val="1"/>
      <w:marLeft w:val="0"/>
      <w:marRight w:val="0"/>
      <w:marTop w:val="0"/>
      <w:marBottom w:val="0"/>
      <w:divBdr>
        <w:top w:val="none" w:sz="0" w:space="0" w:color="auto"/>
        <w:left w:val="none" w:sz="0" w:space="0" w:color="auto"/>
        <w:bottom w:val="none" w:sz="0" w:space="0" w:color="auto"/>
        <w:right w:val="none" w:sz="0" w:space="0" w:color="auto"/>
      </w:divBdr>
    </w:div>
    <w:div w:id="1127965413">
      <w:bodyDiv w:val="1"/>
      <w:marLeft w:val="0"/>
      <w:marRight w:val="0"/>
      <w:marTop w:val="0"/>
      <w:marBottom w:val="0"/>
      <w:divBdr>
        <w:top w:val="none" w:sz="0" w:space="0" w:color="auto"/>
        <w:left w:val="none" w:sz="0" w:space="0" w:color="auto"/>
        <w:bottom w:val="none" w:sz="0" w:space="0" w:color="auto"/>
        <w:right w:val="none" w:sz="0" w:space="0" w:color="auto"/>
      </w:divBdr>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27835288">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840580492">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354307004">
          <w:marLeft w:val="59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392265818">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61071441">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6890304">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71127818">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 w:id="894775029">
          <w:marLeft w:val="59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747645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128773495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21590846">
          <w:marLeft w:val="2030"/>
          <w:marRight w:val="0"/>
          <w:marTop w:val="6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 w:id="1802966217">
          <w:marLeft w:val="590"/>
          <w:marRight w:val="0"/>
          <w:marTop w:val="7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28667996">
          <w:marLeft w:val="131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793130766">
          <w:marLeft w:val="59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693341315">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34819495">
          <w:marLeft w:val="1310"/>
          <w:marRight w:val="0"/>
          <w:marTop w:val="7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1387416844">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58304792">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08412653">
      <w:bodyDiv w:val="1"/>
      <w:marLeft w:val="0"/>
      <w:marRight w:val="0"/>
      <w:marTop w:val="0"/>
      <w:marBottom w:val="0"/>
      <w:divBdr>
        <w:top w:val="none" w:sz="0" w:space="0" w:color="auto"/>
        <w:left w:val="none" w:sz="0" w:space="0" w:color="auto"/>
        <w:bottom w:val="none" w:sz="0" w:space="0" w:color="auto"/>
        <w:right w:val="none" w:sz="0" w:space="0" w:color="auto"/>
      </w:divBdr>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45182916">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05078146">
          <w:marLeft w:val="2030"/>
          <w:marRight w:val="0"/>
          <w:marTop w:val="6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1258295403">
          <w:marLeft w:val="590"/>
          <w:marRight w:val="0"/>
          <w:marTop w:val="7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sChild>
    </w:div>
    <w:div w:id="1993219377">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08316660">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99685227">
          <w:marLeft w:val="1310"/>
          <w:marRight w:val="0"/>
          <w:marTop w:val="7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1150100101">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vieira1@ford.com" TargetMode="External"/><Relationship Id="rId18" Type="http://schemas.openxmlformats.org/officeDocument/2006/relationships/hyperlink" Target="mailto:astrzelc@ford.com" TargetMode="External"/><Relationship Id="rId26" Type="http://schemas.openxmlformats.org/officeDocument/2006/relationships/image" Target="media/image9.jpg"/><Relationship Id="rId39" Type="http://schemas.openxmlformats.org/officeDocument/2006/relationships/image" Target="media/image19.emf"/><Relationship Id="rId21" Type="http://schemas.openxmlformats.org/officeDocument/2006/relationships/image" Target="media/image4.png"/><Relationship Id="rId34" Type="http://schemas.openxmlformats.org/officeDocument/2006/relationships/package" Target="embeddings/Microsoft_Visio_Drawing1.vsdx"/><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2.jp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jmesko@ford.com" TargetMode="External"/><Relationship Id="rId20" Type="http://schemas.openxmlformats.org/officeDocument/2006/relationships/image" Target="media/image3.png"/><Relationship Id="rId29" Type="http://schemas.openxmlformats.org/officeDocument/2006/relationships/image" Target="media/image12.emf"/><Relationship Id="rId41" Type="http://schemas.openxmlformats.org/officeDocument/2006/relationships/image" Target="media/image20.jpg"/><Relationship Id="rId54" Type="http://schemas.openxmlformats.org/officeDocument/2006/relationships/image" Target="media/image3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jpg"/><Relationship Id="rId37" Type="http://schemas.openxmlformats.org/officeDocument/2006/relationships/image" Target="media/image17.jpg"/><Relationship Id="rId40" Type="http://schemas.openxmlformats.org/officeDocument/2006/relationships/package" Target="embeddings/Microsoft_Visio_Drawing2.vsdx"/><Relationship Id="rId45" Type="http://schemas.openxmlformats.org/officeDocument/2006/relationships/image" Target="media/image24.jpg"/><Relationship Id="rId53" Type="http://schemas.openxmlformats.org/officeDocument/2006/relationships/hyperlink" Target="https://azureford.sharepoint.com/sites/GlobalFunctionalSafety/Pages/default.aspx" TargetMode="External"/><Relationship Id="rId58" Type="http://schemas.openxmlformats.org/officeDocument/2006/relationships/image" Target="media/image34.jpg"/><Relationship Id="rId5" Type="http://schemas.openxmlformats.org/officeDocument/2006/relationships/numbering" Target="numbering.xml"/><Relationship Id="rId15" Type="http://schemas.openxmlformats.org/officeDocument/2006/relationships/hyperlink" Target="mailto:lsant318@ford.com"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6.jpg"/><Relationship Id="rId49" Type="http://schemas.openxmlformats.org/officeDocument/2006/relationships/image" Target="media/image28.jpg"/><Relationship Id="rId57" Type="http://schemas.openxmlformats.org/officeDocument/2006/relationships/package" Target="embeddings/Microsoft_Visio_Drawing4.vsdx"/><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jpg"/><Relationship Id="rId44" Type="http://schemas.openxmlformats.org/officeDocument/2006/relationships/image" Target="media/image23.jpg"/><Relationship Id="rId52" Type="http://schemas.openxmlformats.org/officeDocument/2006/relationships/image" Target="media/image30.jp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gaglia2@ford.com"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package" Target="embeddings/Microsoft_Visio_Drawing.vsdx"/><Relationship Id="rId35" Type="http://schemas.openxmlformats.org/officeDocument/2006/relationships/hyperlink" Target="https://bd101001.pd2.ford.com/stages/" TargetMode="External"/><Relationship Id="rId43" Type="http://schemas.openxmlformats.org/officeDocument/2006/relationships/image" Target="media/image22.jpg"/><Relationship Id="rId48" Type="http://schemas.openxmlformats.org/officeDocument/2006/relationships/image" Target="media/image27.emf"/><Relationship Id="rId56" Type="http://schemas.openxmlformats.org/officeDocument/2006/relationships/image" Target="media/image33.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package" Target="embeddings/Microsoft_Visio_Drawing3.vsdx"/><Relationship Id="rId3" Type="http://schemas.openxmlformats.org/officeDocument/2006/relationships/customXml" Target="../customXml/item3.xml"/><Relationship Id="rId12" Type="http://schemas.openxmlformats.org/officeDocument/2006/relationships/hyperlink" Target="https://www.vsemweb.ford.com/tc/launchapp?-attach=true&amp;-s=226TCSession&amp;-o=jItFpjdbx3NrTDAAAAAAAAAAAAA&amp;servername=Production_Server" TargetMode="External"/><Relationship Id="rId17" Type="http://schemas.openxmlformats.org/officeDocument/2006/relationships/hyperlink" Target="mailto:hllusho@ford.com" TargetMode="External"/><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18.jpg"/><Relationship Id="rId46" Type="http://schemas.openxmlformats.org/officeDocument/2006/relationships/image" Target="media/image25.emf"/><Relationship Id="rId59" Type="http://schemas.openxmlformats.org/officeDocument/2006/relationships/image" Target="media/image3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TRZELC\AppData\Roaming\Microsoft\Templates\_Specification_Macros_v6-1a.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CAF4EEE34D494E902FE4C96ECD9E29"/>
        <w:category>
          <w:name w:val="General"/>
          <w:gallery w:val="placeholder"/>
        </w:category>
        <w:types>
          <w:type w:val="bbPlcHdr"/>
        </w:types>
        <w:behaviors>
          <w:behavior w:val="content"/>
        </w:behaviors>
        <w:guid w:val="{A375E333-1B39-4014-A7B2-CB62FC887221}"/>
      </w:docPartPr>
      <w:docPartBody>
        <w:p w:rsidR="003B2A01" w:rsidRDefault="003B2A01" w:rsidP="003B2A01">
          <w:pPr>
            <w:pStyle w:val="BBCAF4EEE34D494E902FE4C96ECD9E29"/>
          </w:pPr>
          <w:r w:rsidRPr="004051D0">
            <w:rPr>
              <w:rStyle w:val="PlaceholderText"/>
              <w:rFonts w:ascii="Arial" w:hAnsi="Arial" w:cs="Arial"/>
              <w:vanish/>
              <w:color w:val="000000" w:themeColor="text1"/>
              <w:sz w:val="16"/>
              <w:szCs w:val="16"/>
            </w:rPr>
            <w:t>Choose an item.</w:t>
          </w:r>
        </w:p>
      </w:docPartBody>
    </w:docPart>
    <w:docPart>
      <w:docPartPr>
        <w:name w:val="1E0C6DA520D541DB9E38FCB995E59BEF"/>
        <w:category>
          <w:name w:val="General"/>
          <w:gallery w:val="placeholder"/>
        </w:category>
        <w:types>
          <w:type w:val="bbPlcHdr"/>
        </w:types>
        <w:behaviors>
          <w:behavior w:val="content"/>
        </w:behaviors>
        <w:guid w:val="{730F7926-96EA-4CA3-96B3-C87DC688D4B3}"/>
      </w:docPartPr>
      <w:docPartBody>
        <w:p w:rsidR="003B2A01" w:rsidRDefault="003B2A01" w:rsidP="003B2A01">
          <w:pPr>
            <w:pStyle w:val="1E0C6DA520D541DB9E38FCB995E59BEF"/>
          </w:pPr>
          <w:r w:rsidRPr="004051D0">
            <w:rPr>
              <w:rStyle w:val="PlaceholderText"/>
              <w:rFonts w:ascii="Arial" w:hAnsi="Arial" w:cs="Arial"/>
              <w:vanish/>
              <w:color w:val="000000" w:themeColor="text1"/>
              <w:sz w:val="16"/>
              <w:szCs w:val="18"/>
            </w:rPr>
            <w:t>Choose an item.</w:t>
          </w:r>
        </w:p>
      </w:docPartBody>
    </w:docPart>
    <w:docPart>
      <w:docPartPr>
        <w:name w:val="BB5FFE574DBE48D797F09BE19EB77844"/>
        <w:category>
          <w:name w:val="General"/>
          <w:gallery w:val="placeholder"/>
        </w:category>
        <w:types>
          <w:type w:val="bbPlcHdr"/>
        </w:types>
        <w:behaviors>
          <w:behavior w:val="content"/>
        </w:behaviors>
        <w:guid w:val="{C4D90D8D-CFFC-430B-8DC3-DDDC0800B224}"/>
      </w:docPartPr>
      <w:docPartBody>
        <w:p w:rsidR="003B2A01" w:rsidRDefault="003B2A01" w:rsidP="003B2A01">
          <w:pPr>
            <w:pStyle w:val="BB5FFE574DBE48D797F09BE19EB77844"/>
          </w:pPr>
          <w:r w:rsidRPr="004051D0">
            <w:rPr>
              <w:rStyle w:val="PlaceholderText"/>
              <w:rFonts w:ascii="Arial" w:hAnsi="Arial" w:cs="Arial"/>
              <w:vanish/>
              <w:color w:val="000000" w:themeColor="text1"/>
              <w:sz w:val="16"/>
              <w:szCs w:val="16"/>
            </w:rPr>
            <w:t>Choose an item.</w:t>
          </w:r>
        </w:p>
      </w:docPartBody>
    </w:docPart>
    <w:docPart>
      <w:docPartPr>
        <w:name w:val="9C6F2DFF04B54F0C925BA715D63F454B"/>
        <w:category>
          <w:name w:val="General"/>
          <w:gallery w:val="placeholder"/>
        </w:category>
        <w:types>
          <w:type w:val="bbPlcHdr"/>
        </w:types>
        <w:behaviors>
          <w:behavior w:val="content"/>
        </w:behaviors>
        <w:guid w:val="{05B88707-74B2-4D08-A5E3-D397DB8950CD}"/>
      </w:docPartPr>
      <w:docPartBody>
        <w:p w:rsidR="003B2A01" w:rsidRDefault="003B2A01" w:rsidP="003B2A01">
          <w:pPr>
            <w:pStyle w:val="9C6F2DFF04B54F0C925BA715D63F454B"/>
          </w:pPr>
          <w:r w:rsidRPr="004051D0">
            <w:rPr>
              <w:rStyle w:val="PlaceholderText"/>
              <w:rFonts w:ascii="Arial" w:hAnsi="Arial" w:cs="Arial"/>
              <w:vanish/>
              <w:color w:val="000000" w:themeColor="text1"/>
              <w:sz w:val="16"/>
              <w:szCs w:val="18"/>
            </w:rPr>
            <w:t>Choose an item.</w:t>
          </w:r>
        </w:p>
      </w:docPartBody>
    </w:docPart>
    <w:docPart>
      <w:docPartPr>
        <w:name w:val="B0B58C77903146FF9C35D87AD5528F4A"/>
        <w:category>
          <w:name w:val="General"/>
          <w:gallery w:val="placeholder"/>
        </w:category>
        <w:types>
          <w:type w:val="bbPlcHdr"/>
        </w:types>
        <w:behaviors>
          <w:behavior w:val="content"/>
        </w:behaviors>
        <w:guid w:val="{DD680F92-E6E3-46BA-B210-E4A1CCDFF26B}"/>
      </w:docPartPr>
      <w:docPartBody>
        <w:p w:rsidR="003B2A01" w:rsidRDefault="003B2A01" w:rsidP="003B2A01">
          <w:pPr>
            <w:pStyle w:val="B0B58C77903146FF9C35D87AD5528F4A"/>
          </w:pPr>
          <w:r w:rsidRPr="004051D0">
            <w:rPr>
              <w:rStyle w:val="PlaceholderText"/>
              <w:rFonts w:ascii="Arial" w:hAnsi="Arial" w:cs="Arial"/>
              <w:vanish/>
              <w:color w:val="000000" w:themeColor="text1"/>
              <w:sz w:val="16"/>
              <w:szCs w:val="16"/>
            </w:rPr>
            <w:t>Choose an item.</w:t>
          </w:r>
        </w:p>
      </w:docPartBody>
    </w:docPart>
    <w:docPart>
      <w:docPartPr>
        <w:name w:val="709D5098B556463DB711F5F6D07A34B9"/>
        <w:category>
          <w:name w:val="General"/>
          <w:gallery w:val="placeholder"/>
        </w:category>
        <w:types>
          <w:type w:val="bbPlcHdr"/>
        </w:types>
        <w:behaviors>
          <w:behavior w:val="content"/>
        </w:behaviors>
        <w:guid w:val="{945C9F4F-0E52-4E50-AFBF-7228E962B2B2}"/>
      </w:docPartPr>
      <w:docPartBody>
        <w:p w:rsidR="003B2A01" w:rsidRDefault="003B2A01" w:rsidP="003B2A01">
          <w:pPr>
            <w:pStyle w:val="709D5098B556463DB711F5F6D07A34B9"/>
          </w:pPr>
          <w:r w:rsidRPr="004051D0">
            <w:rPr>
              <w:rStyle w:val="PlaceholderText"/>
              <w:rFonts w:ascii="Arial" w:hAnsi="Arial" w:cs="Arial"/>
              <w:vanish/>
              <w:color w:val="000000" w:themeColor="text1"/>
              <w:sz w:val="16"/>
              <w:szCs w:val="18"/>
            </w:rPr>
            <w:t>Choose an item.</w:t>
          </w:r>
        </w:p>
      </w:docPartBody>
    </w:docPart>
    <w:docPart>
      <w:docPartPr>
        <w:name w:val="255ECEDC724747D1BE6D972509128F85"/>
        <w:category>
          <w:name w:val="General"/>
          <w:gallery w:val="placeholder"/>
        </w:category>
        <w:types>
          <w:type w:val="bbPlcHdr"/>
        </w:types>
        <w:behaviors>
          <w:behavior w:val="content"/>
        </w:behaviors>
        <w:guid w:val="{D273587C-6818-4E08-983C-85476400345A}"/>
      </w:docPartPr>
      <w:docPartBody>
        <w:p w:rsidR="003B2A01" w:rsidRDefault="003B2A01" w:rsidP="003B2A01">
          <w:pPr>
            <w:pStyle w:val="255ECEDC724747D1BE6D972509128F85"/>
          </w:pPr>
          <w:r w:rsidRPr="004051D0">
            <w:rPr>
              <w:rStyle w:val="PlaceholderText"/>
              <w:rFonts w:ascii="Arial" w:hAnsi="Arial" w:cs="Arial"/>
              <w:vanish/>
              <w:color w:val="000000" w:themeColor="text1"/>
              <w:sz w:val="16"/>
              <w:szCs w:val="16"/>
            </w:rPr>
            <w:t>Choose an item.</w:t>
          </w:r>
        </w:p>
      </w:docPartBody>
    </w:docPart>
    <w:docPart>
      <w:docPartPr>
        <w:name w:val="25E86D7F56D642C9A516F0956E332731"/>
        <w:category>
          <w:name w:val="General"/>
          <w:gallery w:val="placeholder"/>
        </w:category>
        <w:types>
          <w:type w:val="bbPlcHdr"/>
        </w:types>
        <w:behaviors>
          <w:behavior w:val="content"/>
        </w:behaviors>
        <w:guid w:val="{62EDD2A0-C080-4EB9-B99F-F8AABDDAC463}"/>
      </w:docPartPr>
      <w:docPartBody>
        <w:p w:rsidR="003B2A01" w:rsidRDefault="003B2A01" w:rsidP="003B2A01">
          <w:pPr>
            <w:pStyle w:val="25E86D7F56D642C9A516F0956E332731"/>
          </w:pPr>
          <w:r w:rsidRPr="004051D0">
            <w:rPr>
              <w:rStyle w:val="PlaceholderText"/>
              <w:rFonts w:ascii="Arial" w:hAnsi="Arial" w:cs="Arial"/>
              <w:vanish/>
              <w:color w:val="000000" w:themeColor="text1"/>
              <w:sz w:val="16"/>
              <w:szCs w:val="18"/>
            </w:rPr>
            <w:t>Choose an item.</w:t>
          </w:r>
        </w:p>
      </w:docPartBody>
    </w:docPart>
    <w:docPart>
      <w:docPartPr>
        <w:name w:val="AB33E7DACC6049C280D26641A24B2A82"/>
        <w:category>
          <w:name w:val="General"/>
          <w:gallery w:val="placeholder"/>
        </w:category>
        <w:types>
          <w:type w:val="bbPlcHdr"/>
        </w:types>
        <w:behaviors>
          <w:behavior w:val="content"/>
        </w:behaviors>
        <w:guid w:val="{35D0F8FF-BBBF-4FD7-BDDB-AAE78A41BA1F}"/>
      </w:docPartPr>
      <w:docPartBody>
        <w:p w:rsidR="003B2A01" w:rsidRDefault="003B2A01" w:rsidP="003B2A01">
          <w:pPr>
            <w:pStyle w:val="AB33E7DACC6049C280D26641A24B2A82"/>
          </w:pPr>
          <w:r w:rsidRPr="004051D0">
            <w:rPr>
              <w:rStyle w:val="PlaceholderText"/>
              <w:rFonts w:ascii="Arial" w:hAnsi="Arial" w:cs="Arial"/>
              <w:vanish/>
              <w:color w:val="000000" w:themeColor="text1"/>
              <w:sz w:val="16"/>
              <w:szCs w:val="16"/>
            </w:rPr>
            <w:t>Choose an item.</w:t>
          </w:r>
        </w:p>
      </w:docPartBody>
    </w:docPart>
    <w:docPart>
      <w:docPartPr>
        <w:name w:val="F5E76DF90FD34C2C88AED363B063BBFA"/>
        <w:category>
          <w:name w:val="General"/>
          <w:gallery w:val="placeholder"/>
        </w:category>
        <w:types>
          <w:type w:val="bbPlcHdr"/>
        </w:types>
        <w:behaviors>
          <w:behavior w:val="content"/>
        </w:behaviors>
        <w:guid w:val="{DFE0FDBF-0EA6-4CD0-92A8-EDBDD0AAF45A}"/>
      </w:docPartPr>
      <w:docPartBody>
        <w:p w:rsidR="003B2A01" w:rsidRDefault="003B2A01" w:rsidP="003B2A01">
          <w:pPr>
            <w:pStyle w:val="F5E76DF90FD34C2C88AED363B063BBFA"/>
          </w:pPr>
          <w:r w:rsidRPr="004051D0">
            <w:rPr>
              <w:rStyle w:val="PlaceholderText"/>
              <w:rFonts w:ascii="Arial" w:hAnsi="Arial" w:cs="Arial"/>
              <w:vanish/>
              <w:color w:val="000000" w:themeColor="text1"/>
              <w:sz w:val="16"/>
              <w:szCs w:val="18"/>
            </w:rPr>
            <w:t>Choose an item.</w:t>
          </w:r>
        </w:p>
      </w:docPartBody>
    </w:docPart>
    <w:docPart>
      <w:docPartPr>
        <w:name w:val="72AEF05D46A64F1B9A5F44811DCC8C85"/>
        <w:category>
          <w:name w:val="General"/>
          <w:gallery w:val="placeholder"/>
        </w:category>
        <w:types>
          <w:type w:val="bbPlcHdr"/>
        </w:types>
        <w:behaviors>
          <w:behavior w:val="content"/>
        </w:behaviors>
        <w:guid w:val="{2260827D-9E35-45F3-A6DB-00CDF1602BD4}"/>
      </w:docPartPr>
      <w:docPartBody>
        <w:p w:rsidR="003B2A01" w:rsidRDefault="003B2A01" w:rsidP="003B2A01">
          <w:pPr>
            <w:pStyle w:val="72AEF05D46A64F1B9A5F44811DCC8C85"/>
          </w:pPr>
          <w:r w:rsidRPr="004051D0">
            <w:rPr>
              <w:rStyle w:val="PlaceholderText"/>
              <w:rFonts w:ascii="Arial" w:hAnsi="Arial" w:cs="Arial"/>
              <w:vanish/>
              <w:color w:val="000000" w:themeColor="text1"/>
              <w:sz w:val="16"/>
              <w:szCs w:val="16"/>
            </w:rPr>
            <w:t>Choose an item.</w:t>
          </w:r>
        </w:p>
      </w:docPartBody>
    </w:docPart>
    <w:docPart>
      <w:docPartPr>
        <w:name w:val="6E4760E382F2492F9B4A0522C17A04DD"/>
        <w:category>
          <w:name w:val="General"/>
          <w:gallery w:val="placeholder"/>
        </w:category>
        <w:types>
          <w:type w:val="bbPlcHdr"/>
        </w:types>
        <w:behaviors>
          <w:behavior w:val="content"/>
        </w:behaviors>
        <w:guid w:val="{BB00594D-A6EE-492E-AF3D-AB9B1299B1C8}"/>
      </w:docPartPr>
      <w:docPartBody>
        <w:p w:rsidR="003B2A01" w:rsidRDefault="003B2A01" w:rsidP="003B2A01">
          <w:pPr>
            <w:pStyle w:val="6E4760E382F2492F9B4A0522C17A04DD"/>
          </w:pPr>
          <w:r w:rsidRPr="004051D0">
            <w:rPr>
              <w:rStyle w:val="PlaceholderText"/>
              <w:rFonts w:ascii="Arial" w:hAnsi="Arial" w:cs="Arial"/>
              <w:vanish/>
              <w:color w:val="000000" w:themeColor="text1"/>
              <w:sz w:val="16"/>
              <w:szCs w:val="18"/>
            </w:rPr>
            <w:t>Choose an item.</w:t>
          </w:r>
        </w:p>
      </w:docPartBody>
    </w:docPart>
    <w:docPart>
      <w:docPartPr>
        <w:name w:val="CA56B63D2A054CAFB5503861C33FC22B"/>
        <w:category>
          <w:name w:val="General"/>
          <w:gallery w:val="placeholder"/>
        </w:category>
        <w:types>
          <w:type w:val="bbPlcHdr"/>
        </w:types>
        <w:behaviors>
          <w:behavior w:val="content"/>
        </w:behaviors>
        <w:guid w:val="{CA71DF52-AF11-42C1-A906-104EFF397718}"/>
      </w:docPartPr>
      <w:docPartBody>
        <w:p w:rsidR="003B2A01" w:rsidRDefault="003B2A01" w:rsidP="003B2A01">
          <w:pPr>
            <w:pStyle w:val="CA56B63D2A054CAFB5503861C33FC22B"/>
          </w:pPr>
          <w:r w:rsidRPr="004051D0">
            <w:rPr>
              <w:rStyle w:val="PlaceholderText"/>
              <w:rFonts w:ascii="Arial" w:hAnsi="Arial" w:cs="Arial"/>
              <w:vanish/>
              <w:color w:val="000000" w:themeColor="text1"/>
              <w:sz w:val="16"/>
              <w:szCs w:val="16"/>
            </w:rPr>
            <w:t>Choose an item.</w:t>
          </w:r>
        </w:p>
      </w:docPartBody>
    </w:docPart>
    <w:docPart>
      <w:docPartPr>
        <w:name w:val="B172AF9EED8147E6A6C1DE6FE9D127E8"/>
        <w:category>
          <w:name w:val="General"/>
          <w:gallery w:val="placeholder"/>
        </w:category>
        <w:types>
          <w:type w:val="bbPlcHdr"/>
        </w:types>
        <w:behaviors>
          <w:behavior w:val="content"/>
        </w:behaviors>
        <w:guid w:val="{9864C1D3-E9D2-4ACF-A1D1-499101071E3D}"/>
      </w:docPartPr>
      <w:docPartBody>
        <w:p w:rsidR="003B2A01" w:rsidRDefault="003B2A01" w:rsidP="003B2A01">
          <w:pPr>
            <w:pStyle w:val="B172AF9EED8147E6A6C1DE6FE9D127E8"/>
          </w:pPr>
          <w:r w:rsidRPr="004051D0">
            <w:rPr>
              <w:rStyle w:val="PlaceholderText"/>
              <w:rFonts w:ascii="Arial" w:hAnsi="Arial" w:cs="Arial"/>
              <w:vanish/>
              <w:color w:val="000000" w:themeColor="text1"/>
              <w:sz w:val="16"/>
              <w:szCs w:val="18"/>
            </w:rPr>
            <w:t>Choose an item.</w:t>
          </w:r>
        </w:p>
      </w:docPartBody>
    </w:docPart>
    <w:docPart>
      <w:docPartPr>
        <w:name w:val="0388DB51CB1B49E08C091124DD03C31E"/>
        <w:category>
          <w:name w:val="General"/>
          <w:gallery w:val="placeholder"/>
        </w:category>
        <w:types>
          <w:type w:val="bbPlcHdr"/>
        </w:types>
        <w:behaviors>
          <w:behavior w:val="content"/>
        </w:behaviors>
        <w:guid w:val="{89E46D09-3466-4B15-819E-6F3BF4893986}"/>
      </w:docPartPr>
      <w:docPartBody>
        <w:p w:rsidR="005C5441" w:rsidRDefault="00963D3F" w:rsidP="00963D3F">
          <w:pPr>
            <w:pStyle w:val="0388DB51CB1B49E08C091124DD03C31E"/>
          </w:pPr>
          <w:r w:rsidRPr="004051D0">
            <w:rPr>
              <w:rStyle w:val="PlaceholderText"/>
              <w:rFonts w:ascii="Arial" w:hAnsi="Arial" w:cs="Arial"/>
              <w:vanish/>
              <w:color w:val="000000" w:themeColor="text1"/>
              <w:sz w:val="16"/>
              <w:szCs w:val="16"/>
            </w:rPr>
            <w:t>Choose an item.</w:t>
          </w:r>
        </w:p>
      </w:docPartBody>
    </w:docPart>
    <w:docPart>
      <w:docPartPr>
        <w:name w:val="58D57BE07D1542609556B9566E30411F"/>
        <w:category>
          <w:name w:val="General"/>
          <w:gallery w:val="placeholder"/>
        </w:category>
        <w:types>
          <w:type w:val="bbPlcHdr"/>
        </w:types>
        <w:behaviors>
          <w:behavior w:val="content"/>
        </w:behaviors>
        <w:guid w:val="{041825EA-C2F1-4C1E-86EE-C4E7DA35E4E3}"/>
      </w:docPartPr>
      <w:docPartBody>
        <w:p w:rsidR="005C5441" w:rsidRDefault="00963D3F" w:rsidP="00963D3F">
          <w:pPr>
            <w:pStyle w:val="58D57BE07D1542609556B9566E30411F"/>
          </w:pPr>
          <w:r w:rsidRPr="004051D0">
            <w:rPr>
              <w:rStyle w:val="PlaceholderText"/>
              <w:rFonts w:ascii="Arial" w:hAnsi="Arial" w:cs="Arial"/>
              <w:vanish/>
              <w:color w:val="000000" w:themeColor="text1"/>
              <w:sz w:val="16"/>
              <w:szCs w:val="18"/>
            </w:rPr>
            <w:t>Choose an item.</w:t>
          </w:r>
        </w:p>
      </w:docPartBody>
    </w:docPart>
    <w:docPart>
      <w:docPartPr>
        <w:name w:val="411F15D5CB6C4CA8B17DD25E480D16DA"/>
        <w:category>
          <w:name w:val="General"/>
          <w:gallery w:val="placeholder"/>
        </w:category>
        <w:types>
          <w:type w:val="bbPlcHdr"/>
        </w:types>
        <w:behaviors>
          <w:behavior w:val="content"/>
        </w:behaviors>
        <w:guid w:val="{53993934-831A-4168-AFFC-1A4923F2F4D2}"/>
      </w:docPartPr>
      <w:docPartBody>
        <w:p w:rsidR="005C5441" w:rsidRDefault="00963D3F" w:rsidP="00963D3F">
          <w:pPr>
            <w:pStyle w:val="411F15D5CB6C4CA8B17DD25E480D16DA"/>
          </w:pPr>
          <w:r w:rsidRPr="004051D0">
            <w:rPr>
              <w:rFonts w:ascii="Arial" w:hAnsi="Arial" w:cs="Arial"/>
              <w:vanish/>
              <w:color w:val="000000" w:themeColor="text1"/>
              <w:sz w:val="16"/>
              <w:szCs w:val="14"/>
            </w:rPr>
            <w:t>Choose an item.</w:t>
          </w:r>
        </w:p>
      </w:docPartBody>
    </w:docPart>
    <w:docPart>
      <w:docPartPr>
        <w:name w:val="0DA7F6066ED6450F96C6180D0AB919EC"/>
        <w:category>
          <w:name w:val="General"/>
          <w:gallery w:val="placeholder"/>
        </w:category>
        <w:types>
          <w:type w:val="bbPlcHdr"/>
        </w:types>
        <w:behaviors>
          <w:behavior w:val="content"/>
        </w:behaviors>
        <w:guid w:val="{8A64F10F-589B-4EA1-B901-5F0750220108}"/>
      </w:docPartPr>
      <w:docPartBody>
        <w:p w:rsidR="005C5441" w:rsidRDefault="00963D3F" w:rsidP="00963D3F">
          <w:pPr>
            <w:pStyle w:val="0DA7F6066ED6450F96C6180D0AB919EC"/>
          </w:pPr>
          <w:r w:rsidRPr="004051D0">
            <w:rPr>
              <w:rStyle w:val="PlaceholderText"/>
              <w:rFonts w:ascii="Arial" w:hAnsi="Arial" w:cs="Arial"/>
              <w:vanish/>
              <w:color w:val="000000" w:themeColor="text1"/>
              <w:sz w:val="16"/>
              <w:szCs w:val="16"/>
            </w:rPr>
            <w:t>Choose an item.</w:t>
          </w:r>
        </w:p>
      </w:docPartBody>
    </w:docPart>
    <w:docPart>
      <w:docPartPr>
        <w:name w:val="A87FEC0A1C6D4E65B31BA12C8A8490C0"/>
        <w:category>
          <w:name w:val="General"/>
          <w:gallery w:val="placeholder"/>
        </w:category>
        <w:types>
          <w:type w:val="bbPlcHdr"/>
        </w:types>
        <w:behaviors>
          <w:behavior w:val="content"/>
        </w:behaviors>
        <w:guid w:val="{A3B0CCAD-9AF2-47EE-BEF1-897B2B90ED48}"/>
      </w:docPartPr>
      <w:docPartBody>
        <w:p w:rsidR="005C5441" w:rsidRDefault="00963D3F" w:rsidP="00963D3F">
          <w:pPr>
            <w:pStyle w:val="A87FEC0A1C6D4E65B31BA12C8A8490C0"/>
          </w:pPr>
          <w:r w:rsidRPr="004051D0">
            <w:rPr>
              <w:rStyle w:val="PlaceholderText"/>
              <w:rFonts w:ascii="Arial" w:hAnsi="Arial" w:cs="Arial"/>
              <w:vanish/>
              <w:color w:val="000000" w:themeColor="text1"/>
              <w:sz w:val="16"/>
              <w:szCs w:val="18"/>
            </w:rPr>
            <w:t>Choose an item.</w:t>
          </w:r>
        </w:p>
      </w:docPartBody>
    </w:docPart>
    <w:docPart>
      <w:docPartPr>
        <w:name w:val="35FA0E75F6F44E148EC4D510494581F9"/>
        <w:category>
          <w:name w:val="General"/>
          <w:gallery w:val="placeholder"/>
        </w:category>
        <w:types>
          <w:type w:val="bbPlcHdr"/>
        </w:types>
        <w:behaviors>
          <w:behavior w:val="content"/>
        </w:behaviors>
        <w:guid w:val="{03DB20DF-5FD0-43D7-B28A-480C90EC84C5}"/>
      </w:docPartPr>
      <w:docPartBody>
        <w:p w:rsidR="005C5441" w:rsidRDefault="00963D3F" w:rsidP="00963D3F">
          <w:pPr>
            <w:pStyle w:val="35FA0E75F6F44E148EC4D510494581F9"/>
          </w:pPr>
          <w:r w:rsidRPr="004051D0">
            <w:rPr>
              <w:rFonts w:ascii="Arial" w:hAnsi="Arial" w:cs="Arial"/>
              <w:vanish/>
              <w:color w:val="000000" w:themeColor="text1"/>
              <w:sz w:val="16"/>
              <w:szCs w:val="14"/>
            </w:rPr>
            <w:t>Choose an item.</w:t>
          </w:r>
        </w:p>
      </w:docPartBody>
    </w:docPart>
    <w:docPart>
      <w:docPartPr>
        <w:name w:val="1BD323AABFC245CA9B17C974F4FBEC29"/>
        <w:category>
          <w:name w:val="General"/>
          <w:gallery w:val="placeholder"/>
        </w:category>
        <w:types>
          <w:type w:val="bbPlcHdr"/>
        </w:types>
        <w:behaviors>
          <w:behavior w:val="content"/>
        </w:behaviors>
        <w:guid w:val="{ACF4E827-C052-47F1-B459-51B622FCA180}"/>
      </w:docPartPr>
      <w:docPartBody>
        <w:p w:rsidR="005C5441" w:rsidRDefault="00963D3F" w:rsidP="00963D3F">
          <w:pPr>
            <w:pStyle w:val="1BD323AABFC245CA9B17C974F4FBEC29"/>
          </w:pPr>
          <w:r w:rsidRPr="004051D0">
            <w:rPr>
              <w:rStyle w:val="PlaceholderText"/>
              <w:rFonts w:ascii="Arial" w:hAnsi="Arial" w:cs="Arial"/>
              <w:vanish/>
              <w:color w:val="000000" w:themeColor="text1"/>
              <w:sz w:val="16"/>
              <w:szCs w:val="16"/>
            </w:rPr>
            <w:t>Choose an item.</w:t>
          </w:r>
        </w:p>
      </w:docPartBody>
    </w:docPart>
    <w:docPart>
      <w:docPartPr>
        <w:name w:val="B089F84227BF444BA731D1F9E11483A1"/>
        <w:category>
          <w:name w:val="General"/>
          <w:gallery w:val="placeholder"/>
        </w:category>
        <w:types>
          <w:type w:val="bbPlcHdr"/>
        </w:types>
        <w:behaviors>
          <w:behavior w:val="content"/>
        </w:behaviors>
        <w:guid w:val="{FFA49DE2-E51C-470A-8D09-5AB5D52FBE8F}"/>
      </w:docPartPr>
      <w:docPartBody>
        <w:p w:rsidR="005C5441" w:rsidRDefault="00963D3F" w:rsidP="00963D3F">
          <w:pPr>
            <w:pStyle w:val="B089F84227BF444BA731D1F9E11483A1"/>
          </w:pPr>
          <w:r w:rsidRPr="004051D0">
            <w:rPr>
              <w:rStyle w:val="PlaceholderText"/>
              <w:rFonts w:ascii="Arial" w:hAnsi="Arial" w:cs="Arial"/>
              <w:vanish/>
              <w:color w:val="000000" w:themeColor="text1"/>
              <w:sz w:val="16"/>
              <w:szCs w:val="18"/>
            </w:rPr>
            <w:t>Choose an item.</w:t>
          </w:r>
        </w:p>
      </w:docPartBody>
    </w:docPart>
    <w:docPart>
      <w:docPartPr>
        <w:name w:val="245EED169033423E878696C559B41FC2"/>
        <w:category>
          <w:name w:val="General"/>
          <w:gallery w:val="placeholder"/>
        </w:category>
        <w:types>
          <w:type w:val="bbPlcHdr"/>
        </w:types>
        <w:behaviors>
          <w:behavior w:val="content"/>
        </w:behaviors>
        <w:guid w:val="{A9A1D358-1648-4E7D-B199-54E01FC44866}"/>
      </w:docPartPr>
      <w:docPartBody>
        <w:p w:rsidR="005C5441" w:rsidRDefault="00963D3F" w:rsidP="00963D3F">
          <w:pPr>
            <w:pStyle w:val="245EED169033423E878696C559B41FC2"/>
          </w:pPr>
          <w:r w:rsidRPr="004051D0">
            <w:rPr>
              <w:rFonts w:ascii="Arial" w:hAnsi="Arial" w:cs="Arial"/>
              <w:vanish/>
              <w:color w:val="000000" w:themeColor="text1"/>
              <w:sz w:val="16"/>
              <w:szCs w:val="14"/>
            </w:rPr>
            <w:t>Choose an item.</w:t>
          </w:r>
        </w:p>
      </w:docPartBody>
    </w:docPart>
    <w:docPart>
      <w:docPartPr>
        <w:name w:val="DD58B80029A54E128C7664807B1320C8"/>
        <w:category>
          <w:name w:val="General"/>
          <w:gallery w:val="placeholder"/>
        </w:category>
        <w:types>
          <w:type w:val="bbPlcHdr"/>
        </w:types>
        <w:behaviors>
          <w:behavior w:val="content"/>
        </w:behaviors>
        <w:guid w:val="{F647B344-02D5-4E3D-82F3-E7DD048D00A5}"/>
      </w:docPartPr>
      <w:docPartBody>
        <w:p w:rsidR="005C5441" w:rsidRDefault="005C5441" w:rsidP="005C5441">
          <w:pPr>
            <w:pStyle w:val="DD58B80029A54E128C7664807B1320C8"/>
          </w:pPr>
          <w:r w:rsidRPr="004051D0">
            <w:rPr>
              <w:rStyle w:val="PlaceholderText"/>
              <w:rFonts w:ascii="Arial" w:hAnsi="Arial" w:cs="Arial"/>
              <w:vanish/>
              <w:color w:val="000000" w:themeColor="text1"/>
              <w:sz w:val="16"/>
              <w:szCs w:val="16"/>
            </w:rPr>
            <w:t>Choose an item.</w:t>
          </w:r>
        </w:p>
      </w:docPartBody>
    </w:docPart>
    <w:docPart>
      <w:docPartPr>
        <w:name w:val="81E3ED3E6588437582B3EF5CDB289584"/>
        <w:category>
          <w:name w:val="General"/>
          <w:gallery w:val="placeholder"/>
        </w:category>
        <w:types>
          <w:type w:val="bbPlcHdr"/>
        </w:types>
        <w:behaviors>
          <w:behavior w:val="content"/>
        </w:behaviors>
        <w:guid w:val="{A7744EA8-ED8D-4550-B85F-086F2627D537}"/>
      </w:docPartPr>
      <w:docPartBody>
        <w:p w:rsidR="005C5441" w:rsidRDefault="005C5441" w:rsidP="005C5441">
          <w:pPr>
            <w:pStyle w:val="81E3ED3E6588437582B3EF5CDB289584"/>
          </w:pPr>
          <w:r w:rsidRPr="004051D0">
            <w:rPr>
              <w:rStyle w:val="PlaceholderText"/>
              <w:rFonts w:ascii="Arial" w:hAnsi="Arial" w:cs="Arial"/>
              <w:vanish/>
              <w:color w:val="000000" w:themeColor="text1"/>
              <w:sz w:val="16"/>
              <w:szCs w:val="18"/>
            </w:rPr>
            <w:t>Choose an item.</w:t>
          </w:r>
        </w:p>
      </w:docPartBody>
    </w:docPart>
    <w:docPart>
      <w:docPartPr>
        <w:name w:val="6B37F2A2C085422DAF0DA1F7CCBD4255"/>
        <w:category>
          <w:name w:val="General"/>
          <w:gallery w:val="placeholder"/>
        </w:category>
        <w:types>
          <w:type w:val="bbPlcHdr"/>
        </w:types>
        <w:behaviors>
          <w:behavior w:val="content"/>
        </w:behaviors>
        <w:guid w:val="{A7882417-139C-4B52-9908-52CC974C920D}"/>
      </w:docPartPr>
      <w:docPartBody>
        <w:p w:rsidR="005C5441" w:rsidRDefault="005C5441" w:rsidP="005C5441">
          <w:pPr>
            <w:pStyle w:val="6B37F2A2C085422DAF0DA1F7CCBD4255"/>
          </w:pPr>
          <w:r w:rsidRPr="004051D0">
            <w:rPr>
              <w:rFonts w:ascii="Arial" w:hAnsi="Arial" w:cs="Arial"/>
              <w:vanish/>
              <w:color w:val="000000" w:themeColor="text1"/>
              <w:sz w:val="16"/>
              <w:szCs w:val="14"/>
            </w:rPr>
            <w:t>Choose an item.</w:t>
          </w:r>
        </w:p>
      </w:docPartBody>
    </w:docPart>
    <w:docPart>
      <w:docPartPr>
        <w:name w:val="32CB3666A77E48E2835C700B309D7515"/>
        <w:category>
          <w:name w:val="General"/>
          <w:gallery w:val="placeholder"/>
        </w:category>
        <w:types>
          <w:type w:val="bbPlcHdr"/>
        </w:types>
        <w:behaviors>
          <w:behavior w:val="content"/>
        </w:behaviors>
        <w:guid w:val="{30409BD5-F22B-4BE8-AD2B-CB41C4541CE8}"/>
      </w:docPartPr>
      <w:docPartBody>
        <w:p w:rsidR="005C5441" w:rsidRDefault="005C5441" w:rsidP="005C5441">
          <w:pPr>
            <w:pStyle w:val="32CB3666A77E48E2835C700B309D7515"/>
          </w:pPr>
          <w:r w:rsidRPr="004051D0">
            <w:rPr>
              <w:rStyle w:val="PlaceholderText"/>
              <w:rFonts w:ascii="Arial" w:hAnsi="Arial" w:cs="Arial"/>
              <w:vanish/>
              <w:color w:val="000000" w:themeColor="text1"/>
              <w:sz w:val="16"/>
              <w:szCs w:val="16"/>
            </w:rPr>
            <w:t>Choose an item.</w:t>
          </w:r>
        </w:p>
      </w:docPartBody>
    </w:docPart>
    <w:docPart>
      <w:docPartPr>
        <w:name w:val="FCF9DBC00FCD4C9EB5BD46D0B345DDD3"/>
        <w:category>
          <w:name w:val="General"/>
          <w:gallery w:val="placeholder"/>
        </w:category>
        <w:types>
          <w:type w:val="bbPlcHdr"/>
        </w:types>
        <w:behaviors>
          <w:behavior w:val="content"/>
        </w:behaviors>
        <w:guid w:val="{4C4A739F-B298-467E-80CB-E70461F1E639}"/>
      </w:docPartPr>
      <w:docPartBody>
        <w:p w:rsidR="005C5441" w:rsidRDefault="005C5441" w:rsidP="005C5441">
          <w:pPr>
            <w:pStyle w:val="FCF9DBC00FCD4C9EB5BD46D0B345DDD3"/>
          </w:pPr>
          <w:r w:rsidRPr="004051D0">
            <w:rPr>
              <w:rStyle w:val="PlaceholderText"/>
              <w:rFonts w:ascii="Arial" w:hAnsi="Arial" w:cs="Arial"/>
              <w:vanish/>
              <w:color w:val="000000" w:themeColor="text1"/>
              <w:sz w:val="16"/>
              <w:szCs w:val="18"/>
            </w:rPr>
            <w:t>Choose an item.</w:t>
          </w:r>
        </w:p>
      </w:docPartBody>
    </w:docPart>
    <w:docPart>
      <w:docPartPr>
        <w:name w:val="4D11A8BEA08F4D80A559874E11A89723"/>
        <w:category>
          <w:name w:val="General"/>
          <w:gallery w:val="placeholder"/>
        </w:category>
        <w:types>
          <w:type w:val="bbPlcHdr"/>
        </w:types>
        <w:behaviors>
          <w:behavior w:val="content"/>
        </w:behaviors>
        <w:guid w:val="{BFDE46C2-4ED1-4B77-A6FA-33DD7EA4E580}"/>
      </w:docPartPr>
      <w:docPartBody>
        <w:p w:rsidR="005C5441" w:rsidRDefault="005C5441" w:rsidP="005C5441">
          <w:pPr>
            <w:pStyle w:val="4D11A8BEA08F4D80A559874E11A89723"/>
          </w:pPr>
          <w:r w:rsidRPr="004051D0">
            <w:rPr>
              <w:rFonts w:ascii="Arial" w:hAnsi="Arial" w:cs="Arial"/>
              <w:vanish/>
              <w:color w:val="000000" w:themeColor="text1"/>
              <w:sz w:val="16"/>
              <w:szCs w:val="14"/>
            </w:rPr>
            <w:t>Choose an item.</w:t>
          </w:r>
        </w:p>
      </w:docPartBody>
    </w:docPart>
    <w:docPart>
      <w:docPartPr>
        <w:name w:val="7912ED8635974E0885B0F13100271045"/>
        <w:category>
          <w:name w:val="General"/>
          <w:gallery w:val="placeholder"/>
        </w:category>
        <w:types>
          <w:type w:val="bbPlcHdr"/>
        </w:types>
        <w:behaviors>
          <w:behavior w:val="content"/>
        </w:behaviors>
        <w:guid w:val="{52DB1163-613B-4598-B808-5C385CF87ADD}"/>
      </w:docPartPr>
      <w:docPartBody>
        <w:p w:rsidR="00E17D98" w:rsidRDefault="00E17D98" w:rsidP="00E17D98">
          <w:pPr>
            <w:pStyle w:val="7912ED8635974E0885B0F13100271045"/>
          </w:pPr>
          <w:r w:rsidRPr="004051D0">
            <w:rPr>
              <w:rStyle w:val="PlaceholderText"/>
              <w:rFonts w:ascii="Arial" w:hAnsi="Arial" w:cs="Arial"/>
              <w:vanish/>
              <w:color w:val="000000" w:themeColor="text1"/>
              <w:sz w:val="16"/>
              <w:szCs w:val="16"/>
            </w:rPr>
            <w:t>Choose an item.</w:t>
          </w:r>
        </w:p>
      </w:docPartBody>
    </w:docPart>
    <w:docPart>
      <w:docPartPr>
        <w:name w:val="640B45A1628F47E5917C050CD8FFF851"/>
        <w:category>
          <w:name w:val="General"/>
          <w:gallery w:val="placeholder"/>
        </w:category>
        <w:types>
          <w:type w:val="bbPlcHdr"/>
        </w:types>
        <w:behaviors>
          <w:behavior w:val="content"/>
        </w:behaviors>
        <w:guid w:val="{AEBBC1A8-F777-46F5-A670-72A279044897}"/>
      </w:docPartPr>
      <w:docPartBody>
        <w:p w:rsidR="00E17D98" w:rsidRDefault="00E17D98" w:rsidP="00E17D98">
          <w:pPr>
            <w:pStyle w:val="640B45A1628F47E5917C050CD8FFF851"/>
          </w:pPr>
          <w:r w:rsidRPr="004051D0">
            <w:rPr>
              <w:rStyle w:val="PlaceholderText"/>
              <w:rFonts w:ascii="Arial" w:hAnsi="Arial" w:cs="Arial"/>
              <w:vanish/>
              <w:color w:val="000000" w:themeColor="text1"/>
              <w:sz w:val="16"/>
              <w:szCs w:val="18"/>
            </w:rPr>
            <w:t>Choose an item.</w:t>
          </w:r>
        </w:p>
      </w:docPartBody>
    </w:docPart>
    <w:docPart>
      <w:docPartPr>
        <w:name w:val="E10BA5D18E2A4AACAE47231B0F1741B7"/>
        <w:category>
          <w:name w:val="General"/>
          <w:gallery w:val="placeholder"/>
        </w:category>
        <w:types>
          <w:type w:val="bbPlcHdr"/>
        </w:types>
        <w:behaviors>
          <w:behavior w:val="content"/>
        </w:behaviors>
        <w:guid w:val="{D93773BB-6939-4F28-AF88-8D89AB422B8C}"/>
      </w:docPartPr>
      <w:docPartBody>
        <w:p w:rsidR="00E17D98" w:rsidRDefault="00E17D98" w:rsidP="00E17D98">
          <w:pPr>
            <w:pStyle w:val="E10BA5D18E2A4AACAE47231B0F1741B7"/>
          </w:pPr>
          <w:r w:rsidRPr="004051D0">
            <w:rPr>
              <w:rStyle w:val="PlaceholderText"/>
              <w:rFonts w:ascii="Arial" w:hAnsi="Arial" w:cs="Arial"/>
              <w:vanish/>
              <w:color w:val="000000" w:themeColor="text1"/>
              <w:sz w:val="16"/>
              <w:szCs w:val="16"/>
            </w:rPr>
            <w:t>Choose an item.</w:t>
          </w:r>
        </w:p>
      </w:docPartBody>
    </w:docPart>
    <w:docPart>
      <w:docPartPr>
        <w:name w:val="0267A25726F0448AA3CCDAEB15ADCA2C"/>
        <w:category>
          <w:name w:val="General"/>
          <w:gallery w:val="placeholder"/>
        </w:category>
        <w:types>
          <w:type w:val="bbPlcHdr"/>
        </w:types>
        <w:behaviors>
          <w:behavior w:val="content"/>
        </w:behaviors>
        <w:guid w:val="{AB077288-FD64-4853-BA43-39619FAFFE50}"/>
      </w:docPartPr>
      <w:docPartBody>
        <w:p w:rsidR="00E17D98" w:rsidRDefault="00E17D98" w:rsidP="00E17D98">
          <w:pPr>
            <w:pStyle w:val="0267A25726F0448AA3CCDAEB15ADCA2C"/>
          </w:pPr>
          <w:r w:rsidRPr="004051D0">
            <w:rPr>
              <w:rStyle w:val="PlaceholderText"/>
              <w:rFonts w:ascii="Arial" w:hAnsi="Arial" w:cs="Arial"/>
              <w:vanish/>
              <w:color w:val="000000" w:themeColor="text1"/>
              <w:sz w:val="16"/>
              <w:szCs w:val="18"/>
            </w:rPr>
            <w:t>Choose an item.</w:t>
          </w:r>
        </w:p>
      </w:docPartBody>
    </w:docPart>
    <w:docPart>
      <w:docPartPr>
        <w:name w:val="CC0F7FDD1C464AE4A1E80B2347BE74BE"/>
        <w:category>
          <w:name w:val="General"/>
          <w:gallery w:val="placeholder"/>
        </w:category>
        <w:types>
          <w:type w:val="bbPlcHdr"/>
        </w:types>
        <w:behaviors>
          <w:behavior w:val="content"/>
        </w:behaviors>
        <w:guid w:val="{895BFA14-36CC-48CE-A530-2624FB077DEE}"/>
      </w:docPartPr>
      <w:docPartBody>
        <w:p w:rsidR="00E17D98" w:rsidRDefault="00E17D98" w:rsidP="00E17D98">
          <w:pPr>
            <w:pStyle w:val="CC0F7FDD1C464AE4A1E80B2347BE74BE"/>
          </w:pPr>
          <w:r w:rsidRPr="004051D0">
            <w:rPr>
              <w:rStyle w:val="PlaceholderText"/>
              <w:rFonts w:ascii="Arial" w:hAnsi="Arial" w:cs="Arial"/>
              <w:vanish/>
              <w:color w:val="000000" w:themeColor="text1"/>
              <w:sz w:val="16"/>
              <w:szCs w:val="16"/>
            </w:rPr>
            <w:t>Choose an item.</w:t>
          </w:r>
        </w:p>
      </w:docPartBody>
    </w:docPart>
    <w:docPart>
      <w:docPartPr>
        <w:name w:val="074475ADECDF479EB2108593673CBEC0"/>
        <w:category>
          <w:name w:val="General"/>
          <w:gallery w:val="placeholder"/>
        </w:category>
        <w:types>
          <w:type w:val="bbPlcHdr"/>
        </w:types>
        <w:behaviors>
          <w:behavior w:val="content"/>
        </w:behaviors>
        <w:guid w:val="{2A389D87-E03A-4908-A3A6-ED107D6B9AEB}"/>
      </w:docPartPr>
      <w:docPartBody>
        <w:p w:rsidR="00E17D98" w:rsidRDefault="00E17D98" w:rsidP="00E17D98">
          <w:pPr>
            <w:pStyle w:val="074475ADECDF479EB2108593673CBEC0"/>
          </w:pPr>
          <w:r w:rsidRPr="004051D0">
            <w:rPr>
              <w:rStyle w:val="PlaceholderText"/>
              <w:rFonts w:ascii="Arial" w:hAnsi="Arial" w:cs="Arial"/>
              <w:vanish/>
              <w:color w:val="000000" w:themeColor="text1"/>
              <w:sz w:val="16"/>
              <w:szCs w:val="18"/>
            </w:rPr>
            <w:t>Choose an item.</w:t>
          </w:r>
        </w:p>
      </w:docPartBody>
    </w:docPart>
    <w:docPart>
      <w:docPartPr>
        <w:name w:val="1EE1CF8DC1F34C25A128FBCCD81ABF14"/>
        <w:category>
          <w:name w:val="General"/>
          <w:gallery w:val="placeholder"/>
        </w:category>
        <w:types>
          <w:type w:val="bbPlcHdr"/>
        </w:types>
        <w:behaviors>
          <w:behavior w:val="content"/>
        </w:behaviors>
        <w:guid w:val="{24CD6FF3-E899-456A-BFB3-F3F4D38FF15F}"/>
      </w:docPartPr>
      <w:docPartBody>
        <w:p w:rsidR="00CC7A0C" w:rsidRDefault="0017046A" w:rsidP="0017046A">
          <w:pPr>
            <w:pStyle w:val="1EE1CF8DC1F34C25A128FBCCD81ABF14"/>
          </w:pPr>
          <w:r w:rsidRPr="004051D0">
            <w:rPr>
              <w:rStyle w:val="PlaceholderText"/>
              <w:rFonts w:ascii="Arial" w:hAnsi="Arial" w:cs="Arial"/>
              <w:vanish/>
              <w:color w:val="000000" w:themeColor="text1"/>
              <w:sz w:val="16"/>
              <w:szCs w:val="16"/>
            </w:rPr>
            <w:t>Choose an item.</w:t>
          </w:r>
        </w:p>
      </w:docPartBody>
    </w:docPart>
    <w:docPart>
      <w:docPartPr>
        <w:name w:val="7E6039AFEBC143D7AC93F8B6C34BA6AF"/>
        <w:category>
          <w:name w:val="General"/>
          <w:gallery w:val="placeholder"/>
        </w:category>
        <w:types>
          <w:type w:val="bbPlcHdr"/>
        </w:types>
        <w:behaviors>
          <w:behavior w:val="content"/>
        </w:behaviors>
        <w:guid w:val="{6033E521-4332-4A33-8844-9C82EA37D6E2}"/>
      </w:docPartPr>
      <w:docPartBody>
        <w:p w:rsidR="00CC7A0C" w:rsidRDefault="0017046A" w:rsidP="0017046A">
          <w:pPr>
            <w:pStyle w:val="7E6039AFEBC143D7AC93F8B6C34BA6AF"/>
          </w:pPr>
          <w:r w:rsidRPr="004051D0">
            <w:rPr>
              <w:rStyle w:val="PlaceholderText"/>
              <w:rFonts w:ascii="Arial" w:hAnsi="Arial" w:cs="Arial"/>
              <w:vanish/>
              <w:color w:val="000000" w:themeColor="text1"/>
              <w:sz w:val="16"/>
              <w:szCs w:val="18"/>
            </w:rPr>
            <w:t>Choose an item.</w:t>
          </w:r>
        </w:p>
      </w:docPartBody>
    </w:docPart>
    <w:docPart>
      <w:docPartPr>
        <w:name w:val="C665FE7FAF3F462CB69692C7BAD34BBC"/>
        <w:category>
          <w:name w:val="General"/>
          <w:gallery w:val="placeholder"/>
        </w:category>
        <w:types>
          <w:type w:val="bbPlcHdr"/>
        </w:types>
        <w:behaviors>
          <w:behavior w:val="content"/>
        </w:behaviors>
        <w:guid w:val="{E22836D1-334E-4D83-A2D7-265631204E2B}"/>
      </w:docPartPr>
      <w:docPartBody>
        <w:p w:rsidR="00CC7A0C" w:rsidRDefault="0017046A" w:rsidP="0017046A">
          <w:pPr>
            <w:pStyle w:val="C665FE7FAF3F462CB69692C7BAD34BBC"/>
          </w:pPr>
          <w:r w:rsidRPr="004051D0">
            <w:rPr>
              <w:rStyle w:val="PlaceholderText"/>
              <w:rFonts w:ascii="Arial" w:hAnsi="Arial" w:cs="Arial"/>
              <w:vanish/>
              <w:color w:val="000000" w:themeColor="text1"/>
              <w:sz w:val="16"/>
              <w:szCs w:val="16"/>
            </w:rPr>
            <w:t>Choose an item.</w:t>
          </w:r>
        </w:p>
      </w:docPartBody>
    </w:docPart>
    <w:docPart>
      <w:docPartPr>
        <w:name w:val="5F850C5A56F849F6B06483240AA8B92F"/>
        <w:category>
          <w:name w:val="General"/>
          <w:gallery w:val="placeholder"/>
        </w:category>
        <w:types>
          <w:type w:val="bbPlcHdr"/>
        </w:types>
        <w:behaviors>
          <w:behavior w:val="content"/>
        </w:behaviors>
        <w:guid w:val="{40C748E3-B3C6-4EC2-B97E-59968C5C330C}"/>
      </w:docPartPr>
      <w:docPartBody>
        <w:p w:rsidR="00CC7A0C" w:rsidRDefault="0017046A" w:rsidP="0017046A">
          <w:pPr>
            <w:pStyle w:val="5F850C5A56F849F6B06483240AA8B92F"/>
          </w:pPr>
          <w:r w:rsidRPr="004051D0">
            <w:rPr>
              <w:rStyle w:val="PlaceholderText"/>
              <w:rFonts w:ascii="Arial" w:hAnsi="Arial" w:cs="Arial"/>
              <w:vanish/>
              <w:color w:val="000000" w:themeColor="text1"/>
              <w:sz w:val="16"/>
              <w:szCs w:val="18"/>
            </w:rPr>
            <w:t>Choose an item.</w:t>
          </w:r>
        </w:p>
      </w:docPartBody>
    </w:docPart>
    <w:docPart>
      <w:docPartPr>
        <w:name w:val="F1D8565D8B484E7EB33EF764A53F67D8"/>
        <w:category>
          <w:name w:val="General"/>
          <w:gallery w:val="placeholder"/>
        </w:category>
        <w:types>
          <w:type w:val="bbPlcHdr"/>
        </w:types>
        <w:behaviors>
          <w:behavior w:val="content"/>
        </w:behaviors>
        <w:guid w:val="{86F286E9-F728-46F0-8867-E56ABCF2EF6D}"/>
      </w:docPartPr>
      <w:docPartBody>
        <w:p w:rsidR="00CC7A0C" w:rsidRDefault="0017046A" w:rsidP="0017046A">
          <w:pPr>
            <w:pStyle w:val="F1D8565D8B484E7EB33EF764A53F67D8"/>
          </w:pPr>
          <w:r w:rsidRPr="004051D0">
            <w:rPr>
              <w:rStyle w:val="PlaceholderText"/>
              <w:rFonts w:ascii="Arial" w:hAnsi="Arial" w:cs="Arial"/>
              <w:vanish/>
              <w:color w:val="000000" w:themeColor="text1"/>
              <w:sz w:val="16"/>
              <w:szCs w:val="16"/>
            </w:rPr>
            <w:t>Choose an item.</w:t>
          </w:r>
        </w:p>
      </w:docPartBody>
    </w:docPart>
    <w:docPart>
      <w:docPartPr>
        <w:name w:val="0F7CE957CF27456F8942AB02DFE96585"/>
        <w:category>
          <w:name w:val="General"/>
          <w:gallery w:val="placeholder"/>
        </w:category>
        <w:types>
          <w:type w:val="bbPlcHdr"/>
        </w:types>
        <w:behaviors>
          <w:behavior w:val="content"/>
        </w:behaviors>
        <w:guid w:val="{68248FF0-C27E-472E-BDEC-3C83A7BA50B5}"/>
      </w:docPartPr>
      <w:docPartBody>
        <w:p w:rsidR="00CC7A0C" w:rsidRDefault="0017046A" w:rsidP="0017046A">
          <w:pPr>
            <w:pStyle w:val="0F7CE957CF27456F8942AB02DFE96585"/>
          </w:pPr>
          <w:r w:rsidRPr="004051D0">
            <w:rPr>
              <w:rStyle w:val="PlaceholderText"/>
              <w:rFonts w:ascii="Arial" w:hAnsi="Arial" w:cs="Arial"/>
              <w:vanish/>
              <w:color w:val="000000" w:themeColor="text1"/>
              <w:sz w:val="16"/>
              <w:szCs w:val="18"/>
            </w:rPr>
            <w:t>Choose an item.</w:t>
          </w:r>
        </w:p>
      </w:docPartBody>
    </w:docPart>
    <w:docPart>
      <w:docPartPr>
        <w:name w:val="7CB1A5DE9E8147B0955411E655667B2A"/>
        <w:category>
          <w:name w:val="General"/>
          <w:gallery w:val="placeholder"/>
        </w:category>
        <w:types>
          <w:type w:val="bbPlcHdr"/>
        </w:types>
        <w:behaviors>
          <w:behavior w:val="content"/>
        </w:behaviors>
        <w:guid w:val="{1ACBD786-1075-4690-96A5-5577B105F4B1}"/>
      </w:docPartPr>
      <w:docPartBody>
        <w:p w:rsidR="00CC7A0C" w:rsidRDefault="0017046A" w:rsidP="0017046A">
          <w:pPr>
            <w:pStyle w:val="7CB1A5DE9E8147B0955411E655667B2A"/>
          </w:pPr>
          <w:r w:rsidRPr="004051D0">
            <w:rPr>
              <w:rStyle w:val="PlaceholderText"/>
              <w:rFonts w:ascii="Arial" w:hAnsi="Arial" w:cs="Arial"/>
              <w:vanish/>
              <w:color w:val="000000" w:themeColor="text1"/>
              <w:sz w:val="16"/>
              <w:szCs w:val="16"/>
            </w:rPr>
            <w:t>Choose an item.</w:t>
          </w:r>
        </w:p>
      </w:docPartBody>
    </w:docPart>
    <w:docPart>
      <w:docPartPr>
        <w:name w:val="CF049FCA336D429DBE2736B8691B5240"/>
        <w:category>
          <w:name w:val="General"/>
          <w:gallery w:val="placeholder"/>
        </w:category>
        <w:types>
          <w:type w:val="bbPlcHdr"/>
        </w:types>
        <w:behaviors>
          <w:behavior w:val="content"/>
        </w:behaviors>
        <w:guid w:val="{932CD033-6233-4BBF-9971-1FFDC6F81362}"/>
      </w:docPartPr>
      <w:docPartBody>
        <w:p w:rsidR="00CC7A0C" w:rsidRDefault="0017046A" w:rsidP="0017046A">
          <w:pPr>
            <w:pStyle w:val="CF049FCA336D429DBE2736B8691B5240"/>
          </w:pPr>
          <w:r w:rsidRPr="004051D0">
            <w:rPr>
              <w:rStyle w:val="PlaceholderText"/>
              <w:rFonts w:ascii="Arial" w:hAnsi="Arial" w:cs="Arial"/>
              <w:vanish/>
              <w:color w:val="000000" w:themeColor="text1"/>
              <w:sz w:val="16"/>
              <w:szCs w:val="18"/>
            </w:rPr>
            <w:t>Choose an item.</w:t>
          </w:r>
        </w:p>
      </w:docPartBody>
    </w:docPart>
    <w:docPart>
      <w:docPartPr>
        <w:name w:val="669A08E7B9E04DC089F6AA493B946FB1"/>
        <w:category>
          <w:name w:val="General"/>
          <w:gallery w:val="placeholder"/>
        </w:category>
        <w:types>
          <w:type w:val="bbPlcHdr"/>
        </w:types>
        <w:behaviors>
          <w:behavior w:val="content"/>
        </w:behaviors>
        <w:guid w:val="{3F76E7A5-BCE3-4734-B148-DEDA1FA02422}"/>
      </w:docPartPr>
      <w:docPartBody>
        <w:p w:rsidR="009804F2" w:rsidRDefault="009804F2" w:rsidP="009804F2">
          <w:pPr>
            <w:pStyle w:val="669A08E7B9E04DC089F6AA493B946FB1"/>
          </w:pPr>
          <w:r w:rsidRPr="004051D0">
            <w:rPr>
              <w:rStyle w:val="PlaceholderText"/>
              <w:rFonts w:ascii="Arial" w:hAnsi="Arial" w:cs="Arial"/>
              <w:vanish/>
              <w:color w:val="000000" w:themeColor="text1"/>
              <w:sz w:val="16"/>
              <w:szCs w:val="16"/>
            </w:rPr>
            <w:t>Choose an item.</w:t>
          </w:r>
        </w:p>
      </w:docPartBody>
    </w:docPart>
    <w:docPart>
      <w:docPartPr>
        <w:name w:val="D571E7CF14A94F73A52EECA71BF3DECD"/>
        <w:category>
          <w:name w:val="General"/>
          <w:gallery w:val="placeholder"/>
        </w:category>
        <w:types>
          <w:type w:val="bbPlcHdr"/>
        </w:types>
        <w:behaviors>
          <w:behavior w:val="content"/>
        </w:behaviors>
        <w:guid w:val="{BDCD3332-3E84-4189-8655-0DD824CAA45C}"/>
      </w:docPartPr>
      <w:docPartBody>
        <w:p w:rsidR="009804F2" w:rsidRDefault="009804F2" w:rsidP="009804F2">
          <w:pPr>
            <w:pStyle w:val="D571E7CF14A94F73A52EECA71BF3DECD"/>
          </w:pPr>
          <w:r w:rsidRPr="004051D0">
            <w:rPr>
              <w:rStyle w:val="PlaceholderText"/>
              <w:rFonts w:ascii="Arial" w:hAnsi="Arial" w:cs="Arial"/>
              <w:vanish/>
              <w:color w:val="000000" w:themeColor="text1"/>
              <w:sz w:val="16"/>
              <w:szCs w:val="18"/>
            </w:rPr>
            <w:t>Choose an item.</w:t>
          </w:r>
        </w:p>
      </w:docPartBody>
    </w:docPart>
    <w:docPart>
      <w:docPartPr>
        <w:name w:val="D806226E714D44D98B98B2B6166DE59D"/>
        <w:category>
          <w:name w:val="General"/>
          <w:gallery w:val="placeholder"/>
        </w:category>
        <w:types>
          <w:type w:val="bbPlcHdr"/>
        </w:types>
        <w:behaviors>
          <w:behavior w:val="content"/>
        </w:behaviors>
        <w:guid w:val="{295E709E-FC52-441F-882E-0307A52EE249}"/>
      </w:docPartPr>
      <w:docPartBody>
        <w:p w:rsidR="00B15E33" w:rsidRDefault="00666421" w:rsidP="00666421">
          <w:pPr>
            <w:pStyle w:val="D806226E714D44D98B98B2B6166DE59D"/>
          </w:pPr>
          <w:r w:rsidRPr="004051D0">
            <w:rPr>
              <w:rStyle w:val="PlaceholderText"/>
              <w:rFonts w:ascii="Arial" w:hAnsi="Arial" w:cs="Arial"/>
              <w:vanish/>
              <w:color w:val="000000" w:themeColor="text1"/>
              <w:sz w:val="16"/>
              <w:szCs w:val="16"/>
            </w:rPr>
            <w:t>Choose an item.</w:t>
          </w:r>
        </w:p>
      </w:docPartBody>
    </w:docPart>
    <w:docPart>
      <w:docPartPr>
        <w:name w:val="7163BC8EE37C4E8CA1BD04D1C37871EC"/>
        <w:category>
          <w:name w:val="General"/>
          <w:gallery w:val="placeholder"/>
        </w:category>
        <w:types>
          <w:type w:val="bbPlcHdr"/>
        </w:types>
        <w:behaviors>
          <w:behavior w:val="content"/>
        </w:behaviors>
        <w:guid w:val="{F378296A-4FD4-490F-93B2-1298BD8BA531}"/>
      </w:docPartPr>
      <w:docPartBody>
        <w:p w:rsidR="00B15E33" w:rsidRDefault="00666421" w:rsidP="00666421">
          <w:pPr>
            <w:pStyle w:val="7163BC8EE37C4E8CA1BD04D1C37871EC"/>
          </w:pPr>
          <w:r w:rsidRPr="004051D0">
            <w:rPr>
              <w:rStyle w:val="PlaceholderText"/>
              <w:rFonts w:ascii="Arial" w:hAnsi="Arial" w:cs="Arial"/>
              <w:vanish/>
              <w:color w:val="000000" w:themeColor="text1"/>
              <w:sz w:val="16"/>
              <w:szCs w:val="18"/>
            </w:rPr>
            <w:t>Choose an item.</w:t>
          </w:r>
        </w:p>
      </w:docPartBody>
    </w:docPart>
    <w:docPart>
      <w:docPartPr>
        <w:name w:val="903EB92EFB6045EDB0B772653874EDAF"/>
        <w:category>
          <w:name w:val="General"/>
          <w:gallery w:val="placeholder"/>
        </w:category>
        <w:types>
          <w:type w:val="bbPlcHdr"/>
        </w:types>
        <w:behaviors>
          <w:behavior w:val="content"/>
        </w:behaviors>
        <w:guid w:val="{C97632AA-CE1E-4B68-8C44-46A83CBD1C2E}"/>
      </w:docPartPr>
      <w:docPartBody>
        <w:p w:rsidR="00B15E33" w:rsidRDefault="00666421" w:rsidP="00666421">
          <w:pPr>
            <w:pStyle w:val="903EB92EFB6045EDB0B772653874EDAF"/>
          </w:pPr>
          <w:r w:rsidRPr="004051D0">
            <w:rPr>
              <w:rFonts w:ascii="Arial" w:hAnsi="Arial" w:cs="Arial"/>
              <w:vanish/>
              <w:color w:val="000000" w:themeColor="text1"/>
              <w:sz w:val="16"/>
              <w:szCs w:val="14"/>
            </w:rPr>
            <w:t>Choose an item.</w:t>
          </w:r>
        </w:p>
      </w:docPartBody>
    </w:docPart>
    <w:docPart>
      <w:docPartPr>
        <w:name w:val="343D0CB02249440BA460A01F0B1BB9FE"/>
        <w:category>
          <w:name w:val="General"/>
          <w:gallery w:val="placeholder"/>
        </w:category>
        <w:types>
          <w:type w:val="bbPlcHdr"/>
        </w:types>
        <w:behaviors>
          <w:behavior w:val="content"/>
        </w:behaviors>
        <w:guid w:val="{F00ED232-CEE8-474B-9222-FED38CB5575B}"/>
      </w:docPartPr>
      <w:docPartBody>
        <w:p w:rsidR="00252489" w:rsidRDefault="00E17D98">
          <w:pPr>
            <w:pStyle w:val="343D0CB02249440BA460A01F0B1BB9FE"/>
          </w:pPr>
          <w:r w:rsidRPr="004051D0">
            <w:rPr>
              <w:rFonts w:ascii="Arial" w:hAnsi="Arial" w:cs="Arial"/>
              <w:vanish/>
              <w:color w:val="000000" w:themeColor="text1"/>
              <w:sz w:val="16"/>
              <w:szCs w:val="14"/>
            </w:rPr>
            <w:t>Choose an item.</w:t>
          </w:r>
        </w:p>
      </w:docPartBody>
    </w:docPart>
    <w:docPart>
      <w:docPartPr>
        <w:name w:val="F6FAD8F7F28243E69D0A3C6814211B7C"/>
        <w:category>
          <w:name w:val="General"/>
          <w:gallery w:val="placeholder"/>
        </w:category>
        <w:types>
          <w:type w:val="bbPlcHdr"/>
        </w:types>
        <w:behaviors>
          <w:behavior w:val="content"/>
        </w:behaviors>
        <w:guid w:val="{8BE97CC5-33F0-4810-A822-803FBEA6989E}"/>
      </w:docPartPr>
      <w:docPartBody>
        <w:p w:rsidR="00252489" w:rsidRDefault="009804F2">
          <w:pPr>
            <w:pStyle w:val="F6FAD8F7F28243E69D0A3C6814211B7C"/>
          </w:pPr>
          <w:r w:rsidRPr="004051D0">
            <w:rPr>
              <w:rFonts w:ascii="Arial" w:hAnsi="Arial" w:cs="Arial"/>
              <w:vanish/>
              <w:color w:val="000000" w:themeColor="text1"/>
              <w:sz w:val="16"/>
              <w:szCs w:val="14"/>
            </w:rPr>
            <w:t>Choose an item.</w:t>
          </w:r>
        </w:p>
      </w:docPartBody>
    </w:docPart>
    <w:docPart>
      <w:docPartPr>
        <w:name w:val="C684F6AA147B477989C405AFE4058297"/>
        <w:category>
          <w:name w:val="General"/>
          <w:gallery w:val="placeholder"/>
        </w:category>
        <w:types>
          <w:type w:val="bbPlcHdr"/>
        </w:types>
        <w:behaviors>
          <w:behavior w:val="content"/>
        </w:behaviors>
        <w:guid w:val="{869CF678-0B6B-44AD-A18F-2DE3CD841B1E}"/>
      </w:docPartPr>
      <w:docPartBody>
        <w:p w:rsidR="00252489" w:rsidRDefault="003B2A01">
          <w:pPr>
            <w:pStyle w:val="C684F6AA147B477989C405AFE4058297"/>
          </w:pPr>
          <w:r w:rsidRPr="004051D0">
            <w:rPr>
              <w:rFonts w:ascii="Arial" w:hAnsi="Arial" w:cs="Arial"/>
              <w:vanish/>
              <w:color w:val="000000" w:themeColor="text1"/>
              <w:sz w:val="16"/>
              <w:szCs w:val="14"/>
            </w:rPr>
            <w:t>Choose an item.</w:t>
          </w:r>
        </w:p>
      </w:docPartBody>
    </w:docPart>
    <w:docPart>
      <w:docPartPr>
        <w:name w:val="5C34911DD5074485A21AE3D2A3B10525"/>
        <w:category>
          <w:name w:val="General"/>
          <w:gallery w:val="placeholder"/>
        </w:category>
        <w:types>
          <w:type w:val="bbPlcHdr"/>
        </w:types>
        <w:behaviors>
          <w:behavior w:val="content"/>
        </w:behaviors>
        <w:guid w:val="{53458081-65CF-4515-A0D0-EAD0F34C68D5}"/>
      </w:docPartPr>
      <w:docPartBody>
        <w:p w:rsidR="00252489" w:rsidRDefault="00E17D98">
          <w:pPr>
            <w:pStyle w:val="5C34911DD5074485A21AE3D2A3B10525"/>
          </w:pPr>
          <w:r w:rsidRPr="004051D0">
            <w:rPr>
              <w:rFonts w:ascii="Arial" w:hAnsi="Arial" w:cs="Arial"/>
              <w:vanish/>
              <w:color w:val="000000" w:themeColor="text1"/>
              <w:sz w:val="16"/>
              <w:szCs w:val="14"/>
            </w:rPr>
            <w:t>Choose an item.</w:t>
          </w:r>
        </w:p>
      </w:docPartBody>
    </w:docPart>
    <w:docPart>
      <w:docPartPr>
        <w:name w:val="E1A1004A970A4E9481F43D439541A22E"/>
        <w:category>
          <w:name w:val="General"/>
          <w:gallery w:val="placeholder"/>
        </w:category>
        <w:types>
          <w:type w:val="bbPlcHdr"/>
        </w:types>
        <w:behaviors>
          <w:behavior w:val="content"/>
        </w:behaviors>
        <w:guid w:val="{3342B5CD-DC36-4B49-B178-C1458955544C}"/>
      </w:docPartPr>
      <w:docPartBody>
        <w:p w:rsidR="00252489" w:rsidRDefault="003B2A01">
          <w:pPr>
            <w:pStyle w:val="E1A1004A970A4E9481F43D439541A22E"/>
          </w:pPr>
          <w:r w:rsidRPr="004051D0">
            <w:rPr>
              <w:rFonts w:ascii="Arial" w:hAnsi="Arial" w:cs="Arial"/>
              <w:vanish/>
              <w:color w:val="000000" w:themeColor="text1"/>
              <w:sz w:val="16"/>
              <w:szCs w:val="14"/>
            </w:rPr>
            <w:t>Choose an item.</w:t>
          </w:r>
        </w:p>
      </w:docPartBody>
    </w:docPart>
    <w:docPart>
      <w:docPartPr>
        <w:name w:val="E831F36103D04CA5917AEEAA98120EC2"/>
        <w:category>
          <w:name w:val="General"/>
          <w:gallery w:val="placeholder"/>
        </w:category>
        <w:types>
          <w:type w:val="bbPlcHdr"/>
        </w:types>
        <w:behaviors>
          <w:behavior w:val="content"/>
        </w:behaviors>
        <w:guid w:val="{B6A04F49-13CD-4D5C-BD0D-1713E66E8508}"/>
      </w:docPartPr>
      <w:docPartBody>
        <w:p w:rsidR="00252489" w:rsidRDefault="003B2A01">
          <w:pPr>
            <w:pStyle w:val="E831F36103D04CA5917AEEAA98120EC2"/>
          </w:pPr>
          <w:r w:rsidRPr="004051D0">
            <w:rPr>
              <w:rFonts w:ascii="Arial" w:hAnsi="Arial" w:cs="Arial"/>
              <w:vanish/>
              <w:color w:val="000000" w:themeColor="text1"/>
              <w:sz w:val="16"/>
              <w:szCs w:val="14"/>
            </w:rPr>
            <w:t>Choose an item.</w:t>
          </w:r>
        </w:p>
      </w:docPartBody>
    </w:docPart>
    <w:docPart>
      <w:docPartPr>
        <w:name w:val="E4ADE934358A4E78852052B07EB2F16F"/>
        <w:category>
          <w:name w:val="General"/>
          <w:gallery w:val="placeholder"/>
        </w:category>
        <w:types>
          <w:type w:val="bbPlcHdr"/>
        </w:types>
        <w:behaviors>
          <w:behavior w:val="content"/>
        </w:behaviors>
        <w:guid w:val="{CD608C92-2EAD-42AC-8CAA-B7DCAA72E1B0}"/>
      </w:docPartPr>
      <w:docPartBody>
        <w:p w:rsidR="00252489" w:rsidRDefault="003B2A01">
          <w:pPr>
            <w:pStyle w:val="E4ADE934358A4E78852052B07EB2F16F"/>
          </w:pPr>
          <w:r w:rsidRPr="004051D0">
            <w:rPr>
              <w:rFonts w:ascii="Arial" w:hAnsi="Arial" w:cs="Arial"/>
              <w:vanish/>
              <w:color w:val="000000" w:themeColor="text1"/>
              <w:sz w:val="16"/>
              <w:szCs w:val="14"/>
            </w:rPr>
            <w:t>Choose an item.</w:t>
          </w:r>
        </w:p>
      </w:docPartBody>
    </w:docPart>
    <w:docPart>
      <w:docPartPr>
        <w:name w:val="685CE25AA1E54BFA80054AAB69057521"/>
        <w:category>
          <w:name w:val="General"/>
          <w:gallery w:val="placeholder"/>
        </w:category>
        <w:types>
          <w:type w:val="bbPlcHdr"/>
        </w:types>
        <w:behaviors>
          <w:behavior w:val="content"/>
        </w:behaviors>
        <w:guid w:val="{B3AB01EE-7B19-4583-B181-FEA6766C9C7E}"/>
      </w:docPartPr>
      <w:docPartBody>
        <w:p w:rsidR="00252489" w:rsidRDefault="0017046A">
          <w:pPr>
            <w:pStyle w:val="685CE25AA1E54BFA80054AAB69057521"/>
          </w:pPr>
          <w:r w:rsidRPr="004051D0">
            <w:rPr>
              <w:rFonts w:ascii="Arial" w:hAnsi="Arial" w:cs="Arial"/>
              <w:vanish/>
              <w:color w:val="000000" w:themeColor="text1"/>
              <w:sz w:val="16"/>
              <w:szCs w:val="14"/>
            </w:rPr>
            <w:t>Choose an item.</w:t>
          </w:r>
        </w:p>
      </w:docPartBody>
    </w:docPart>
    <w:docPart>
      <w:docPartPr>
        <w:name w:val="F5E56E182FA748278BB4600CA3CD3A7C"/>
        <w:category>
          <w:name w:val="General"/>
          <w:gallery w:val="placeholder"/>
        </w:category>
        <w:types>
          <w:type w:val="bbPlcHdr"/>
        </w:types>
        <w:behaviors>
          <w:behavior w:val="content"/>
        </w:behaviors>
        <w:guid w:val="{5A98AC6B-E78B-4ACF-8691-4B76F3A12912}"/>
      </w:docPartPr>
      <w:docPartBody>
        <w:p w:rsidR="00252489" w:rsidRDefault="0017046A">
          <w:pPr>
            <w:pStyle w:val="F5E56E182FA748278BB4600CA3CD3A7C"/>
          </w:pPr>
          <w:r w:rsidRPr="004051D0">
            <w:rPr>
              <w:rFonts w:ascii="Arial" w:hAnsi="Arial" w:cs="Arial"/>
              <w:vanish/>
              <w:color w:val="000000" w:themeColor="text1"/>
              <w:sz w:val="16"/>
              <w:szCs w:val="14"/>
            </w:rPr>
            <w:t>Choose an item.</w:t>
          </w:r>
        </w:p>
      </w:docPartBody>
    </w:docPart>
    <w:docPart>
      <w:docPartPr>
        <w:name w:val="BC170CD1456E41719D552DA661520A56"/>
        <w:category>
          <w:name w:val="General"/>
          <w:gallery w:val="placeholder"/>
        </w:category>
        <w:types>
          <w:type w:val="bbPlcHdr"/>
        </w:types>
        <w:behaviors>
          <w:behavior w:val="content"/>
        </w:behaviors>
        <w:guid w:val="{5D1E5FAD-5EAF-48A9-8977-F7DE3793642F}"/>
      </w:docPartPr>
      <w:docPartBody>
        <w:p w:rsidR="00252489" w:rsidRDefault="003B2A01">
          <w:pPr>
            <w:pStyle w:val="BC170CD1456E41719D552DA661520A56"/>
          </w:pPr>
          <w:r w:rsidRPr="004051D0">
            <w:rPr>
              <w:rFonts w:ascii="Arial" w:hAnsi="Arial" w:cs="Arial"/>
              <w:vanish/>
              <w:color w:val="000000" w:themeColor="text1"/>
              <w:sz w:val="16"/>
              <w:szCs w:val="14"/>
            </w:rPr>
            <w:t>Choose an item.</w:t>
          </w:r>
        </w:p>
      </w:docPartBody>
    </w:docPart>
    <w:docPart>
      <w:docPartPr>
        <w:name w:val="9FE35367DA144EB8B666187956458913"/>
        <w:category>
          <w:name w:val="General"/>
          <w:gallery w:val="placeholder"/>
        </w:category>
        <w:types>
          <w:type w:val="bbPlcHdr"/>
        </w:types>
        <w:behaviors>
          <w:behavior w:val="content"/>
        </w:behaviors>
        <w:guid w:val="{E0F7677B-E3A7-4D91-A2B7-2E6C5E603FA0}"/>
      </w:docPartPr>
      <w:docPartBody>
        <w:p w:rsidR="00252489" w:rsidRDefault="0017046A">
          <w:pPr>
            <w:pStyle w:val="9FE35367DA144EB8B666187956458913"/>
          </w:pPr>
          <w:r w:rsidRPr="004051D0">
            <w:rPr>
              <w:rFonts w:ascii="Arial" w:hAnsi="Arial" w:cs="Arial"/>
              <w:vanish/>
              <w:color w:val="000000" w:themeColor="text1"/>
              <w:sz w:val="16"/>
              <w:szCs w:val="14"/>
            </w:rPr>
            <w:t>Choose an item.</w:t>
          </w:r>
        </w:p>
      </w:docPartBody>
    </w:docPart>
    <w:docPart>
      <w:docPartPr>
        <w:name w:val="18E6FDE8B1A44E4F942C784853B3BF67"/>
        <w:category>
          <w:name w:val="General"/>
          <w:gallery w:val="placeholder"/>
        </w:category>
        <w:types>
          <w:type w:val="bbPlcHdr"/>
        </w:types>
        <w:behaviors>
          <w:behavior w:val="content"/>
        </w:behaviors>
        <w:guid w:val="{5A4C9A77-07F6-4899-BE55-ECC3F0BEBB3F}"/>
      </w:docPartPr>
      <w:docPartBody>
        <w:p w:rsidR="00252489" w:rsidRDefault="003B2A01">
          <w:pPr>
            <w:pStyle w:val="18E6FDE8B1A44E4F942C784853B3BF67"/>
          </w:pPr>
          <w:r w:rsidRPr="004051D0">
            <w:rPr>
              <w:rFonts w:ascii="Arial" w:hAnsi="Arial" w:cs="Arial"/>
              <w:vanish/>
              <w:color w:val="000000" w:themeColor="text1"/>
              <w:sz w:val="16"/>
              <w:szCs w:val="14"/>
            </w:rPr>
            <w:t>Choose an item.</w:t>
          </w:r>
        </w:p>
      </w:docPartBody>
    </w:docPart>
    <w:docPart>
      <w:docPartPr>
        <w:name w:val="21DD8E47B50C42A6A96EC0CD274C7BE3"/>
        <w:category>
          <w:name w:val="General"/>
          <w:gallery w:val="placeholder"/>
        </w:category>
        <w:types>
          <w:type w:val="bbPlcHdr"/>
        </w:types>
        <w:behaviors>
          <w:behavior w:val="content"/>
        </w:behaviors>
        <w:guid w:val="{12D35F62-8BB1-4167-AD74-7594DDFB9148}"/>
      </w:docPartPr>
      <w:docPartBody>
        <w:p w:rsidR="00252489" w:rsidRDefault="003B2A01">
          <w:pPr>
            <w:pStyle w:val="21DD8E47B50C42A6A96EC0CD274C7BE3"/>
          </w:pPr>
          <w:r w:rsidRPr="004051D0">
            <w:rPr>
              <w:rFonts w:ascii="Arial" w:hAnsi="Arial" w:cs="Arial"/>
              <w:vanish/>
              <w:color w:val="000000" w:themeColor="text1"/>
              <w:sz w:val="16"/>
              <w:szCs w:val="14"/>
            </w:rPr>
            <w:t>Choose an item.</w:t>
          </w:r>
        </w:p>
      </w:docPartBody>
    </w:docPart>
    <w:docPart>
      <w:docPartPr>
        <w:name w:val="8889EAC90EB6433C85F7F5EF75F1CE48"/>
        <w:category>
          <w:name w:val="General"/>
          <w:gallery w:val="placeholder"/>
        </w:category>
        <w:types>
          <w:type w:val="bbPlcHdr"/>
        </w:types>
        <w:behaviors>
          <w:behavior w:val="content"/>
        </w:behaviors>
        <w:guid w:val="{313BF3B0-B008-48B4-93DE-C19827DE89B2}"/>
      </w:docPartPr>
      <w:docPartBody>
        <w:p w:rsidR="00252489" w:rsidRDefault="0017046A">
          <w:pPr>
            <w:pStyle w:val="8889EAC90EB6433C85F7F5EF75F1CE48"/>
          </w:pPr>
          <w:r w:rsidRPr="004051D0">
            <w:rPr>
              <w:rFonts w:ascii="Arial" w:hAnsi="Arial" w:cs="Arial"/>
              <w:vanish/>
              <w:color w:val="000000" w:themeColor="text1"/>
              <w:sz w:val="16"/>
              <w:szCs w:val="14"/>
            </w:rPr>
            <w:t>Choose an item.</w:t>
          </w:r>
        </w:p>
      </w:docPartBody>
    </w:docPart>
    <w:docPart>
      <w:docPartPr>
        <w:name w:val="77EF80829179488FBE099DD64798EA67"/>
        <w:category>
          <w:name w:val="General"/>
          <w:gallery w:val="placeholder"/>
        </w:category>
        <w:types>
          <w:type w:val="bbPlcHdr"/>
        </w:types>
        <w:behaviors>
          <w:behavior w:val="content"/>
        </w:behaviors>
        <w:guid w:val="{36BF7A63-47BB-45A3-A443-143A5B64904E}"/>
      </w:docPartPr>
      <w:docPartBody>
        <w:p w:rsidR="00252489" w:rsidRDefault="00E17D98">
          <w:pPr>
            <w:pStyle w:val="77EF80829179488FBE099DD64798EA67"/>
          </w:pPr>
          <w:r w:rsidRPr="004051D0">
            <w:rPr>
              <w:rFonts w:ascii="Arial" w:hAnsi="Arial" w:cs="Arial"/>
              <w:vanish/>
              <w:color w:val="000000" w:themeColor="text1"/>
              <w:sz w:val="16"/>
              <w:szCs w:val="14"/>
            </w:rPr>
            <w:t>Choose an item.</w:t>
          </w:r>
        </w:p>
      </w:docPartBody>
    </w:docPart>
    <w:docPart>
      <w:docPartPr>
        <w:name w:val="93B788B03EC04E9EB4E0DDD265C77016"/>
        <w:category>
          <w:name w:val="General"/>
          <w:gallery w:val="placeholder"/>
        </w:category>
        <w:types>
          <w:type w:val="bbPlcHdr"/>
        </w:types>
        <w:behaviors>
          <w:behavior w:val="content"/>
        </w:behaviors>
        <w:guid w:val="{361C1F5D-F4BB-4E7F-BD48-B8C1B2275CB1}"/>
      </w:docPartPr>
      <w:docPartBody>
        <w:p w:rsidR="00C13570" w:rsidRDefault="00115280" w:rsidP="00115280">
          <w:pPr>
            <w:pStyle w:val="93B788B03EC04E9EB4E0DDD265C77016"/>
          </w:pPr>
          <w:r w:rsidRPr="004051D0">
            <w:rPr>
              <w:rStyle w:val="PlaceholderText"/>
              <w:rFonts w:ascii="Arial" w:hAnsi="Arial" w:cs="Arial"/>
              <w:vanish/>
              <w:color w:val="000000" w:themeColor="text1"/>
              <w:sz w:val="16"/>
              <w:szCs w:val="16"/>
            </w:rPr>
            <w:t>Choose an item.</w:t>
          </w:r>
        </w:p>
      </w:docPartBody>
    </w:docPart>
    <w:docPart>
      <w:docPartPr>
        <w:name w:val="D5DE97F7D508424E90987CC1100A5F85"/>
        <w:category>
          <w:name w:val="General"/>
          <w:gallery w:val="placeholder"/>
        </w:category>
        <w:types>
          <w:type w:val="bbPlcHdr"/>
        </w:types>
        <w:behaviors>
          <w:behavior w:val="content"/>
        </w:behaviors>
        <w:guid w:val="{06438055-947E-48FB-829A-BE9AB1E3BB40}"/>
      </w:docPartPr>
      <w:docPartBody>
        <w:p w:rsidR="00C13570" w:rsidRDefault="00115280" w:rsidP="00115280">
          <w:pPr>
            <w:pStyle w:val="D5DE97F7D508424E90987CC1100A5F85"/>
          </w:pPr>
          <w:r w:rsidRPr="004051D0">
            <w:rPr>
              <w:rStyle w:val="PlaceholderText"/>
              <w:rFonts w:ascii="Arial" w:hAnsi="Arial" w:cs="Arial"/>
              <w:vanish/>
              <w:color w:val="000000" w:themeColor="text1"/>
              <w:sz w:val="16"/>
              <w:szCs w:val="18"/>
            </w:rPr>
            <w:t>Choose an item.</w:t>
          </w:r>
        </w:p>
      </w:docPartBody>
    </w:docPart>
    <w:docPart>
      <w:docPartPr>
        <w:name w:val="9842D856F4FE4C09A7DB0D5CB9E56CAD"/>
        <w:category>
          <w:name w:val="General"/>
          <w:gallery w:val="placeholder"/>
        </w:category>
        <w:types>
          <w:type w:val="bbPlcHdr"/>
        </w:types>
        <w:behaviors>
          <w:behavior w:val="content"/>
        </w:behaviors>
        <w:guid w:val="{4DB140A6-4A0C-4DDE-BF3B-4F50D5A75EE3}"/>
      </w:docPartPr>
      <w:docPartBody>
        <w:p w:rsidR="00C13570" w:rsidRDefault="00115280" w:rsidP="00115280">
          <w:pPr>
            <w:pStyle w:val="9842D856F4FE4C09A7DB0D5CB9E56CAD"/>
          </w:pPr>
          <w:r w:rsidRPr="004051D0">
            <w:rPr>
              <w:rFonts w:ascii="Arial" w:hAnsi="Arial" w:cs="Arial"/>
              <w:vanish/>
              <w:color w:val="000000" w:themeColor="text1"/>
              <w:sz w:val="16"/>
              <w:szCs w:val="14"/>
            </w:rPr>
            <w:t>Choose an item.</w:t>
          </w:r>
        </w:p>
      </w:docPartBody>
    </w:docPart>
    <w:docPart>
      <w:docPartPr>
        <w:name w:val="E0151FFE7EC14EF99CBA83668BD370B9"/>
        <w:category>
          <w:name w:val="General"/>
          <w:gallery w:val="placeholder"/>
        </w:category>
        <w:types>
          <w:type w:val="bbPlcHdr"/>
        </w:types>
        <w:behaviors>
          <w:behavior w:val="content"/>
        </w:behaviors>
        <w:guid w:val="{4425CFFA-454E-4243-90FD-FF2EBCF39C6D}"/>
      </w:docPartPr>
      <w:docPartBody>
        <w:p w:rsidR="00C13570" w:rsidRDefault="00115280" w:rsidP="00115280">
          <w:pPr>
            <w:pStyle w:val="E0151FFE7EC14EF99CBA83668BD370B9"/>
          </w:pPr>
          <w:r w:rsidRPr="004051D0">
            <w:rPr>
              <w:rStyle w:val="PlaceholderText"/>
              <w:rFonts w:ascii="Arial" w:hAnsi="Arial" w:cs="Arial"/>
              <w:vanish/>
              <w:color w:val="000000" w:themeColor="text1"/>
              <w:sz w:val="16"/>
              <w:szCs w:val="16"/>
            </w:rPr>
            <w:t>Choose an item.</w:t>
          </w:r>
        </w:p>
      </w:docPartBody>
    </w:docPart>
    <w:docPart>
      <w:docPartPr>
        <w:name w:val="256D9BA3AF72430390D0ABC2FB995F6A"/>
        <w:category>
          <w:name w:val="General"/>
          <w:gallery w:val="placeholder"/>
        </w:category>
        <w:types>
          <w:type w:val="bbPlcHdr"/>
        </w:types>
        <w:behaviors>
          <w:behavior w:val="content"/>
        </w:behaviors>
        <w:guid w:val="{774E2DA5-E459-4ED6-8A86-ACE897875D84}"/>
      </w:docPartPr>
      <w:docPartBody>
        <w:p w:rsidR="00C13570" w:rsidRDefault="00115280" w:rsidP="00115280">
          <w:pPr>
            <w:pStyle w:val="256D9BA3AF72430390D0ABC2FB995F6A"/>
          </w:pPr>
          <w:r w:rsidRPr="004051D0">
            <w:rPr>
              <w:rStyle w:val="PlaceholderText"/>
              <w:rFonts w:ascii="Arial" w:hAnsi="Arial" w:cs="Arial"/>
              <w:vanish/>
              <w:color w:val="000000" w:themeColor="text1"/>
              <w:sz w:val="16"/>
              <w:szCs w:val="18"/>
            </w:rPr>
            <w:t>Choose an item.</w:t>
          </w:r>
        </w:p>
      </w:docPartBody>
    </w:docPart>
    <w:docPart>
      <w:docPartPr>
        <w:name w:val="CEB89162BBFC4325945AEC2166BBDF78"/>
        <w:category>
          <w:name w:val="General"/>
          <w:gallery w:val="placeholder"/>
        </w:category>
        <w:types>
          <w:type w:val="bbPlcHdr"/>
        </w:types>
        <w:behaviors>
          <w:behavior w:val="content"/>
        </w:behaviors>
        <w:guid w:val="{4C0BE525-9630-4210-BDC5-5271B52E6455}"/>
      </w:docPartPr>
      <w:docPartBody>
        <w:p w:rsidR="00C13570" w:rsidRDefault="00115280" w:rsidP="00115280">
          <w:pPr>
            <w:pStyle w:val="CEB89162BBFC4325945AEC2166BBDF78"/>
          </w:pPr>
          <w:r w:rsidRPr="004051D0">
            <w:rPr>
              <w:rFonts w:ascii="Arial" w:hAnsi="Arial" w:cs="Arial"/>
              <w:vanish/>
              <w:color w:val="000000" w:themeColor="text1"/>
              <w:sz w:val="16"/>
              <w:szCs w:val="14"/>
            </w:rPr>
            <w:t>Choose an item.</w:t>
          </w:r>
        </w:p>
      </w:docPartBody>
    </w:docPart>
    <w:docPart>
      <w:docPartPr>
        <w:name w:val="5D076595AF774FC0B2C67F811F5206F6"/>
        <w:category>
          <w:name w:val="General"/>
          <w:gallery w:val="placeholder"/>
        </w:category>
        <w:types>
          <w:type w:val="bbPlcHdr"/>
        </w:types>
        <w:behaviors>
          <w:behavior w:val="content"/>
        </w:behaviors>
        <w:guid w:val="{7D1844E2-623C-4C93-96E5-3BF0E98D4F94}"/>
      </w:docPartPr>
      <w:docPartBody>
        <w:p w:rsidR="00C13570" w:rsidRDefault="00115280" w:rsidP="00115280">
          <w:pPr>
            <w:pStyle w:val="5D076595AF774FC0B2C67F811F5206F6"/>
          </w:pPr>
          <w:r w:rsidRPr="004051D0">
            <w:rPr>
              <w:rStyle w:val="PlaceholderText"/>
              <w:rFonts w:ascii="Arial" w:hAnsi="Arial" w:cs="Arial"/>
              <w:vanish/>
              <w:color w:val="000000" w:themeColor="text1"/>
              <w:sz w:val="16"/>
              <w:szCs w:val="16"/>
            </w:rPr>
            <w:t>Choose an item.</w:t>
          </w:r>
        </w:p>
      </w:docPartBody>
    </w:docPart>
    <w:docPart>
      <w:docPartPr>
        <w:name w:val="B0A6ECB3FF4F406584AFFC986B70103A"/>
        <w:category>
          <w:name w:val="General"/>
          <w:gallery w:val="placeholder"/>
        </w:category>
        <w:types>
          <w:type w:val="bbPlcHdr"/>
        </w:types>
        <w:behaviors>
          <w:behavior w:val="content"/>
        </w:behaviors>
        <w:guid w:val="{36E0AB8C-FC9F-4F00-A74F-0813CCE8E7E1}"/>
      </w:docPartPr>
      <w:docPartBody>
        <w:p w:rsidR="00C13570" w:rsidRDefault="00115280" w:rsidP="00115280">
          <w:pPr>
            <w:pStyle w:val="B0A6ECB3FF4F406584AFFC986B70103A"/>
          </w:pPr>
          <w:r w:rsidRPr="004051D0">
            <w:rPr>
              <w:rStyle w:val="PlaceholderText"/>
              <w:rFonts w:ascii="Arial" w:hAnsi="Arial" w:cs="Arial"/>
              <w:vanish/>
              <w:color w:val="000000" w:themeColor="text1"/>
              <w:sz w:val="16"/>
              <w:szCs w:val="18"/>
            </w:rPr>
            <w:t>Choose an item.</w:t>
          </w:r>
        </w:p>
      </w:docPartBody>
    </w:docPart>
    <w:docPart>
      <w:docPartPr>
        <w:name w:val="CCA0065AEA604223B673BA4858871D3E"/>
        <w:category>
          <w:name w:val="General"/>
          <w:gallery w:val="placeholder"/>
        </w:category>
        <w:types>
          <w:type w:val="bbPlcHdr"/>
        </w:types>
        <w:behaviors>
          <w:behavior w:val="content"/>
        </w:behaviors>
        <w:guid w:val="{391695E6-3C19-4F89-9A6F-0CEC013320A8}"/>
      </w:docPartPr>
      <w:docPartBody>
        <w:p w:rsidR="00C13570" w:rsidRDefault="00115280" w:rsidP="00115280">
          <w:pPr>
            <w:pStyle w:val="CCA0065AEA604223B673BA4858871D3E"/>
          </w:pPr>
          <w:r w:rsidRPr="004051D0">
            <w:rPr>
              <w:rFonts w:ascii="Arial" w:hAnsi="Arial" w:cs="Arial"/>
              <w:vanish/>
              <w:color w:val="000000" w:themeColor="text1"/>
              <w:sz w:val="16"/>
              <w:szCs w:val="14"/>
            </w:rPr>
            <w:t>Choose an item.</w:t>
          </w:r>
        </w:p>
      </w:docPartBody>
    </w:docPart>
    <w:docPart>
      <w:docPartPr>
        <w:name w:val="BD9FFBFFDE874581AD722917217CECEB"/>
        <w:category>
          <w:name w:val="General"/>
          <w:gallery w:val="placeholder"/>
        </w:category>
        <w:types>
          <w:type w:val="bbPlcHdr"/>
        </w:types>
        <w:behaviors>
          <w:behavior w:val="content"/>
        </w:behaviors>
        <w:guid w:val="{7294F584-ECCD-46FF-823E-A088E68F6E89}"/>
      </w:docPartPr>
      <w:docPartBody>
        <w:p w:rsidR="00C13570" w:rsidRDefault="00115280" w:rsidP="00115280">
          <w:pPr>
            <w:pStyle w:val="BD9FFBFFDE874581AD722917217CECEB"/>
          </w:pPr>
          <w:r w:rsidRPr="004051D0">
            <w:rPr>
              <w:rStyle w:val="PlaceholderText"/>
              <w:rFonts w:ascii="Arial" w:hAnsi="Arial" w:cs="Arial"/>
              <w:vanish/>
              <w:color w:val="000000" w:themeColor="text1"/>
              <w:sz w:val="16"/>
              <w:szCs w:val="16"/>
            </w:rPr>
            <w:t>Choose an item.</w:t>
          </w:r>
        </w:p>
      </w:docPartBody>
    </w:docPart>
    <w:docPart>
      <w:docPartPr>
        <w:name w:val="08422A52C8514B29BBAF94DA13F1AB8E"/>
        <w:category>
          <w:name w:val="General"/>
          <w:gallery w:val="placeholder"/>
        </w:category>
        <w:types>
          <w:type w:val="bbPlcHdr"/>
        </w:types>
        <w:behaviors>
          <w:behavior w:val="content"/>
        </w:behaviors>
        <w:guid w:val="{176F4826-1892-4644-911B-8CBBCCEFEE1D}"/>
      </w:docPartPr>
      <w:docPartBody>
        <w:p w:rsidR="00C13570" w:rsidRDefault="00115280" w:rsidP="00115280">
          <w:pPr>
            <w:pStyle w:val="08422A52C8514B29BBAF94DA13F1AB8E"/>
          </w:pPr>
          <w:r w:rsidRPr="004051D0">
            <w:rPr>
              <w:rStyle w:val="PlaceholderText"/>
              <w:rFonts w:ascii="Arial" w:hAnsi="Arial" w:cs="Arial"/>
              <w:vanish/>
              <w:color w:val="000000" w:themeColor="text1"/>
              <w:sz w:val="16"/>
              <w:szCs w:val="18"/>
            </w:rPr>
            <w:t>Choose an item.</w:t>
          </w:r>
        </w:p>
      </w:docPartBody>
    </w:docPart>
    <w:docPart>
      <w:docPartPr>
        <w:name w:val="4043A94D629D4A1BABFDDF149AD5134F"/>
        <w:category>
          <w:name w:val="General"/>
          <w:gallery w:val="placeholder"/>
        </w:category>
        <w:types>
          <w:type w:val="bbPlcHdr"/>
        </w:types>
        <w:behaviors>
          <w:behavior w:val="content"/>
        </w:behaviors>
        <w:guid w:val="{0300DC7D-0DDE-4CA9-85CB-570AD3145FC6}"/>
      </w:docPartPr>
      <w:docPartBody>
        <w:p w:rsidR="00C13570" w:rsidRDefault="00115280" w:rsidP="00115280">
          <w:pPr>
            <w:pStyle w:val="4043A94D629D4A1BABFDDF149AD5134F"/>
          </w:pPr>
          <w:r w:rsidRPr="004051D0">
            <w:rPr>
              <w:rFonts w:ascii="Arial" w:hAnsi="Arial" w:cs="Arial"/>
              <w:vanish/>
              <w:color w:val="000000" w:themeColor="text1"/>
              <w:sz w:val="16"/>
              <w:szCs w:val="14"/>
            </w:rPr>
            <w:t>Choose an item.</w:t>
          </w:r>
        </w:p>
      </w:docPartBody>
    </w:docPart>
    <w:docPart>
      <w:docPartPr>
        <w:name w:val="6151F548FA3845FE9398637B288EBF41"/>
        <w:category>
          <w:name w:val="General"/>
          <w:gallery w:val="placeholder"/>
        </w:category>
        <w:types>
          <w:type w:val="bbPlcHdr"/>
        </w:types>
        <w:behaviors>
          <w:behavior w:val="content"/>
        </w:behaviors>
        <w:guid w:val="{CFC839E2-4942-4BCA-95EE-CEE7F088703C}"/>
      </w:docPartPr>
      <w:docPartBody>
        <w:p w:rsidR="000900DE" w:rsidRDefault="00C55514" w:rsidP="00C55514">
          <w:pPr>
            <w:pStyle w:val="6151F548FA3845FE9398637B288EBF41"/>
          </w:pPr>
          <w:r w:rsidRPr="004051D0">
            <w:rPr>
              <w:rStyle w:val="PlaceholderText"/>
              <w:rFonts w:ascii="Arial" w:hAnsi="Arial" w:cs="Arial"/>
              <w:vanish/>
              <w:color w:val="000000" w:themeColor="text1"/>
              <w:sz w:val="16"/>
              <w:szCs w:val="16"/>
            </w:rPr>
            <w:t>Choose an item.</w:t>
          </w:r>
        </w:p>
      </w:docPartBody>
    </w:docPart>
    <w:docPart>
      <w:docPartPr>
        <w:name w:val="6D907A8D611642A1B279BD5CAF54334E"/>
        <w:category>
          <w:name w:val="General"/>
          <w:gallery w:val="placeholder"/>
        </w:category>
        <w:types>
          <w:type w:val="bbPlcHdr"/>
        </w:types>
        <w:behaviors>
          <w:behavior w:val="content"/>
        </w:behaviors>
        <w:guid w:val="{05BC9CDB-D5E5-4FFD-B1DF-43F61E2F27F5}"/>
      </w:docPartPr>
      <w:docPartBody>
        <w:p w:rsidR="000900DE" w:rsidRDefault="00C55514" w:rsidP="00C55514">
          <w:pPr>
            <w:pStyle w:val="6D907A8D611642A1B279BD5CAF54334E"/>
          </w:pPr>
          <w:r w:rsidRPr="004051D0">
            <w:rPr>
              <w:rStyle w:val="PlaceholderText"/>
              <w:rFonts w:ascii="Arial" w:hAnsi="Arial" w:cs="Arial"/>
              <w:vanish/>
              <w:color w:val="000000" w:themeColor="text1"/>
              <w:sz w:val="16"/>
              <w:szCs w:val="18"/>
            </w:rPr>
            <w:t>Choose an item.</w:t>
          </w:r>
        </w:p>
      </w:docPartBody>
    </w:docPart>
    <w:docPart>
      <w:docPartPr>
        <w:name w:val="080C4A27F7EF4D05B9A6747A81757F83"/>
        <w:category>
          <w:name w:val="General"/>
          <w:gallery w:val="placeholder"/>
        </w:category>
        <w:types>
          <w:type w:val="bbPlcHdr"/>
        </w:types>
        <w:behaviors>
          <w:behavior w:val="content"/>
        </w:behaviors>
        <w:guid w:val="{69150604-087B-4DCA-995B-8A04732E5F7D}"/>
      </w:docPartPr>
      <w:docPartBody>
        <w:p w:rsidR="000900DE" w:rsidRDefault="00C55514" w:rsidP="00C55514">
          <w:pPr>
            <w:pStyle w:val="080C4A27F7EF4D05B9A6747A81757F83"/>
          </w:pPr>
          <w:r w:rsidRPr="004051D0">
            <w:rPr>
              <w:rFonts w:ascii="Arial" w:hAnsi="Arial" w:cs="Arial"/>
              <w:vanish/>
              <w:color w:val="000000" w:themeColor="text1"/>
              <w:sz w:val="16"/>
              <w:szCs w:val="14"/>
            </w:rPr>
            <w:t>Choose an item.</w:t>
          </w:r>
        </w:p>
      </w:docPartBody>
    </w:docPart>
    <w:docPart>
      <w:docPartPr>
        <w:name w:val="4E9AAD9A092E4437BD723CB3EB46921B"/>
        <w:category>
          <w:name w:val="General"/>
          <w:gallery w:val="placeholder"/>
        </w:category>
        <w:types>
          <w:type w:val="bbPlcHdr"/>
        </w:types>
        <w:behaviors>
          <w:behavior w:val="content"/>
        </w:behaviors>
        <w:guid w:val="{31C5A7C0-7796-4E9E-8D22-E2212A3BAB7D}"/>
      </w:docPartPr>
      <w:docPartBody>
        <w:p w:rsidR="000900DE" w:rsidRDefault="00C55514" w:rsidP="00C55514">
          <w:pPr>
            <w:pStyle w:val="4E9AAD9A092E4437BD723CB3EB46921B"/>
          </w:pPr>
          <w:r w:rsidRPr="004051D0">
            <w:rPr>
              <w:rStyle w:val="PlaceholderText"/>
              <w:rFonts w:ascii="Arial" w:hAnsi="Arial" w:cs="Arial"/>
              <w:vanish/>
              <w:color w:val="000000" w:themeColor="text1"/>
              <w:sz w:val="16"/>
              <w:szCs w:val="16"/>
            </w:rPr>
            <w:t>Choose an item.</w:t>
          </w:r>
        </w:p>
      </w:docPartBody>
    </w:docPart>
    <w:docPart>
      <w:docPartPr>
        <w:name w:val="E30B9D57E9F0488DAE1E272C22057789"/>
        <w:category>
          <w:name w:val="General"/>
          <w:gallery w:val="placeholder"/>
        </w:category>
        <w:types>
          <w:type w:val="bbPlcHdr"/>
        </w:types>
        <w:behaviors>
          <w:behavior w:val="content"/>
        </w:behaviors>
        <w:guid w:val="{6CE77C72-4127-4DA8-A490-F7DCFBFC122E}"/>
      </w:docPartPr>
      <w:docPartBody>
        <w:p w:rsidR="000900DE" w:rsidRDefault="00C55514" w:rsidP="00C55514">
          <w:pPr>
            <w:pStyle w:val="E30B9D57E9F0488DAE1E272C22057789"/>
          </w:pPr>
          <w:r w:rsidRPr="004051D0">
            <w:rPr>
              <w:rStyle w:val="PlaceholderText"/>
              <w:rFonts w:ascii="Arial" w:hAnsi="Arial" w:cs="Arial"/>
              <w:vanish/>
              <w:color w:val="000000" w:themeColor="text1"/>
              <w:sz w:val="16"/>
              <w:szCs w:val="18"/>
            </w:rPr>
            <w:t>Choose an item.</w:t>
          </w:r>
        </w:p>
      </w:docPartBody>
    </w:docPart>
    <w:docPart>
      <w:docPartPr>
        <w:name w:val="C86C959FFBE24DAD95FC163666E0DE3F"/>
        <w:category>
          <w:name w:val="General"/>
          <w:gallery w:val="placeholder"/>
        </w:category>
        <w:types>
          <w:type w:val="bbPlcHdr"/>
        </w:types>
        <w:behaviors>
          <w:behavior w:val="content"/>
        </w:behaviors>
        <w:guid w:val="{447F362C-CF62-4F1D-A06B-613BCF230914}"/>
      </w:docPartPr>
      <w:docPartBody>
        <w:p w:rsidR="000900DE" w:rsidRDefault="00C55514" w:rsidP="00C55514">
          <w:pPr>
            <w:pStyle w:val="C86C959FFBE24DAD95FC163666E0DE3F"/>
          </w:pPr>
          <w:r w:rsidRPr="004051D0">
            <w:rPr>
              <w:rFonts w:ascii="Arial" w:hAnsi="Arial" w:cs="Arial"/>
              <w:vanish/>
              <w:color w:val="000000" w:themeColor="text1"/>
              <w:sz w:val="16"/>
              <w:szCs w:val="1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CE0"/>
    <w:rsid w:val="00034B1B"/>
    <w:rsid w:val="0005775C"/>
    <w:rsid w:val="000704B9"/>
    <w:rsid w:val="000900DE"/>
    <w:rsid w:val="00101B82"/>
    <w:rsid w:val="001023D9"/>
    <w:rsid w:val="00115280"/>
    <w:rsid w:val="001507D2"/>
    <w:rsid w:val="00155DE6"/>
    <w:rsid w:val="0017046A"/>
    <w:rsid w:val="00252489"/>
    <w:rsid w:val="00265781"/>
    <w:rsid w:val="002D1524"/>
    <w:rsid w:val="002F4711"/>
    <w:rsid w:val="00320CA5"/>
    <w:rsid w:val="003B2A01"/>
    <w:rsid w:val="00410407"/>
    <w:rsid w:val="00437463"/>
    <w:rsid w:val="00441433"/>
    <w:rsid w:val="004505ED"/>
    <w:rsid w:val="00464FC3"/>
    <w:rsid w:val="004E2AE6"/>
    <w:rsid w:val="00563758"/>
    <w:rsid w:val="00587C45"/>
    <w:rsid w:val="0059131F"/>
    <w:rsid w:val="005C5441"/>
    <w:rsid w:val="00600847"/>
    <w:rsid w:val="00666421"/>
    <w:rsid w:val="00696C01"/>
    <w:rsid w:val="0078021F"/>
    <w:rsid w:val="007967B6"/>
    <w:rsid w:val="00796C29"/>
    <w:rsid w:val="007E1E14"/>
    <w:rsid w:val="00846423"/>
    <w:rsid w:val="0087792D"/>
    <w:rsid w:val="008D3C98"/>
    <w:rsid w:val="008D4663"/>
    <w:rsid w:val="008E62A3"/>
    <w:rsid w:val="009068F0"/>
    <w:rsid w:val="00935CFC"/>
    <w:rsid w:val="009419F2"/>
    <w:rsid w:val="00963D3F"/>
    <w:rsid w:val="009804F2"/>
    <w:rsid w:val="009A06E7"/>
    <w:rsid w:val="009D2EEF"/>
    <w:rsid w:val="009E13C3"/>
    <w:rsid w:val="009F5AD1"/>
    <w:rsid w:val="00A22C64"/>
    <w:rsid w:val="00AA16AD"/>
    <w:rsid w:val="00AB3A4E"/>
    <w:rsid w:val="00AD5620"/>
    <w:rsid w:val="00B15E33"/>
    <w:rsid w:val="00B212D7"/>
    <w:rsid w:val="00B2466D"/>
    <w:rsid w:val="00B269DC"/>
    <w:rsid w:val="00B834D0"/>
    <w:rsid w:val="00BC32ED"/>
    <w:rsid w:val="00C13570"/>
    <w:rsid w:val="00C55514"/>
    <w:rsid w:val="00CC7A0C"/>
    <w:rsid w:val="00CE7827"/>
    <w:rsid w:val="00D62DB4"/>
    <w:rsid w:val="00D809FD"/>
    <w:rsid w:val="00DE4C9F"/>
    <w:rsid w:val="00E17D98"/>
    <w:rsid w:val="00E508BC"/>
    <w:rsid w:val="00E65DA3"/>
    <w:rsid w:val="00EB5B59"/>
    <w:rsid w:val="00EC091D"/>
    <w:rsid w:val="00ED39C3"/>
    <w:rsid w:val="00EF1E02"/>
    <w:rsid w:val="00F25A17"/>
    <w:rsid w:val="00F36CE0"/>
    <w:rsid w:val="00FB1531"/>
    <w:rsid w:val="00FC75F0"/>
    <w:rsid w:val="00FD09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rsid w:val="00C55514"/>
    <w:rPr>
      <w:color w:val="808080"/>
    </w:rPr>
  </w:style>
  <w:style w:type="paragraph" w:customStyle="1" w:styleId="BBCAF4EEE34D494E902FE4C96ECD9E29">
    <w:name w:val="BBCAF4EEE34D494E902FE4C96ECD9E29"/>
    <w:rsid w:val="003B2A01"/>
  </w:style>
  <w:style w:type="paragraph" w:customStyle="1" w:styleId="1E0C6DA520D541DB9E38FCB995E59BEF">
    <w:name w:val="1E0C6DA520D541DB9E38FCB995E59BEF"/>
    <w:rsid w:val="003B2A01"/>
  </w:style>
  <w:style w:type="paragraph" w:customStyle="1" w:styleId="BB5FFE574DBE48D797F09BE19EB77844">
    <w:name w:val="BB5FFE574DBE48D797F09BE19EB77844"/>
    <w:rsid w:val="003B2A01"/>
  </w:style>
  <w:style w:type="paragraph" w:customStyle="1" w:styleId="9C6F2DFF04B54F0C925BA715D63F454B">
    <w:name w:val="9C6F2DFF04B54F0C925BA715D63F454B"/>
    <w:rsid w:val="003B2A01"/>
  </w:style>
  <w:style w:type="paragraph" w:customStyle="1" w:styleId="B0B58C77903146FF9C35D87AD5528F4A">
    <w:name w:val="B0B58C77903146FF9C35D87AD5528F4A"/>
    <w:rsid w:val="003B2A01"/>
  </w:style>
  <w:style w:type="paragraph" w:customStyle="1" w:styleId="709D5098B556463DB711F5F6D07A34B9">
    <w:name w:val="709D5098B556463DB711F5F6D07A34B9"/>
    <w:rsid w:val="003B2A01"/>
  </w:style>
  <w:style w:type="paragraph" w:customStyle="1" w:styleId="255ECEDC724747D1BE6D972509128F85">
    <w:name w:val="255ECEDC724747D1BE6D972509128F85"/>
    <w:rsid w:val="003B2A01"/>
  </w:style>
  <w:style w:type="paragraph" w:customStyle="1" w:styleId="25E86D7F56D642C9A516F0956E332731">
    <w:name w:val="25E86D7F56D642C9A516F0956E332731"/>
    <w:rsid w:val="003B2A01"/>
  </w:style>
  <w:style w:type="paragraph" w:customStyle="1" w:styleId="AB33E7DACC6049C280D26641A24B2A82">
    <w:name w:val="AB33E7DACC6049C280D26641A24B2A82"/>
    <w:rsid w:val="003B2A01"/>
  </w:style>
  <w:style w:type="paragraph" w:customStyle="1" w:styleId="F5E76DF90FD34C2C88AED363B063BBFA">
    <w:name w:val="F5E76DF90FD34C2C88AED363B063BBFA"/>
    <w:rsid w:val="003B2A01"/>
  </w:style>
  <w:style w:type="paragraph" w:customStyle="1" w:styleId="72AEF05D46A64F1B9A5F44811DCC8C85">
    <w:name w:val="72AEF05D46A64F1B9A5F44811DCC8C85"/>
    <w:rsid w:val="003B2A01"/>
  </w:style>
  <w:style w:type="paragraph" w:customStyle="1" w:styleId="6E4760E382F2492F9B4A0522C17A04DD">
    <w:name w:val="6E4760E382F2492F9B4A0522C17A04DD"/>
    <w:rsid w:val="003B2A01"/>
  </w:style>
  <w:style w:type="paragraph" w:customStyle="1" w:styleId="CA56B63D2A054CAFB5503861C33FC22B">
    <w:name w:val="CA56B63D2A054CAFB5503861C33FC22B"/>
    <w:rsid w:val="003B2A01"/>
  </w:style>
  <w:style w:type="paragraph" w:customStyle="1" w:styleId="B172AF9EED8147E6A6C1DE6FE9D127E8">
    <w:name w:val="B172AF9EED8147E6A6C1DE6FE9D127E8"/>
    <w:rsid w:val="003B2A01"/>
  </w:style>
  <w:style w:type="paragraph" w:customStyle="1" w:styleId="0388DB51CB1B49E08C091124DD03C31E">
    <w:name w:val="0388DB51CB1B49E08C091124DD03C31E"/>
    <w:rsid w:val="00963D3F"/>
  </w:style>
  <w:style w:type="paragraph" w:customStyle="1" w:styleId="58D57BE07D1542609556B9566E30411F">
    <w:name w:val="58D57BE07D1542609556B9566E30411F"/>
    <w:rsid w:val="00963D3F"/>
  </w:style>
  <w:style w:type="paragraph" w:customStyle="1" w:styleId="411F15D5CB6C4CA8B17DD25E480D16DA">
    <w:name w:val="411F15D5CB6C4CA8B17DD25E480D16DA"/>
    <w:rsid w:val="00963D3F"/>
  </w:style>
  <w:style w:type="paragraph" w:customStyle="1" w:styleId="0DA7F6066ED6450F96C6180D0AB919EC">
    <w:name w:val="0DA7F6066ED6450F96C6180D0AB919EC"/>
    <w:rsid w:val="00963D3F"/>
  </w:style>
  <w:style w:type="paragraph" w:customStyle="1" w:styleId="A87FEC0A1C6D4E65B31BA12C8A8490C0">
    <w:name w:val="A87FEC0A1C6D4E65B31BA12C8A8490C0"/>
    <w:rsid w:val="00963D3F"/>
  </w:style>
  <w:style w:type="paragraph" w:customStyle="1" w:styleId="35FA0E75F6F44E148EC4D510494581F9">
    <w:name w:val="35FA0E75F6F44E148EC4D510494581F9"/>
    <w:rsid w:val="00963D3F"/>
  </w:style>
  <w:style w:type="paragraph" w:customStyle="1" w:styleId="1BD323AABFC245CA9B17C974F4FBEC29">
    <w:name w:val="1BD323AABFC245CA9B17C974F4FBEC29"/>
    <w:rsid w:val="00963D3F"/>
  </w:style>
  <w:style w:type="paragraph" w:customStyle="1" w:styleId="B089F84227BF444BA731D1F9E11483A1">
    <w:name w:val="B089F84227BF444BA731D1F9E11483A1"/>
    <w:rsid w:val="00963D3F"/>
  </w:style>
  <w:style w:type="paragraph" w:customStyle="1" w:styleId="245EED169033423E878696C559B41FC2">
    <w:name w:val="245EED169033423E878696C559B41FC2"/>
    <w:rsid w:val="00963D3F"/>
  </w:style>
  <w:style w:type="paragraph" w:customStyle="1" w:styleId="DD58B80029A54E128C7664807B1320C8">
    <w:name w:val="DD58B80029A54E128C7664807B1320C8"/>
    <w:rsid w:val="005C5441"/>
  </w:style>
  <w:style w:type="paragraph" w:customStyle="1" w:styleId="81E3ED3E6588437582B3EF5CDB289584">
    <w:name w:val="81E3ED3E6588437582B3EF5CDB289584"/>
    <w:rsid w:val="005C5441"/>
  </w:style>
  <w:style w:type="paragraph" w:customStyle="1" w:styleId="6B37F2A2C085422DAF0DA1F7CCBD4255">
    <w:name w:val="6B37F2A2C085422DAF0DA1F7CCBD4255"/>
    <w:rsid w:val="005C5441"/>
  </w:style>
  <w:style w:type="paragraph" w:customStyle="1" w:styleId="32CB3666A77E48E2835C700B309D7515">
    <w:name w:val="32CB3666A77E48E2835C700B309D7515"/>
    <w:rsid w:val="005C5441"/>
  </w:style>
  <w:style w:type="paragraph" w:customStyle="1" w:styleId="FCF9DBC00FCD4C9EB5BD46D0B345DDD3">
    <w:name w:val="FCF9DBC00FCD4C9EB5BD46D0B345DDD3"/>
    <w:rsid w:val="005C5441"/>
  </w:style>
  <w:style w:type="paragraph" w:customStyle="1" w:styleId="4D11A8BEA08F4D80A559874E11A89723">
    <w:name w:val="4D11A8BEA08F4D80A559874E11A89723"/>
    <w:rsid w:val="005C5441"/>
  </w:style>
  <w:style w:type="paragraph" w:customStyle="1" w:styleId="7912ED8635974E0885B0F13100271045">
    <w:name w:val="7912ED8635974E0885B0F13100271045"/>
    <w:rsid w:val="00E17D98"/>
  </w:style>
  <w:style w:type="paragraph" w:customStyle="1" w:styleId="640B45A1628F47E5917C050CD8FFF851">
    <w:name w:val="640B45A1628F47E5917C050CD8FFF851"/>
    <w:rsid w:val="00E17D98"/>
  </w:style>
  <w:style w:type="paragraph" w:customStyle="1" w:styleId="E10BA5D18E2A4AACAE47231B0F1741B7">
    <w:name w:val="E10BA5D18E2A4AACAE47231B0F1741B7"/>
    <w:rsid w:val="00E17D98"/>
  </w:style>
  <w:style w:type="paragraph" w:customStyle="1" w:styleId="0267A25726F0448AA3CCDAEB15ADCA2C">
    <w:name w:val="0267A25726F0448AA3CCDAEB15ADCA2C"/>
    <w:rsid w:val="00E17D98"/>
  </w:style>
  <w:style w:type="paragraph" w:customStyle="1" w:styleId="CC0F7FDD1C464AE4A1E80B2347BE74BE">
    <w:name w:val="CC0F7FDD1C464AE4A1E80B2347BE74BE"/>
    <w:rsid w:val="00E17D98"/>
  </w:style>
  <w:style w:type="paragraph" w:customStyle="1" w:styleId="074475ADECDF479EB2108593673CBEC0">
    <w:name w:val="074475ADECDF479EB2108593673CBEC0"/>
    <w:rsid w:val="00E17D98"/>
  </w:style>
  <w:style w:type="paragraph" w:customStyle="1" w:styleId="1EE1CF8DC1F34C25A128FBCCD81ABF14">
    <w:name w:val="1EE1CF8DC1F34C25A128FBCCD81ABF14"/>
    <w:rsid w:val="0017046A"/>
  </w:style>
  <w:style w:type="paragraph" w:customStyle="1" w:styleId="7E6039AFEBC143D7AC93F8B6C34BA6AF">
    <w:name w:val="7E6039AFEBC143D7AC93F8B6C34BA6AF"/>
    <w:rsid w:val="0017046A"/>
  </w:style>
  <w:style w:type="paragraph" w:customStyle="1" w:styleId="C665FE7FAF3F462CB69692C7BAD34BBC">
    <w:name w:val="C665FE7FAF3F462CB69692C7BAD34BBC"/>
    <w:rsid w:val="0017046A"/>
  </w:style>
  <w:style w:type="paragraph" w:customStyle="1" w:styleId="5F850C5A56F849F6B06483240AA8B92F">
    <w:name w:val="5F850C5A56F849F6B06483240AA8B92F"/>
    <w:rsid w:val="0017046A"/>
  </w:style>
  <w:style w:type="paragraph" w:customStyle="1" w:styleId="F1D8565D8B484E7EB33EF764A53F67D8">
    <w:name w:val="F1D8565D8B484E7EB33EF764A53F67D8"/>
    <w:rsid w:val="0017046A"/>
  </w:style>
  <w:style w:type="paragraph" w:customStyle="1" w:styleId="0F7CE957CF27456F8942AB02DFE96585">
    <w:name w:val="0F7CE957CF27456F8942AB02DFE96585"/>
    <w:rsid w:val="0017046A"/>
  </w:style>
  <w:style w:type="paragraph" w:customStyle="1" w:styleId="7CB1A5DE9E8147B0955411E655667B2A">
    <w:name w:val="7CB1A5DE9E8147B0955411E655667B2A"/>
    <w:rsid w:val="0017046A"/>
  </w:style>
  <w:style w:type="paragraph" w:customStyle="1" w:styleId="CF049FCA336D429DBE2736B8691B5240">
    <w:name w:val="CF049FCA336D429DBE2736B8691B5240"/>
    <w:rsid w:val="0017046A"/>
  </w:style>
  <w:style w:type="paragraph" w:customStyle="1" w:styleId="669A08E7B9E04DC089F6AA493B946FB1">
    <w:name w:val="669A08E7B9E04DC089F6AA493B946FB1"/>
    <w:rsid w:val="009804F2"/>
  </w:style>
  <w:style w:type="paragraph" w:customStyle="1" w:styleId="D571E7CF14A94F73A52EECA71BF3DECD">
    <w:name w:val="D571E7CF14A94F73A52EECA71BF3DECD"/>
    <w:rsid w:val="009804F2"/>
  </w:style>
  <w:style w:type="paragraph" w:customStyle="1" w:styleId="D806226E714D44D98B98B2B6166DE59D">
    <w:name w:val="D806226E714D44D98B98B2B6166DE59D"/>
    <w:rsid w:val="00666421"/>
  </w:style>
  <w:style w:type="paragraph" w:customStyle="1" w:styleId="7163BC8EE37C4E8CA1BD04D1C37871EC">
    <w:name w:val="7163BC8EE37C4E8CA1BD04D1C37871EC"/>
    <w:rsid w:val="00666421"/>
  </w:style>
  <w:style w:type="paragraph" w:customStyle="1" w:styleId="903EB92EFB6045EDB0B772653874EDAF">
    <w:name w:val="903EB92EFB6045EDB0B772653874EDAF"/>
    <w:rsid w:val="00666421"/>
  </w:style>
  <w:style w:type="paragraph" w:customStyle="1" w:styleId="343D0CB02249440BA460A01F0B1BB9FE">
    <w:name w:val="343D0CB02249440BA460A01F0B1BB9FE"/>
  </w:style>
  <w:style w:type="paragraph" w:customStyle="1" w:styleId="F6FAD8F7F28243E69D0A3C6814211B7C">
    <w:name w:val="F6FAD8F7F28243E69D0A3C6814211B7C"/>
  </w:style>
  <w:style w:type="paragraph" w:customStyle="1" w:styleId="C684F6AA147B477989C405AFE4058297">
    <w:name w:val="C684F6AA147B477989C405AFE4058297"/>
  </w:style>
  <w:style w:type="paragraph" w:customStyle="1" w:styleId="5C34911DD5074485A21AE3D2A3B10525">
    <w:name w:val="5C34911DD5074485A21AE3D2A3B10525"/>
  </w:style>
  <w:style w:type="paragraph" w:customStyle="1" w:styleId="E1A1004A970A4E9481F43D439541A22E">
    <w:name w:val="E1A1004A970A4E9481F43D439541A22E"/>
  </w:style>
  <w:style w:type="paragraph" w:customStyle="1" w:styleId="E831F36103D04CA5917AEEAA98120EC2">
    <w:name w:val="E831F36103D04CA5917AEEAA98120EC2"/>
  </w:style>
  <w:style w:type="paragraph" w:customStyle="1" w:styleId="E4ADE934358A4E78852052B07EB2F16F">
    <w:name w:val="E4ADE934358A4E78852052B07EB2F16F"/>
  </w:style>
  <w:style w:type="paragraph" w:customStyle="1" w:styleId="685CE25AA1E54BFA80054AAB69057521">
    <w:name w:val="685CE25AA1E54BFA80054AAB69057521"/>
  </w:style>
  <w:style w:type="paragraph" w:customStyle="1" w:styleId="F5E56E182FA748278BB4600CA3CD3A7C">
    <w:name w:val="F5E56E182FA748278BB4600CA3CD3A7C"/>
  </w:style>
  <w:style w:type="paragraph" w:customStyle="1" w:styleId="BC170CD1456E41719D552DA661520A56">
    <w:name w:val="BC170CD1456E41719D552DA661520A56"/>
  </w:style>
  <w:style w:type="paragraph" w:customStyle="1" w:styleId="9FE35367DA144EB8B666187956458913">
    <w:name w:val="9FE35367DA144EB8B666187956458913"/>
  </w:style>
  <w:style w:type="paragraph" w:customStyle="1" w:styleId="18E6FDE8B1A44E4F942C784853B3BF67">
    <w:name w:val="18E6FDE8B1A44E4F942C784853B3BF67"/>
  </w:style>
  <w:style w:type="paragraph" w:customStyle="1" w:styleId="21DD8E47B50C42A6A96EC0CD274C7BE3">
    <w:name w:val="21DD8E47B50C42A6A96EC0CD274C7BE3"/>
  </w:style>
  <w:style w:type="paragraph" w:customStyle="1" w:styleId="8889EAC90EB6433C85F7F5EF75F1CE48">
    <w:name w:val="8889EAC90EB6433C85F7F5EF75F1CE48"/>
  </w:style>
  <w:style w:type="paragraph" w:customStyle="1" w:styleId="77EF80829179488FBE099DD64798EA67">
    <w:name w:val="77EF80829179488FBE099DD64798EA67"/>
  </w:style>
  <w:style w:type="paragraph" w:customStyle="1" w:styleId="93B788B03EC04E9EB4E0DDD265C77016">
    <w:name w:val="93B788B03EC04E9EB4E0DDD265C77016"/>
    <w:rsid w:val="00115280"/>
  </w:style>
  <w:style w:type="paragraph" w:customStyle="1" w:styleId="D5DE97F7D508424E90987CC1100A5F85">
    <w:name w:val="D5DE97F7D508424E90987CC1100A5F85"/>
    <w:rsid w:val="00115280"/>
  </w:style>
  <w:style w:type="paragraph" w:customStyle="1" w:styleId="9842D856F4FE4C09A7DB0D5CB9E56CAD">
    <w:name w:val="9842D856F4FE4C09A7DB0D5CB9E56CAD"/>
    <w:rsid w:val="00115280"/>
  </w:style>
  <w:style w:type="paragraph" w:customStyle="1" w:styleId="E0151FFE7EC14EF99CBA83668BD370B9">
    <w:name w:val="E0151FFE7EC14EF99CBA83668BD370B9"/>
    <w:rsid w:val="00115280"/>
  </w:style>
  <w:style w:type="paragraph" w:customStyle="1" w:styleId="256D9BA3AF72430390D0ABC2FB995F6A">
    <w:name w:val="256D9BA3AF72430390D0ABC2FB995F6A"/>
    <w:rsid w:val="00115280"/>
  </w:style>
  <w:style w:type="paragraph" w:customStyle="1" w:styleId="CEB89162BBFC4325945AEC2166BBDF78">
    <w:name w:val="CEB89162BBFC4325945AEC2166BBDF78"/>
    <w:rsid w:val="00115280"/>
  </w:style>
  <w:style w:type="paragraph" w:customStyle="1" w:styleId="5D076595AF774FC0B2C67F811F5206F6">
    <w:name w:val="5D076595AF774FC0B2C67F811F5206F6"/>
    <w:rsid w:val="00115280"/>
  </w:style>
  <w:style w:type="paragraph" w:customStyle="1" w:styleId="B0A6ECB3FF4F406584AFFC986B70103A">
    <w:name w:val="B0A6ECB3FF4F406584AFFC986B70103A"/>
    <w:rsid w:val="00115280"/>
  </w:style>
  <w:style w:type="paragraph" w:customStyle="1" w:styleId="CCA0065AEA604223B673BA4858871D3E">
    <w:name w:val="CCA0065AEA604223B673BA4858871D3E"/>
    <w:rsid w:val="00115280"/>
  </w:style>
  <w:style w:type="paragraph" w:customStyle="1" w:styleId="BD9FFBFFDE874581AD722917217CECEB">
    <w:name w:val="BD9FFBFFDE874581AD722917217CECEB"/>
    <w:rsid w:val="00115280"/>
  </w:style>
  <w:style w:type="paragraph" w:customStyle="1" w:styleId="08422A52C8514B29BBAF94DA13F1AB8E">
    <w:name w:val="08422A52C8514B29BBAF94DA13F1AB8E"/>
    <w:rsid w:val="00115280"/>
  </w:style>
  <w:style w:type="paragraph" w:customStyle="1" w:styleId="4043A94D629D4A1BABFDDF149AD5134F">
    <w:name w:val="4043A94D629D4A1BABFDDF149AD5134F"/>
    <w:rsid w:val="00115280"/>
  </w:style>
  <w:style w:type="paragraph" w:customStyle="1" w:styleId="6151F548FA3845FE9398637B288EBF41">
    <w:name w:val="6151F548FA3845FE9398637B288EBF41"/>
    <w:rsid w:val="00C55514"/>
  </w:style>
  <w:style w:type="paragraph" w:customStyle="1" w:styleId="6D907A8D611642A1B279BD5CAF54334E">
    <w:name w:val="6D907A8D611642A1B279BD5CAF54334E"/>
    <w:rsid w:val="00C55514"/>
  </w:style>
  <w:style w:type="paragraph" w:customStyle="1" w:styleId="080C4A27F7EF4D05B9A6747A81757F83">
    <w:name w:val="080C4A27F7EF4D05B9A6747A81757F83"/>
    <w:rsid w:val="00C55514"/>
  </w:style>
  <w:style w:type="paragraph" w:customStyle="1" w:styleId="4E9AAD9A092E4437BD723CB3EB46921B">
    <w:name w:val="4E9AAD9A092E4437BD723CB3EB46921B"/>
    <w:rsid w:val="00C55514"/>
  </w:style>
  <w:style w:type="paragraph" w:customStyle="1" w:styleId="E30B9D57E9F0488DAE1E272C22057789">
    <w:name w:val="E30B9D57E9F0488DAE1E272C22057789"/>
    <w:rsid w:val="00C55514"/>
  </w:style>
  <w:style w:type="paragraph" w:customStyle="1" w:styleId="C86C959FFBE24DAD95FC163666E0DE3F">
    <w:name w:val="C86C959FFBE24DAD95FC163666E0DE3F"/>
    <w:rsid w:val="00C555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0900095D55379479E4583B197B88C5E" ma:contentTypeVersion="12" ma:contentTypeDescription="Create a new document." ma:contentTypeScope="" ma:versionID="d543ec2df032f67751e19078d78fbdd9">
  <xsd:schema xmlns:xsd="http://www.w3.org/2001/XMLSchema" xmlns:xs="http://www.w3.org/2001/XMLSchema" xmlns:p="http://schemas.microsoft.com/office/2006/metadata/properties" xmlns:ns2="38dbe014-0c43-4da3-9d65-a414fd1b650c" xmlns:ns3="7e7214ef-ca95-4f2d-ba0a-386506914ce9" targetNamespace="http://schemas.microsoft.com/office/2006/metadata/properties" ma:root="true" ma:fieldsID="3021920d9ac177fb163a5cdbb679bc7a" ns2:_="" ns3:_="">
    <xsd:import namespace="38dbe014-0c43-4da3-9d65-a414fd1b650c"/>
    <xsd:import namespace="7e7214ef-ca95-4f2d-ba0a-386506914c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dbe014-0c43-4da3-9d65-a414fd1b65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7214ef-ca95-4f2d-ba0a-386506914c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7e7214ef-ca95-4f2d-ba0a-386506914ce9">
      <UserInfo>
        <DisplayName>Johnson-Gault, Demetrius  (D.J.)</DisplayName>
        <AccountId>100</AccountId>
        <AccountType/>
      </UserInfo>
    </SharedWithUsers>
  </documentManagement>
</p:properties>
</file>

<file path=customXml/itemProps1.xml><?xml version="1.0" encoding="utf-8"?>
<ds:datastoreItem xmlns:ds="http://schemas.openxmlformats.org/officeDocument/2006/customXml" ds:itemID="{D2A77999-C5F1-4D30-A0AE-35A0D2EA5A72}">
  <ds:schemaRefs>
    <ds:schemaRef ds:uri="http://schemas.openxmlformats.org/officeDocument/2006/bibliography"/>
  </ds:schemaRefs>
</ds:datastoreItem>
</file>

<file path=customXml/itemProps2.xml><?xml version="1.0" encoding="utf-8"?>
<ds:datastoreItem xmlns:ds="http://schemas.openxmlformats.org/officeDocument/2006/customXml" ds:itemID="{17D77CD4-2DE9-46E1-92A7-941F9E4792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dbe014-0c43-4da3-9d65-a414fd1b650c"/>
    <ds:schemaRef ds:uri="7e7214ef-ca95-4f2d-ba0a-386506914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7e7214ef-ca95-4f2d-ba0a-386506914ce9"/>
  </ds:schemaRefs>
</ds:datastoreItem>
</file>

<file path=docProps/app.xml><?xml version="1.0" encoding="utf-8"?>
<Properties xmlns="http://schemas.openxmlformats.org/officeDocument/2006/extended-properties" xmlns:vt="http://schemas.openxmlformats.org/officeDocument/2006/docPropsVTypes">
  <Template>_Specification_Macros_v6-1a.dotm</Template>
  <TotalTime>0</TotalTime>
  <Pages>42</Pages>
  <Words>15218</Words>
  <Characters>86743</Characters>
  <Application>Microsoft Office Word</Application>
  <DocSecurity>0</DocSecurity>
  <Lines>722</Lines>
  <Paragraphs>203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101758</CharactersWithSpaces>
  <SharedDoc>false</SharedDoc>
  <HLinks>
    <vt:vector size="732" baseType="variant">
      <vt:variant>
        <vt:i4>720914</vt:i4>
      </vt:variant>
      <vt:variant>
        <vt:i4>1263</vt:i4>
      </vt:variant>
      <vt:variant>
        <vt:i4>0</vt:i4>
      </vt:variant>
      <vt:variant>
        <vt:i4>5</vt:i4>
      </vt:variant>
      <vt:variant>
        <vt:lpwstr>https://bd101001.pd2.ford.com/stages/</vt:lpwstr>
      </vt:variant>
      <vt:variant>
        <vt:lpwstr>/workspace/209/_vv/(process/artifact/_ZbIhsK4EkzaN49uPh7SLuQ)</vt:lpwstr>
      </vt:variant>
      <vt:variant>
        <vt:i4>4718627</vt:i4>
      </vt:variant>
      <vt:variant>
        <vt:i4>877</vt:i4>
      </vt:variant>
      <vt:variant>
        <vt:i4>0</vt:i4>
      </vt:variant>
      <vt:variant>
        <vt:i4>5</vt:i4>
      </vt:variant>
      <vt:variant>
        <vt:lpwstr>https://bd101001.pd2.ford.com/stages/</vt:lpwstr>
      </vt:variant>
      <vt:variant>
        <vt:lpwstr>/workspace/209/_vv/(process/activity/_KC_OMN4hkpGMg85u0m-tig)</vt:lpwstr>
      </vt:variant>
      <vt:variant>
        <vt:i4>5767259</vt:i4>
      </vt:variant>
      <vt:variant>
        <vt:i4>874</vt:i4>
      </vt:variant>
      <vt:variant>
        <vt:i4>0</vt:i4>
      </vt:variant>
      <vt:variant>
        <vt:i4>5</vt:i4>
      </vt:variant>
      <vt:variant>
        <vt:lpwstr>http://wiki.ford.com/display/RequirementsEngineering/How+to+use+the+Specification+Templates</vt:lpwstr>
      </vt:variant>
      <vt:variant>
        <vt:lpwstr>HowtousetheSpecificationTemplates-AddNewRequirement</vt:lpwstr>
      </vt:variant>
      <vt:variant>
        <vt:i4>393289</vt:i4>
      </vt:variant>
      <vt:variant>
        <vt:i4>797</vt:i4>
      </vt:variant>
      <vt:variant>
        <vt:i4>0</vt:i4>
      </vt:variant>
      <vt:variant>
        <vt:i4>5</vt:i4>
      </vt:variant>
      <vt:variant>
        <vt:lpwstr>https://bd101001.pd2.ford.com/stages/</vt:lpwstr>
      </vt:variant>
      <vt:variant>
        <vt:lpwstr>/workspace/209/_vv/(process/activity/_A8UUYPnykpCMg85u0m-tig)</vt:lpwstr>
      </vt:variant>
      <vt:variant>
        <vt:i4>1441861</vt:i4>
      </vt:variant>
      <vt:variant>
        <vt:i4>751</vt:i4>
      </vt:variant>
      <vt:variant>
        <vt:i4>0</vt:i4>
      </vt:variant>
      <vt:variant>
        <vt:i4>5</vt:i4>
      </vt:variant>
      <vt:variant>
        <vt:lpwstr>https://bd101001.pd2.ford.com/stages/</vt:lpwstr>
      </vt:variant>
      <vt:variant>
        <vt:lpwstr>/workspace/209/_vv/(process/activity/_iKH7oFMNkpOMg85u0m-tig)</vt:lpwstr>
      </vt:variant>
      <vt:variant>
        <vt:i4>8323149</vt:i4>
      </vt:variant>
      <vt:variant>
        <vt:i4>748</vt:i4>
      </vt:variant>
      <vt:variant>
        <vt:i4>0</vt:i4>
      </vt:variant>
      <vt:variant>
        <vt:i4>5</vt:i4>
      </vt:variant>
      <vt:variant>
        <vt:lpwstr>https://bd101001.pd2.ford.com/stages/</vt:lpwstr>
      </vt:variant>
      <vt:variant>
        <vt:lpwstr>/workspace/209/_vv/(process/activity/_E_h9QKJNeBGY2aIJCaFfcg)</vt:lpwstr>
      </vt:variant>
      <vt:variant>
        <vt:i4>327704</vt:i4>
      </vt:variant>
      <vt:variant>
        <vt:i4>731</vt:i4>
      </vt:variant>
      <vt:variant>
        <vt:i4>0</vt:i4>
      </vt:variant>
      <vt:variant>
        <vt:i4>5</vt:i4>
      </vt:variant>
      <vt:variant>
        <vt:lpwstr>https://bd101001.pd2.ford.com/stages/</vt:lpwstr>
      </vt:variant>
      <vt:variant>
        <vt:lpwstr>/workspace/209/_vv/(process/activity/_RwbBQG35kpCMg85u0m-tig)</vt:lpwstr>
      </vt:variant>
      <vt:variant>
        <vt:i4>6946915</vt:i4>
      </vt:variant>
      <vt:variant>
        <vt:i4>720</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1245259</vt:i4>
      </vt:variant>
      <vt:variant>
        <vt:i4>684</vt:i4>
      </vt:variant>
      <vt:variant>
        <vt:i4>0</vt:i4>
      </vt:variant>
      <vt:variant>
        <vt:i4>5</vt:i4>
      </vt:variant>
      <vt:variant>
        <vt:lpwstr>https://wiki.ford.com/display/RequirementsEngineering/RE+Glossary</vt:lpwstr>
      </vt:variant>
      <vt:variant>
        <vt:lpwstr/>
      </vt:variant>
      <vt:variant>
        <vt:i4>5242955</vt:i4>
      </vt:variant>
      <vt:variant>
        <vt:i4>678</vt:i4>
      </vt:variant>
      <vt:variant>
        <vt:i4>0</vt:i4>
      </vt:variant>
      <vt:variant>
        <vt:i4>5</vt:i4>
      </vt:variant>
      <vt:variant>
        <vt:lpwstr>http://www.ieee.org/documents/ieeecitationref.pdf</vt:lpwstr>
      </vt:variant>
      <vt:variant>
        <vt:lpwstr/>
      </vt:variant>
      <vt:variant>
        <vt:i4>6946915</vt:i4>
      </vt:variant>
      <vt:variant>
        <vt:i4>672</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3342446</vt:i4>
      </vt:variant>
      <vt:variant>
        <vt:i4>669</vt:i4>
      </vt:variant>
      <vt:variant>
        <vt:i4>0</vt:i4>
      </vt:variant>
      <vt:variant>
        <vt:i4>5</vt:i4>
      </vt:variant>
      <vt:variant>
        <vt:lpwstr>http://wiki.ford.com/display/RequirementsEngineering/Requirements+Attributes?src=contextnavpagetreemode</vt:lpwstr>
      </vt:variant>
      <vt:variant>
        <vt:lpwstr/>
      </vt:variant>
      <vt:variant>
        <vt:i4>7929901</vt:i4>
      </vt:variant>
      <vt:variant>
        <vt:i4>666</vt:i4>
      </vt:variant>
      <vt:variant>
        <vt:i4>0</vt:i4>
      </vt:variant>
      <vt:variant>
        <vt:i4>5</vt:i4>
      </vt:variant>
      <vt:variant>
        <vt:lpwstr>http://wiki.ford.com/display/RequirementsEngineering/How+to+use+the+Specification+Templates?src=contextnavpagetreemode</vt:lpwstr>
      </vt:variant>
      <vt:variant>
        <vt:lpwstr/>
      </vt:variant>
      <vt:variant>
        <vt:i4>5177375</vt:i4>
      </vt:variant>
      <vt:variant>
        <vt:i4>627</vt:i4>
      </vt:variant>
      <vt:variant>
        <vt:i4>0</vt:i4>
      </vt:variant>
      <vt:variant>
        <vt:i4>5</vt:i4>
      </vt:variant>
      <vt:variant>
        <vt:lpwstr>http://wiki.ford.com/display/RequirementsEngineering/Requirements+Engineering+for+SW+Enabled+Features</vt:lpwstr>
      </vt:variant>
      <vt:variant>
        <vt:lpwstr/>
      </vt:variant>
      <vt:variant>
        <vt:i4>327760</vt:i4>
      </vt:variant>
      <vt:variant>
        <vt:i4>624</vt:i4>
      </vt:variant>
      <vt:variant>
        <vt:i4>0</vt:i4>
      </vt:variant>
      <vt:variant>
        <vt:i4>5</vt:i4>
      </vt:variant>
      <vt:variant>
        <vt:lpwstr>http://wiki.ford.com/display/RequirementsEngineering/Specification+templates</vt:lpwstr>
      </vt:variant>
      <vt:variant>
        <vt:lpwstr/>
      </vt:variant>
      <vt:variant>
        <vt:i4>2359320</vt:i4>
      </vt:variant>
      <vt:variant>
        <vt:i4>621</vt:i4>
      </vt:variant>
      <vt:variant>
        <vt:i4>0</vt:i4>
      </vt:variant>
      <vt:variant>
        <vt:i4>5</vt:i4>
      </vt:variant>
      <vt:variant>
        <vt:lpwstr>mailto:astrzelc@ford.com</vt:lpwstr>
      </vt:variant>
      <vt:variant>
        <vt:lpwstr/>
      </vt:variant>
      <vt:variant>
        <vt:i4>3080211</vt:i4>
      </vt:variant>
      <vt:variant>
        <vt:i4>618</vt:i4>
      </vt:variant>
      <vt:variant>
        <vt:i4>0</vt:i4>
      </vt:variant>
      <vt:variant>
        <vt:i4>5</vt:i4>
      </vt:variant>
      <vt:variant>
        <vt:lpwstr>mailto:hllusho@ford.com</vt:lpwstr>
      </vt:variant>
      <vt:variant>
        <vt:lpwstr/>
      </vt:variant>
      <vt:variant>
        <vt:i4>4391022</vt:i4>
      </vt:variant>
      <vt:variant>
        <vt:i4>615</vt:i4>
      </vt:variant>
      <vt:variant>
        <vt:i4>0</vt:i4>
      </vt:variant>
      <vt:variant>
        <vt:i4>5</vt:i4>
      </vt:variant>
      <vt:variant>
        <vt:lpwstr>mailto:jmesko@ford.com</vt:lpwstr>
      </vt:variant>
      <vt:variant>
        <vt:lpwstr/>
      </vt:variant>
      <vt:variant>
        <vt:i4>7274505</vt:i4>
      </vt:variant>
      <vt:variant>
        <vt:i4>612</vt:i4>
      </vt:variant>
      <vt:variant>
        <vt:i4>0</vt:i4>
      </vt:variant>
      <vt:variant>
        <vt:i4>5</vt:i4>
      </vt:variant>
      <vt:variant>
        <vt:lpwstr>mailto:lsant318@ford.com</vt:lpwstr>
      </vt:variant>
      <vt:variant>
        <vt:lpwstr/>
      </vt:variant>
      <vt:variant>
        <vt:i4>2424900</vt:i4>
      </vt:variant>
      <vt:variant>
        <vt:i4>609</vt:i4>
      </vt:variant>
      <vt:variant>
        <vt:i4>0</vt:i4>
      </vt:variant>
      <vt:variant>
        <vt:i4>5</vt:i4>
      </vt:variant>
      <vt:variant>
        <vt:lpwstr>mailto:ngaglia2@ford.com</vt:lpwstr>
      </vt:variant>
      <vt:variant>
        <vt:lpwstr/>
      </vt:variant>
      <vt:variant>
        <vt:i4>2293839</vt:i4>
      </vt:variant>
      <vt:variant>
        <vt:i4>606</vt:i4>
      </vt:variant>
      <vt:variant>
        <vt:i4>0</vt:i4>
      </vt:variant>
      <vt:variant>
        <vt:i4>5</vt:i4>
      </vt:variant>
      <vt:variant>
        <vt:lpwstr>mailto:evieira1@ford.com</vt:lpwstr>
      </vt:variant>
      <vt:variant>
        <vt:lpwstr/>
      </vt:variant>
      <vt:variant>
        <vt:i4>5767202</vt:i4>
      </vt:variant>
      <vt:variant>
        <vt:i4>603</vt:i4>
      </vt:variant>
      <vt:variant>
        <vt:i4>0</vt:i4>
      </vt:variant>
      <vt:variant>
        <vt:i4>5</vt:i4>
      </vt:variant>
      <vt:variant>
        <vt:lpwstr>https://www.vsemweb.ford.com/tc/launchapp?-attach=true&amp;-s=226TCSession&amp;-o=jItFpjdbx3NrTDAAAAAAAAAAAAA&amp;servername=Production_Server</vt:lpwstr>
      </vt:variant>
      <vt:variant>
        <vt:lpwstr/>
      </vt:variant>
      <vt:variant>
        <vt:i4>4718622</vt:i4>
      </vt:variant>
      <vt:variant>
        <vt:i4>600</vt:i4>
      </vt:variant>
      <vt:variant>
        <vt:i4>0</vt:i4>
      </vt:variant>
      <vt:variant>
        <vt:i4>5</vt:i4>
      </vt:variant>
      <vt:variant>
        <vt:lpwstr>https://wiki.ford.com/pages/viewpage.action?pageId=174654255</vt:lpwstr>
      </vt:variant>
      <vt:variant>
        <vt:lpwstr/>
      </vt:variant>
      <vt:variant>
        <vt:i4>6946915</vt:i4>
      </vt:variant>
      <vt:variant>
        <vt:i4>594</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1966090</vt:i4>
      </vt:variant>
      <vt:variant>
        <vt:i4>591</vt:i4>
      </vt:variant>
      <vt:variant>
        <vt:i4>0</vt:i4>
      </vt:variant>
      <vt:variant>
        <vt:i4>5</vt:i4>
      </vt:variant>
      <vt:variant>
        <vt:lpwstr>https://bd101001.pd2.ford.com/stages/</vt:lpwstr>
      </vt:variant>
      <vt:variant>
        <vt:lpwstr>/workspace/209/_vv/(process/activity/_Y6ftAPI2VsW5zd82DgHb6g)</vt:lpwstr>
      </vt:variant>
      <vt:variant>
        <vt:i4>1966140</vt:i4>
      </vt:variant>
      <vt:variant>
        <vt:i4>584</vt:i4>
      </vt:variant>
      <vt:variant>
        <vt:i4>0</vt:i4>
      </vt:variant>
      <vt:variant>
        <vt:i4>5</vt:i4>
      </vt:variant>
      <vt:variant>
        <vt:lpwstr/>
      </vt:variant>
      <vt:variant>
        <vt:lpwstr>_Toc89250164</vt:lpwstr>
      </vt:variant>
      <vt:variant>
        <vt:i4>1638460</vt:i4>
      </vt:variant>
      <vt:variant>
        <vt:i4>578</vt:i4>
      </vt:variant>
      <vt:variant>
        <vt:i4>0</vt:i4>
      </vt:variant>
      <vt:variant>
        <vt:i4>5</vt:i4>
      </vt:variant>
      <vt:variant>
        <vt:lpwstr/>
      </vt:variant>
      <vt:variant>
        <vt:lpwstr>_Toc89250163</vt:lpwstr>
      </vt:variant>
      <vt:variant>
        <vt:i4>1572924</vt:i4>
      </vt:variant>
      <vt:variant>
        <vt:i4>572</vt:i4>
      </vt:variant>
      <vt:variant>
        <vt:i4>0</vt:i4>
      </vt:variant>
      <vt:variant>
        <vt:i4>5</vt:i4>
      </vt:variant>
      <vt:variant>
        <vt:lpwstr/>
      </vt:variant>
      <vt:variant>
        <vt:lpwstr>_Toc89250162</vt:lpwstr>
      </vt:variant>
      <vt:variant>
        <vt:i4>1769532</vt:i4>
      </vt:variant>
      <vt:variant>
        <vt:i4>566</vt:i4>
      </vt:variant>
      <vt:variant>
        <vt:i4>0</vt:i4>
      </vt:variant>
      <vt:variant>
        <vt:i4>5</vt:i4>
      </vt:variant>
      <vt:variant>
        <vt:lpwstr/>
      </vt:variant>
      <vt:variant>
        <vt:lpwstr>_Toc89250161</vt:lpwstr>
      </vt:variant>
      <vt:variant>
        <vt:i4>1703996</vt:i4>
      </vt:variant>
      <vt:variant>
        <vt:i4>560</vt:i4>
      </vt:variant>
      <vt:variant>
        <vt:i4>0</vt:i4>
      </vt:variant>
      <vt:variant>
        <vt:i4>5</vt:i4>
      </vt:variant>
      <vt:variant>
        <vt:lpwstr/>
      </vt:variant>
      <vt:variant>
        <vt:lpwstr>_Toc89250160</vt:lpwstr>
      </vt:variant>
      <vt:variant>
        <vt:i4>1245247</vt:i4>
      </vt:variant>
      <vt:variant>
        <vt:i4>554</vt:i4>
      </vt:variant>
      <vt:variant>
        <vt:i4>0</vt:i4>
      </vt:variant>
      <vt:variant>
        <vt:i4>5</vt:i4>
      </vt:variant>
      <vt:variant>
        <vt:lpwstr/>
      </vt:variant>
      <vt:variant>
        <vt:lpwstr>_Toc89250159</vt:lpwstr>
      </vt:variant>
      <vt:variant>
        <vt:i4>1179711</vt:i4>
      </vt:variant>
      <vt:variant>
        <vt:i4>548</vt:i4>
      </vt:variant>
      <vt:variant>
        <vt:i4>0</vt:i4>
      </vt:variant>
      <vt:variant>
        <vt:i4>5</vt:i4>
      </vt:variant>
      <vt:variant>
        <vt:lpwstr/>
      </vt:variant>
      <vt:variant>
        <vt:lpwstr>_Toc89250158</vt:lpwstr>
      </vt:variant>
      <vt:variant>
        <vt:i4>1900607</vt:i4>
      </vt:variant>
      <vt:variant>
        <vt:i4>542</vt:i4>
      </vt:variant>
      <vt:variant>
        <vt:i4>0</vt:i4>
      </vt:variant>
      <vt:variant>
        <vt:i4>5</vt:i4>
      </vt:variant>
      <vt:variant>
        <vt:lpwstr/>
      </vt:variant>
      <vt:variant>
        <vt:lpwstr>_Toc89250157</vt:lpwstr>
      </vt:variant>
      <vt:variant>
        <vt:i4>1835071</vt:i4>
      </vt:variant>
      <vt:variant>
        <vt:i4>536</vt:i4>
      </vt:variant>
      <vt:variant>
        <vt:i4>0</vt:i4>
      </vt:variant>
      <vt:variant>
        <vt:i4>5</vt:i4>
      </vt:variant>
      <vt:variant>
        <vt:lpwstr/>
      </vt:variant>
      <vt:variant>
        <vt:lpwstr>_Toc89250156</vt:lpwstr>
      </vt:variant>
      <vt:variant>
        <vt:i4>2031679</vt:i4>
      </vt:variant>
      <vt:variant>
        <vt:i4>530</vt:i4>
      </vt:variant>
      <vt:variant>
        <vt:i4>0</vt:i4>
      </vt:variant>
      <vt:variant>
        <vt:i4>5</vt:i4>
      </vt:variant>
      <vt:variant>
        <vt:lpwstr/>
      </vt:variant>
      <vt:variant>
        <vt:lpwstr>_Toc89250155</vt:lpwstr>
      </vt:variant>
      <vt:variant>
        <vt:i4>1966143</vt:i4>
      </vt:variant>
      <vt:variant>
        <vt:i4>524</vt:i4>
      </vt:variant>
      <vt:variant>
        <vt:i4>0</vt:i4>
      </vt:variant>
      <vt:variant>
        <vt:i4>5</vt:i4>
      </vt:variant>
      <vt:variant>
        <vt:lpwstr/>
      </vt:variant>
      <vt:variant>
        <vt:lpwstr>_Toc89250154</vt:lpwstr>
      </vt:variant>
      <vt:variant>
        <vt:i4>1638463</vt:i4>
      </vt:variant>
      <vt:variant>
        <vt:i4>518</vt:i4>
      </vt:variant>
      <vt:variant>
        <vt:i4>0</vt:i4>
      </vt:variant>
      <vt:variant>
        <vt:i4>5</vt:i4>
      </vt:variant>
      <vt:variant>
        <vt:lpwstr/>
      </vt:variant>
      <vt:variant>
        <vt:lpwstr>_Toc89250153</vt:lpwstr>
      </vt:variant>
      <vt:variant>
        <vt:i4>1572927</vt:i4>
      </vt:variant>
      <vt:variant>
        <vt:i4>512</vt:i4>
      </vt:variant>
      <vt:variant>
        <vt:i4>0</vt:i4>
      </vt:variant>
      <vt:variant>
        <vt:i4>5</vt:i4>
      </vt:variant>
      <vt:variant>
        <vt:lpwstr/>
      </vt:variant>
      <vt:variant>
        <vt:lpwstr>_Toc89250152</vt:lpwstr>
      </vt:variant>
      <vt:variant>
        <vt:i4>1769535</vt:i4>
      </vt:variant>
      <vt:variant>
        <vt:i4>506</vt:i4>
      </vt:variant>
      <vt:variant>
        <vt:i4>0</vt:i4>
      </vt:variant>
      <vt:variant>
        <vt:i4>5</vt:i4>
      </vt:variant>
      <vt:variant>
        <vt:lpwstr/>
      </vt:variant>
      <vt:variant>
        <vt:lpwstr>_Toc89250151</vt:lpwstr>
      </vt:variant>
      <vt:variant>
        <vt:i4>1703999</vt:i4>
      </vt:variant>
      <vt:variant>
        <vt:i4>500</vt:i4>
      </vt:variant>
      <vt:variant>
        <vt:i4>0</vt:i4>
      </vt:variant>
      <vt:variant>
        <vt:i4>5</vt:i4>
      </vt:variant>
      <vt:variant>
        <vt:lpwstr/>
      </vt:variant>
      <vt:variant>
        <vt:lpwstr>_Toc89250150</vt:lpwstr>
      </vt:variant>
      <vt:variant>
        <vt:i4>1245246</vt:i4>
      </vt:variant>
      <vt:variant>
        <vt:i4>494</vt:i4>
      </vt:variant>
      <vt:variant>
        <vt:i4>0</vt:i4>
      </vt:variant>
      <vt:variant>
        <vt:i4>5</vt:i4>
      </vt:variant>
      <vt:variant>
        <vt:lpwstr/>
      </vt:variant>
      <vt:variant>
        <vt:lpwstr>_Toc89250149</vt:lpwstr>
      </vt:variant>
      <vt:variant>
        <vt:i4>1179710</vt:i4>
      </vt:variant>
      <vt:variant>
        <vt:i4>488</vt:i4>
      </vt:variant>
      <vt:variant>
        <vt:i4>0</vt:i4>
      </vt:variant>
      <vt:variant>
        <vt:i4>5</vt:i4>
      </vt:variant>
      <vt:variant>
        <vt:lpwstr/>
      </vt:variant>
      <vt:variant>
        <vt:lpwstr>_Toc89250148</vt:lpwstr>
      </vt:variant>
      <vt:variant>
        <vt:i4>1900606</vt:i4>
      </vt:variant>
      <vt:variant>
        <vt:i4>482</vt:i4>
      </vt:variant>
      <vt:variant>
        <vt:i4>0</vt:i4>
      </vt:variant>
      <vt:variant>
        <vt:i4>5</vt:i4>
      </vt:variant>
      <vt:variant>
        <vt:lpwstr/>
      </vt:variant>
      <vt:variant>
        <vt:lpwstr>_Toc89250147</vt:lpwstr>
      </vt:variant>
      <vt:variant>
        <vt:i4>1835070</vt:i4>
      </vt:variant>
      <vt:variant>
        <vt:i4>476</vt:i4>
      </vt:variant>
      <vt:variant>
        <vt:i4>0</vt:i4>
      </vt:variant>
      <vt:variant>
        <vt:i4>5</vt:i4>
      </vt:variant>
      <vt:variant>
        <vt:lpwstr/>
      </vt:variant>
      <vt:variant>
        <vt:lpwstr>_Toc89250146</vt:lpwstr>
      </vt:variant>
      <vt:variant>
        <vt:i4>2031678</vt:i4>
      </vt:variant>
      <vt:variant>
        <vt:i4>470</vt:i4>
      </vt:variant>
      <vt:variant>
        <vt:i4>0</vt:i4>
      </vt:variant>
      <vt:variant>
        <vt:i4>5</vt:i4>
      </vt:variant>
      <vt:variant>
        <vt:lpwstr/>
      </vt:variant>
      <vt:variant>
        <vt:lpwstr>_Toc89250145</vt:lpwstr>
      </vt:variant>
      <vt:variant>
        <vt:i4>1966142</vt:i4>
      </vt:variant>
      <vt:variant>
        <vt:i4>464</vt:i4>
      </vt:variant>
      <vt:variant>
        <vt:i4>0</vt:i4>
      </vt:variant>
      <vt:variant>
        <vt:i4>5</vt:i4>
      </vt:variant>
      <vt:variant>
        <vt:lpwstr/>
      </vt:variant>
      <vt:variant>
        <vt:lpwstr>_Toc89250144</vt:lpwstr>
      </vt:variant>
      <vt:variant>
        <vt:i4>1638462</vt:i4>
      </vt:variant>
      <vt:variant>
        <vt:i4>455</vt:i4>
      </vt:variant>
      <vt:variant>
        <vt:i4>0</vt:i4>
      </vt:variant>
      <vt:variant>
        <vt:i4>5</vt:i4>
      </vt:variant>
      <vt:variant>
        <vt:lpwstr/>
      </vt:variant>
      <vt:variant>
        <vt:lpwstr>_Toc89250143</vt:lpwstr>
      </vt:variant>
      <vt:variant>
        <vt:i4>1572926</vt:i4>
      </vt:variant>
      <vt:variant>
        <vt:i4>449</vt:i4>
      </vt:variant>
      <vt:variant>
        <vt:i4>0</vt:i4>
      </vt:variant>
      <vt:variant>
        <vt:i4>5</vt:i4>
      </vt:variant>
      <vt:variant>
        <vt:lpwstr/>
      </vt:variant>
      <vt:variant>
        <vt:lpwstr>_Toc89250142</vt:lpwstr>
      </vt:variant>
      <vt:variant>
        <vt:i4>1769534</vt:i4>
      </vt:variant>
      <vt:variant>
        <vt:i4>443</vt:i4>
      </vt:variant>
      <vt:variant>
        <vt:i4>0</vt:i4>
      </vt:variant>
      <vt:variant>
        <vt:i4>5</vt:i4>
      </vt:variant>
      <vt:variant>
        <vt:lpwstr/>
      </vt:variant>
      <vt:variant>
        <vt:lpwstr>_Toc89250141</vt:lpwstr>
      </vt:variant>
      <vt:variant>
        <vt:i4>1703998</vt:i4>
      </vt:variant>
      <vt:variant>
        <vt:i4>437</vt:i4>
      </vt:variant>
      <vt:variant>
        <vt:i4>0</vt:i4>
      </vt:variant>
      <vt:variant>
        <vt:i4>5</vt:i4>
      </vt:variant>
      <vt:variant>
        <vt:lpwstr/>
      </vt:variant>
      <vt:variant>
        <vt:lpwstr>_Toc89250140</vt:lpwstr>
      </vt:variant>
      <vt:variant>
        <vt:i4>1245241</vt:i4>
      </vt:variant>
      <vt:variant>
        <vt:i4>431</vt:i4>
      </vt:variant>
      <vt:variant>
        <vt:i4>0</vt:i4>
      </vt:variant>
      <vt:variant>
        <vt:i4>5</vt:i4>
      </vt:variant>
      <vt:variant>
        <vt:lpwstr/>
      </vt:variant>
      <vt:variant>
        <vt:lpwstr>_Toc89250139</vt:lpwstr>
      </vt:variant>
      <vt:variant>
        <vt:i4>1179705</vt:i4>
      </vt:variant>
      <vt:variant>
        <vt:i4>422</vt:i4>
      </vt:variant>
      <vt:variant>
        <vt:i4>0</vt:i4>
      </vt:variant>
      <vt:variant>
        <vt:i4>5</vt:i4>
      </vt:variant>
      <vt:variant>
        <vt:lpwstr/>
      </vt:variant>
      <vt:variant>
        <vt:lpwstr>_Toc89250138</vt:lpwstr>
      </vt:variant>
      <vt:variant>
        <vt:i4>1835065</vt:i4>
      </vt:variant>
      <vt:variant>
        <vt:i4>416</vt:i4>
      </vt:variant>
      <vt:variant>
        <vt:i4>0</vt:i4>
      </vt:variant>
      <vt:variant>
        <vt:i4>5</vt:i4>
      </vt:variant>
      <vt:variant>
        <vt:lpwstr/>
      </vt:variant>
      <vt:variant>
        <vt:lpwstr>_Toc89250136</vt:lpwstr>
      </vt:variant>
      <vt:variant>
        <vt:i4>2031673</vt:i4>
      </vt:variant>
      <vt:variant>
        <vt:i4>410</vt:i4>
      </vt:variant>
      <vt:variant>
        <vt:i4>0</vt:i4>
      </vt:variant>
      <vt:variant>
        <vt:i4>5</vt:i4>
      </vt:variant>
      <vt:variant>
        <vt:lpwstr/>
      </vt:variant>
      <vt:variant>
        <vt:lpwstr>_Toc89250135</vt:lpwstr>
      </vt:variant>
      <vt:variant>
        <vt:i4>1966137</vt:i4>
      </vt:variant>
      <vt:variant>
        <vt:i4>404</vt:i4>
      </vt:variant>
      <vt:variant>
        <vt:i4>0</vt:i4>
      </vt:variant>
      <vt:variant>
        <vt:i4>5</vt:i4>
      </vt:variant>
      <vt:variant>
        <vt:lpwstr/>
      </vt:variant>
      <vt:variant>
        <vt:lpwstr>_Toc89250134</vt:lpwstr>
      </vt:variant>
      <vt:variant>
        <vt:i4>1703993</vt:i4>
      </vt:variant>
      <vt:variant>
        <vt:i4>398</vt:i4>
      </vt:variant>
      <vt:variant>
        <vt:i4>0</vt:i4>
      </vt:variant>
      <vt:variant>
        <vt:i4>5</vt:i4>
      </vt:variant>
      <vt:variant>
        <vt:lpwstr/>
      </vt:variant>
      <vt:variant>
        <vt:lpwstr>_Toc89250031</vt:lpwstr>
      </vt:variant>
      <vt:variant>
        <vt:i4>1769529</vt:i4>
      </vt:variant>
      <vt:variant>
        <vt:i4>392</vt:i4>
      </vt:variant>
      <vt:variant>
        <vt:i4>0</vt:i4>
      </vt:variant>
      <vt:variant>
        <vt:i4>5</vt:i4>
      </vt:variant>
      <vt:variant>
        <vt:lpwstr/>
      </vt:variant>
      <vt:variant>
        <vt:lpwstr>_Toc89250030</vt:lpwstr>
      </vt:variant>
      <vt:variant>
        <vt:i4>1245240</vt:i4>
      </vt:variant>
      <vt:variant>
        <vt:i4>386</vt:i4>
      </vt:variant>
      <vt:variant>
        <vt:i4>0</vt:i4>
      </vt:variant>
      <vt:variant>
        <vt:i4>5</vt:i4>
      </vt:variant>
      <vt:variant>
        <vt:lpwstr/>
      </vt:variant>
      <vt:variant>
        <vt:lpwstr>_Toc89250028</vt:lpwstr>
      </vt:variant>
      <vt:variant>
        <vt:i4>1835064</vt:i4>
      </vt:variant>
      <vt:variant>
        <vt:i4>380</vt:i4>
      </vt:variant>
      <vt:variant>
        <vt:i4>0</vt:i4>
      </vt:variant>
      <vt:variant>
        <vt:i4>5</vt:i4>
      </vt:variant>
      <vt:variant>
        <vt:lpwstr/>
      </vt:variant>
      <vt:variant>
        <vt:lpwstr>_Toc89250027</vt:lpwstr>
      </vt:variant>
      <vt:variant>
        <vt:i4>1900600</vt:i4>
      </vt:variant>
      <vt:variant>
        <vt:i4>374</vt:i4>
      </vt:variant>
      <vt:variant>
        <vt:i4>0</vt:i4>
      </vt:variant>
      <vt:variant>
        <vt:i4>5</vt:i4>
      </vt:variant>
      <vt:variant>
        <vt:lpwstr/>
      </vt:variant>
      <vt:variant>
        <vt:lpwstr>_Toc89250026</vt:lpwstr>
      </vt:variant>
      <vt:variant>
        <vt:i4>1441851</vt:i4>
      </vt:variant>
      <vt:variant>
        <vt:i4>368</vt:i4>
      </vt:variant>
      <vt:variant>
        <vt:i4>0</vt:i4>
      </vt:variant>
      <vt:variant>
        <vt:i4>5</vt:i4>
      </vt:variant>
      <vt:variant>
        <vt:lpwstr/>
      </vt:variant>
      <vt:variant>
        <vt:lpwstr>_Toc89249985</vt:lpwstr>
      </vt:variant>
      <vt:variant>
        <vt:i4>1507387</vt:i4>
      </vt:variant>
      <vt:variant>
        <vt:i4>362</vt:i4>
      </vt:variant>
      <vt:variant>
        <vt:i4>0</vt:i4>
      </vt:variant>
      <vt:variant>
        <vt:i4>5</vt:i4>
      </vt:variant>
      <vt:variant>
        <vt:lpwstr/>
      </vt:variant>
      <vt:variant>
        <vt:lpwstr>_Toc89249984</vt:lpwstr>
      </vt:variant>
      <vt:variant>
        <vt:i4>1048635</vt:i4>
      </vt:variant>
      <vt:variant>
        <vt:i4>356</vt:i4>
      </vt:variant>
      <vt:variant>
        <vt:i4>0</vt:i4>
      </vt:variant>
      <vt:variant>
        <vt:i4>5</vt:i4>
      </vt:variant>
      <vt:variant>
        <vt:lpwstr/>
      </vt:variant>
      <vt:variant>
        <vt:lpwstr>_Toc89249983</vt:lpwstr>
      </vt:variant>
      <vt:variant>
        <vt:i4>1114171</vt:i4>
      </vt:variant>
      <vt:variant>
        <vt:i4>350</vt:i4>
      </vt:variant>
      <vt:variant>
        <vt:i4>0</vt:i4>
      </vt:variant>
      <vt:variant>
        <vt:i4>5</vt:i4>
      </vt:variant>
      <vt:variant>
        <vt:lpwstr/>
      </vt:variant>
      <vt:variant>
        <vt:lpwstr>_Toc89249982</vt:lpwstr>
      </vt:variant>
      <vt:variant>
        <vt:i4>1179707</vt:i4>
      </vt:variant>
      <vt:variant>
        <vt:i4>344</vt:i4>
      </vt:variant>
      <vt:variant>
        <vt:i4>0</vt:i4>
      </vt:variant>
      <vt:variant>
        <vt:i4>5</vt:i4>
      </vt:variant>
      <vt:variant>
        <vt:lpwstr/>
      </vt:variant>
      <vt:variant>
        <vt:lpwstr>_Toc89249981</vt:lpwstr>
      </vt:variant>
      <vt:variant>
        <vt:i4>1245243</vt:i4>
      </vt:variant>
      <vt:variant>
        <vt:i4>338</vt:i4>
      </vt:variant>
      <vt:variant>
        <vt:i4>0</vt:i4>
      </vt:variant>
      <vt:variant>
        <vt:i4>5</vt:i4>
      </vt:variant>
      <vt:variant>
        <vt:lpwstr/>
      </vt:variant>
      <vt:variant>
        <vt:lpwstr>_Toc89249980</vt:lpwstr>
      </vt:variant>
      <vt:variant>
        <vt:i4>1703988</vt:i4>
      </vt:variant>
      <vt:variant>
        <vt:i4>332</vt:i4>
      </vt:variant>
      <vt:variant>
        <vt:i4>0</vt:i4>
      </vt:variant>
      <vt:variant>
        <vt:i4>5</vt:i4>
      </vt:variant>
      <vt:variant>
        <vt:lpwstr/>
      </vt:variant>
      <vt:variant>
        <vt:lpwstr>_Toc89249979</vt:lpwstr>
      </vt:variant>
      <vt:variant>
        <vt:i4>1769524</vt:i4>
      </vt:variant>
      <vt:variant>
        <vt:i4>326</vt:i4>
      </vt:variant>
      <vt:variant>
        <vt:i4>0</vt:i4>
      </vt:variant>
      <vt:variant>
        <vt:i4>5</vt:i4>
      </vt:variant>
      <vt:variant>
        <vt:lpwstr/>
      </vt:variant>
      <vt:variant>
        <vt:lpwstr>_Toc89249978</vt:lpwstr>
      </vt:variant>
      <vt:variant>
        <vt:i4>1376308</vt:i4>
      </vt:variant>
      <vt:variant>
        <vt:i4>320</vt:i4>
      </vt:variant>
      <vt:variant>
        <vt:i4>0</vt:i4>
      </vt:variant>
      <vt:variant>
        <vt:i4>5</vt:i4>
      </vt:variant>
      <vt:variant>
        <vt:lpwstr/>
      </vt:variant>
      <vt:variant>
        <vt:lpwstr>_Toc89249976</vt:lpwstr>
      </vt:variant>
      <vt:variant>
        <vt:i4>1441844</vt:i4>
      </vt:variant>
      <vt:variant>
        <vt:i4>314</vt:i4>
      </vt:variant>
      <vt:variant>
        <vt:i4>0</vt:i4>
      </vt:variant>
      <vt:variant>
        <vt:i4>5</vt:i4>
      </vt:variant>
      <vt:variant>
        <vt:lpwstr/>
      </vt:variant>
      <vt:variant>
        <vt:lpwstr>_Toc89249975</vt:lpwstr>
      </vt:variant>
      <vt:variant>
        <vt:i4>1441840</vt:i4>
      </vt:variant>
      <vt:variant>
        <vt:i4>308</vt:i4>
      </vt:variant>
      <vt:variant>
        <vt:i4>0</vt:i4>
      </vt:variant>
      <vt:variant>
        <vt:i4>5</vt:i4>
      </vt:variant>
      <vt:variant>
        <vt:lpwstr/>
      </vt:variant>
      <vt:variant>
        <vt:lpwstr>_Toc89249935</vt:lpwstr>
      </vt:variant>
      <vt:variant>
        <vt:i4>1179699</vt:i4>
      </vt:variant>
      <vt:variant>
        <vt:i4>302</vt:i4>
      </vt:variant>
      <vt:variant>
        <vt:i4>0</vt:i4>
      </vt:variant>
      <vt:variant>
        <vt:i4>5</vt:i4>
      </vt:variant>
      <vt:variant>
        <vt:lpwstr/>
      </vt:variant>
      <vt:variant>
        <vt:lpwstr>_Toc89249901</vt:lpwstr>
      </vt:variant>
      <vt:variant>
        <vt:i4>1703994</vt:i4>
      </vt:variant>
      <vt:variant>
        <vt:i4>296</vt:i4>
      </vt:variant>
      <vt:variant>
        <vt:i4>0</vt:i4>
      </vt:variant>
      <vt:variant>
        <vt:i4>5</vt:i4>
      </vt:variant>
      <vt:variant>
        <vt:lpwstr/>
      </vt:variant>
      <vt:variant>
        <vt:lpwstr>_Toc89249898</vt:lpwstr>
      </vt:variant>
      <vt:variant>
        <vt:i4>1376314</vt:i4>
      </vt:variant>
      <vt:variant>
        <vt:i4>290</vt:i4>
      </vt:variant>
      <vt:variant>
        <vt:i4>0</vt:i4>
      </vt:variant>
      <vt:variant>
        <vt:i4>5</vt:i4>
      </vt:variant>
      <vt:variant>
        <vt:lpwstr/>
      </vt:variant>
      <vt:variant>
        <vt:lpwstr>_Toc89249897</vt:lpwstr>
      </vt:variant>
      <vt:variant>
        <vt:i4>1310778</vt:i4>
      </vt:variant>
      <vt:variant>
        <vt:i4>284</vt:i4>
      </vt:variant>
      <vt:variant>
        <vt:i4>0</vt:i4>
      </vt:variant>
      <vt:variant>
        <vt:i4>5</vt:i4>
      </vt:variant>
      <vt:variant>
        <vt:lpwstr/>
      </vt:variant>
      <vt:variant>
        <vt:lpwstr>_Toc89249896</vt:lpwstr>
      </vt:variant>
      <vt:variant>
        <vt:i4>1441850</vt:i4>
      </vt:variant>
      <vt:variant>
        <vt:i4>278</vt:i4>
      </vt:variant>
      <vt:variant>
        <vt:i4>0</vt:i4>
      </vt:variant>
      <vt:variant>
        <vt:i4>5</vt:i4>
      </vt:variant>
      <vt:variant>
        <vt:lpwstr/>
      </vt:variant>
      <vt:variant>
        <vt:lpwstr>_Toc89249894</vt:lpwstr>
      </vt:variant>
      <vt:variant>
        <vt:i4>1114170</vt:i4>
      </vt:variant>
      <vt:variant>
        <vt:i4>272</vt:i4>
      </vt:variant>
      <vt:variant>
        <vt:i4>0</vt:i4>
      </vt:variant>
      <vt:variant>
        <vt:i4>5</vt:i4>
      </vt:variant>
      <vt:variant>
        <vt:lpwstr/>
      </vt:variant>
      <vt:variant>
        <vt:lpwstr>_Toc89249893</vt:lpwstr>
      </vt:variant>
      <vt:variant>
        <vt:i4>1048634</vt:i4>
      </vt:variant>
      <vt:variant>
        <vt:i4>266</vt:i4>
      </vt:variant>
      <vt:variant>
        <vt:i4>0</vt:i4>
      </vt:variant>
      <vt:variant>
        <vt:i4>5</vt:i4>
      </vt:variant>
      <vt:variant>
        <vt:lpwstr/>
      </vt:variant>
      <vt:variant>
        <vt:lpwstr>_Toc89249892</vt:lpwstr>
      </vt:variant>
      <vt:variant>
        <vt:i4>1179706</vt:i4>
      </vt:variant>
      <vt:variant>
        <vt:i4>260</vt:i4>
      </vt:variant>
      <vt:variant>
        <vt:i4>0</vt:i4>
      </vt:variant>
      <vt:variant>
        <vt:i4>5</vt:i4>
      </vt:variant>
      <vt:variant>
        <vt:lpwstr/>
      </vt:variant>
      <vt:variant>
        <vt:lpwstr>_Toc89249890</vt:lpwstr>
      </vt:variant>
      <vt:variant>
        <vt:i4>1769531</vt:i4>
      </vt:variant>
      <vt:variant>
        <vt:i4>254</vt:i4>
      </vt:variant>
      <vt:variant>
        <vt:i4>0</vt:i4>
      </vt:variant>
      <vt:variant>
        <vt:i4>5</vt:i4>
      </vt:variant>
      <vt:variant>
        <vt:lpwstr/>
      </vt:variant>
      <vt:variant>
        <vt:lpwstr>_Toc89249889</vt:lpwstr>
      </vt:variant>
      <vt:variant>
        <vt:i4>1703995</vt:i4>
      </vt:variant>
      <vt:variant>
        <vt:i4>248</vt:i4>
      </vt:variant>
      <vt:variant>
        <vt:i4>0</vt:i4>
      </vt:variant>
      <vt:variant>
        <vt:i4>5</vt:i4>
      </vt:variant>
      <vt:variant>
        <vt:lpwstr/>
      </vt:variant>
      <vt:variant>
        <vt:lpwstr>_Toc89249888</vt:lpwstr>
      </vt:variant>
      <vt:variant>
        <vt:i4>1703988</vt:i4>
      </vt:variant>
      <vt:variant>
        <vt:i4>242</vt:i4>
      </vt:variant>
      <vt:variant>
        <vt:i4>0</vt:i4>
      </vt:variant>
      <vt:variant>
        <vt:i4>5</vt:i4>
      </vt:variant>
      <vt:variant>
        <vt:lpwstr/>
      </vt:variant>
      <vt:variant>
        <vt:lpwstr>_Toc89249878</vt:lpwstr>
      </vt:variant>
      <vt:variant>
        <vt:i4>1376308</vt:i4>
      </vt:variant>
      <vt:variant>
        <vt:i4>236</vt:i4>
      </vt:variant>
      <vt:variant>
        <vt:i4>0</vt:i4>
      </vt:variant>
      <vt:variant>
        <vt:i4>5</vt:i4>
      </vt:variant>
      <vt:variant>
        <vt:lpwstr/>
      </vt:variant>
      <vt:variant>
        <vt:lpwstr>_Toc89249877</vt:lpwstr>
      </vt:variant>
      <vt:variant>
        <vt:i4>1245235</vt:i4>
      </vt:variant>
      <vt:variant>
        <vt:i4>230</vt:i4>
      </vt:variant>
      <vt:variant>
        <vt:i4>0</vt:i4>
      </vt:variant>
      <vt:variant>
        <vt:i4>5</vt:i4>
      </vt:variant>
      <vt:variant>
        <vt:lpwstr/>
      </vt:variant>
      <vt:variant>
        <vt:lpwstr>_Toc89249801</vt:lpwstr>
      </vt:variant>
      <vt:variant>
        <vt:i4>1179699</vt:i4>
      </vt:variant>
      <vt:variant>
        <vt:i4>224</vt:i4>
      </vt:variant>
      <vt:variant>
        <vt:i4>0</vt:i4>
      </vt:variant>
      <vt:variant>
        <vt:i4>5</vt:i4>
      </vt:variant>
      <vt:variant>
        <vt:lpwstr/>
      </vt:variant>
      <vt:variant>
        <vt:lpwstr>_Toc89249800</vt:lpwstr>
      </vt:variant>
      <vt:variant>
        <vt:i4>1703994</vt:i4>
      </vt:variant>
      <vt:variant>
        <vt:i4>218</vt:i4>
      </vt:variant>
      <vt:variant>
        <vt:i4>0</vt:i4>
      </vt:variant>
      <vt:variant>
        <vt:i4>5</vt:i4>
      </vt:variant>
      <vt:variant>
        <vt:lpwstr/>
      </vt:variant>
      <vt:variant>
        <vt:lpwstr>_Toc89249797</vt:lpwstr>
      </vt:variant>
      <vt:variant>
        <vt:i4>1638458</vt:i4>
      </vt:variant>
      <vt:variant>
        <vt:i4>212</vt:i4>
      </vt:variant>
      <vt:variant>
        <vt:i4>0</vt:i4>
      </vt:variant>
      <vt:variant>
        <vt:i4>5</vt:i4>
      </vt:variant>
      <vt:variant>
        <vt:lpwstr/>
      </vt:variant>
      <vt:variant>
        <vt:lpwstr>_Toc89249794</vt:lpwstr>
      </vt:variant>
      <vt:variant>
        <vt:i4>1966138</vt:i4>
      </vt:variant>
      <vt:variant>
        <vt:i4>206</vt:i4>
      </vt:variant>
      <vt:variant>
        <vt:i4>0</vt:i4>
      </vt:variant>
      <vt:variant>
        <vt:i4>5</vt:i4>
      </vt:variant>
      <vt:variant>
        <vt:lpwstr/>
      </vt:variant>
      <vt:variant>
        <vt:lpwstr>_Toc89249793</vt:lpwstr>
      </vt:variant>
      <vt:variant>
        <vt:i4>1835066</vt:i4>
      </vt:variant>
      <vt:variant>
        <vt:i4>200</vt:i4>
      </vt:variant>
      <vt:variant>
        <vt:i4>0</vt:i4>
      </vt:variant>
      <vt:variant>
        <vt:i4>5</vt:i4>
      </vt:variant>
      <vt:variant>
        <vt:lpwstr/>
      </vt:variant>
      <vt:variant>
        <vt:lpwstr>_Toc89249791</vt:lpwstr>
      </vt:variant>
      <vt:variant>
        <vt:i4>1900602</vt:i4>
      </vt:variant>
      <vt:variant>
        <vt:i4>194</vt:i4>
      </vt:variant>
      <vt:variant>
        <vt:i4>0</vt:i4>
      </vt:variant>
      <vt:variant>
        <vt:i4>5</vt:i4>
      </vt:variant>
      <vt:variant>
        <vt:lpwstr/>
      </vt:variant>
      <vt:variant>
        <vt:lpwstr>_Toc89249790</vt:lpwstr>
      </vt:variant>
      <vt:variant>
        <vt:i4>1310779</vt:i4>
      </vt:variant>
      <vt:variant>
        <vt:i4>188</vt:i4>
      </vt:variant>
      <vt:variant>
        <vt:i4>0</vt:i4>
      </vt:variant>
      <vt:variant>
        <vt:i4>5</vt:i4>
      </vt:variant>
      <vt:variant>
        <vt:lpwstr/>
      </vt:variant>
      <vt:variant>
        <vt:lpwstr>_Toc89249789</vt:lpwstr>
      </vt:variant>
      <vt:variant>
        <vt:i4>1376315</vt:i4>
      </vt:variant>
      <vt:variant>
        <vt:i4>182</vt:i4>
      </vt:variant>
      <vt:variant>
        <vt:i4>0</vt:i4>
      </vt:variant>
      <vt:variant>
        <vt:i4>5</vt:i4>
      </vt:variant>
      <vt:variant>
        <vt:lpwstr/>
      </vt:variant>
      <vt:variant>
        <vt:lpwstr>_Toc89249788</vt:lpwstr>
      </vt:variant>
      <vt:variant>
        <vt:i4>1703995</vt:i4>
      </vt:variant>
      <vt:variant>
        <vt:i4>176</vt:i4>
      </vt:variant>
      <vt:variant>
        <vt:i4>0</vt:i4>
      </vt:variant>
      <vt:variant>
        <vt:i4>5</vt:i4>
      </vt:variant>
      <vt:variant>
        <vt:lpwstr/>
      </vt:variant>
      <vt:variant>
        <vt:lpwstr>_Toc89249787</vt:lpwstr>
      </vt:variant>
      <vt:variant>
        <vt:i4>1769531</vt:i4>
      </vt:variant>
      <vt:variant>
        <vt:i4>170</vt:i4>
      </vt:variant>
      <vt:variant>
        <vt:i4>0</vt:i4>
      </vt:variant>
      <vt:variant>
        <vt:i4>5</vt:i4>
      </vt:variant>
      <vt:variant>
        <vt:lpwstr/>
      </vt:variant>
      <vt:variant>
        <vt:lpwstr>_Toc89249786</vt:lpwstr>
      </vt:variant>
      <vt:variant>
        <vt:i4>1572923</vt:i4>
      </vt:variant>
      <vt:variant>
        <vt:i4>164</vt:i4>
      </vt:variant>
      <vt:variant>
        <vt:i4>0</vt:i4>
      </vt:variant>
      <vt:variant>
        <vt:i4>5</vt:i4>
      </vt:variant>
      <vt:variant>
        <vt:lpwstr/>
      </vt:variant>
      <vt:variant>
        <vt:lpwstr>_Toc89249785</vt:lpwstr>
      </vt:variant>
      <vt:variant>
        <vt:i4>1638459</vt:i4>
      </vt:variant>
      <vt:variant>
        <vt:i4>158</vt:i4>
      </vt:variant>
      <vt:variant>
        <vt:i4>0</vt:i4>
      </vt:variant>
      <vt:variant>
        <vt:i4>5</vt:i4>
      </vt:variant>
      <vt:variant>
        <vt:lpwstr/>
      </vt:variant>
      <vt:variant>
        <vt:lpwstr>_Toc89249784</vt:lpwstr>
      </vt:variant>
      <vt:variant>
        <vt:i4>1966139</vt:i4>
      </vt:variant>
      <vt:variant>
        <vt:i4>152</vt:i4>
      </vt:variant>
      <vt:variant>
        <vt:i4>0</vt:i4>
      </vt:variant>
      <vt:variant>
        <vt:i4>5</vt:i4>
      </vt:variant>
      <vt:variant>
        <vt:lpwstr/>
      </vt:variant>
      <vt:variant>
        <vt:lpwstr>_Toc89249783</vt:lpwstr>
      </vt:variant>
      <vt:variant>
        <vt:i4>2031675</vt:i4>
      </vt:variant>
      <vt:variant>
        <vt:i4>146</vt:i4>
      </vt:variant>
      <vt:variant>
        <vt:i4>0</vt:i4>
      </vt:variant>
      <vt:variant>
        <vt:i4>5</vt:i4>
      </vt:variant>
      <vt:variant>
        <vt:lpwstr/>
      </vt:variant>
      <vt:variant>
        <vt:lpwstr>_Toc89249782</vt:lpwstr>
      </vt:variant>
      <vt:variant>
        <vt:i4>1835067</vt:i4>
      </vt:variant>
      <vt:variant>
        <vt:i4>140</vt:i4>
      </vt:variant>
      <vt:variant>
        <vt:i4>0</vt:i4>
      </vt:variant>
      <vt:variant>
        <vt:i4>5</vt:i4>
      </vt:variant>
      <vt:variant>
        <vt:lpwstr/>
      </vt:variant>
      <vt:variant>
        <vt:lpwstr>_Toc89249781</vt:lpwstr>
      </vt:variant>
      <vt:variant>
        <vt:i4>1900603</vt:i4>
      </vt:variant>
      <vt:variant>
        <vt:i4>134</vt:i4>
      </vt:variant>
      <vt:variant>
        <vt:i4>0</vt:i4>
      </vt:variant>
      <vt:variant>
        <vt:i4>5</vt:i4>
      </vt:variant>
      <vt:variant>
        <vt:lpwstr/>
      </vt:variant>
      <vt:variant>
        <vt:lpwstr>_Toc89249780</vt:lpwstr>
      </vt:variant>
      <vt:variant>
        <vt:i4>1310772</vt:i4>
      </vt:variant>
      <vt:variant>
        <vt:i4>128</vt:i4>
      </vt:variant>
      <vt:variant>
        <vt:i4>0</vt:i4>
      </vt:variant>
      <vt:variant>
        <vt:i4>5</vt:i4>
      </vt:variant>
      <vt:variant>
        <vt:lpwstr/>
      </vt:variant>
      <vt:variant>
        <vt:lpwstr>_Toc89249779</vt:lpwstr>
      </vt:variant>
      <vt:variant>
        <vt:i4>1376308</vt:i4>
      </vt:variant>
      <vt:variant>
        <vt:i4>122</vt:i4>
      </vt:variant>
      <vt:variant>
        <vt:i4>0</vt:i4>
      </vt:variant>
      <vt:variant>
        <vt:i4>5</vt:i4>
      </vt:variant>
      <vt:variant>
        <vt:lpwstr/>
      </vt:variant>
      <vt:variant>
        <vt:lpwstr>_Toc89249778</vt:lpwstr>
      </vt:variant>
      <vt:variant>
        <vt:i4>1703988</vt:i4>
      </vt:variant>
      <vt:variant>
        <vt:i4>116</vt:i4>
      </vt:variant>
      <vt:variant>
        <vt:i4>0</vt:i4>
      </vt:variant>
      <vt:variant>
        <vt:i4>5</vt:i4>
      </vt:variant>
      <vt:variant>
        <vt:lpwstr/>
      </vt:variant>
      <vt:variant>
        <vt:lpwstr>_Toc89249777</vt:lpwstr>
      </vt:variant>
      <vt:variant>
        <vt:i4>1769524</vt:i4>
      </vt:variant>
      <vt:variant>
        <vt:i4>110</vt:i4>
      </vt:variant>
      <vt:variant>
        <vt:i4>0</vt:i4>
      </vt:variant>
      <vt:variant>
        <vt:i4>5</vt:i4>
      </vt:variant>
      <vt:variant>
        <vt:lpwstr/>
      </vt:variant>
      <vt:variant>
        <vt:lpwstr>_Toc89249776</vt:lpwstr>
      </vt:variant>
      <vt:variant>
        <vt:i4>1572916</vt:i4>
      </vt:variant>
      <vt:variant>
        <vt:i4>104</vt:i4>
      </vt:variant>
      <vt:variant>
        <vt:i4>0</vt:i4>
      </vt:variant>
      <vt:variant>
        <vt:i4>5</vt:i4>
      </vt:variant>
      <vt:variant>
        <vt:lpwstr/>
      </vt:variant>
      <vt:variant>
        <vt:lpwstr>_Toc89249775</vt:lpwstr>
      </vt:variant>
      <vt:variant>
        <vt:i4>1638452</vt:i4>
      </vt:variant>
      <vt:variant>
        <vt:i4>98</vt:i4>
      </vt:variant>
      <vt:variant>
        <vt:i4>0</vt:i4>
      </vt:variant>
      <vt:variant>
        <vt:i4>5</vt:i4>
      </vt:variant>
      <vt:variant>
        <vt:lpwstr/>
      </vt:variant>
      <vt:variant>
        <vt:lpwstr>_Toc89249774</vt:lpwstr>
      </vt:variant>
      <vt:variant>
        <vt:i4>1966132</vt:i4>
      </vt:variant>
      <vt:variant>
        <vt:i4>92</vt:i4>
      </vt:variant>
      <vt:variant>
        <vt:i4>0</vt:i4>
      </vt:variant>
      <vt:variant>
        <vt:i4>5</vt:i4>
      </vt:variant>
      <vt:variant>
        <vt:lpwstr/>
      </vt:variant>
      <vt:variant>
        <vt:lpwstr>_Toc89249773</vt:lpwstr>
      </vt:variant>
      <vt:variant>
        <vt:i4>2031668</vt:i4>
      </vt:variant>
      <vt:variant>
        <vt:i4>86</vt:i4>
      </vt:variant>
      <vt:variant>
        <vt:i4>0</vt:i4>
      </vt:variant>
      <vt:variant>
        <vt:i4>5</vt:i4>
      </vt:variant>
      <vt:variant>
        <vt:lpwstr/>
      </vt:variant>
      <vt:variant>
        <vt:lpwstr>_Toc89249772</vt:lpwstr>
      </vt:variant>
      <vt:variant>
        <vt:i4>1835060</vt:i4>
      </vt:variant>
      <vt:variant>
        <vt:i4>80</vt:i4>
      </vt:variant>
      <vt:variant>
        <vt:i4>0</vt:i4>
      </vt:variant>
      <vt:variant>
        <vt:i4>5</vt:i4>
      </vt:variant>
      <vt:variant>
        <vt:lpwstr/>
      </vt:variant>
      <vt:variant>
        <vt:lpwstr>_Toc89249771</vt:lpwstr>
      </vt:variant>
      <vt:variant>
        <vt:i4>1900596</vt:i4>
      </vt:variant>
      <vt:variant>
        <vt:i4>74</vt:i4>
      </vt:variant>
      <vt:variant>
        <vt:i4>0</vt:i4>
      </vt:variant>
      <vt:variant>
        <vt:i4>5</vt:i4>
      </vt:variant>
      <vt:variant>
        <vt:lpwstr/>
      </vt:variant>
      <vt:variant>
        <vt:lpwstr>_Toc89249770</vt:lpwstr>
      </vt:variant>
      <vt:variant>
        <vt:i4>1310773</vt:i4>
      </vt:variant>
      <vt:variant>
        <vt:i4>68</vt:i4>
      </vt:variant>
      <vt:variant>
        <vt:i4>0</vt:i4>
      </vt:variant>
      <vt:variant>
        <vt:i4>5</vt:i4>
      </vt:variant>
      <vt:variant>
        <vt:lpwstr/>
      </vt:variant>
      <vt:variant>
        <vt:lpwstr>_Toc89249769</vt:lpwstr>
      </vt:variant>
      <vt:variant>
        <vt:i4>1376309</vt:i4>
      </vt:variant>
      <vt:variant>
        <vt:i4>62</vt:i4>
      </vt:variant>
      <vt:variant>
        <vt:i4>0</vt:i4>
      </vt:variant>
      <vt:variant>
        <vt:i4>5</vt:i4>
      </vt:variant>
      <vt:variant>
        <vt:lpwstr/>
      </vt:variant>
      <vt:variant>
        <vt:lpwstr>_Toc89249768</vt:lpwstr>
      </vt:variant>
      <vt:variant>
        <vt:i4>1703989</vt:i4>
      </vt:variant>
      <vt:variant>
        <vt:i4>56</vt:i4>
      </vt:variant>
      <vt:variant>
        <vt:i4>0</vt:i4>
      </vt:variant>
      <vt:variant>
        <vt:i4>5</vt:i4>
      </vt:variant>
      <vt:variant>
        <vt:lpwstr/>
      </vt:variant>
      <vt:variant>
        <vt:lpwstr>_Toc89249767</vt:lpwstr>
      </vt:variant>
      <vt:variant>
        <vt:i4>1572917</vt:i4>
      </vt:variant>
      <vt:variant>
        <vt:i4>50</vt:i4>
      </vt:variant>
      <vt:variant>
        <vt:i4>0</vt:i4>
      </vt:variant>
      <vt:variant>
        <vt:i4>5</vt:i4>
      </vt:variant>
      <vt:variant>
        <vt:lpwstr/>
      </vt:variant>
      <vt:variant>
        <vt:lpwstr>_Toc89249765</vt:lpwstr>
      </vt:variant>
      <vt:variant>
        <vt:i4>7798841</vt:i4>
      </vt:variant>
      <vt:variant>
        <vt:i4>45</vt:i4>
      </vt:variant>
      <vt:variant>
        <vt:i4>0</vt:i4>
      </vt:variant>
      <vt:variant>
        <vt:i4>5</vt:i4>
      </vt:variant>
      <vt:variant>
        <vt:lpwstr>http://wiki.ford.com/pages/viewpage.action?pageId=104991616&amp;src=contextnavpagetreemode</vt:lpwstr>
      </vt:variant>
      <vt:variant>
        <vt:lpwstr/>
      </vt:variant>
      <vt:variant>
        <vt:i4>7929901</vt:i4>
      </vt:variant>
      <vt:variant>
        <vt:i4>42</vt:i4>
      </vt:variant>
      <vt:variant>
        <vt:i4>0</vt:i4>
      </vt:variant>
      <vt:variant>
        <vt:i4>5</vt:i4>
      </vt:variant>
      <vt:variant>
        <vt:lpwstr>http://wiki.ford.com/display/RequirementsEngineering/How+to+use+the+Specification+Templates?src=contextnavpagetreemode</vt:lpwstr>
      </vt:variant>
      <vt:variant>
        <vt:lpwstr/>
      </vt:variant>
      <vt:variant>
        <vt:i4>327760</vt:i4>
      </vt:variant>
      <vt:variant>
        <vt:i4>39</vt:i4>
      </vt:variant>
      <vt:variant>
        <vt:i4>0</vt:i4>
      </vt:variant>
      <vt:variant>
        <vt:i4>5</vt:i4>
      </vt:variant>
      <vt:variant>
        <vt:lpwstr>http://wiki.ford.com/display/RequirementsEngineering/Specification+templates</vt:lpwstr>
      </vt:variant>
      <vt:variant>
        <vt:lpwstr/>
      </vt:variant>
      <vt:variant>
        <vt:i4>1900565</vt:i4>
      </vt:variant>
      <vt:variant>
        <vt:i4>36</vt:i4>
      </vt:variant>
      <vt:variant>
        <vt:i4>0</vt:i4>
      </vt:variant>
      <vt:variant>
        <vt:i4>5</vt:i4>
      </vt:variant>
      <vt:variant>
        <vt:lpwstr>https://azureford.sharepoint.com/sites/GlobalFunctionalSafety/Pages/default.aspx</vt:lpwstr>
      </vt:variant>
      <vt:variant>
        <vt:lpwstr/>
      </vt:variant>
      <vt:variant>
        <vt:i4>5177375</vt:i4>
      </vt:variant>
      <vt:variant>
        <vt:i4>33</vt:i4>
      </vt:variant>
      <vt:variant>
        <vt:i4>0</vt:i4>
      </vt:variant>
      <vt:variant>
        <vt:i4>5</vt:i4>
      </vt:variant>
      <vt:variant>
        <vt:lpwstr>http://wiki.ford.com/display/RequirementsEngineering/Requirements+Engineering+for+SW+Enabled+Features</vt:lpwstr>
      </vt:variant>
      <vt:variant>
        <vt:lpwstr/>
      </vt:variant>
      <vt:variant>
        <vt:i4>1507336</vt:i4>
      </vt:variant>
      <vt:variant>
        <vt:i4>30</vt:i4>
      </vt:variant>
      <vt:variant>
        <vt:i4>0</vt:i4>
      </vt:variant>
      <vt:variant>
        <vt:i4>5</vt:i4>
      </vt:variant>
      <vt:variant>
        <vt:lpwstr>https://bd101001.pd2.ford.com/stages/</vt:lpwstr>
      </vt:variant>
      <vt:variant>
        <vt:lpwstr>/workspace/209/_vv/(process/activity/_VsOScGqJVwi5zd82DgHb6g)</vt:lpwstr>
      </vt:variant>
      <vt:variant>
        <vt:i4>196663</vt:i4>
      </vt:variant>
      <vt:variant>
        <vt:i4>27</vt:i4>
      </vt:variant>
      <vt:variant>
        <vt:i4>0</vt:i4>
      </vt:variant>
      <vt:variant>
        <vt:i4>5</vt:i4>
      </vt:variant>
      <vt:variant>
        <vt:lpwstr>https://bd101001.pd2.ford.com/stages/</vt:lpwstr>
      </vt:variant>
      <vt:variant>
        <vt:lpwstr>/workspace/209/_vv/(process/activity/_S-Rj8EHW_KKHa9Bz6IpdSw)</vt:lpwstr>
      </vt:variant>
      <vt:variant>
        <vt:i4>5767202</vt:i4>
      </vt:variant>
      <vt:variant>
        <vt:i4>12</vt:i4>
      </vt:variant>
      <vt:variant>
        <vt:i4>0</vt:i4>
      </vt:variant>
      <vt:variant>
        <vt:i4>5</vt:i4>
      </vt:variant>
      <vt:variant>
        <vt:lpwstr>https://www.vsemweb.ford.com/tc/launchapp?-attach=true&amp;-s=226TCSession&amp;-o=jItFpjdbx3NrTDAAAAAAAAAAAAA&amp;servername=Production_Server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subject/>
  <dc:creator>Strzelczyk, Anthony</dc:creator>
  <cp:keywords/>
  <cp:lastModifiedBy>Niu, Chun (C.)</cp:lastModifiedBy>
  <cp:revision>2</cp:revision>
  <cp:lastPrinted>2021-12-03T19:01:00Z</cp:lastPrinted>
  <dcterms:created xsi:type="dcterms:W3CDTF">2022-06-06T07:44:00Z</dcterms:created>
  <dcterms:modified xsi:type="dcterms:W3CDTF">2022-06-06T07:44:00Z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69</vt:i4>
  </property>
  <property fmtid="{D5CDD505-2E9C-101B-9397-08002B2CF9AE}" pid="5" name="LatestUseCaseID">
    <vt:i4>7</vt:i4>
  </property>
  <property fmtid="{D5CDD505-2E9C-101B-9397-08002B2CF9AE}" pid="6" name="LatestScenarioID">
    <vt:i4>0</vt:i4>
  </property>
  <property fmtid="{D5CDD505-2E9C-101B-9397-08002B2CF9AE}" pid="7" name="LevelPrefix">
    <vt:lpwstr>FNC</vt:lpwstr>
  </property>
  <property fmtid="{D5CDD505-2E9C-101B-9397-08002B2CF9AE}" pid="8" name="TemplateVersion">
    <vt:lpwstr>6</vt:lpwstr>
  </property>
  <property fmtid="{D5CDD505-2E9C-101B-9397-08002B2CF9AE}" pid="9" name="TemplateRevision">
    <vt:lpwstr>1b</vt:lpwstr>
  </property>
  <property fmtid="{D5CDD505-2E9C-101B-9397-08002B2CF9AE}" pid="10" name="LatestLogSignalID">
    <vt:i4>4</vt:i4>
  </property>
  <property fmtid="{D5CDD505-2E9C-101B-9397-08002B2CF9AE}" pid="11" name="LatestLogParameterID">
    <vt:i4>0</vt:i4>
  </property>
  <property fmtid="{D5CDD505-2E9C-101B-9397-08002B2CF9AE}" pid="12" name="LatestTechSignalID">
    <vt:i4>0</vt:i4>
  </property>
  <property fmtid="{D5CDD505-2E9C-101B-9397-08002B2CF9AE}" pid="13" name="LatestTechParameterID">
    <vt:i4>0</vt:i4>
  </property>
  <property fmtid="{D5CDD505-2E9C-101B-9397-08002B2CF9AE}" pid="14" name="LatestDataTypeID">
    <vt:i4>0</vt:i4>
  </property>
  <property fmtid="{D5CDD505-2E9C-101B-9397-08002B2CF9AE}" pid="15" name="ReqScope">
    <vt:lpwstr> Configurations</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0</vt:lpwstr>
  </property>
  <property fmtid="{D5CDD505-2E9C-101B-9397-08002B2CF9AE}" pid="19" name="DocRevision">
    <vt:lpwstr>1</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0x010100A0900095D55379479E4583B197B88C5E</vt:lpwstr>
  </property>
  <property fmtid="{D5CDD505-2E9C-101B-9397-08002B2CF9AE}" pid="30" name="CopyrightDate">
    <vt:lpwstr>2020</vt:lpwstr>
  </property>
  <property fmtid="{D5CDD505-2E9C-101B-9397-08002B2CF9AE}" pid="31" name="LatestSigMappingID">
    <vt:i4>0</vt:i4>
  </property>
  <property fmtid="{D5CDD505-2E9C-101B-9397-08002B2CF9AE}" pid="32" name="LatestAisInterfaceID">
    <vt:i4>0</vt:i4>
  </property>
</Properties>
</file>